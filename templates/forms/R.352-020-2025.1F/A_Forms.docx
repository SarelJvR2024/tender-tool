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63828" w14:textId="77777777" w:rsidR="00983C75" w:rsidDel="00660418" w:rsidRDefault="00983C75" w:rsidP="00983C75">
      <w:pPr>
        <w:pStyle w:val="paragraph"/>
        <w:spacing w:before="0" w:beforeAutospacing="0" w:after="0" w:afterAutospacing="0"/>
        <w:textAlignment w:val="baseline"/>
        <w:rPr>
          <w:del w:id="0" w:author="Tebokgo Mabuto (ECP)" w:date="2026-07-24T15:59:00Z" w16du:dateUtc="2026-07-24T13:59:00Z"/>
          <w:rStyle w:val="normaltextrun"/>
          <w:rFonts w:ascii="Arial" w:eastAsiaTheme="majorEastAsia" w:hAnsi="Arial" w:cs="Arial"/>
          <w:b/>
          <w:bCs/>
          <w:sz w:val="48"/>
          <w:szCs w:val="48"/>
          <w:lang w:val="en-GB"/>
        </w:rPr>
      </w:pPr>
      <w:bookmarkStart w:id="1" w:name="_Hlk176007082"/>
    </w:p>
    <w:p w14:paraId="5ED552D6" w14:textId="77777777" w:rsidR="00983C75" w:rsidDel="00660418" w:rsidRDefault="00983C75" w:rsidP="00CC0A9A">
      <w:pPr>
        <w:pStyle w:val="paragraph"/>
        <w:spacing w:before="0" w:beforeAutospacing="0" w:after="0" w:afterAutospacing="0"/>
        <w:jc w:val="both"/>
        <w:textAlignment w:val="baseline"/>
        <w:rPr>
          <w:del w:id="2" w:author="Tebokgo Mabuto (ECP)" w:date="2026-07-24T15:59:00Z" w16du:dateUtc="2026-07-24T13:59:00Z"/>
          <w:rStyle w:val="normaltextrun"/>
          <w:rFonts w:ascii="Arial" w:eastAsiaTheme="majorEastAsia" w:hAnsi="Arial" w:cs="Arial"/>
          <w:b/>
          <w:bCs/>
          <w:sz w:val="48"/>
          <w:szCs w:val="48"/>
          <w:lang w:val="en-GB"/>
        </w:rPr>
      </w:pPr>
    </w:p>
    <w:p w14:paraId="38D7C2C5" w14:textId="03AF597C" w:rsidR="00983C75" w:rsidDel="00EC2039" w:rsidRDefault="00983C75" w:rsidP="00CC0A9A">
      <w:pPr>
        <w:pStyle w:val="paragraph"/>
        <w:spacing w:before="0" w:beforeAutospacing="0" w:after="0" w:afterAutospacing="0"/>
        <w:jc w:val="both"/>
        <w:textAlignment w:val="baseline"/>
        <w:rPr>
          <w:del w:id="3" w:author="Tebokgo Mabuto (ECP)" w:date="2026-09-09T11:12:00Z" w16du:dateUtc="2026-09-09T09:12:00Z"/>
          <w:rStyle w:val="normaltextrun"/>
          <w:rFonts w:ascii="Arial" w:eastAsiaTheme="majorEastAsia" w:hAnsi="Arial" w:cs="Arial"/>
          <w:b/>
          <w:bCs/>
          <w:sz w:val="48"/>
          <w:szCs w:val="48"/>
          <w:lang w:val="en-GB"/>
        </w:rPr>
      </w:pPr>
    </w:p>
    <w:p w14:paraId="4857D00A" w14:textId="4D243BDC" w:rsidR="00983C75" w:rsidDel="00EC2039" w:rsidRDefault="00983C75" w:rsidP="00CC0A9A">
      <w:pPr>
        <w:pStyle w:val="paragraph"/>
        <w:spacing w:before="0" w:beforeAutospacing="0" w:after="0" w:afterAutospacing="0"/>
        <w:jc w:val="both"/>
        <w:textAlignment w:val="baseline"/>
        <w:rPr>
          <w:del w:id="4" w:author="Tebokgo Mabuto (ECP)" w:date="2026-09-09T11:12:00Z" w16du:dateUtc="2026-09-09T09:12:00Z"/>
          <w:rStyle w:val="normaltextrun"/>
          <w:rFonts w:ascii="Arial" w:eastAsiaTheme="majorEastAsia" w:hAnsi="Arial" w:cs="Arial"/>
          <w:b/>
          <w:bCs/>
          <w:sz w:val="48"/>
          <w:szCs w:val="48"/>
          <w:lang w:val="en-GB"/>
        </w:rPr>
      </w:pPr>
      <w:del w:id="5" w:author="Tebokgo Mabuto (ECP)" w:date="2026-09-09T11:12:00Z" w16du:dateUtc="2026-09-09T09:12:00Z">
        <w:r w:rsidRPr="006B7504" w:rsidDel="00EC2039">
          <w:rPr>
            <w:rFonts w:ascii="Arial" w:hAnsi="Arial" w:cs="Arial"/>
            <w:b/>
            <w:bCs/>
            <w:noProof/>
            <w:sz w:val="22"/>
            <w:szCs w:val="22"/>
          </w:rPr>
          <w:drawing>
            <wp:anchor distT="0" distB="0" distL="114300" distR="114300" simplePos="0" relativeHeight="251644416" behindDoc="1" locked="1" layoutInCell="1" allowOverlap="1" wp14:anchorId="2B252A44" wp14:editId="37D791AC">
              <wp:simplePos x="0" y="0"/>
              <wp:positionH relativeFrom="column">
                <wp:posOffset>1493520</wp:posOffset>
              </wp:positionH>
              <wp:positionV relativeFrom="page">
                <wp:posOffset>1058545</wp:posOffset>
              </wp:positionV>
              <wp:extent cx="1857375" cy="1715770"/>
              <wp:effectExtent l="0" t="0" r="9525" b="0"/>
              <wp:wrapNone/>
              <wp:docPr id="1" name="Picture 1" descr="A road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oad with text on i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375" cy="1715770"/>
                      </a:xfrm>
                      <a:prstGeom prst="rect">
                        <a:avLst/>
                      </a:prstGeom>
                      <a:noFill/>
                    </pic:spPr>
                  </pic:pic>
                </a:graphicData>
              </a:graphic>
              <wp14:sizeRelH relativeFrom="margin">
                <wp14:pctWidth>0</wp14:pctWidth>
              </wp14:sizeRelH>
              <wp14:sizeRelV relativeFrom="margin">
                <wp14:pctHeight>0</wp14:pctHeight>
              </wp14:sizeRelV>
            </wp:anchor>
          </w:drawing>
        </w:r>
      </w:del>
    </w:p>
    <w:p w14:paraId="6BD4EC9E" w14:textId="02194436" w:rsidR="00983C75" w:rsidDel="00EC2039" w:rsidRDefault="00983C75" w:rsidP="00CC0A9A">
      <w:pPr>
        <w:pStyle w:val="paragraph"/>
        <w:spacing w:before="0" w:beforeAutospacing="0" w:after="0" w:afterAutospacing="0"/>
        <w:jc w:val="both"/>
        <w:textAlignment w:val="baseline"/>
        <w:rPr>
          <w:del w:id="6" w:author="Tebokgo Mabuto (ECP)" w:date="2026-09-09T11:12:00Z" w16du:dateUtc="2026-09-09T09:12:00Z"/>
          <w:rStyle w:val="normaltextrun"/>
          <w:rFonts w:ascii="Arial" w:eastAsiaTheme="majorEastAsia" w:hAnsi="Arial" w:cs="Arial"/>
          <w:b/>
          <w:bCs/>
          <w:sz w:val="48"/>
          <w:szCs w:val="48"/>
          <w:lang w:val="en-GB"/>
        </w:rPr>
      </w:pPr>
    </w:p>
    <w:p w14:paraId="62865332" w14:textId="1E5A8491" w:rsidR="00983C75" w:rsidDel="00EC2039" w:rsidRDefault="00983C75" w:rsidP="00CC0A9A">
      <w:pPr>
        <w:pStyle w:val="paragraph"/>
        <w:spacing w:before="0" w:beforeAutospacing="0" w:after="0" w:afterAutospacing="0"/>
        <w:jc w:val="both"/>
        <w:textAlignment w:val="baseline"/>
        <w:rPr>
          <w:del w:id="7" w:author="Tebokgo Mabuto (ECP)" w:date="2026-09-09T11:12:00Z" w16du:dateUtc="2026-09-09T09:12:00Z"/>
          <w:rStyle w:val="normaltextrun"/>
          <w:rFonts w:ascii="Arial" w:eastAsiaTheme="majorEastAsia" w:hAnsi="Arial" w:cs="Arial"/>
          <w:b/>
          <w:bCs/>
          <w:sz w:val="48"/>
          <w:szCs w:val="48"/>
          <w:lang w:val="en-GB"/>
        </w:rPr>
      </w:pPr>
    </w:p>
    <w:p w14:paraId="56329149" w14:textId="119C63F5" w:rsidR="00983C75" w:rsidDel="00EC2039" w:rsidRDefault="00983C75" w:rsidP="00CC0A9A">
      <w:pPr>
        <w:pStyle w:val="paragraph"/>
        <w:spacing w:before="0" w:beforeAutospacing="0" w:after="0" w:afterAutospacing="0"/>
        <w:jc w:val="both"/>
        <w:textAlignment w:val="baseline"/>
        <w:rPr>
          <w:del w:id="8" w:author="Tebokgo Mabuto (ECP)" w:date="2026-09-09T11:12:00Z" w16du:dateUtc="2026-09-09T09:12:00Z"/>
          <w:rStyle w:val="normaltextrun"/>
          <w:rFonts w:ascii="Arial" w:eastAsiaTheme="majorEastAsia" w:hAnsi="Arial" w:cs="Arial"/>
          <w:b/>
          <w:bCs/>
          <w:sz w:val="48"/>
          <w:szCs w:val="48"/>
          <w:lang w:val="en-GB"/>
        </w:rPr>
      </w:pPr>
    </w:p>
    <w:p w14:paraId="2868E0EA" w14:textId="37B357BD" w:rsidR="00A44E31" w:rsidDel="00EC2039" w:rsidRDefault="00A44E31" w:rsidP="00CC0A9A">
      <w:pPr>
        <w:pStyle w:val="paragraph"/>
        <w:spacing w:before="0" w:beforeAutospacing="0" w:after="0" w:afterAutospacing="0"/>
        <w:jc w:val="both"/>
        <w:textAlignment w:val="baseline"/>
        <w:rPr>
          <w:ins w:id="9" w:author="Avela Mnyaka (ECP)" w:date="2026-09-02T09:23:00Z" w16du:dateUtc="2026-09-02T07:23:00Z"/>
          <w:del w:id="10" w:author="Tebokgo Mabuto (ECP)" w:date="2026-09-09T11:12:00Z" w16du:dateUtc="2026-09-09T09:12:00Z"/>
          <w:rStyle w:val="normaltextrun"/>
          <w:rFonts w:ascii="Arial" w:eastAsiaTheme="majorEastAsia" w:hAnsi="Arial" w:cs="Arial"/>
          <w:b/>
          <w:bCs/>
          <w:sz w:val="28"/>
          <w:szCs w:val="28"/>
          <w:lang w:val="en-GB"/>
        </w:rPr>
      </w:pPr>
    </w:p>
    <w:p w14:paraId="2D19EEFB" w14:textId="50F5F7EE" w:rsidR="00983C75" w:rsidRPr="00726A23" w:rsidDel="00EC2039" w:rsidRDefault="00983C75" w:rsidP="00CC0A9A">
      <w:pPr>
        <w:pStyle w:val="paragraph"/>
        <w:spacing w:before="0" w:beforeAutospacing="0" w:after="0" w:afterAutospacing="0"/>
        <w:jc w:val="both"/>
        <w:textAlignment w:val="baseline"/>
        <w:rPr>
          <w:del w:id="11" w:author="Tebokgo Mabuto (ECP)" w:date="2026-09-09T11:12:00Z" w16du:dateUtc="2026-09-09T09:12:00Z"/>
          <w:rFonts w:ascii="Arial" w:hAnsi="Arial" w:cs="Arial"/>
          <w:b/>
          <w:bCs/>
          <w:sz w:val="28"/>
          <w:szCs w:val="28"/>
        </w:rPr>
      </w:pPr>
      <w:del w:id="12" w:author="Tebokgo Mabuto (ECP)" w:date="2026-09-09T11:12:00Z" w16du:dateUtc="2026-09-09T09:12:00Z">
        <w:r w:rsidRPr="00726A23" w:rsidDel="00EC2039">
          <w:rPr>
            <w:rStyle w:val="normaltextrun"/>
            <w:rFonts w:ascii="Arial" w:eastAsiaTheme="majorEastAsia" w:hAnsi="Arial" w:cs="Arial"/>
            <w:b/>
            <w:bCs/>
            <w:sz w:val="28"/>
            <w:szCs w:val="28"/>
            <w:lang w:val="en-GB"/>
          </w:rPr>
          <w:delText>THE SOUTH AFRICAN NATIONAL</w:delText>
        </w:r>
        <w:r w:rsidRPr="00726A23" w:rsidDel="00EC2039">
          <w:rPr>
            <w:rStyle w:val="eop"/>
            <w:rFonts w:ascii="Arial" w:eastAsiaTheme="majorEastAsia" w:hAnsi="Arial" w:cs="Arial"/>
            <w:b/>
            <w:bCs/>
            <w:sz w:val="28"/>
            <w:szCs w:val="28"/>
          </w:rPr>
          <w:delText> </w:delText>
        </w:r>
        <w:r w:rsidRPr="00726A23" w:rsidDel="00EC2039">
          <w:rPr>
            <w:rStyle w:val="normaltextrun"/>
            <w:rFonts w:ascii="Arial" w:eastAsiaTheme="majorEastAsia" w:hAnsi="Arial" w:cs="Arial"/>
            <w:b/>
            <w:bCs/>
            <w:sz w:val="28"/>
            <w:szCs w:val="28"/>
            <w:lang w:val="en-GB"/>
          </w:rPr>
          <w:delText>ROADS AGENCY SOC LIMITED</w:delText>
        </w:r>
        <w:r w:rsidRPr="00726A23" w:rsidDel="00EC2039">
          <w:rPr>
            <w:rStyle w:val="eop"/>
            <w:rFonts w:ascii="Arial" w:eastAsiaTheme="majorEastAsia" w:hAnsi="Arial" w:cs="Arial"/>
            <w:b/>
            <w:bCs/>
            <w:sz w:val="28"/>
            <w:szCs w:val="28"/>
          </w:rPr>
          <w:delText> </w:delText>
        </w:r>
      </w:del>
    </w:p>
    <w:p w14:paraId="56F1F02B" w14:textId="219EF514" w:rsidR="00983C75" w:rsidRPr="00726A23" w:rsidDel="00EC2039" w:rsidRDefault="00983C75" w:rsidP="00CC0A9A">
      <w:pPr>
        <w:pStyle w:val="paragraph"/>
        <w:spacing w:before="0" w:beforeAutospacing="0" w:after="0" w:afterAutospacing="0"/>
        <w:jc w:val="both"/>
        <w:textAlignment w:val="baseline"/>
        <w:rPr>
          <w:del w:id="13" w:author="Tebokgo Mabuto (ECP)" w:date="2026-09-09T11:12:00Z" w16du:dateUtc="2026-09-09T09:12:00Z"/>
          <w:rFonts w:ascii="Arial" w:hAnsi="Arial" w:cs="Arial"/>
          <w:b/>
          <w:bCs/>
          <w:sz w:val="28"/>
          <w:szCs w:val="28"/>
        </w:rPr>
      </w:pPr>
      <w:del w:id="14" w:author="Tebokgo Mabuto (ECP)" w:date="2026-09-09T11:12:00Z" w16du:dateUtc="2026-09-09T09:12:00Z">
        <w:r w:rsidRPr="00726A23" w:rsidDel="00EC2039">
          <w:rPr>
            <w:rStyle w:val="eop"/>
            <w:rFonts w:ascii="Arial" w:eastAsiaTheme="majorEastAsia" w:hAnsi="Arial" w:cs="Arial"/>
            <w:b/>
            <w:bCs/>
            <w:sz w:val="28"/>
            <w:szCs w:val="28"/>
          </w:rPr>
          <w:delText> </w:delText>
        </w:r>
      </w:del>
    </w:p>
    <w:p w14:paraId="383CB1DC" w14:textId="0DDF1E09" w:rsidR="00564CD5" w:rsidRPr="009F5995" w:rsidDel="00EC2039" w:rsidRDefault="00564CD5">
      <w:pPr>
        <w:pStyle w:val="paragraph"/>
        <w:spacing w:before="0" w:beforeAutospacing="0" w:after="0" w:afterAutospacing="0"/>
        <w:jc w:val="both"/>
        <w:textAlignment w:val="baseline"/>
        <w:rPr>
          <w:del w:id="15" w:author="Tebokgo Mabuto (ECP)" w:date="2026-09-09T11:12:00Z" w16du:dateUtc="2026-09-09T09:12:00Z"/>
          <w:rFonts w:cs="Arial"/>
          <w:b/>
          <w:bCs/>
          <w:sz w:val="28"/>
          <w:szCs w:val="28"/>
        </w:rPr>
        <w:pPrChange w:id="16" w:author="Avela Mnyaka (ECP)" w:date="2026-09-02T09:23:00Z" w16du:dateUtc="2026-09-02T07:23:00Z">
          <w:pPr>
            <w:jc w:val="both"/>
            <w:textAlignment w:val="baseline"/>
          </w:pPr>
        </w:pPrChange>
      </w:pPr>
      <w:del w:id="17" w:author="Tebokgo Mabuto (ECP)" w:date="2026-09-09T11:12:00Z" w16du:dateUtc="2026-09-09T09:12:00Z">
        <w:r w:rsidRPr="009F5995" w:rsidDel="00EC2039">
          <w:rPr>
            <w:rStyle w:val="normaltextrun"/>
            <w:rFonts w:ascii="Arial" w:eastAsiaTheme="majorEastAsia" w:hAnsi="Arial"/>
            <w:rPrChange w:id="18" w:author="Tebokgo Mabuto (ECP)" w:date="2026-09-09T10:02:00Z" w16du:dateUtc="2026-09-09T08:02:00Z">
              <w:rPr>
                <w:rFonts w:cs="Arial"/>
                <w:b/>
                <w:bCs/>
                <w:sz w:val="28"/>
                <w:szCs w:val="28"/>
                <w:lang w:val="en-GB"/>
              </w:rPr>
            </w:rPrChange>
          </w:rPr>
          <w:delText xml:space="preserve">NRA: </w:delText>
        </w:r>
      </w:del>
      <w:ins w:id="19" w:author="Avela Mnyaka (ECP)" w:date="2026-09-02T09:22:00Z" w16du:dateUtc="2026-09-02T07:22:00Z">
        <w:del w:id="20" w:author="Tebokgo Mabuto (ECP)" w:date="2026-09-09T11:12:00Z" w16du:dateUtc="2026-09-09T09:12:00Z">
          <w:r w:rsidR="001946E1" w:rsidRPr="009F5995" w:rsidDel="00EC2039">
            <w:rPr>
              <w:rStyle w:val="normaltextrun"/>
              <w:rFonts w:ascii="Arial" w:eastAsiaTheme="majorEastAsia" w:hAnsi="Arial"/>
              <w:rPrChange w:id="21" w:author="Tebokgo Mabuto (ECP)" w:date="2026-09-09T10:02:00Z" w16du:dateUtc="2026-09-09T08:02:00Z">
                <w:rPr>
                  <w:rFonts w:cs="Arial"/>
                  <w:b/>
                  <w:bCs/>
                  <w:sz w:val="28"/>
                  <w:szCs w:val="28"/>
                  <w:lang w:val="en-GB"/>
                </w:rPr>
              </w:rPrChange>
            </w:rPr>
            <w:delText>2025/</w:delText>
          </w:r>
        </w:del>
      </w:ins>
      <w:del w:id="22" w:author="Tebokgo Mabuto (ECP)" w:date="2026-09-09T11:12:00Z" w16du:dateUtc="2026-09-09T09:12:00Z">
        <w:r w:rsidRPr="009F5995" w:rsidDel="00EC2039">
          <w:rPr>
            <w:rStyle w:val="normaltextrun"/>
            <w:rFonts w:ascii="Arial" w:eastAsiaTheme="majorEastAsia" w:hAnsi="Arial"/>
            <w:b/>
            <w:bCs/>
            <w:sz w:val="28"/>
            <w:szCs w:val="28"/>
            <w:rPrChange w:id="23" w:author="Tebokgo Mabuto (ECP)" w:date="2026-09-09T10:02:00Z" w16du:dateUtc="2026-09-09T08:02:00Z">
              <w:rPr>
                <w:rFonts w:cs="Arial"/>
                <w:sz w:val="18"/>
                <w:szCs w:val="18"/>
                <w:lang w:val="en-GB"/>
              </w:rPr>
            </w:rPrChange>
          </w:rPr>
          <w:delText>…………….</w:delText>
        </w:r>
        <w:r w:rsidRPr="009F5995" w:rsidDel="00EC2039">
          <w:rPr>
            <w:rStyle w:val="normaltextrun"/>
            <w:rFonts w:ascii="Arial" w:eastAsiaTheme="majorEastAsia" w:hAnsi="Arial"/>
            <w:b/>
            <w:bCs/>
            <w:sz w:val="28"/>
            <w:szCs w:val="28"/>
            <w:rPrChange w:id="24" w:author="Tebokgo Mabuto (ECP)" w:date="2026-09-09T10:02:00Z" w16du:dateUtc="2026-09-09T08:02:00Z">
              <w:rPr>
                <w:rFonts w:cs="Arial"/>
                <w:i/>
                <w:color w:val="000000"/>
                <w:sz w:val="18"/>
                <w:szCs w:val="18"/>
                <w:highlight w:val="yellow"/>
              </w:rPr>
            </w:rPrChange>
          </w:rPr>
          <w:delText>(Note to compiler: include the SCM reference number – to be sourced from Demand Management after Approach to Market approval)</w:delText>
        </w:r>
      </w:del>
      <w:ins w:id="25" w:author="Avela Mnyaka (ECP)" w:date="2026-09-02T09:22:00Z" w16du:dateUtc="2026-09-02T07:22:00Z">
        <w:del w:id="26" w:author="Tebokgo Mabuto (ECP)" w:date="2026-09-09T11:12:00Z" w16du:dateUtc="2026-09-09T09:12:00Z">
          <w:r w:rsidR="001946E1" w:rsidRPr="009F5995" w:rsidDel="00EC2039">
            <w:rPr>
              <w:rStyle w:val="normaltextrun"/>
              <w:rFonts w:ascii="Arial" w:eastAsiaTheme="majorEastAsia" w:hAnsi="Arial"/>
              <w:b/>
              <w:bCs/>
              <w:sz w:val="28"/>
              <w:szCs w:val="28"/>
              <w:rPrChange w:id="27" w:author="Tebokgo Mabuto (ECP)" w:date="2026-09-09T10:02:00Z" w16du:dateUtc="2026-09-09T08:02:00Z">
                <w:rPr>
                  <w:rFonts w:cs="Arial"/>
                  <w:sz w:val="18"/>
                  <w:szCs w:val="18"/>
                  <w:lang w:val="en-GB"/>
                </w:rPr>
              </w:rPrChange>
            </w:rPr>
            <w:delText>0425</w:delText>
          </w:r>
        </w:del>
      </w:ins>
    </w:p>
    <w:p w14:paraId="1A978B6C" w14:textId="0551D033" w:rsidR="00983C75" w:rsidDel="00EC2039" w:rsidRDefault="00983C75" w:rsidP="00CC0A9A">
      <w:pPr>
        <w:pStyle w:val="paragraph"/>
        <w:spacing w:before="0" w:beforeAutospacing="0" w:after="0" w:afterAutospacing="0"/>
        <w:jc w:val="both"/>
        <w:textAlignment w:val="baseline"/>
        <w:rPr>
          <w:del w:id="28" w:author="Tebokgo Mabuto (ECP)" w:date="2026-09-09T11:12:00Z" w16du:dateUtc="2026-09-09T09:12:00Z"/>
          <w:rStyle w:val="eop"/>
          <w:rFonts w:ascii="Arial" w:eastAsiaTheme="majorEastAsia" w:hAnsi="Arial" w:cs="Arial"/>
          <w:b/>
          <w:bCs/>
          <w:sz w:val="28"/>
          <w:szCs w:val="28"/>
        </w:rPr>
      </w:pPr>
      <w:del w:id="29" w:author="Tebokgo Mabuto (ECP)" w:date="2026-09-09T11:12:00Z" w16du:dateUtc="2026-09-09T09:12:00Z">
        <w:r w:rsidRPr="00726A23" w:rsidDel="00EC2039">
          <w:rPr>
            <w:rStyle w:val="eop"/>
            <w:rFonts w:ascii="Arial" w:eastAsiaTheme="majorEastAsia" w:hAnsi="Arial" w:cs="Arial"/>
            <w:b/>
            <w:bCs/>
            <w:sz w:val="28"/>
            <w:szCs w:val="28"/>
          </w:rPr>
          <w:delText> </w:delText>
        </w:r>
      </w:del>
    </w:p>
    <w:p w14:paraId="4FCE4BBF" w14:textId="2EACE6A8" w:rsidR="00564CD5" w:rsidRPr="00726A23" w:rsidDel="00EC2039" w:rsidRDefault="00564CD5" w:rsidP="00CC0A9A">
      <w:pPr>
        <w:pStyle w:val="paragraph"/>
        <w:spacing w:before="0" w:beforeAutospacing="0" w:after="0" w:afterAutospacing="0"/>
        <w:jc w:val="both"/>
        <w:textAlignment w:val="baseline"/>
        <w:rPr>
          <w:del w:id="30" w:author="Tebokgo Mabuto (ECP)" w:date="2026-09-09T11:12:00Z" w16du:dateUtc="2026-09-09T09:12:00Z"/>
          <w:rFonts w:ascii="Arial" w:hAnsi="Arial" w:cs="Arial"/>
          <w:b/>
          <w:bCs/>
          <w:sz w:val="28"/>
          <w:szCs w:val="28"/>
        </w:rPr>
      </w:pPr>
    </w:p>
    <w:p w14:paraId="42CC73FE" w14:textId="72BBBC04" w:rsidR="00983C75" w:rsidRPr="00726A23" w:rsidDel="00EC2039" w:rsidRDefault="00983C75" w:rsidP="00CC0A9A">
      <w:pPr>
        <w:pStyle w:val="paragraph"/>
        <w:spacing w:before="0" w:beforeAutospacing="0" w:after="0" w:afterAutospacing="0"/>
        <w:jc w:val="both"/>
        <w:textAlignment w:val="baseline"/>
        <w:rPr>
          <w:del w:id="31" w:author="Tebokgo Mabuto (ECP)" w:date="2026-09-09T11:12:00Z" w16du:dateUtc="2026-09-09T09:12:00Z"/>
          <w:rFonts w:ascii="Arial" w:hAnsi="Arial" w:cs="Arial"/>
          <w:b/>
          <w:bCs/>
          <w:sz w:val="28"/>
          <w:szCs w:val="28"/>
        </w:rPr>
      </w:pPr>
      <w:del w:id="32" w:author="Tebokgo Mabuto (ECP)" w:date="2026-09-09T11:12:00Z" w16du:dateUtc="2026-09-09T09:12:00Z">
        <w:r w:rsidRPr="00726A23" w:rsidDel="00EC2039">
          <w:rPr>
            <w:rStyle w:val="normaltextrun"/>
            <w:rFonts w:ascii="Arial" w:eastAsiaTheme="majorEastAsia" w:hAnsi="Arial" w:cs="Arial"/>
            <w:b/>
            <w:bCs/>
            <w:sz w:val="28"/>
            <w:szCs w:val="28"/>
            <w:lang w:val="en-GB"/>
          </w:rPr>
          <w:delText xml:space="preserve">CONTRACT SANRAL: </w:delText>
        </w:r>
      </w:del>
      <w:del w:id="33" w:author="Tebokgo Mabuto (ECP)" w:date="2026-07-15T10:53:00Z" w16du:dateUtc="2026-07-15T08:53:00Z">
        <w:r w:rsidR="00C85C5F" w:rsidRPr="00C85C5F" w:rsidDel="00662C81">
          <w:rPr>
            <w:rStyle w:val="normaltextrun"/>
            <w:rFonts w:ascii="Arial" w:eastAsiaTheme="majorEastAsia" w:hAnsi="Arial" w:cs="Arial"/>
            <w:sz w:val="18"/>
            <w:szCs w:val="18"/>
            <w:lang w:val="en-GB"/>
          </w:rPr>
          <w:delText>…………….</w:delText>
        </w:r>
        <w:r w:rsidR="00C85C5F" w:rsidRPr="00C85C5F" w:rsidDel="00662C81">
          <w:rPr>
            <w:rFonts w:ascii="Arial" w:hAnsi="Arial" w:cs="Arial"/>
            <w:i/>
            <w:color w:val="000000"/>
            <w:sz w:val="18"/>
            <w:szCs w:val="18"/>
            <w:highlight w:val="yellow"/>
          </w:rPr>
          <w:delText>(Note to compiler: e.g. NRA N001-120- 2006/1P. The number is derived in the standard manner, the prefix NRA must be included to identify the client and the suffix is one of P, D, S, or F to identify the type of service as one of request for proposal, design only, supervision only or full services)</w:delText>
        </w:r>
      </w:del>
    </w:p>
    <w:p w14:paraId="388AB53C" w14:textId="6607FAE6" w:rsidR="00983C75" w:rsidRPr="00726A23" w:rsidDel="00EC2039" w:rsidRDefault="00983C75" w:rsidP="00CC0A9A">
      <w:pPr>
        <w:pStyle w:val="paragraph"/>
        <w:spacing w:before="0" w:beforeAutospacing="0" w:after="0" w:afterAutospacing="0"/>
        <w:jc w:val="both"/>
        <w:textAlignment w:val="baseline"/>
        <w:rPr>
          <w:del w:id="34" w:author="Tebokgo Mabuto (ECP)" w:date="2026-09-09T11:12:00Z" w16du:dateUtc="2026-09-09T09:12:00Z"/>
          <w:rFonts w:ascii="Arial" w:hAnsi="Arial" w:cs="Arial"/>
          <w:b/>
          <w:bCs/>
          <w:sz w:val="28"/>
          <w:szCs w:val="28"/>
        </w:rPr>
      </w:pPr>
      <w:del w:id="35" w:author="Tebokgo Mabuto (ECP)" w:date="2026-09-09T11:12:00Z" w16du:dateUtc="2026-09-09T09:12:00Z">
        <w:r w:rsidRPr="00726A23" w:rsidDel="00EC2039">
          <w:rPr>
            <w:rStyle w:val="eop"/>
            <w:rFonts w:ascii="Arial" w:eastAsiaTheme="majorEastAsia" w:hAnsi="Arial" w:cs="Arial"/>
            <w:b/>
            <w:bCs/>
            <w:color w:val="000000"/>
            <w:sz w:val="28"/>
            <w:szCs w:val="28"/>
          </w:rPr>
          <w:delText> </w:delText>
        </w:r>
      </w:del>
    </w:p>
    <w:p w14:paraId="578D9451" w14:textId="4C77E8E6" w:rsidR="00983C75" w:rsidRPr="00726A23" w:rsidDel="00662C81" w:rsidRDefault="00C85C5F" w:rsidP="00CC0A9A">
      <w:pPr>
        <w:pStyle w:val="paragraph"/>
        <w:spacing w:before="0" w:beforeAutospacing="0" w:after="0" w:afterAutospacing="0"/>
        <w:jc w:val="both"/>
        <w:textAlignment w:val="baseline"/>
        <w:rPr>
          <w:del w:id="36" w:author="Tebokgo Mabuto (ECP)" w:date="2026-07-15T10:54:00Z" w16du:dateUtc="2026-07-15T08:54:00Z"/>
          <w:rFonts w:ascii="Arial" w:hAnsi="Arial" w:cs="Arial"/>
          <w:b/>
          <w:bCs/>
          <w:sz w:val="28"/>
          <w:szCs w:val="28"/>
        </w:rPr>
      </w:pPr>
      <w:bookmarkStart w:id="37" w:name="_Hlk176009299"/>
      <w:del w:id="38" w:author="Tebokgo Mabuto (ECP)" w:date="2026-07-15T10:54:00Z" w16du:dateUtc="2026-07-15T08:54:00Z">
        <w:r w:rsidDel="00662C81">
          <w:rPr>
            <w:rFonts w:ascii="Arial" w:hAnsi="Arial" w:cs="Arial"/>
            <w:b/>
            <w:bCs/>
            <w:sz w:val="28"/>
            <w:szCs w:val="28"/>
          </w:rPr>
          <w:delText>FOR CONSULTING ENGINEERING SERVICES FOR THE ………………….. ON NATIONAL ROUTE ………………………………………………………….</w:delText>
        </w:r>
      </w:del>
    </w:p>
    <w:p w14:paraId="4A3FF648" w14:textId="1B564EF4" w:rsidR="00085A8F" w:rsidRPr="00726A23" w:rsidDel="00EC2039" w:rsidRDefault="00085A8F" w:rsidP="00CC0A9A">
      <w:pPr>
        <w:pStyle w:val="paragraph"/>
        <w:spacing w:before="0" w:beforeAutospacing="0" w:after="0" w:afterAutospacing="0"/>
        <w:jc w:val="both"/>
        <w:textAlignment w:val="baseline"/>
        <w:rPr>
          <w:del w:id="39" w:author="Tebokgo Mabuto (ECP)" w:date="2026-09-09T11:12:00Z" w16du:dateUtc="2026-09-09T09:12:00Z"/>
          <w:rStyle w:val="eop"/>
          <w:rFonts w:ascii="Arial" w:eastAsiaTheme="majorEastAsia" w:hAnsi="Arial" w:cs="Arial"/>
          <w:sz w:val="28"/>
          <w:szCs w:val="28"/>
        </w:rPr>
      </w:pPr>
    </w:p>
    <w:bookmarkEnd w:id="37"/>
    <w:p w14:paraId="6D7FD7AA" w14:textId="591FAB46" w:rsidR="00983C75" w:rsidRPr="00085A8F" w:rsidDel="00EC2039" w:rsidRDefault="00983C75" w:rsidP="00CC0A9A">
      <w:pPr>
        <w:pStyle w:val="paragraph"/>
        <w:spacing w:before="0" w:beforeAutospacing="0" w:after="0" w:afterAutospacing="0"/>
        <w:jc w:val="both"/>
        <w:textAlignment w:val="baseline"/>
        <w:rPr>
          <w:del w:id="40" w:author="Tebokgo Mabuto (ECP)" w:date="2026-09-09T11:12:00Z" w16du:dateUtc="2026-09-09T09:12:00Z"/>
          <w:rFonts w:ascii="Arial" w:hAnsi="Arial" w:cs="Arial"/>
          <w:sz w:val="20"/>
          <w:szCs w:val="20"/>
        </w:rPr>
      </w:pPr>
    </w:p>
    <w:p w14:paraId="5557CAF0" w14:textId="2047588C" w:rsidR="007A24F4" w:rsidRPr="00AC00D6" w:rsidDel="00EC2039" w:rsidRDefault="007A24F4" w:rsidP="00CC0A9A">
      <w:pPr>
        <w:spacing w:before="60" w:line="360" w:lineRule="auto"/>
        <w:jc w:val="both"/>
        <w:rPr>
          <w:del w:id="41" w:author="Tebokgo Mabuto (ECP)" w:date="2026-09-09T11:12:00Z" w16du:dateUtc="2026-09-09T09:12:00Z"/>
          <w:rFonts w:ascii="Arial" w:eastAsia="Times New Roman" w:hAnsi="Arial" w:cs="Arial"/>
          <w:b/>
          <w:bCs/>
          <w:sz w:val="28"/>
          <w:szCs w:val="28"/>
          <w:lang w:val="en-ZA" w:eastAsia="en-ZA"/>
        </w:rPr>
      </w:pPr>
      <w:del w:id="42" w:author="Tebokgo Mabuto (ECP)" w:date="2026-09-09T11:12:00Z" w16du:dateUtc="2026-09-09T09:12:00Z">
        <w:r w:rsidRPr="00AC00D6" w:rsidDel="00EC2039">
          <w:rPr>
            <w:rFonts w:ascii="Arial" w:eastAsia="Times New Roman" w:hAnsi="Arial" w:cs="Arial"/>
            <w:b/>
            <w:bCs/>
            <w:sz w:val="28"/>
            <w:szCs w:val="28"/>
            <w:lang w:val="en-ZA" w:eastAsia="en-ZA"/>
          </w:rPr>
          <w:delText>ISSUE DATE:</w:delText>
        </w:r>
        <w:r w:rsidRPr="00AC00D6" w:rsidDel="00EC2039">
          <w:rPr>
            <w:rFonts w:ascii="Arial" w:eastAsia="Times New Roman" w:hAnsi="Arial" w:cs="Arial"/>
            <w:b/>
            <w:bCs/>
            <w:sz w:val="28"/>
            <w:szCs w:val="28"/>
            <w:lang w:val="en-ZA" w:eastAsia="en-ZA"/>
          </w:rPr>
          <w:tab/>
        </w:r>
        <w:r w:rsidRPr="00AC00D6" w:rsidDel="00EC2039">
          <w:rPr>
            <w:rFonts w:ascii="Arial" w:eastAsia="Times New Roman" w:hAnsi="Arial" w:cs="Arial"/>
            <w:b/>
            <w:bCs/>
            <w:sz w:val="28"/>
            <w:szCs w:val="28"/>
            <w:lang w:val="en-ZA" w:eastAsia="en-ZA"/>
          </w:rPr>
          <w:tab/>
        </w:r>
        <w:r w:rsidRPr="00AC00D6" w:rsidDel="00EC2039">
          <w:rPr>
            <w:rFonts w:ascii="Arial" w:eastAsia="Times New Roman" w:hAnsi="Arial" w:cs="Arial"/>
            <w:b/>
            <w:bCs/>
            <w:sz w:val="28"/>
            <w:szCs w:val="28"/>
            <w:lang w:val="en-ZA" w:eastAsia="en-ZA"/>
          </w:rPr>
          <w:tab/>
        </w:r>
        <w:r w:rsidR="00C85C5F" w:rsidDel="00EC2039">
          <w:rPr>
            <w:rFonts w:ascii="Arial" w:eastAsia="Times New Roman" w:hAnsi="Arial" w:cs="Arial"/>
            <w:b/>
            <w:bCs/>
            <w:sz w:val="28"/>
            <w:szCs w:val="28"/>
            <w:lang w:val="en-ZA" w:eastAsia="en-ZA"/>
          </w:rPr>
          <w:tab/>
        </w:r>
      </w:del>
      <w:del w:id="43" w:author="Tebokgo Mabuto (ECP)" w:date="2026-07-15T10:55:00Z" w16du:dateUtc="2026-07-15T08:55:00Z">
        <w:r w:rsidR="00C85C5F" w:rsidRPr="00C85C5F" w:rsidDel="00662C81">
          <w:rPr>
            <w:rFonts w:ascii="Arial" w:eastAsia="Times New Roman" w:hAnsi="Arial" w:cs="Arial"/>
            <w:i/>
            <w:iCs/>
            <w:sz w:val="18"/>
            <w:szCs w:val="18"/>
            <w:highlight w:val="yellow"/>
            <w:lang w:val="en-ZA" w:eastAsia="en-ZA"/>
          </w:rPr>
          <w:delText>(Note to compiler: insert advertisement date)</w:delText>
        </w:r>
      </w:del>
    </w:p>
    <w:p w14:paraId="15F8EEAE" w14:textId="6EA2998C" w:rsidR="00497D1B" w:rsidRPr="00C85C5F" w:rsidDel="00EC2039" w:rsidRDefault="007A24F4" w:rsidP="00CC0A9A">
      <w:pPr>
        <w:spacing w:before="60" w:line="360" w:lineRule="auto"/>
        <w:jc w:val="both"/>
        <w:rPr>
          <w:del w:id="44" w:author="Tebokgo Mabuto (ECP)" w:date="2026-09-09T11:12:00Z" w16du:dateUtc="2026-09-09T09:12:00Z"/>
          <w:rFonts w:ascii="Arial" w:eastAsia="Times New Roman" w:hAnsi="Arial" w:cs="Arial"/>
          <w:b/>
          <w:bCs/>
          <w:sz w:val="18"/>
          <w:szCs w:val="18"/>
          <w:lang w:val="en-ZA" w:eastAsia="en-ZA"/>
        </w:rPr>
      </w:pPr>
      <w:del w:id="45" w:author="Tebokgo Mabuto (ECP)" w:date="2026-09-09T11:12:00Z" w16du:dateUtc="2026-09-09T09:12:00Z">
        <w:r w:rsidRPr="00AC00D6" w:rsidDel="00EC2039">
          <w:rPr>
            <w:rFonts w:ascii="Arial" w:eastAsia="Times New Roman" w:hAnsi="Arial" w:cs="Arial"/>
            <w:b/>
            <w:bCs/>
            <w:sz w:val="28"/>
            <w:szCs w:val="28"/>
            <w:lang w:val="en-ZA" w:eastAsia="en-ZA"/>
          </w:rPr>
          <w:delText>BRIEFING SESSION DATE:</w:delText>
        </w:r>
        <w:r w:rsidR="00C85C5F" w:rsidDel="00EC2039">
          <w:rPr>
            <w:rFonts w:ascii="Arial" w:eastAsia="Times New Roman" w:hAnsi="Arial" w:cs="Arial"/>
            <w:b/>
            <w:bCs/>
            <w:sz w:val="28"/>
            <w:szCs w:val="28"/>
            <w:lang w:val="en-ZA" w:eastAsia="en-ZA"/>
          </w:rPr>
          <w:tab/>
        </w:r>
        <w:r w:rsidR="00C85C5F" w:rsidDel="00EC2039">
          <w:rPr>
            <w:rFonts w:ascii="Arial" w:eastAsia="Times New Roman" w:hAnsi="Arial" w:cs="Arial"/>
            <w:b/>
            <w:bCs/>
            <w:sz w:val="28"/>
            <w:szCs w:val="28"/>
            <w:lang w:val="en-ZA" w:eastAsia="en-ZA"/>
          </w:rPr>
          <w:tab/>
        </w:r>
      </w:del>
      <w:del w:id="46" w:author="Tebokgo Mabuto (ECP)" w:date="2026-09-02T08:01:00Z" w16du:dateUtc="2026-09-02T06:01:00Z">
        <w:r w:rsidR="00C85C5F" w:rsidRPr="003979D4" w:rsidDel="003979D4">
          <w:rPr>
            <w:rFonts w:ascii="Arial" w:eastAsia="Times New Roman" w:hAnsi="Arial" w:cs="Arial"/>
            <w:b/>
            <w:bCs/>
            <w:sz w:val="28"/>
            <w:szCs w:val="28"/>
            <w:highlight w:val="yellow"/>
            <w:lang w:val="en-ZA" w:eastAsia="en-ZA"/>
            <w:rPrChange w:id="47" w:author="Tebokgo Mabuto (ECP)" w:date="2026-09-02T08:02:00Z" w16du:dateUtc="2026-09-02T06:02:00Z">
              <w:rPr>
                <w:rFonts w:ascii="Arial" w:eastAsia="Times New Roman" w:hAnsi="Arial" w:cs="Arial"/>
                <w:i/>
                <w:iCs/>
                <w:sz w:val="18"/>
                <w:szCs w:val="18"/>
                <w:highlight w:val="yellow"/>
                <w:lang w:val="en-ZA" w:eastAsia="en-ZA"/>
              </w:rPr>
            </w:rPrChange>
          </w:rPr>
          <w:delText>(Note to compiler: insert briefing session date and time)</w:delText>
        </w:r>
      </w:del>
    </w:p>
    <w:p w14:paraId="441E76DC" w14:textId="03F3F512" w:rsidR="007A24F4" w:rsidRPr="00AC00D6" w:rsidDel="00EC2039" w:rsidRDefault="007A24F4" w:rsidP="00CC0A9A">
      <w:pPr>
        <w:spacing w:before="60" w:line="360" w:lineRule="auto"/>
        <w:jc w:val="both"/>
        <w:rPr>
          <w:del w:id="48" w:author="Tebokgo Mabuto (ECP)" w:date="2026-09-09T11:12:00Z" w16du:dateUtc="2026-09-09T09:12:00Z"/>
          <w:rFonts w:ascii="Arial" w:eastAsia="Times New Roman" w:hAnsi="Arial" w:cs="Arial"/>
          <w:b/>
          <w:bCs/>
          <w:sz w:val="28"/>
          <w:szCs w:val="28"/>
          <w:lang w:val="en-ZA" w:eastAsia="en-ZA"/>
        </w:rPr>
      </w:pPr>
      <w:del w:id="49" w:author="Tebokgo Mabuto (ECP)" w:date="2026-09-09T11:12:00Z" w16du:dateUtc="2026-09-09T09:12:00Z">
        <w:r w:rsidRPr="00AC00D6" w:rsidDel="00EC2039">
          <w:rPr>
            <w:rFonts w:ascii="Arial" w:eastAsia="Times New Roman" w:hAnsi="Arial" w:cs="Arial"/>
            <w:b/>
            <w:bCs/>
            <w:sz w:val="28"/>
            <w:szCs w:val="28"/>
            <w:lang w:val="en-ZA" w:eastAsia="en-ZA"/>
          </w:rPr>
          <w:delText>CLOSING DATE:</w:delText>
        </w:r>
        <w:r w:rsidRPr="00AC00D6" w:rsidDel="00EC2039">
          <w:rPr>
            <w:rFonts w:ascii="Arial" w:eastAsia="Times New Roman" w:hAnsi="Arial" w:cs="Arial"/>
            <w:b/>
            <w:bCs/>
            <w:sz w:val="28"/>
            <w:szCs w:val="28"/>
            <w:lang w:val="en-ZA" w:eastAsia="en-ZA"/>
          </w:rPr>
          <w:tab/>
        </w:r>
        <w:r w:rsidRPr="00AC00D6" w:rsidDel="00EC2039">
          <w:rPr>
            <w:rFonts w:ascii="Arial" w:eastAsia="Times New Roman" w:hAnsi="Arial" w:cs="Arial"/>
            <w:b/>
            <w:bCs/>
            <w:sz w:val="28"/>
            <w:szCs w:val="28"/>
            <w:lang w:val="en-ZA" w:eastAsia="en-ZA"/>
          </w:rPr>
          <w:tab/>
        </w:r>
        <w:r w:rsidRPr="00AC00D6" w:rsidDel="00EC2039">
          <w:rPr>
            <w:rFonts w:ascii="Arial" w:eastAsia="Times New Roman" w:hAnsi="Arial" w:cs="Arial"/>
            <w:b/>
            <w:bCs/>
            <w:sz w:val="28"/>
            <w:szCs w:val="28"/>
            <w:lang w:val="en-ZA" w:eastAsia="en-ZA"/>
          </w:rPr>
          <w:tab/>
        </w:r>
      </w:del>
      <w:ins w:id="50" w:author="Avela Mnyaka (ECP)" w:date="2026-09-02T09:24:00Z" w16du:dateUtc="2026-09-02T07:24:00Z">
        <w:del w:id="51" w:author="Tebokgo Mabuto (ECP)" w:date="2026-09-09T11:12:00Z" w16du:dateUtc="2026-09-09T09:12:00Z">
          <w:r w:rsidR="0030510E" w:rsidDel="00EC2039">
            <w:rPr>
              <w:rStyle w:val="normaltextrun"/>
              <w:rFonts w:ascii="Arial" w:eastAsiaTheme="majorEastAsia" w:hAnsi="Arial" w:cs="Arial"/>
              <w:b/>
              <w:bCs/>
              <w:sz w:val="28"/>
              <w:szCs w:val="28"/>
              <w:lang w:val="en-GB"/>
            </w:rPr>
            <w:delText>22</w:delText>
          </w:r>
        </w:del>
      </w:ins>
      <w:del w:id="52" w:author="Tebokgo Mabuto (ECP)" w:date="2026-07-15T10:56:00Z" w16du:dateUtc="2026-07-15T08:56:00Z">
        <w:r w:rsidR="00C85C5F" w:rsidRPr="00C85C5F" w:rsidDel="00662C81">
          <w:rPr>
            <w:rFonts w:ascii="Arial" w:eastAsia="Times New Roman" w:hAnsi="Arial" w:cs="Arial"/>
            <w:i/>
            <w:iCs/>
            <w:sz w:val="18"/>
            <w:szCs w:val="18"/>
            <w:highlight w:val="yellow"/>
            <w:lang w:val="en-ZA" w:eastAsia="en-ZA"/>
          </w:rPr>
          <w:delText>(Note to compiler: insert closing date)</w:delText>
        </w:r>
      </w:del>
    </w:p>
    <w:p w14:paraId="5FC2B23B" w14:textId="4A11692B" w:rsidR="007A24F4" w:rsidRPr="00AC00D6" w:rsidDel="00EC2039" w:rsidRDefault="007A24F4" w:rsidP="00CC0A9A">
      <w:pPr>
        <w:spacing w:before="60" w:line="360" w:lineRule="auto"/>
        <w:jc w:val="both"/>
        <w:rPr>
          <w:del w:id="53" w:author="Tebokgo Mabuto (ECP)" w:date="2026-09-09T11:12:00Z" w16du:dateUtc="2026-09-09T09:12:00Z"/>
          <w:rFonts w:ascii="Arial" w:eastAsia="Times New Roman" w:hAnsi="Arial" w:cs="Arial"/>
          <w:b/>
          <w:bCs/>
          <w:sz w:val="28"/>
          <w:szCs w:val="28"/>
          <w:lang w:val="en-ZA" w:eastAsia="en-ZA"/>
        </w:rPr>
      </w:pPr>
      <w:del w:id="54" w:author="Tebokgo Mabuto (ECP)" w:date="2026-09-09T11:12:00Z" w16du:dateUtc="2026-09-09T09:12:00Z">
        <w:r w:rsidRPr="00AC00D6" w:rsidDel="00EC2039">
          <w:rPr>
            <w:rFonts w:ascii="Arial" w:eastAsia="Times New Roman" w:hAnsi="Arial" w:cs="Arial"/>
            <w:b/>
            <w:bCs/>
            <w:sz w:val="28"/>
            <w:szCs w:val="28"/>
            <w:lang w:val="en-ZA" w:eastAsia="en-ZA"/>
          </w:rPr>
          <w:delText>CLOSING TIME:</w:delText>
        </w:r>
        <w:r w:rsidRPr="00AC00D6" w:rsidDel="00EC2039">
          <w:rPr>
            <w:rFonts w:ascii="Arial" w:eastAsia="Times New Roman" w:hAnsi="Arial" w:cs="Arial"/>
            <w:b/>
            <w:bCs/>
            <w:sz w:val="28"/>
            <w:szCs w:val="28"/>
            <w:lang w:val="en-ZA" w:eastAsia="en-ZA"/>
          </w:rPr>
          <w:tab/>
        </w:r>
        <w:r w:rsidRPr="00AC00D6" w:rsidDel="00EC2039">
          <w:rPr>
            <w:rFonts w:ascii="Arial" w:eastAsia="Times New Roman" w:hAnsi="Arial" w:cs="Arial"/>
            <w:b/>
            <w:bCs/>
            <w:sz w:val="28"/>
            <w:szCs w:val="28"/>
            <w:lang w:val="en-ZA" w:eastAsia="en-ZA"/>
          </w:rPr>
          <w:tab/>
        </w:r>
        <w:r w:rsidRPr="00AC00D6" w:rsidDel="00EC2039">
          <w:rPr>
            <w:rFonts w:ascii="Arial" w:eastAsia="Times New Roman" w:hAnsi="Arial" w:cs="Arial"/>
            <w:b/>
            <w:bCs/>
            <w:sz w:val="28"/>
            <w:szCs w:val="28"/>
            <w:lang w:val="en-ZA" w:eastAsia="en-ZA"/>
          </w:rPr>
          <w:tab/>
        </w:r>
        <w:r w:rsidR="00C85C5F" w:rsidDel="00EC2039">
          <w:rPr>
            <w:rFonts w:ascii="Arial" w:eastAsia="Times New Roman" w:hAnsi="Arial" w:cs="Arial"/>
            <w:b/>
            <w:bCs/>
            <w:sz w:val="28"/>
            <w:szCs w:val="28"/>
            <w:lang w:val="en-ZA" w:eastAsia="en-ZA"/>
          </w:rPr>
          <w:tab/>
        </w:r>
        <w:r w:rsidRPr="003979D4" w:rsidDel="00EC2039">
          <w:rPr>
            <w:rFonts w:ascii="Arial" w:eastAsia="Times New Roman" w:hAnsi="Arial" w:cs="Arial"/>
            <w:b/>
            <w:bCs/>
            <w:sz w:val="28"/>
            <w:szCs w:val="28"/>
            <w:lang w:val="en-ZA" w:eastAsia="en-ZA"/>
            <w:rPrChange w:id="55" w:author="Tebokgo Mabuto (ECP)" w:date="2026-09-02T08:01:00Z" w16du:dateUtc="2026-09-02T06:01:00Z">
              <w:rPr>
                <w:rFonts w:ascii="Arial" w:eastAsia="Times New Roman" w:hAnsi="Arial" w:cs="Arial"/>
                <w:b/>
                <w:bCs/>
                <w:sz w:val="28"/>
                <w:szCs w:val="28"/>
                <w:highlight w:val="yellow"/>
                <w:lang w:val="en-ZA" w:eastAsia="en-ZA"/>
              </w:rPr>
            </w:rPrChange>
          </w:rPr>
          <w:delText>12:00 PM</w:delText>
        </w:r>
      </w:del>
    </w:p>
    <w:p w14:paraId="41844630" w14:textId="18FC61B4" w:rsidR="00983C75" w:rsidRPr="00AC00D6" w:rsidDel="00EC2039" w:rsidRDefault="00983C75" w:rsidP="00CC0A9A">
      <w:pPr>
        <w:jc w:val="both"/>
        <w:rPr>
          <w:del w:id="56" w:author="Tebokgo Mabuto (ECP)" w:date="2026-09-09T11:12:00Z" w16du:dateUtc="2026-09-09T09:12:00Z"/>
          <w:rFonts w:ascii="Arial" w:eastAsia="Times New Roman" w:hAnsi="Arial" w:cs="Arial"/>
          <w:b/>
          <w:bCs/>
          <w:sz w:val="28"/>
          <w:szCs w:val="28"/>
          <w:lang w:val="en-ZA" w:eastAsia="en-ZA"/>
        </w:rPr>
      </w:pPr>
    </w:p>
    <w:p w14:paraId="7D74D076" w14:textId="253CEA05" w:rsidR="00B0749B" w:rsidRPr="00AC00D6" w:rsidDel="00EC2039" w:rsidRDefault="00B0749B" w:rsidP="00CC0A9A">
      <w:pPr>
        <w:jc w:val="both"/>
        <w:rPr>
          <w:del w:id="57" w:author="Tebokgo Mabuto (ECP)" w:date="2026-09-09T11:12:00Z" w16du:dateUtc="2026-09-09T09:12:00Z"/>
          <w:rFonts w:ascii="Arial" w:eastAsia="Times New Roman" w:hAnsi="Arial" w:cs="Arial"/>
          <w:b/>
          <w:bCs/>
          <w:sz w:val="28"/>
          <w:szCs w:val="28"/>
          <w:lang w:val="en-ZA" w:eastAsia="en-ZA"/>
        </w:rPr>
      </w:pPr>
    </w:p>
    <w:p w14:paraId="7151090A" w14:textId="2CEA7B10" w:rsidR="00B0749B" w:rsidRPr="00AC00D6" w:rsidDel="00EC2039" w:rsidRDefault="00B0749B" w:rsidP="00CC0A9A">
      <w:pPr>
        <w:jc w:val="both"/>
        <w:rPr>
          <w:del w:id="58" w:author="Tebokgo Mabuto (ECP)" w:date="2026-09-09T11:12:00Z" w16du:dateUtc="2026-09-09T09:12:00Z"/>
          <w:rFonts w:ascii="Arial" w:eastAsia="Times New Roman" w:hAnsi="Arial" w:cs="Arial"/>
          <w:b/>
          <w:bCs/>
          <w:sz w:val="28"/>
          <w:szCs w:val="28"/>
          <w:lang w:val="en-ZA" w:eastAsia="en-ZA"/>
        </w:rPr>
      </w:pPr>
    </w:p>
    <w:p w14:paraId="1942BE95" w14:textId="11293DAE" w:rsidR="007310A4" w:rsidRPr="00AC00D6" w:rsidDel="00EC2039" w:rsidRDefault="00650D2A" w:rsidP="007310A4">
      <w:pPr>
        <w:rPr>
          <w:del w:id="59" w:author="Tebokgo Mabuto (ECP)" w:date="2026-09-09T11:12:00Z" w16du:dateUtc="2026-09-09T09:12:00Z"/>
          <w:rFonts w:ascii="Arial" w:eastAsia="Times New Roman" w:hAnsi="Arial" w:cs="Arial"/>
          <w:b/>
          <w:bCs/>
          <w:sz w:val="28"/>
          <w:szCs w:val="28"/>
          <w:lang w:val="en-ZA" w:eastAsia="en-ZA"/>
        </w:rPr>
      </w:pPr>
      <w:commentRangeStart w:id="60"/>
      <w:del w:id="61" w:author="Tebokgo Mabuto (ECP)" w:date="2026-09-09T11:12:00Z" w16du:dateUtc="2026-09-09T09:12:00Z">
        <w:r w:rsidRPr="00AC00D6" w:rsidDel="00EC2039">
          <w:rPr>
            <w:rFonts w:ascii="Arial" w:eastAsia="Times New Roman" w:hAnsi="Arial" w:cs="Arial"/>
            <w:b/>
            <w:bCs/>
            <w:sz w:val="28"/>
            <w:szCs w:val="28"/>
            <w:lang w:val="en-ZA" w:eastAsia="en-ZA"/>
          </w:rPr>
          <w:delText xml:space="preserve">VOLUME </w:delText>
        </w:r>
      </w:del>
      <w:del w:id="62" w:author="Tebokgo Mabuto (ECP)" w:date="2026-07-15T10:56:00Z" w16du:dateUtc="2026-07-15T08:56:00Z">
        <w:r w:rsidRPr="00AC00D6" w:rsidDel="00662C81">
          <w:rPr>
            <w:rFonts w:ascii="Arial" w:eastAsia="Times New Roman" w:hAnsi="Arial" w:cs="Arial"/>
            <w:b/>
            <w:bCs/>
            <w:sz w:val="28"/>
            <w:szCs w:val="28"/>
            <w:lang w:val="en-ZA" w:eastAsia="en-ZA"/>
          </w:rPr>
          <w:delText>3</w:delText>
        </w:r>
      </w:del>
      <w:commentRangeEnd w:id="60"/>
      <w:del w:id="63" w:author="Tebokgo Mabuto (ECP)" w:date="2026-09-09T11:12:00Z" w16du:dateUtc="2026-09-09T09:12:00Z">
        <w:r w:rsidR="0070058C" w:rsidRPr="00AC00D6" w:rsidDel="00EC2039">
          <w:rPr>
            <w:rStyle w:val="CommentReference"/>
            <w:rFonts w:ascii="Arial" w:eastAsia="Times New Roman" w:hAnsi="Arial" w:cs="Arial"/>
            <w:b/>
            <w:bCs/>
            <w:sz w:val="28"/>
            <w:szCs w:val="28"/>
            <w:lang w:val="en-ZA" w:eastAsia="en-ZA"/>
          </w:rPr>
          <w:commentReference w:id="60"/>
        </w:r>
      </w:del>
    </w:p>
    <w:p w14:paraId="43B360C2" w14:textId="541FF31B" w:rsidR="00650D2A" w:rsidRPr="00AC00D6" w:rsidDel="00EC2039" w:rsidRDefault="00D46F88" w:rsidP="007310A4">
      <w:pPr>
        <w:rPr>
          <w:del w:id="64" w:author="Tebokgo Mabuto (ECP)" w:date="2026-09-09T11:12:00Z" w16du:dateUtc="2026-09-09T09:12:00Z"/>
          <w:rFonts w:ascii="Arial" w:eastAsia="Times New Roman" w:hAnsi="Arial" w:cs="Arial"/>
          <w:b/>
          <w:bCs/>
          <w:sz w:val="28"/>
          <w:szCs w:val="28"/>
          <w:lang w:val="en-ZA" w:eastAsia="en-ZA"/>
        </w:rPr>
      </w:pPr>
      <w:del w:id="65" w:author="Tebokgo Mabuto (ECP)" w:date="2026-09-09T11:12:00Z" w16du:dateUtc="2026-09-09T09:12:00Z">
        <w:r w:rsidRPr="00AC00D6" w:rsidDel="00EC2039">
          <w:rPr>
            <w:rFonts w:ascii="Arial" w:eastAsia="Times New Roman" w:hAnsi="Arial" w:cs="Arial"/>
            <w:b/>
            <w:bCs/>
            <w:sz w:val="28"/>
            <w:szCs w:val="28"/>
            <w:lang w:val="en-ZA" w:eastAsia="en-ZA"/>
          </w:rPr>
          <w:delText>BASE DATE:</w:delText>
        </w:r>
        <w:r w:rsidR="00AC00D6" w:rsidDel="00EC2039">
          <w:rPr>
            <w:rFonts w:ascii="Arial" w:eastAsia="Times New Roman" w:hAnsi="Arial" w:cs="Arial"/>
            <w:b/>
            <w:bCs/>
            <w:sz w:val="28"/>
            <w:szCs w:val="28"/>
            <w:lang w:val="en-ZA" w:eastAsia="en-ZA"/>
          </w:rPr>
          <w:delText xml:space="preserve"> </w:delText>
        </w:r>
        <w:r w:rsidR="00C85C5F" w:rsidDel="00EC2039">
          <w:rPr>
            <w:rFonts w:ascii="Arial" w:eastAsia="Times New Roman" w:hAnsi="Arial" w:cs="Arial"/>
            <w:b/>
            <w:bCs/>
            <w:sz w:val="28"/>
            <w:szCs w:val="28"/>
            <w:lang w:val="en-ZA" w:eastAsia="en-ZA"/>
          </w:rPr>
          <w:tab/>
        </w:r>
      </w:del>
      <w:del w:id="66" w:author="Tebokgo Mabuto (ECP)" w:date="2026-07-15T10:57:00Z" w16du:dateUtc="2026-07-15T08:57:00Z">
        <w:r w:rsidR="00C85C5F" w:rsidRPr="00C85C5F" w:rsidDel="00662C81">
          <w:rPr>
            <w:rFonts w:ascii="Arial" w:eastAsia="Times New Roman" w:hAnsi="Arial" w:cs="Arial"/>
            <w:i/>
            <w:iCs/>
            <w:sz w:val="18"/>
            <w:szCs w:val="18"/>
            <w:highlight w:val="yellow"/>
            <w:lang w:val="en-ZA" w:eastAsia="en-ZA"/>
          </w:rPr>
          <w:delText>(Note to compiler: insert month and year which is 28 days prior to tender closing date)</w:delText>
        </w:r>
      </w:del>
    </w:p>
    <w:p w14:paraId="3F539BB5" w14:textId="54912DD6" w:rsidR="00D46F88" w:rsidRPr="00AC00D6" w:rsidDel="00EC2039" w:rsidRDefault="00D46F88" w:rsidP="007310A4">
      <w:pPr>
        <w:rPr>
          <w:del w:id="67" w:author="Tebokgo Mabuto (ECP)" w:date="2026-09-09T11:12:00Z" w16du:dateUtc="2026-09-09T09:12:00Z"/>
          <w:rFonts w:ascii="Arial" w:eastAsia="Times New Roman" w:hAnsi="Arial" w:cs="Arial"/>
          <w:b/>
          <w:bCs/>
          <w:sz w:val="28"/>
          <w:szCs w:val="28"/>
          <w:lang w:val="en-ZA" w:eastAsia="en-ZA"/>
        </w:rPr>
      </w:pPr>
      <w:del w:id="68" w:author="Tebokgo Mabuto (ECP)" w:date="2026-09-09T11:12:00Z" w16du:dateUtc="2026-09-09T09:12:00Z">
        <w:r w:rsidRPr="00AC00D6" w:rsidDel="00EC2039">
          <w:rPr>
            <w:rFonts w:ascii="Arial" w:eastAsia="Times New Roman" w:hAnsi="Arial" w:cs="Arial"/>
            <w:b/>
            <w:bCs/>
            <w:sz w:val="28"/>
            <w:szCs w:val="28"/>
            <w:lang w:val="en-ZA" w:eastAsia="en-ZA"/>
          </w:rPr>
          <w:delText>BOOK 1</w:delText>
        </w:r>
        <w:r w:rsidR="00EE01E0" w:rsidRPr="00AC00D6" w:rsidDel="00EC2039">
          <w:rPr>
            <w:rFonts w:ascii="Arial" w:eastAsia="Times New Roman" w:hAnsi="Arial" w:cs="Arial"/>
            <w:b/>
            <w:bCs/>
            <w:sz w:val="28"/>
            <w:szCs w:val="28"/>
            <w:lang w:val="en-ZA" w:eastAsia="en-ZA"/>
          </w:rPr>
          <w:delText xml:space="preserve"> OF 3</w:delText>
        </w:r>
      </w:del>
    </w:p>
    <w:p w14:paraId="4832F683" w14:textId="60985FEE" w:rsidR="00983C75" w:rsidRPr="00AC00D6" w:rsidDel="00EC2039" w:rsidRDefault="00983C75" w:rsidP="00CC0A9A">
      <w:pPr>
        <w:jc w:val="both"/>
        <w:rPr>
          <w:del w:id="69" w:author="Tebokgo Mabuto (ECP)" w:date="2026-09-09T11:12:00Z" w16du:dateUtc="2026-09-09T09:12:00Z"/>
          <w:rFonts w:ascii="Arial" w:eastAsia="Times New Roman" w:hAnsi="Arial" w:cs="Arial"/>
          <w:b/>
          <w:bCs/>
          <w:sz w:val="28"/>
          <w:szCs w:val="28"/>
          <w:lang w:val="en-ZA" w:eastAsia="en-ZA"/>
        </w:rPr>
      </w:pPr>
    </w:p>
    <w:p w14:paraId="6627D442" w14:textId="50A50A99" w:rsidR="00983C75" w:rsidRPr="00AC00D6" w:rsidDel="00EC2039" w:rsidRDefault="00983C75" w:rsidP="00CC0A9A">
      <w:pPr>
        <w:jc w:val="both"/>
        <w:rPr>
          <w:del w:id="70" w:author="Tebokgo Mabuto (ECP)" w:date="2026-09-09T11:12:00Z" w16du:dateUtc="2026-09-09T09:12:00Z"/>
          <w:rFonts w:ascii="Arial" w:eastAsia="Times New Roman" w:hAnsi="Arial" w:cs="Arial"/>
          <w:b/>
          <w:bCs/>
          <w:sz w:val="28"/>
          <w:szCs w:val="28"/>
          <w:lang w:val="en-ZA" w:eastAsia="en-ZA"/>
        </w:rPr>
      </w:pPr>
    </w:p>
    <w:p w14:paraId="2106CB8F" w14:textId="669460F4" w:rsidR="00983C75" w:rsidRPr="00AC00D6" w:rsidDel="00EC2039" w:rsidRDefault="00983C75" w:rsidP="00CC0A9A">
      <w:pPr>
        <w:jc w:val="both"/>
        <w:rPr>
          <w:del w:id="71" w:author="Tebokgo Mabuto (ECP)" w:date="2026-09-09T11:12:00Z" w16du:dateUtc="2026-09-09T09:12:00Z"/>
          <w:rFonts w:ascii="Arial" w:eastAsia="Times New Roman" w:hAnsi="Arial" w:cs="Arial"/>
          <w:b/>
          <w:bCs/>
          <w:sz w:val="28"/>
          <w:szCs w:val="28"/>
          <w:lang w:val="en-ZA" w:eastAsia="en-ZA"/>
        </w:rPr>
      </w:pPr>
    </w:p>
    <w:p w14:paraId="53939FEE" w14:textId="65585485" w:rsidR="00A76B73" w:rsidRPr="00AC00D6" w:rsidDel="00EC2039" w:rsidRDefault="00A76B73" w:rsidP="00CC0A9A">
      <w:pPr>
        <w:jc w:val="both"/>
        <w:rPr>
          <w:del w:id="72" w:author="Tebokgo Mabuto (ECP)" w:date="2026-09-09T11:12:00Z" w16du:dateUtc="2026-09-09T09:12:00Z"/>
          <w:rFonts w:ascii="Arial" w:eastAsia="Times New Roman" w:hAnsi="Arial" w:cs="Arial"/>
          <w:b/>
          <w:bCs/>
          <w:sz w:val="28"/>
          <w:szCs w:val="28"/>
          <w:lang w:val="en-ZA" w:eastAsia="en-ZA"/>
        </w:rPr>
      </w:pPr>
    </w:p>
    <w:p w14:paraId="6F94B8DC" w14:textId="08AF5108" w:rsidR="00A76B73" w:rsidRPr="004E65F1" w:rsidDel="00EC2039" w:rsidRDefault="00A76B73" w:rsidP="00CC0A9A">
      <w:pPr>
        <w:jc w:val="both"/>
        <w:rPr>
          <w:del w:id="73" w:author="Tebokgo Mabuto (ECP)" w:date="2026-09-09T11:12:00Z" w16du:dateUtc="2026-09-09T09:12:00Z"/>
          <w:sz w:val="20"/>
          <w:szCs w:val="20"/>
        </w:rPr>
      </w:pPr>
    </w:p>
    <w:p w14:paraId="7CF7AFF4" w14:textId="48C443CC" w:rsidR="00A76B73" w:rsidRPr="004E65F1" w:rsidDel="00EC2039" w:rsidRDefault="00A76B73" w:rsidP="00CC0A9A">
      <w:pPr>
        <w:jc w:val="both"/>
        <w:rPr>
          <w:del w:id="74" w:author="Tebokgo Mabuto (ECP)" w:date="2026-09-09T11:12:00Z" w16du:dateUtc="2026-09-09T09:12:00Z"/>
          <w:sz w:val="20"/>
          <w:szCs w:val="20"/>
        </w:rPr>
      </w:pPr>
    </w:p>
    <w:p w14:paraId="650E7235" w14:textId="2C69C32D" w:rsidR="00A76B73" w:rsidRPr="004E65F1" w:rsidDel="00EC2039" w:rsidRDefault="00A76B73" w:rsidP="00CC0A9A">
      <w:pPr>
        <w:jc w:val="both"/>
        <w:rPr>
          <w:del w:id="75" w:author="Tebokgo Mabuto (ECP)" w:date="2026-09-09T11:12:00Z" w16du:dateUtc="2026-09-09T09:12:00Z"/>
          <w:sz w:val="20"/>
          <w:szCs w:val="20"/>
        </w:rPr>
      </w:pPr>
    </w:p>
    <w:p w14:paraId="1D1893A7" w14:textId="7071558F" w:rsidR="00A76B73" w:rsidRPr="004E65F1" w:rsidDel="00EC2039" w:rsidRDefault="00A76B73" w:rsidP="00CC0A9A">
      <w:pPr>
        <w:jc w:val="both"/>
        <w:rPr>
          <w:del w:id="76" w:author="Tebokgo Mabuto (ECP)" w:date="2026-09-09T11:12:00Z" w16du:dateUtc="2026-09-09T09:12:00Z"/>
          <w:sz w:val="20"/>
          <w:szCs w:val="20"/>
        </w:rPr>
      </w:pPr>
    </w:p>
    <w:p w14:paraId="3F2EEC55" w14:textId="46EC4257" w:rsidR="00A76B73" w:rsidRPr="004E65F1" w:rsidDel="00EC2039" w:rsidRDefault="00A76B73" w:rsidP="00CC0A9A">
      <w:pPr>
        <w:jc w:val="both"/>
        <w:rPr>
          <w:del w:id="77" w:author="Tebokgo Mabuto (ECP)" w:date="2026-09-09T11:12:00Z" w16du:dateUtc="2026-09-09T09:12:00Z"/>
          <w:sz w:val="20"/>
          <w:szCs w:val="20"/>
        </w:rPr>
      </w:pPr>
    </w:p>
    <w:p w14:paraId="1391B11B" w14:textId="70B9D2F4" w:rsidR="00A76B73" w:rsidRPr="004E65F1" w:rsidDel="00EC2039" w:rsidRDefault="00A76B73" w:rsidP="00CC0A9A">
      <w:pPr>
        <w:jc w:val="both"/>
        <w:rPr>
          <w:del w:id="78" w:author="Tebokgo Mabuto (ECP)" w:date="2026-09-09T11:12:00Z" w16du:dateUtc="2026-09-09T09:12:00Z"/>
          <w:sz w:val="20"/>
          <w:szCs w:val="20"/>
        </w:rPr>
      </w:pPr>
    </w:p>
    <w:p w14:paraId="69615523" w14:textId="23DEC232" w:rsidR="00A76B73" w:rsidRPr="004E65F1" w:rsidDel="00EC2039" w:rsidRDefault="00A76B73" w:rsidP="00CC0A9A">
      <w:pPr>
        <w:jc w:val="both"/>
        <w:rPr>
          <w:del w:id="79" w:author="Tebokgo Mabuto (ECP)" w:date="2026-09-09T11:12:00Z" w16du:dateUtc="2026-09-09T09:12:00Z"/>
          <w:sz w:val="20"/>
          <w:szCs w:val="20"/>
        </w:rPr>
      </w:pPr>
    </w:p>
    <w:p w14:paraId="27236F39" w14:textId="33CCACD7" w:rsidR="00A76B73" w:rsidRPr="004E65F1" w:rsidDel="00EC2039" w:rsidRDefault="00A76B73" w:rsidP="00CC0A9A">
      <w:pPr>
        <w:jc w:val="both"/>
        <w:rPr>
          <w:del w:id="80" w:author="Tebokgo Mabuto (ECP)" w:date="2026-09-09T11:12:00Z" w16du:dateUtc="2026-09-09T09:12:00Z"/>
          <w:sz w:val="20"/>
          <w:szCs w:val="20"/>
        </w:rPr>
      </w:pPr>
    </w:p>
    <w:p w14:paraId="1CBBEFCA" w14:textId="4E0F822E" w:rsidR="00983C75" w:rsidRPr="004E65F1" w:rsidDel="00EC2039" w:rsidRDefault="00983C75" w:rsidP="00CC0A9A">
      <w:pPr>
        <w:pStyle w:val="paragraph"/>
        <w:spacing w:before="0" w:beforeAutospacing="0" w:after="0" w:afterAutospacing="0"/>
        <w:jc w:val="both"/>
        <w:textAlignment w:val="baseline"/>
        <w:rPr>
          <w:del w:id="81" w:author="Tebokgo Mabuto (ECP)" w:date="2026-09-09T11:12:00Z" w16du:dateUtc="2026-09-09T09:12:00Z"/>
          <w:rStyle w:val="normaltextrun"/>
          <w:rFonts w:ascii="Arial" w:eastAsiaTheme="majorEastAsia" w:hAnsi="Arial" w:cs="Arial"/>
          <w:b/>
          <w:bCs/>
          <w:sz w:val="20"/>
          <w:szCs w:val="20"/>
          <w:lang w:val="en-GB"/>
        </w:rPr>
      </w:pPr>
    </w:p>
    <w:p w14:paraId="1DD6AA4F" w14:textId="1C35B90D" w:rsidR="001A256B" w:rsidRPr="001A256B" w:rsidDel="00EC2039" w:rsidRDefault="001A256B" w:rsidP="00564CD5">
      <w:pPr>
        <w:tabs>
          <w:tab w:val="right" w:pos="9000"/>
        </w:tabs>
        <w:rPr>
          <w:del w:id="82" w:author="Tebokgo Mabuto (ECP)" w:date="2026-09-09T11:12:00Z" w16du:dateUtc="2026-09-09T09:12:00Z"/>
          <w:rFonts w:ascii="Arial" w:hAnsi="Arial" w:cs="Arial"/>
          <w:sz w:val="20"/>
          <w:szCs w:val="20"/>
        </w:rPr>
      </w:pPr>
      <w:del w:id="83" w:author="Tebokgo Mabuto (ECP)" w:date="2026-09-09T11:12:00Z" w16du:dateUtc="2026-09-09T09:12:00Z">
        <w:r w:rsidDel="00EC2039">
          <w:rPr>
            <w:b/>
            <w:noProof/>
            <w:lang w:eastAsia="en-ZA"/>
          </w:rPr>
          <w:drawing>
            <wp:anchor distT="0" distB="0" distL="114300" distR="114300" simplePos="0" relativeHeight="251673088" behindDoc="1" locked="0" layoutInCell="1" allowOverlap="1" wp14:anchorId="0BC4314C" wp14:editId="232AB111">
              <wp:simplePos x="0" y="0"/>
              <wp:positionH relativeFrom="margin">
                <wp:align>center</wp:align>
              </wp:positionH>
              <wp:positionV relativeFrom="paragraph">
                <wp:posOffset>-26035</wp:posOffset>
              </wp:positionV>
              <wp:extent cx="942975" cy="844550"/>
              <wp:effectExtent l="0" t="0" r="0" b="0"/>
              <wp:wrapThrough wrapText="bothSides">
                <wp:wrapPolygon edited="0">
                  <wp:start x="0" y="0"/>
                  <wp:lineTo x="0" y="20950"/>
                  <wp:lineTo x="21382" y="20950"/>
                  <wp:lineTo x="21382" y="0"/>
                  <wp:lineTo x="0" y="0"/>
                </wp:wrapPolygon>
              </wp:wrapThrough>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42975" cy="844550"/>
                      </a:xfrm>
                      <a:prstGeom prst="rect">
                        <a:avLst/>
                      </a:prstGeom>
                      <a:noFill/>
                    </pic:spPr>
                  </pic:pic>
                </a:graphicData>
              </a:graphic>
              <wp14:sizeRelH relativeFrom="page">
                <wp14:pctWidth>0</wp14:pctWidth>
              </wp14:sizeRelH>
              <wp14:sizeRelV relativeFrom="page">
                <wp14:pctHeight>0</wp14:pctHeight>
              </wp14:sizeRelV>
            </wp:anchor>
          </w:drawing>
        </w:r>
      </w:del>
    </w:p>
    <w:p w14:paraId="4F506AD2" w14:textId="5408E17E" w:rsidR="001A256B" w:rsidRPr="001A256B" w:rsidDel="00EC2039" w:rsidRDefault="001A256B" w:rsidP="001A256B">
      <w:pPr>
        <w:jc w:val="both"/>
        <w:rPr>
          <w:del w:id="84" w:author="Tebokgo Mabuto (ECP)" w:date="2026-09-09T11:12:00Z" w16du:dateUtc="2026-09-09T09:12:00Z"/>
          <w:rFonts w:ascii="Arial" w:hAnsi="Arial" w:cs="Arial"/>
          <w:sz w:val="20"/>
          <w:szCs w:val="20"/>
        </w:rPr>
      </w:pPr>
    </w:p>
    <w:p w14:paraId="5B1ED720" w14:textId="73BF7A55" w:rsidR="001A256B" w:rsidRPr="001A256B" w:rsidDel="00EC2039" w:rsidRDefault="001A256B" w:rsidP="001A256B">
      <w:pPr>
        <w:jc w:val="both"/>
        <w:rPr>
          <w:del w:id="85" w:author="Tebokgo Mabuto (ECP)" w:date="2026-09-09T11:12:00Z" w16du:dateUtc="2026-09-09T09:12:00Z"/>
          <w:rFonts w:ascii="Arial" w:hAnsi="Arial" w:cs="Arial"/>
          <w:sz w:val="20"/>
          <w:szCs w:val="20"/>
        </w:rPr>
      </w:pPr>
    </w:p>
    <w:p w14:paraId="492FC27D" w14:textId="13C50DBC" w:rsidR="001A256B" w:rsidRPr="001A256B" w:rsidDel="00EC2039" w:rsidRDefault="001A256B" w:rsidP="001A256B">
      <w:pPr>
        <w:jc w:val="both"/>
        <w:rPr>
          <w:del w:id="86" w:author="Tebokgo Mabuto (ECP)" w:date="2026-09-09T11:12:00Z" w16du:dateUtc="2026-09-09T09:12:00Z"/>
          <w:rFonts w:ascii="Arial" w:hAnsi="Arial" w:cs="Arial"/>
          <w:sz w:val="20"/>
          <w:szCs w:val="20"/>
        </w:rPr>
      </w:pPr>
    </w:p>
    <w:p w14:paraId="48450369" w14:textId="09ACACB5" w:rsidR="001A256B" w:rsidRPr="001A256B" w:rsidDel="00EC2039" w:rsidRDefault="001A256B" w:rsidP="001A256B">
      <w:pPr>
        <w:jc w:val="both"/>
        <w:rPr>
          <w:del w:id="87" w:author="Tebokgo Mabuto (ECP)" w:date="2026-09-09T11:12:00Z" w16du:dateUtc="2026-09-09T09:12:00Z"/>
          <w:rFonts w:ascii="Arial" w:hAnsi="Arial" w:cs="Arial"/>
          <w:sz w:val="20"/>
          <w:szCs w:val="20"/>
        </w:rPr>
      </w:pPr>
    </w:p>
    <w:p w14:paraId="1AA0B05C" w14:textId="406A5333" w:rsidR="001A256B" w:rsidRPr="001A256B" w:rsidDel="00EC2039" w:rsidRDefault="001A256B" w:rsidP="001A256B">
      <w:pPr>
        <w:jc w:val="both"/>
        <w:rPr>
          <w:del w:id="88" w:author="Tebokgo Mabuto (ECP)" w:date="2026-09-09T11:12:00Z" w16du:dateUtc="2026-09-09T09:12:00Z"/>
          <w:rFonts w:ascii="Arial" w:hAnsi="Arial" w:cs="Arial"/>
          <w:sz w:val="20"/>
          <w:szCs w:val="20"/>
        </w:rPr>
      </w:pPr>
    </w:p>
    <w:p w14:paraId="5CD755A6" w14:textId="4A06B540" w:rsidR="00781CE8" w:rsidDel="00EC2039" w:rsidRDefault="00781CE8">
      <w:pPr>
        <w:rPr>
          <w:del w:id="89" w:author="Tebokgo Mabuto (ECP)" w:date="2026-09-09T11:12:00Z" w16du:dateUtc="2026-09-09T09:12:00Z"/>
          <w:rFonts w:ascii="Times New Roman" w:eastAsia="Times New Roman" w:hAnsi="Times New Roman" w:cs="Times New Roman"/>
          <w:bCs/>
          <w:sz w:val="20"/>
          <w:szCs w:val="20"/>
          <w:lang w:val="en-ZA" w:eastAsia="en-GB"/>
        </w:rPr>
      </w:pPr>
    </w:p>
    <w:p w14:paraId="4D6380C8" w14:textId="7E643D66" w:rsidR="00983C75" w:rsidRPr="004E65F1" w:rsidDel="00EC2039" w:rsidRDefault="00983C75" w:rsidP="00CC0A9A">
      <w:pPr>
        <w:jc w:val="both"/>
        <w:rPr>
          <w:del w:id="90" w:author="Tebokgo Mabuto (ECP)" w:date="2026-09-09T11:12:00Z" w16du:dateUtc="2026-09-09T09:12:00Z"/>
          <w:rFonts w:ascii="Times New Roman" w:eastAsia="Times New Roman" w:hAnsi="Times New Roman" w:cs="Times New Roman"/>
          <w:bCs/>
          <w:sz w:val="20"/>
          <w:szCs w:val="20"/>
          <w:lang w:val="en-ZA" w:eastAsia="en-GB"/>
        </w:rPr>
      </w:pPr>
    </w:p>
    <w:p w14:paraId="4BB2E44A" w14:textId="66947A7F" w:rsidR="004538D1" w:rsidDel="00EC2039" w:rsidRDefault="004538D1" w:rsidP="007310A4">
      <w:pPr>
        <w:adjustRightInd w:val="0"/>
        <w:rPr>
          <w:del w:id="91" w:author="Tebokgo Mabuto (ECP)" w:date="2026-09-09T11:12:00Z" w16du:dateUtc="2026-09-09T09:12:00Z"/>
          <w:rFonts w:ascii="Arial" w:hAnsi="Arial" w:cs="Arial"/>
          <w:b/>
          <w:bCs/>
          <w:sz w:val="20"/>
          <w:szCs w:val="20"/>
        </w:rPr>
      </w:pPr>
    </w:p>
    <w:p w14:paraId="3EA3D098" w14:textId="0F26FF60" w:rsidR="007310A4" w:rsidRPr="004E65F1" w:rsidDel="00EC2039" w:rsidRDefault="007310A4" w:rsidP="007310A4">
      <w:pPr>
        <w:adjustRightInd w:val="0"/>
        <w:rPr>
          <w:del w:id="92" w:author="Tebokgo Mabuto (ECP)" w:date="2026-09-09T11:12:00Z" w16du:dateUtc="2026-09-09T09:12:00Z"/>
          <w:rFonts w:ascii="Arial" w:hAnsi="Arial" w:cs="Arial"/>
          <w:b/>
          <w:bCs/>
          <w:sz w:val="20"/>
          <w:szCs w:val="20"/>
        </w:rPr>
      </w:pPr>
      <w:del w:id="93" w:author="Tebokgo Mabuto (ECP)" w:date="2026-09-09T11:12:00Z" w16du:dateUtc="2026-09-09T09:12:00Z">
        <w:r w:rsidRPr="004E65F1" w:rsidDel="00EC2039">
          <w:rPr>
            <w:rFonts w:ascii="Arial" w:hAnsi="Arial" w:cs="Arial"/>
            <w:b/>
            <w:bCs/>
            <w:sz w:val="20"/>
            <w:szCs w:val="20"/>
          </w:rPr>
          <w:delText xml:space="preserve">TABLE OF CONTENTS </w:delText>
        </w:r>
        <w:r w:rsidR="004538D1" w:rsidDel="00EC2039">
          <w:rPr>
            <w:rFonts w:ascii="Arial" w:hAnsi="Arial" w:cs="Arial"/>
            <w:b/>
            <w:bCs/>
            <w:sz w:val="20"/>
            <w:szCs w:val="20"/>
          </w:rPr>
          <w:tab/>
        </w:r>
        <w:r w:rsidR="004538D1" w:rsidDel="00EC2039">
          <w:rPr>
            <w:rFonts w:ascii="Arial" w:hAnsi="Arial" w:cs="Arial"/>
            <w:b/>
            <w:bCs/>
            <w:sz w:val="20"/>
            <w:szCs w:val="20"/>
          </w:rPr>
          <w:tab/>
        </w:r>
        <w:r w:rsidR="004538D1" w:rsidDel="00EC2039">
          <w:rPr>
            <w:rFonts w:ascii="Arial" w:hAnsi="Arial" w:cs="Arial"/>
            <w:b/>
            <w:bCs/>
            <w:sz w:val="20"/>
            <w:szCs w:val="20"/>
          </w:rPr>
          <w:tab/>
        </w:r>
        <w:r w:rsidR="004538D1" w:rsidDel="00EC2039">
          <w:rPr>
            <w:rFonts w:ascii="Arial" w:hAnsi="Arial" w:cs="Arial"/>
            <w:b/>
            <w:bCs/>
            <w:sz w:val="20"/>
            <w:szCs w:val="20"/>
          </w:rPr>
          <w:tab/>
        </w:r>
        <w:r w:rsidR="004538D1" w:rsidDel="00EC2039">
          <w:rPr>
            <w:rFonts w:ascii="Arial" w:hAnsi="Arial" w:cs="Arial"/>
            <w:b/>
            <w:bCs/>
            <w:sz w:val="20"/>
            <w:szCs w:val="20"/>
          </w:rPr>
          <w:tab/>
        </w:r>
        <w:r w:rsidR="004538D1" w:rsidDel="00EC2039">
          <w:rPr>
            <w:rFonts w:ascii="Arial" w:hAnsi="Arial" w:cs="Arial"/>
            <w:b/>
            <w:bCs/>
            <w:sz w:val="20"/>
            <w:szCs w:val="20"/>
          </w:rPr>
          <w:tab/>
        </w:r>
        <w:r w:rsidR="004538D1" w:rsidDel="00EC2039">
          <w:rPr>
            <w:rFonts w:ascii="Arial" w:hAnsi="Arial" w:cs="Arial"/>
            <w:b/>
            <w:bCs/>
            <w:sz w:val="20"/>
            <w:szCs w:val="20"/>
          </w:rPr>
          <w:tab/>
        </w:r>
        <w:r w:rsidR="004538D1" w:rsidDel="00EC2039">
          <w:rPr>
            <w:rFonts w:ascii="Arial" w:hAnsi="Arial" w:cs="Arial"/>
            <w:b/>
            <w:bCs/>
            <w:sz w:val="20"/>
            <w:szCs w:val="20"/>
          </w:rPr>
          <w:tab/>
        </w:r>
        <w:r w:rsidRPr="004E65F1" w:rsidDel="00EC2039">
          <w:rPr>
            <w:rFonts w:ascii="Arial" w:hAnsi="Arial" w:cs="Arial"/>
            <w:b/>
            <w:bCs/>
            <w:sz w:val="20"/>
            <w:szCs w:val="20"/>
          </w:rPr>
          <w:delText xml:space="preserve">PAGE </w:delText>
        </w:r>
      </w:del>
    </w:p>
    <w:p w14:paraId="2D862E49" w14:textId="661FCB55" w:rsidR="007310A4" w:rsidDel="00EC2039" w:rsidRDefault="007310A4" w:rsidP="007310A4">
      <w:pPr>
        <w:adjustRightInd w:val="0"/>
        <w:rPr>
          <w:del w:id="94" w:author="Tebokgo Mabuto (ECP)" w:date="2026-09-09T11:12:00Z" w16du:dateUtc="2026-09-09T09:12:00Z"/>
          <w:rFonts w:ascii="Arial" w:hAnsi="Arial" w:cs="Arial"/>
          <w:sz w:val="20"/>
          <w:szCs w:val="20"/>
        </w:rPr>
      </w:pPr>
    </w:p>
    <w:p w14:paraId="30DA909B" w14:textId="6CC86454" w:rsidR="004538D1" w:rsidDel="00EC2039" w:rsidRDefault="004538D1" w:rsidP="007310A4">
      <w:pPr>
        <w:adjustRightInd w:val="0"/>
        <w:rPr>
          <w:del w:id="95" w:author="Tebokgo Mabuto (ECP)" w:date="2026-09-09T11:12:00Z" w16du:dateUtc="2026-09-09T09:12:00Z"/>
          <w:rFonts w:ascii="Arial" w:hAnsi="Arial" w:cs="Arial"/>
          <w:sz w:val="20"/>
          <w:szCs w:val="20"/>
        </w:rPr>
      </w:pPr>
    </w:p>
    <w:p w14:paraId="3CAE54DA" w14:textId="32535B19" w:rsidR="004538D1" w:rsidDel="00EC2039" w:rsidRDefault="004538D1" w:rsidP="007310A4">
      <w:pPr>
        <w:adjustRightInd w:val="0"/>
        <w:rPr>
          <w:del w:id="96" w:author="Tebokgo Mabuto (ECP)" w:date="2026-09-09T11:12:00Z" w16du:dateUtc="2026-09-09T09:12:00Z"/>
          <w:rFonts w:ascii="Arial" w:hAnsi="Arial" w:cs="Arial"/>
          <w:b/>
          <w:bCs/>
          <w:sz w:val="20"/>
          <w:szCs w:val="20"/>
        </w:rPr>
      </w:pPr>
      <w:del w:id="97" w:author="Tebokgo Mabuto (ECP)" w:date="2026-09-09T11:12:00Z" w16du:dateUtc="2026-09-09T09:12:00Z">
        <w:r w:rsidDel="00EC2039">
          <w:rPr>
            <w:rFonts w:ascii="Arial" w:hAnsi="Arial" w:cs="Arial"/>
            <w:b/>
            <w:bCs/>
            <w:sz w:val="20"/>
            <w:szCs w:val="20"/>
          </w:rPr>
          <w:delText>BOOK 1 OF 3</w:delText>
        </w:r>
      </w:del>
    </w:p>
    <w:p w14:paraId="1B482A26" w14:textId="42DA9F9B" w:rsidR="004538D1" w:rsidRPr="004538D1" w:rsidDel="00EC2039" w:rsidRDefault="004538D1" w:rsidP="007310A4">
      <w:pPr>
        <w:adjustRightInd w:val="0"/>
        <w:rPr>
          <w:del w:id="98" w:author="Tebokgo Mabuto (ECP)" w:date="2026-09-09T11:12:00Z" w16du:dateUtc="2026-09-09T09:12:00Z"/>
          <w:rFonts w:ascii="Arial" w:hAnsi="Arial" w:cs="Arial"/>
          <w:b/>
          <w:bCs/>
          <w:sz w:val="20"/>
          <w:szCs w:val="20"/>
        </w:rPr>
      </w:pPr>
    </w:p>
    <w:p w14:paraId="5D24DAE4" w14:textId="5829C8C3" w:rsidR="004538D1" w:rsidRPr="004E65F1" w:rsidDel="00EC2039" w:rsidRDefault="004538D1" w:rsidP="007310A4">
      <w:pPr>
        <w:adjustRightInd w:val="0"/>
        <w:rPr>
          <w:del w:id="99" w:author="Tebokgo Mabuto (ECP)" w:date="2026-09-09T11:12:00Z" w16du:dateUtc="2026-09-09T09:12:00Z"/>
          <w:rFonts w:ascii="Arial" w:hAnsi="Arial" w:cs="Arial"/>
          <w:sz w:val="20"/>
          <w:szCs w:val="20"/>
        </w:rPr>
      </w:pPr>
    </w:p>
    <w:p w14:paraId="6FECB3DB" w14:textId="01101CB5" w:rsidR="008C5F11" w:rsidRPr="008C5F11" w:rsidDel="00EC2039" w:rsidRDefault="008C5F11" w:rsidP="008C5F11">
      <w:pPr>
        <w:widowControl/>
        <w:adjustRightInd w:val="0"/>
        <w:rPr>
          <w:del w:id="100" w:author="Tebokgo Mabuto (ECP)" w:date="2026-09-09T11:12:00Z" w16du:dateUtc="2026-09-09T09:12:00Z"/>
          <w:rFonts w:ascii="Arial" w:eastAsiaTheme="minorHAnsi" w:hAnsi="Arial" w:cs="Arial"/>
          <w:color w:val="000000"/>
          <w:sz w:val="20"/>
          <w:szCs w:val="20"/>
          <w:lang w:val="en-ZA"/>
        </w:rPr>
      </w:pPr>
      <w:del w:id="101" w:author="Tebokgo Mabuto (ECP)" w:date="2026-09-09T11:12:00Z" w16du:dateUtc="2026-09-09T09:12:00Z">
        <w:r w:rsidRPr="008C5F11" w:rsidDel="00EC2039">
          <w:rPr>
            <w:rFonts w:ascii="Arial" w:eastAsiaTheme="minorHAnsi" w:hAnsi="Arial" w:cs="Arial"/>
            <w:b/>
            <w:bCs/>
            <w:color w:val="000000"/>
            <w:sz w:val="20"/>
            <w:szCs w:val="20"/>
            <w:lang w:val="en-ZA"/>
          </w:rPr>
          <w:delText xml:space="preserve">PART T1: TENDERING PROCEDURE..................................................................................T-1 </w:delText>
        </w:r>
      </w:del>
    </w:p>
    <w:p w14:paraId="4045F887" w14:textId="6229F869" w:rsidR="004538D1" w:rsidDel="00EC2039" w:rsidRDefault="004538D1" w:rsidP="008C5F11">
      <w:pPr>
        <w:widowControl/>
        <w:adjustRightInd w:val="0"/>
        <w:rPr>
          <w:del w:id="102" w:author="Tebokgo Mabuto (ECP)" w:date="2026-09-09T11:12:00Z" w16du:dateUtc="2026-09-09T09:12:00Z"/>
          <w:rFonts w:ascii="Arial" w:eastAsiaTheme="minorHAnsi" w:hAnsi="Arial" w:cs="Arial"/>
          <w:b/>
          <w:bCs/>
          <w:color w:val="000000"/>
          <w:sz w:val="20"/>
          <w:szCs w:val="20"/>
          <w:lang w:val="en-ZA"/>
        </w:rPr>
      </w:pPr>
    </w:p>
    <w:p w14:paraId="66BCBE89" w14:textId="4B39E89D" w:rsidR="008C5F11" w:rsidRPr="008C5F11" w:rsidDel="00EC2039" w:rsidRDefault="008C5F11" w:rsidP="008C5F11">
      <w:pPr>
        <w:widowControl/>
        <w:adjustRightInd w:val="0"/>
        <w:rPr>
          <w:del w:id="103" w:author="Tebokgo Mabuto (ECP)" w:date="2026-09-09T11:12:00Z" w16du:dateUtc="2026-09-09T09:12:00Z"/>
          <w:rFonts w:ascii="Arial" w:eastAsiaTheme="minorHAnsi" w:hAnsi="Arial" w:cs="Arial"/>
          <w:color w:val="000000"/>
          <w:sz w:val="20"/>
          <w:szCs w:val="20"/>
          <w:lang w:val="en-ZA"/>
        </w:rPr>
      </w:pPr>
      <w:del w:id="104" w:author="Tebokgo Mabuto (ECP)" w:date="2026-09-09T11:12:00Z" w16du:dateUtc="2026-09-09T09:12:00Z">
        <w:r w:rsidRPr="008C5F11" w:rsidDel="00EC2039">
          <w:rPr>
            <w:rFonts w:ascii="Arial" w:eastAsiaTheme="minorHAnsi" w:hAnsi="Arial" w:cs="Arial"/>
            <w:b/>
            <w:bCs/>
            <w:color w:val="000000"/>
            <w:sz w:val="20"/>
            <w:szCs w:val="20"/>
            <w:lang w:val="en-ZA"/>
          </w:rPr>
          <w:delText xml:space="preserve">PART T2: RETURNABLE SCHEDULES ..............................................................................T-20 </w:delText>
        </w:r>
      </w:del>
    </w:p>
    <w:p w14:paraId="34715EB6" w14:textId="079D9998" w:rsidR="00983C75" w:rsidRPr="004E65F1" w:rsidDel="00EC2039" w:rsidRDefault="00983C75" w:rsidP="00CC0A9A">
      <w:pPr>
        <w:jc w:val="both"/>
        <w:rPr>
          <w:del w:id="105" w:author="Tebokgo Mabuto (ECP)" w:date="2026-09-09T11:12:00Z" w16du:dateUtc="2026-09-09T09:12:00Z"/>
          <w:sz w:val="20"/>
          <w:szCs w:val="20"/>
        </w:rPr>
      </w:pPr>
    </w:p>
    <w:p w14:paraId="7C4B44C1" w14:textId="441A056E" w:rsidR="00983C75" w:rsidRPr="004E65F1" w:rsidDel="00EC2039" w:rsidRDefault="00983C75" w:rsidP="00CC0A9A">
      <w:pPr>
        <w:jc w:val="both"/>
        <w:rPr>
          <w:del w:id="106" w:author="Tebokgo Mabuto (ECP)" w:date="2026-09-09T11:12:00Z" w16du:dateUtc="2026-09-09T09:12:00Z"/>
          <w:sz w:val="20"/>
          <w:szCs w:val="20"/>
        </w:rPr>
      </w:pPr>
    </w:p>
    <w:p w14:paraId="4ECC06D3" w14:textId="354F230E" w:rsidR="00A76B73" w:rsidRPr="004E65F1" w:rsidDel="00EC2039" w:rsidRDefault="00A76B73" w:rsidP="00CC0A9A">
      <w:pPr>
        <w:jc w:val="both"/>
        <w:rPr>
          <w:del w:id="107" w:author="Tebokgo Mabuto (ECP)" w:date="2026-09-09T11:12:00Z" w16du:dateUtc="2026-09-09T09:12:00Z"/>
          <w:sz w:val="20"/>
          <w:szCs w:val="20"/>
        </w:rPr>
      </w:pPr>
    </w:p>
    <w:p w14:paraId="0C17E890" w14:textId="38009E9D" w:rsidR="00A76B73" w:rsidRPr="004E65F1" w:rsidDel="00EC2039" w:rsidRDefault="00A76B73" w:rsidP="00CC0A9A">
      <w:pPr>
        <w:jc w:val="both"/>
        <w:rPr>
          <w:del w:id="108" w:author="Tebokgo Mabuto (ECP)" w:date="2026-09-09T11:12:00Z" w16du:dateUtc="2026-09-09T09:12:00Z"/>
          <w:sz w:val="20"/>
          <w:szCs w:val="20"/>
        </w:rPr>
      </w:pPr>
    </w:p>
    <w:p w14:paraId="499DB0E9" w14:textId="29187B78" w:rsidR="004538D1" w:rsidDel="00EC2039" w:rsidRDefault="004538D1">
      <w:pPr>
        <w:rPr>
          <w:del w:id="109" w:author="Tebokgo Mabuto (ECP)" w:date="2026-09-09T11:12:00Z" w16du:dateUtc="2026-09-09T09:12:00Z"/>
          <w:sz w:val="20"/>
          <w:szCs w:val="20"/>
        </w:rPr>
      </w:pPr>
      <w:del w:id="110" w:author="Tebokgo Mabuto (ECP)" w:date="2026-09-09T11:12:00Z" w16du:dateUtc="2026-09-09T09:12:00Z">
        <w:r w:rsidDel="00EC2039">
          <w:rPr>
            <w:sz w:val="20"/>
            <w:szCs w:val="20"/>
          </w:rPr>
          <w:br w:type="page"/>
        </w:r>
      </w:del>
    </w:p>
    <w:p w14:paraId="096F99FF" w14:textId="2B45669D" w:rsidR="00A76B73" w:rsidDel="00EC2039" w:rsidRDefault="00A76B73" w:rsidP="00CC0A9A">
      <w:pPr>
        <w:jc w:val="both"/>
        <w:rPr>
          <w:del w:id="111" w:author="Tebokgo Mabuto (ECP)" w:date="2026-09-09T11:12:00Z" w16du:dateUtc="2026-09-09T09:12:00Z"/>
          <w:sz w:val="20"/>
          <w:szCs w:val="20"/>
        </w:rPr>
      </w:pPr>
    </w:p>
    <w:p w14:paraId="121E9480" w14:textId="361A1B0F" w:rsidR="004538D1" w:rsidRPr="005711AF" w:rsidDel="00662C81" w:rsidRDefault="004538D1" w:rsidP="004538D1">
      <w:pPr>
        <w:rPr>
          <w:del w:id="112" w:author="Tebokgo Mabuto (ECP)" w:date="2026-07-15T10:57:00Z" w16du:dateUtc="2026-07-15T08:57:00Z"/>
          <w:rFonts w:cs="Arial"/>
          <w:b/>
          <w:bCs/>
          <w:sz w:val="48"/>
          <w:szCs w:val="48"/>
        </w:rPr>
      </w:pPr>
      <w:del w:id="113" w:author="Tebokgo Mabuto (ECP)" w:date="2026-07-15T10:57:00Z" w16du:dateUtc="2026-07-15T08:57:00Z">
        <w:r w:rsidRPr="00C47C5A" w:rsidDel="00662C81">
          <w:rPr>
            <w:rFonts w:cs="Arial"/>
            <w:b/>
            <w:bCs/>
            <w:sz w:val="48"/>
            <w:szCs w:val="48"/>
            <w:highlight w:val="yellow"/>
          </w:rPr>
          <w:delText>GENERAL NOTES TO COMPILER</w:delText>
        </w:r>
      </w:del>
    </w:p>
    <w:p w14:paraId="3A33B137" w14:textId="228CE78B" w:rsidR="004538D1" w:rsidDel="00662C81" w:rsidRDefault="004538D1" w:rsidP="004538D1">
      <w:pPr>
        <w:rPr>
          <w:del w:id="114" w:author="Tebokgo Mabuto (ECP)" w:date="2026-07-15T10:57:00Z" w16du:dateUtc="2026-07-15T08:57:00Z"/>
          <w:rFonts w:cs="Arial"/>
          <w:bCs/>
          <w:sz w:val="20"/>
          <w:szCs w:val="20"/>
        </w:rPr>
      </w:pPr>
    </w:p>
    <w:p w14:paraId="6C226617" w14:textId="129B71DA" w:rsidR="004538D1" w:rsidDel="00662C81" w:rsidRDefault="004538D1" w:rsidP="004538D1">
      <w:pPr>
        <w:rPr>
          <w:del w:id="115" w:author="Tebokgo Mabuto (ECP)" w:date="2026-07-15T10:57:00Z" w16du:dateUtc="2026-07-15T08:57:00Z"/>
          <w:rFonts w:cs="Arial"/>
          <w:bCs/>
          <w:sz w:val="20"/>
          <w:szCs w:val="20"/>
        </w:rPr>
      </w:pPr>
    </w:p>
    <w:p w14:paraId="7EB37BC2" w14:textId="706B6E11" w:rsidR="004538D1" w:rsidDel="00662C81" w:rsidRDefault="004538D1" w:rsidP="004538D1">
      <w:pPr>
        <w:tabs>
          <w:tab w:val="left" w:pos="567"/>
          <w:tab w:val="left" w:pos="1134"/>
          <w:tab w:val="left" w:pos="1701"/>
          <w:tab w:val="left" w:pos="2268"/>
        </w:tabs>
        <w:jc w:val="both"/>
        <w:rPr>
          <w:del w:id="116" w:author="Tebokgo Mabuto (ECP)" w:date="2026-07-15T10:57:00Z" w16du:dateUtc="2026-07-15T08:57:00Z"/>
          <w:rFonts w:cs="Arial"/>
          <w:bCs/>
          <w:sz w:val="20"/>
          <w:szCs w:val="20"/>
        </w:rPr>
      </w:pPr>
    </w:p>
    <w:p w14:paraId="469FC7F9" w14:textId="62CB4F92" w:rsidR="004538D1" w:rsidDel="00662C81" w:rsidRDefault="004538D1" w:rsidP="00A45B23">
      <w:pPr>
        <w:widowControl/>
        <w:numPr>
          <w:ilvl w:val="0"/>
          <w:numId w:val="111"/>
        </w:numPr>
        <w:tabs>
          <w:tab w:val="left" w:pos="567"/>
          <w:tab w:val="left" w:pos="1134"/>
          <w:tab w:val="left" w:pos="1701"/>
          <w:tab w:val="left" w:pos="2268"/>
        </w:tabs>
        <w:autoSpaceDE/>
        <w:autoSpaceDN/>
        <w:ind w:left="567" w:hanging="567"/>
        <w:jc w:val="both"/>
        <w:rPr>
          <w:del w:id="117" w:author="Tebokgo Mabuto (ECP)" w:date="2026-07-15T10:57:00Z" w16du:dateUtc="2026-07-15T08:57:00Z"/>
          <w:rFonts w:cs="Arial"/>
          <w:bCs/>
          <w:sz w:val="20"/>
          <w:szCs w:val="20"/>
        </w:rPr>
      </w:pPr>
      <w:del w:id="118" w:author="Tebokgo Mabuto (ECP)" w:date="2026-07-15T10:57:00Z" w16du:dateUtc="2026-07-15T08:57:00Z">
        <w:r w:rsidDel="00662C81">
          <w:rPr>
            <w:rFonts w:cs="Arial"/>
            <w:bCs/>
            <w:sz w:val="20"/>
            <w:szCs w:val="20"/>
          </w:rPr>
          <w:delText>Compiler to follow the following steps in compiling the draft Consulting Engineering Services tender documentation:</w:delText>
        </w:r>
      </w:del>
    </w:p>
    <w:p w14:paraId="7AC77717" w14:textId="3C8129B6" w:rsidR="004538D1" w:rsidDel="00662C81" w:rsidRDefault="004538D1" w:rsidP="00A45B23">
      <w:pPr>
        <w:widowControl/>
        <w:numPr>
          <w:ilvl w:val="0"/>
          <w:numId w:val="112"/>
        </w:numPr>
        <w:tabs>
          <w:tab w:val="left" w:pos="567"/>
          <w:tab w:val="left" w:pos="1134"/>
          <w:tab w:val="left" w:pos="1701"/>
          <w:tab w:val="left" w:pos="2268"/>
        </w:tabs>
        <w:autoSpaceDE/>
        <w:autoSpaceDN/>
        <w:ind w:left="1134" w:hanging="567"/>
        <w:jc w:val="both"/>
        <w:rPr>
          <w:del w:id="119" w:author="Tebokgo Mabuto (ECP)" w:date="2026-07-15T10:57:00Z" w16du:dateUtc="2026-07-15T08:57:00Z"/>
          <w:rFonts w:cs="Arial"/>
          <w:bCs/>
          <w:sz w:val="20"/>
          <w:szCs w:val="20"/>
        </w:rPr>
      </w:pPr>
      <w:del w:id="120" w:author="Tebokgo Mabuto (ECP)" w:date="2026-07-15T10:57:00Z" w16du:dateUtc="2026-07-15T08:57:00Z">
        <w:r w:rsidDel="00662C81">
          <w:rPr>
            <w:rFonts w:cs="Arial"/>
            <w:bCs/>
            <w:sz w:val="20"/>
            <w:szCs w:val="20"/>
          </w:rPr>
          <w:delText>Obtain the latest approved proforma documentation from the EDMS system.</w:delText>
        </w:r>
      </w:del>
    </w:p>
    <w:p w14:paraId="5130B32D" w14:textId="5E01FFB9" w:rsidR="004538D1" w:rsidDel="00662C81" w:rsidRDefault="004538D1" w:rsidP="00A45B23">
      <w:pPr>
        <w:widowControl/>
        <w:numPr>
          <w:ilvl w:val="0"/>
          <w:numId w:val="112"/>
        </w:numPr>
        <w:tabs>
          <w:tab w:val="left" w:pos="567"/>
          <w:tab w:val="left" w:pos="1134"/>
          <w:tab w:val="left" w:pos="1701"/>
          <w:tab w:val="left" w:pos="2268"/>
        </w:tabs>
        <w:autoSpaceDE/>
        <w:autoSpaceDN/>
        <w:ind w:left="1134" w:hanging="567"/>
        <w:jc w:val="both"/>
        <w:rPr>
          <w:del w:id="121" w:author="Tebokgo Mabuto (ECP)" w:date="2026-07-15T10:57:00Z" w16du:dateUtc="2026-07-15T08:57:00Z"/>
          <w:rFonts w:cs="Arial"/>
          <w:bCs/>
          <w:sz w:val="20"/>
          <w:szCs w:val="20"/>
        </w:rPr>
      </w:pPr>
      <w:del w:id="122" w:author="Tebokgo Mabuto (ECP)" w:date="2026-07-15T10:57:00Z" w16du:dateUtc="2026-07-15T08:57:00Z">
        <w:r w:rsidDel="00662C81">
          <w:rPr>
            <w:rFonts w:cs="Arial"/>
            <w:bCs/>
            <w:sz w:val="20"/>
            <w:szCs w:val="20"/>
          </w:rPr>
          <w:delText>Complete this document with project specific details.</w:delText>
        </w:r>
      </w:del>
    </w:p>
    <w:p w14:paraId="5456AF12" w14:textId="0904D570" w:rsidR="004538D1" w:rsidDel="00662C81" w:rsidRDefault="004538D1" w:rsidP="00A45B23">
      <w:pPr>
        <w:widowControl/>
        <w:numPr>
          <w:ilvl w:val="0"/>
          <w:numId w:val="112"/>
        </w:numPr>
        <w:tabs>
          <w:tab w:val="left" w:pos="567"/>
          <w:tab w:val="left" w:pos="1134"/>
          <w:tab w:val="left" w:pos="1701"/>
          <w:tab w:val="left" w:pos="2268"/>
        </w:tabs>
        <w:autoSpaceDE/>
        <w:autoSpaceDN/>
        <w:ind w:left="1134" w:hanging="567"/>
        <w:jc w:val="both"/>
        <w:rPr>
          <w:del w:id="123" w:author="Tebokgo Mabuto (ECP)" w:date="2026-07-15T10:57:00Z" w16du:dateUtc="2026-07-15T08:57:00Z"/>
          <w:rFonts w:cs="Arial"/>
          <w:bCs/>
          <w:sz w:val="20"/>
          <w:szCs w:val="20"/>
        </w:rPr>
      </w:pPr>
      <w:del w:id="124" w:author="Tebokgo Mabuto (ECP)" w:date="2026-07-15T10:57:00Z" w16du:dateUtc="2026-07-15T08:57:00Z">
        <w:r w:rsidDel="00662C81">
          <w:rPr>
            <w:rFonts w:cs="Arial"/>
            <w:bCs/>
            <w:sz w:val="20"/>
            <w:szCs w:val="20"/>
          </w:rPr>
          <w:delText>Provide the Returnable Schedules in a separate MS Word document.</w:delText>
        </w:r>
      </w:del>
    </w:p>
    <w:p w14:paraId="1C872AB2" w14:textId="692BA42C" w:rsidR="004538D1" w:rsidDel="00662C81" w:rsidRDefault="004538D1" w:rsidP="00A45B23">
      <w:pPr>
        <w:widowControl/>
        <w:numPr>
          <w:ilvl w:val="0"/>
          <w:numId w:val="112"/>
        </w:numPr>
        <w:tabs>
          <w:tab w:val="left" w:pos="567"/>
          <w:tab w:val="left" w:pos="1134"/>
          <w:tab w:val="left" w:pos="1701"/>
          <w:tab w:val="left" w:pos="2268"/>
        </w:tabs>
        <w:autoSpaceDE/>
        <w:autoSpaceDN/>
        <w:ind w:left="1134" w:hanging="567"/>
        <w:jc w:val="both"/>
        <w:rPr>
          <w:del w:id="125" w:author="Tebokgo Mabuto (ECP)" w:date="2026-07-15T10:57:00Z" w16du:dateUtc="2026-07-15T08:57:00Z"/>
          <w:rFonts w:cs="Arial"/>
          <w:bCs/>
          <w:sz w:val="20"/>
          <w:szCs w:val="20"/>
        </w:rPr>
      </w:pPr>
      <w:del w:id="126" w:author="Tebokgo Mabuto (ECP)" w:date="2026-07-15T10:57:00Z" w16du:dateUtc="2026-07-15T08:57:00Z">
        <w:r w:rsidDel="00662C81">
          <w:rPr>
            <w:rFonts w:cs="Arial"/>
            <w:bCs/>
            <w:sz w:val="20"/>
            <w:szCs w:val="20"/>
          </w:rPr>
          <w:delText>Set up the Consultant Tender Evaluation in MS Excel format (EDMS #2157908 with the relevant project information (refer to Notes to Compiler in the spreadsheet).</w:delText>
        </w:r>
      </w:del>
    </w:p>
    <w:p w14:paraId="087DAA63" w14:textId="4E7052CC" w:rsidR="004538D1" w:rsidDel="00662C81" w:rsidRDefault="004538D1" w:rsidP="00A45B23">
      <w:pPr>
        <w:widowControl/>
        <w:numPr>
          <w:ilvl w:val="0"/>
          <w:numId w:val="112"/>
        </w:numPr>
        <w:tabs>
          <w:tab w:val="left" w:pos="567"/>
          <w:tab w:val="left" w:pos="1134"/>
          <w:tab w:val="left" w:pos="1701"/>
          <w:tab w:val="left" w:pos="2268"/>
        </w:tabs>
        <w:autoSpaceDE/>
        <w:autoSpaceDN/>
        <w:ind w:left="1134" w:hanging="567"/>
        <w:jc w:val="both"/>
        <w:rPr>
          <w:del w:id="127" w:author="Tebokgo Mabuto (ECP)" w:date="2026-07-15T10:57:00Z" w16du:dateUtc="2026-07-15T08:57:00Z"/>
          <w:rFonts w:cs="Arial"/>
          <w:bCs/>
          <w:sz w:val="20"/>
          <w:szCs w:val="20"/>
        </w:rPr>
      </w:pPr>
      <w:del w:id="128" w:author="Tebokgo Mabuto (ECP)" w:date="2026-07-15T10:57:00Z" w16du:dateUtc="2026-07-15T08:57:00Z">
        <w:r w:rsidRPr="008200C2" w:rsidDel="00662C81">
          <w:rPr>
            <w:rFonts w:cs="Arial"/>
            <w:bCs/>
            <w:sz w:val="20"/>
            <w:szCs w:val="20"/>
          </w:rPr>
          <w:delText xml:space="preserve">Set up </w:delText>
        </w:r>
        <w:r w:rsidDel="00662C81">
          <w:rPr>
            <w:rFonts w:cs="Arial"/>
            <w:bCs/>
            <w:sz w:val="20"/>
            <w:szCs w:val="20"/>
          </w:rPr>
          <w:delText xml:space="preserve">the </w:delText>
        </w:r>
        <w:r w:rsidRPr="008200C2" w:rsidDel="00662C81">
          <w:rPr>
            <w:rFonts w:cs="Arial"/>
            <w:bCs/>
            <w:sz w:val="20"/>
            <w:szCs w:val="20"/>
          </w:rPr>
          <w:delText>Consultant Financial submission</w:delText>
        </w:r>
        <w:r w:rsidDel="00662C81">
          <w:rPr>
            <w:rFonts w:cs="Arial"/>
            <w:bCs/>
            <w:sz w:val="20"/>
            <w:szCs w:val="20"/>
          </w:rPr>
          <w:delText xml:space="preserve"> by populating the project details, set up and pricing schedule worksheets </w:delText>
        </w:r>
        <w:r w:rsidRPr="008200C2" w:rsidDel="00662C81">
          <w:rPr>
            <w:rFonts w:cs="Arial"/>
            <w:bCs/>
            <w:sz w:val="20"/>
            <w:szCs w:val="20"/>
          </w:rPr>
          <w:delText>(EDMS #</w:delText>
        </w:r>
        <w:r w:rsidDel="00662C81">
          <w:rPr>
            <w:rFonts w:cs="Arial"/>
            <w:bCs/>
            <w:sz w:val="20"/>
            <w:szCs w:val="20"/>
          </w:rPr>
          <w:delText>2087552</w:delText>
        </w:r>
        <w:r w:rsidRPr="008200C2" w:rsidDel="00662C81">
          <w:rPr>
            <w:rFonts w:cs="Arial"/>
            <w:bCs/>
            <w:sz w:val="20"/>
            <w:szCs w:val="20"/>
          </w:rPr>
          <w:delText>)</w:delText>
        </w:r>
        <w:r w:rsidDel="00662C81">
          <w:rPr>
            <w:rFonts w:cs="Arial"/>
            <w:bCs/>
            <w:sz w:val="20"/>
            <w:szCs w:val="20"/>
          </w:rPr>
          <w:delText>.</w:delText>
        </w:r>
      </w:del>
    </w:p>
    <w:p w14:paraId="57FE4286" w14:textId="46254A54" w:rsidR="004538D1" w:rsidDel="00662C81" w:rsidRDefault="004538D1" w:rsidP="004538D1">
      <w:pPr>
        <w:tabs>
          <w:tab w:val="left" w:pos="567"/>
          <w:tab w:val="left" w:pos="1134"/>
          <w:tab w:val="left" w:pos="1701"/>
          <w:tab w:val="left" w:pos="2268"/>
        </w:tabs>
        <w:ind w:left="567" w:hanging="567"/>
        <w:jc w:val="both"/>
        <w:rPr>
          <w:del w:id="129" w:author="Tebokgo Mabuto (ECP)" w:date="2026-07-15T10:57:00Z" w16du:dateUtc="2026-07-15T08:57:00Z"/>
          <w:rFonts w:cs="Arial"/>
          <w:bCs/>
          <w:sz w:val="20"/>
          <w:szCs w:val="20"/>
        </w:rPr>
      </w:pPr>
    </w:p>
    <w:p w14:paraId="504AEF1D" w14:textId="682EF373" w:rsidR="004538D1" w:rsidDel="00662C81" w:rsidRDefault="004538D1" w:rsidP="00A45B23">
      <w:pPr>
        <w:widowControl/>
        <w:numPr>
          <w:ilvl w:val="0"/>
          <w:numId w:val="111"/>
        </w:numPr>
        <w:tabs>
          <w:tab w:val="left" w:pos="567"/>
          <w:tab w:val="left" w:pos="1134"/>
          <w:tab w:val="left" w:pos="1701"/>
          <w:tab w:val="left" w:pos="2268"/>
        </w:tabs>
        <w:autoSpaceDE/>
        <w:autoSpaceDN/>
        <w:ind w:left="567" w:hanging="567"/>
        <w:jc w:val="both"/>
        <w:rPr>
          <w:del w:id="130" w:author="Tebokgo Mabuto (ECP)" w:date="2026-07-15T10:57:00Z" w16du:dateUtc="2026-07-15T08:57:00Z"/>
          <w:rFonts w:cs="Arial"/>
          <w:bCs/>
          <w:sz w:val="20"/>
          <w:szCs w:val="20"/>
        </w:rPr>
      </w:pPr>
      <w:del w:id="131" w:author="Tebokgo Mabuto (ECP)" w:date="2026-07-15T10:57:00Z" w16du:dateUtc="2026-07-15T08:57:00Z">
        <w:r w:rsidDel="00662C81">
          <w:rPr>
            <w:rFonts w:cs="Arial"/>
            <w:bCs/>
            <w:sz w:val="20"/>
            <w:szCs w:val="20"/>
          </w:rPr>
          <w:delText xml:space="preserve">Compiler to follow the review and approval process of the draft documentation as required by the relevant </w:delText>
        </w:r>
        <w:r w:rsidR="000F16A7" w:rsidDel="00662C81">
          <w:rPr>
            <w:rFonts w:cs="Arial"/>
            <w:bCs/>
            <w:sz w:val="20"/>
            <w:szCs w:val="20"/>
          </w:rPr>
          <w:delText>province</w:delText>
        </w:r>
        <w:r w:rsidDel="00662C81">
          <w:rPr>
            <w:rFonts w:cs="Arial"/>
            <w:bCs/>
            <w:sz w:val="20"/>
            <w:szCs w:val="20"/>
          </w:rPr>
          <w:delText>.</w:delText>
        </w:r>
      </w:del>
    </w:p>
    <w:p w14:paraId="65C3FC9B" w14:textId="6C3E7185" w:rsidR="004538D1" w:rsidDel="00662C81" w:rsidRDefault="004538D1" w:rsidP="004538D1">
      <w:pPr>
        <w:tabs>
          <w:tab w:val="left" w:pos="567"/>
          <w:tab w:val="left" w:pos="1134"/>
          <w:tab w:val="left" w:pos="1701"/>
          <w:tab w:val="left" w:pos="2268"/>
        </w:tabs>
        <w:ind w:left="567" w:hanging="567"/>
        <w:jc w:val="both"/>
        <w:rPr>
          <w:del w:id="132" w:author="Tebokgo Mabuto (ECP)" w:date="2026-07-15T10:57:00Z" w16du:dateUtc="2026-07-15T08:57:00Z"/>
          <w:rFonts w:cs="Arial"/>
          <w:bCs/>
          <w:sz w:val="20"/>
          <w:szCs w:val="20"/>
        </w:rPr>
      </w:pPr>
    </w:p>
    <w:p w14:paraId="2ABEB4AE" w14:textId="3BCB5280" w:rsidR="004538D1" w:rsidRPr="003F10D9" w:rsidDel="00662C81" w:rsidRDefault="004538D1" w:rsidP="00A45B23">
      <w:pPr>
        <w:widowControl/>
        <w:numPr>
          <w:ilvl w:val="0"/>
          <w:numId w:val="111"/>
        </w:numPr>
        <w:tabs>
          <w:tab w:val="left" w:pos="567"/>
          <w:tab w:val="left" w:pos="1134"/>
          <w:tab w:val="left" w:pos="1701"/>
          <w:tab w:val="left" w:pos="2268"/>
        </w:tabs>
        <w:autoSpaceDE/>
        <w:autoSpaceDN/>
        <w:ind w:left="567" w:hanging="567"/>
        <w:jc w:val="both"/>
        <w:rPr>
          <w:del w:id="133" w:author="Tebokgo Mabuto (ECP)" w:date="2026-07-15T10:57:00Z" w16du:dateUtc="2026-07-15T08:57:00Z"/>
          <w:rFonts w:cs="Arial"/>
          <w:bCs/>
          <w:sz w:val="20"/>
          <w:szCs w:val="20"/>
        </w:rPr>
      </w:pPr>
      <w:del w:id="134" w:author="Tebokgo Mabuto (ECP)" w:date="2026-07-15T10:57:00Z" w16du:dateUtc="2026-07-15T08:57:00Z">
        <w:r w:rsidRPr="003F10D9" w:rsidDel="00662C81">
          <w:rPr>
            <w:rFonts w:cs="Arial"/>
            <w:bCs/>
            <w:sz w:val="20"/>
            <w:szCs w:val="20"/>
          </w:rPr>
          <w:delText>Upon approval of the draft documentation the Compiler shall collate the final tender documentation to be uploaded onto the SANRAL website, as follows:</w:delText>
        </w:r>
      </w:del>
    </w:p>
    <w:p w14:paraId="7126400A" w14:textId="0228C322" w:rsidR="004538D1" w:rsidRPr="003F10D9" w:rsidDel="00662C81" w:rsidRDefault="004538D1" w:rsidP="004538D1">
      <w:pPr>
        <w:tabs>
          <w:tab w:val="left" w:pos="567"/>
          <w:tab w:val="left" w:pos="1134"/>
          <w:tab w:val="left" w:pos="1701"/>
          <w:tab w:val="left" w:pos="2268"/>
        </w:tabs>
        <w:jc w:val="both"/>
        <w:rPr>
          <w:del w:id="135" w:author="Tebokgo Mabuto (ECP)" w:date="2026-07-15T10:57:00Z" w16du:dateUtc="2026-07-15T08:57:00Z"/>
          <w:rFonts w:cs="Arial"/>
          <w:bCs/>
          <w:sz w:val="20"/>
          <w:szCs w:val="20"/>
        </w:rPr>
      </w:pPr>
    </w:p>
    <w:p w14:paraId="6373AEC0" w14:textId="2DCDBB5D" w:rsidR="004538D1" w:rsidRPr="003F10D9" w:rsidDel="00662C81" w:rsidRDefault="004538D1" w:rsidP="004538D1">
      <w:pPr>
        <w:tabs>
          <w:tab w:val="left" w:pos="567"/>
          <w:tab w:val="left" w:pos="1134"/>
          <w:tab w:val="left" w:pos="1701"/>
          <w:tab w:val="left" w:pos="2268"/>
          <w:tab w:val="left" w:pos="3402"/>
          <w:tab w:val="left" w:pos="3969"/>
          <w:tab w:val="left" w:pos="5387"/>
        </w:tabs>
        <w:ind w:left="567"/>
        <w:jc w:val="both"/>
        <w:rPr>
          <w:del w:id="136" w:author="Tebokgo Mabuto (ECP)" w:date="2026-07-15T10:57:00Z" w16du:dateUtc="2026-07-15T08:57:00Z"/>
          <w:rFonts w:cs="Arial"/>
          <w:bCs/>
          <w:sz w:val="20"/>
          <w:szCs w:val="20"/>
        </w:rPr>
      </w:pPr>
      <w:del w:id="137" w:author="Tebokgo Mabuto (ECP)" w:date="2026-07-15T10:57:00Z" w16du:dateUtc="2026-07-15T08:57:00Z">
        <w:r w:rsidRPr="003F10D9" w:rsidDel="00662C81">
          <w:rPr>
            <w:rFonts w:cs="Arial"/>
            <w:bCs/>
            <w:sz w:val="20"/>
            <w:szCs w:val="20"/>
          </w:rPr>
          <w:delText xml:space="preserve">Create </w:delText>
        </w:r>
        <w:r w:rsidR="000F16A7" w:rsidDel="00662C81">
          <w:rPr>
            <w:rFonts w:cs="Arial"/>
            <w:bCs/>
            <w:sz w:val="20"/>
            <w:szCs w:val="20"/>
          </w:rPr>
          <w:delText>2</w:delText>
        </w:r>
        <w:r w:rsidRPr="003F10D9" w:rsidDel="00662C81">
          <w:rPr>
            <w:rFonts w:cs="Arial"/>
            <w:bCs/>
            <w:sz w:val="20"/>
            <w:szCs w:val="20"/>
          </w:rPr>
          <w:delText xml:space="preserve"> (</w:delText>
        </w:r>
        <w:r w:rsidR="000F16A7" w:rsidDel="00662C81">
          <w:rPr>
            <w:rFonts w:cs="Arial"/>
            <w:bCs/>
            <w:sz w:val="20"/>
            <w:szCs w:val="20"/>
          </w:rPr>
          <w:delText>two</w:delText>
        </w:r>
        <w:r w:rsidRPr="003F10D9" w:rsidDel="00662C81">
          <w:rPr>
            <w:rFonts w:cs="Arial"/>
            <w:bCs/>
            <w:sz w:val="20"/>
            <w:szCs w:val="20"/>
          </w:rPr>
          <w:delText>) folders:</w:delText>
        </w:r>
        <w:r w:rsidRPr="003F10D9" w:rsidDel="00662C81">
          <w:rPr>
            <w:rFonts w:cs="Arial"/>
            <w:bCs/>
            <w:sz w:val="20"/>
            <w:szCs w:val="20"/>
          </w:rPr>
          <w:tab/>
          <w:delText>1.</w:delText>
        </w:r>
        <w:r w:rsidDel="00662C81">
          <w:rPr>
            <w:rFonts w:cs="Arial"/>
            <w:bCs/>
            <w:sz w:val="20"/>
            <w:szCs w:val="20"/>
          </w:rPr>
          <w:tab/>
        </w:r>
        <w:r w:rsidRPr="003F10D9" w:rsidDel="00662C81">
          <w:rPr>
            <w:rFonts w:cs="Arial"/>
            <w:bCs/>
            <w:sz w:val="20"/>
            <w:szCs w:val="20"/>
          </w:rPr>
          <w:delText>Tender Content</w:delText>
        </w:r>
      </w:del>
    </w:p>
    <w:p w14:paraId="784DBAB2" w14:textId="2399E076" w:rsidR="004538D1" w:rsidRPr="003F10D9" w:rsidDel="00662C81" w:rsidRDefault="004538D1" w:rsidP="000F16A7">
      <w:pPr>
        <w:tabs>
          <w:tab w:val="left" w:pos="567"/>
          <w:tab w:val="left" w:pos="1134"/>
          <w:tab w:val="left" w:pos="1701"/>
          <w:tab w:val="left" w:pos="2268"/>
          <w:tab w:val="left" w:pos="3402"/>
          <w:tab w:val="left" w:pos="3969"/>
          <w:tab w:val="left" w:pos="5387"/>
        </w:tabs>
        <w:jc w:val="both"/>
        <w:rPr>
          <w:del w:id="138" w:author="Tebokgo Mabuto (ECP)" w:date="2026-07-15T10:57:00Z" w16du:dateUtc="2026-07-15T08:57:00Z"/>
          <w:rFonts w:cs="Arial"/>
          <w:bCs/>
          <w:sz w:val="20"/>
          <w:szCs w:val="20"/>
        </w:rPr>
      </w:pPr>
      <w:del w:id="139" w:author="Tebokgo Mabuto (ECP)" w:date="2026-07-15T10:57:00Z" w16du:dateUtc="2026-07-15T08:57:00Z">
        <w:r w:rsidRPr="003F10D9" w:rsidDel="00662C81">
          <w:rPr>
            <w:rFonts w:cs="Arial"/>
            <w:bCs/>
            <w:sz w:val="20"/>
            <w:szCs w:val="20"/>
          </w:rPr>
          <w:tab/>
        </w:r>
        <w:r w:rsidRPr="003F10D9" w:rsidDel="00662C81">
          <w:rPr>
            <w:rFonts w:cs="Arial"/>
            <w:bCs/>
            <w:sz w:val="20"/>
            <w:szCs w:val="20"/>
          </w:rPr>
          <w:tab/>
        </w:r>
        <w:r w:rsidRPr="003F10D9" w:rsidDel="00662C81">
          <w:rPr>
            <w:rFonts w:cs="Arial"/>
            <w:bCs/>
            <w:sz w:val="20"/>
            <w:szCs w:val="20"/>
          </w:rPr>
          <w:tab/>
        </w:r>
        <w:r w:rsidRPr="003F10D9" w:rsidDel="00662C81">
          <w:rPr>
            <w:rFonts w:cs="Arial"/>
            <w:bCs/>
            <w:sz w:val="20"/>
            <w:szCs w:val="20"/>
          </w:rPr>
          <w:tab/>
        </w:r>
        <w:r w:rsidRPr="003F10D9" w:rsidDel="00662C81">
          <w:rPr>
            <w:rFonts w:cs="Arial"/>
            <w:bCs/>
            <w:sz w:val="20"/>
            <w:szCs w:val="20"/>
          </w:rPr>
          <w:tab/>
          <w:delText>2.</w:delText>
        </w:r>
        <w:r w:rsidDel="00662C81">
          <w:rPr>
            <w:rFonts w:cs="Arial"/>
            <w:bCs/>
            <w:sz w:val="20"/>
            <w:szCs w:val="20"/>
          </w:rPr>
          <w:tab/>
        </w:r>
        <w:r w:rsidR="000F16A7" w:rsidDel="00662C81">
          <w:rPr>
            <w:rFonts w:cs="Arial"/>
            <w:bCs/>
            <w:sz w:val="20"/>
            <w:szCs w:val="20"/>
          </w:rPr>
          <w:delText>Submission documents</w:delText>
        </w:r>
      </w:del>
    </w:p>
    <w:p w14:paraId="59002670" w14:textId="41761ED7" w:rsidR="004538D1" w:rsidRPr="003F10D9" w:rsidDel="00662C81" w:rsidRDefault="004538D1" w:rsidP="004538D1">
      <w:pPr>
        <w:tabs>
          <w:tab w:val="left" w:pos="567"/>
          <w:tab w:val="left" w:pos="1134"/>
          <w:tab w:val="left" w:pos="1701"/>
          <w:tab w:val="left" w:pos="2268"/>
          <w:tab w:val="left" w:pos="3402"/>
          <w:tab w:val="left" w:pos="3969"/>
          <w:tab w:val="left" w:pos="4536"/>
          <w:tab w:val="left" w:pos="5103"/>
          <w:tab w:val="left" w:pos="5387"/>
          <w:tab w:val="left" w:pos="5670"/>
        </w:tabs>
        <w:ind w:left="567"/>
        <w:jc w:val="both"/>
        <w:rPr>
          <w:del w:id="140" w:author="Tebokgo Mabuto (ECP)" w:date="2026-07-15T10:57:00Z" w16du:dateUtc="2026-07-15T08:57:00Z"/>
          <w:rFonts w:cs="Arial"/>
          <w:bCs/>
          <w:sz w:val="20"/>
          <w:szCs w:val="20"/>
        </w:rPr>
      </w:pPr>
      <w:del w:id="141" w:author="Tebokgo Mabuto (ECP)" w:date="2026-07-15T10:57:00Z" w16du:dateUtc="2026-07-15T08:57:00Z">
        <w:r w:rsidRPr="003F10D9" w:rsidDel="00662C81">
          <w:rPr>
            <w:rFonts w:cs="Arial"/>
            <w:bCs/>
            <w:sz w:val="20"/>
            <w:szCs w:val="20"/>
          </w:rPr>
          <w:delText>1)</w:delText>
        </w:r>
        <w:r w:rsidDel="00662C81">
          <w:rPr>
            <w:rFonts w:cs="Arial"/>
            <w:bCs/>
            <w:sz w:val="20"/>
            <w:szCs w:val="20"/>
          </w:rPr>
          <w:tab/>
        </w:r>
        <w:r w:rsidRPr="003F10D9" w:rsidDel="00662C81">
          <w:rPr>
            <w:rFonts w:cs="Arial"/>
            <w:bCs/>
            <w:sz w:val="20"/>
            <w:szCs w:val="20"/>
          </w:rPr>
          <w:delText>Tender Content</w:delText>
        </w:r>
      </w:del>
    </w:p>
    <w:p w14:paraId="75CF868D" w14:textId="26E2D19F" w:rsidR="004538D1" w:rsidRPr="003F10D9" w:rsidDel="00662C81" w:rsidRDefault="004538D1" w:rsidP="004538D1">
      <w:pPr>
        <w:tabs>
          <w:tab w:val="left" w:pos="567"/>
          <w:tab w:val="left" w:pos="1134"/>
          <w:tab w:val="left" w:pos="1701"/>
          <w:tab w:val="left" w:pos="2268"/>
          <w:tab w:val="left" w:pos="3402"/>
          <w:tab w:val="left" w:pos="3969"/>
          <w:tab w:val="left" w:pos="4536"/>
          <w:tab w:val="left" w:pos="5103"/>
          <w:tab w:val="left" w:pos="5387"/>
          <w:tab w:val="left" w:pos="5670"/>
        </w:tabs>
        <w:ind w:left="3819" w:hanging="399"/>
        <w:jc w:val="both"/>
        <w:rPr>
          <w:del w:id="142" w:author="Tebokgo Mabuto (ECP)" w:date="2026-07-15T10:57:00Z" w16du:dateUtc="2026-07-15T08:57:00Z"/>
          <w:rFonts w:cs="Arial"/>
          <w:bCs/>
          <w:sz w:val="20"/>
          <w:szCs w:val="20"/>
        </w:rPr>
      </w:pPr>
      <w:del w:id="143" w:author="Tebokgo Mabuto (ECP)" w:date="2026-07-15T10:57:00Z" w16du:dateUtc="2026-07-15T08:57:00Z">
        <w:r w:rsidRPr="003F10D9" w:rsidDel="00662C81">
          <w:rPr>
            <w:rFonts w:cs="Arial"/>
            <w:bCs/>
            <w:sz w:val="20"/>
            <w:szCs w:val="20"/>
          </w:rPr>
          <w:delText>Tender Document Book 1,2 and 3 in pdf</w:delText>
        </w:r>
      </w:del>
    </w:p>
    <w:p w14:paraId="3569D6B2" w14:textId="53AD6172" w:rsidR="004538D1" w:rsidRPr="003F10D9"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44" w:author="Tebokgo Mabuto (ECP)" w:date="2026-07-15T10:57:00Z" w16du:dateUtc="2026-07-15T08:57:00Z"/>
          <w:rFonts w:cs="Arial"/>
          <w:bCs/>
          <w:sz w:val="20"/>
          <w:szCs w:val="20"/>
        </w:rPr>
      </w:pPr>
      <w:del w:id="145" w:author="Tebokgo Mabuto (ECP)" w:date="2026-07-15T10:57:00Z" w16du:dateUtc="2026-07-15T08:57:00Z">
        <w:r w:rsidRPr="003F10D9" w:rsidDel="00662C81">
          <w:rPr>
            <w:rFonts w:cs="Arial"/>
            <w:bCs/>
            <w:sz w:val="20"/>
            <w:szCs w:val="20"/>
          </w:rPr>
          <w:delText>OHS Audit Questionnaire (EDMS #893597) MS Excel format</w:delText>
        </w:r>
      </w:del>
    </w:p>
    <w:p w14:paraId="385E2DBA" w14:textId="7A0EC132" w:rsidR="004538D1" w:rsidRPr="003F10D9"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46" w:author="Tebokgo Mabuto (ECP)" w:date="2026-07-15T10:57:00Z" w16du:dateUtc="2026-07-15T08:57:00Z"/>
          <w:rFonts w:cs="Arial"/>
          <w:bCs/>
          <w:sz w:val="20"/>
          <w:szCs w:val="20"/>
        </w:rPr>
      </w:pPr>
      <w:del w:id="147" w:author="Tebokgo Mabuto (ECP)" w:date="2026-07-15T10:57:00Z" w16du:dateUtc="2026-07-15T08:57:00Z">
        <w:r w:rsidRPr="003F10D9" w:rsidDel="00662C81">
          <w:rPr>
            <w:rFonts w:cs="Arial"/>
            <w:bCs/>
            <w:sz w:val="20"/>
            <w:szCs w:val="20"/>
          </w:rPr>
          <w:delText>H1 Declaration through town – Agreement between SANRAL and Municipality in MS Word format</w:delText>
        </w:r>
      </w:del>
    </w:p>
    <w:p w14:paraId="100D01DA" w14:textId="331450C3" w:rsidR="004538D1" w:rsidRPr="003F10D9"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48" w:author="Tebokgo Mabuto (ECP)" w:date="2026-07-15T10:57:00Z" w16du:dateUtc="2026-07-15T08:57:00Z"/>
          <w:rFonts w:cs="Arial"/>
          <w:bCs/>
          <w:sz w:val="20"/>
          <w:szCs w:val="20"/>
        </w:rPr>
      </w:pPr>
      <w:del w:id="149" w:author="Tebokgo Mabuto (ECP)" w:date="2026-07-15T10:57:00Z" w16du:dateUtc="2026-07-15T08:57:00Z">
        <w:r w:rsidRPr="003F10D9" w:rsidDel="00662C81">
          <w:rPr>
            <w:rFonts w:cs="Arial"/>
            <w:bCs/>
            <w:sz w:val="20"/>
            <w:szCs w:val="20"/>
          </w:rPr>
          <w:delText>H2 Agreement hand-over new access roads -relevant Authorities in MS Word format</w:delText>
        </w:r>
      </w:del>
    </w:p>
    <w:p w14:paraId="5E0CD465" w14:textId="002175C7" w:rsidR="004538D1" w:rsidRPr="003F10D9"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50" w:author="Tebokgo Mabuto (ECP)" w:date="2026-07-15T10:57:00Z" w16du:dateUtc="2026-07-15T08:57:00Z"/>
          <w:rFonts w:cs="Arial"/>
          <w:bCs/>
          <w:sz w:val="20"/>
          <w:szCs w:val="20"/>
        </w:rPr>
      </w:pPr>
      <w:del w:id="151" w:author="Tebokgo Mabuto (ECP)" w:date="2026-07-15T10:57:00Z" w16du:dateUtc="2026-07-15T08:57:00Z">
        <w:r w:rsidRPr="003F10D9" w:rsidDel="00662C81">
          <w:rPr>
            <w:rFonts w:cs="Arial"/>
            <w:bCs/>
            <w:sz w:val="20"/>
            <w:szCs w:val="20"/>
          </w:rPr>
          <w:delText>H3 SANRAL SPLUMA Road Development Agreement in pdf</w:delText>
        </w:r>
      </w:del>
    </w:p>
    <w:p w14:paraId="2D3D1C7B" w14:textId="6203651C" w:rsidR="004538D1" w:rsidRPr="003F10D9"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52" w:author="Tebokgo Mabuto (ECP)" w:date="2026-07-15T10:57:00Z" w16du:dateUtc="2026-07-15T08:57:00Z"/>
          <w:rFonts w:cs="Arial"/>
          <w:bCs/>
          <w:sz w:val="20"/>
          <w:szCs w:val="20"/>
        </w:rPr>
      </w:pPr>
      <w:del w:id="153" w:author="Tebokgo Mabuto (ECP)" w:date="2026-07-15T10:57:00Z" w16du:dateUtc="2026-07-15T08:57:00Z">
        <w:r w:rsidRPr="003F10D9" w:rsidDel="00662C81">
          <w:rPr>
            <w:rFonts w:cs="Arial"/>
            <w:bCs/>
            <w:sz w:val="20"/>
            <w:szCs w:val="20"/>
          </w:rPr>
          <w:delText>I SANRAL Road Safety Audit Policy in pdf</w:delText>
        </w:r>
      </w:del>
    </w:p>
    <w:p w14:paraId="1C7A62D8" w14:textId="4ABA7CD2" w:rsidR="004538D1" w:rsidRPr="003F10D9"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54" w:author="Tebokgo Mabuto (ECP)" w:date="2026-07-15T10:57:00Z" w16du:dateUtc="2026-07-15T08:57:00Z"/>
          <w:rFonts w:cs="Arial"/>
          <w:bCs/>
          <w:sz w:val="20"/>
          <w:szCs w:val="20"/>
        </w:rPr>
      </w:pPr>
      <w:del w:id="155" w:author="Tebokgo Mabuto (ECP)" w:date="2026-07-15T10:57:00Z" w16du:dateUtc="2026-07-15T08:57:00Z">
        <w:r w:rsidRPr="003F10D9" w:rsidDel="00662C81">
          <w:rPr>
            <w:rFonts w:cs="Arial"/>
            <w:bCs/>
            <w:sz w:val="20"/>
            <w:szCs w:val="20"/>
          </w:rPr>
          <w:delText>M SARDS User Registration manual in pdf</w:delText>
        </w:r>
      </w:del>
    </w:p>
    <w:p w14:paraId="1E2EA8E0" w14:textId="6BD34F38" w:rsidR="004538D1" w:rsidRPr="0077344C"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56" w:author="Tebokgo Mabuto (ECP)" w:date="2026-07-15T10:57:00Z" w16du:dateUtc="2026-07-15T08:57:00Z"/>
          <w:rFonts w:cs="Arial"/>
          <w:bCs/>
          <w:sz w:val="20"/>
          <w:szCs w:val="20"/>
          <w:highlight w:val="darkGreen"/>
          <w:rPrChange w:id="157" w:author="Tebokgo Mabuto (ECP)" w:date="2026-06-30T14:16:00Z" w16du:dateUtc="2026-06-30T12:16:00Z">
            <w:rPr>
              <w:del w:id="158" w:author="Tebokgo Mabuto (ECP)" w:date="2026-07-15T10:57:00Z" w16du:dateUtc="2026-07-15T08:57:00Z"/>
              <w:rFonts w:cs="Arial"/>
              <w:bCs/>
              <w:sz w:val="20"/>
              <w:szCs w:val="20"/>
            </w:rPr>
          </w:rPrChange>
        </w:rPr>
      </w:pPr>
      <w:del w:id="159" w:author="Tebokgo Mabuto (ECP)" w:date="2026-07-15T10:57:00Z" w16du:dateUtc="2026-07-15T08:57:00Z">
        <w:r w:rsidRPr="0077344C" w:rsidDel="00662C81">
          <w:rPr>
            <w:rFonts w:cs="Arial"/>
            <w:bCs/>
            <w:sz w:val="20"/>
            <w:szCs w:val="20"/>
            <w:highlight w:val="darkGreen"/>
            <w:rPrChange w:id="160" w:author="Tebokgo Mabuto (ECP)" w:date="2026-06-30T14:16:00Z" w16du:dateUtc="2026-06-30T12:16:00Z">
              <w:rPr>
                <w:rFonts w:cs="Arial"/>
                <w:bCs/>
                <w:sz w:val="20"/>
                <w:szCs w:val="20"/>
              </w:rPr>
            </w:rPrChange>
          </w:rPr>
          <w:delText>Scope of Works Clarification Presentation in pdf</w:delText>
        </w:r>
      </w:del>
    </w:p>
    <w:p w14:paraId="7F1159E2" w14:textId="37BC4179" w:rsidR="004538D1" w:rsidRPr="003F10D9"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61" w:author="Tebokgo Mabuto (ECP)" w:date="2026-07-15T10:57:00Z" w16du:dateUtc="2026-07-15T08:57:00Z"/>
          <w:rFonts w:cs="Arial"/>
          <w:bCs/>
          <w:sz w:val="20"/>
          <w:szCs w:val="20"/>
        </w:rPr>
      </w:pPr>
      <w:del w:id="162" w:author="Tebokgo Mabuto (ECP)" w:date="2026-07-15T10:57:00Z" w16du:dateUtc="2026-07-15T08:57:00Z">
        <w:r w:rsidRPr="0077344C" w:rsidDel="00662C81">
          <w:rPr>
            <w:rFonts w:cs="Arial"/>
            <w:bCs/>
            <w:sz w:val="20"/>
            <w:szCs w:val="20"/>
            <w:highlight w:val="darkGreen"/>
            <w:rPrChange w:id="163" w:author="Tebokgo Mabuto (ECP)" w:date="2026-06-30T14:16:00Z" w16du:dateUtc="2026-06-30T12:16:00Z">
              <w:rPr>
                <w:rFonts w:cs="Arial"/>
                <w:bCs/>
                <w:sz w:val="20"/>
                <w:szCs w:val="20"/>
              </w:rPr>
            </w:rPrChange>
          </w:rPr>
          <w:delText>SCM Clarification Presentation in pdf</w:delText>
        </w:r>
      </w:del>
    </w:p>
    <w:p w14:paraId="57B2425D" w14:textId="4A7DD2AC" w:rsidR="004538D1" w:rsidRPr="003F10D9"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64" w:author="Tebokgo Mabuto (ECP)" w:date="2026-07-15T10:57:00Z" w16du:dateUtc="2026-07-15T08:57:00Z"/>
          <w:rFonts w:cs="Arial"/>
          <w:bCs/>
          <w:sz w:val="20"/>
          <w:szCs w:val="20"/>
        </w:rPr>
      </w:pPr>
      <w:del w:id="165" w:author="Tebokgo Mabuto (ECP)" w:date="2026-07-15T10:57:00Z" w16du:dateUtc="2026-07-15T08:57:00Z">
        <w:r w:rsidRPr="003F10D9" w:rsidDel="00662C81">
          <w:rPr>
            <w:rFonts w:cs="Arial"/>
            <w:bCs/>
            <w:sz w:val="20"/>
            <w:szCs w:val="20"/>
          </w:rPr>
          <w:delText>N Structure Tracking Spreadsheet in MS Excel format:</w:delText>
        </w:r>
      </w:del>
    </w:p>
    <w:p w14:paraId="6CA8CF03" w14:textId="42B823B2" w:rsidR="004538D1" w:rsidRPr="003F10D9" w:rsidDel="00662C81" w:rsidRDefault="004538D1" w:rsidP="00A45B23">
      <w:pPr>
        <w:widowControl/>
        <w:numPr>
          <w:ilvl w:val="5"/>
          <w:numId w:val="124"/>
        </w:numPr>
        <w:tabs>
          <w:tab w:val="left" w:pos="567"/>
          <w:tab w:val="left" w:pos="1134"/>
          <w:tab w:val="left" w:pos="1701"/>
          <w:tab w:val="left" w:pos="2268"/>
          <w:tab w:val="left" w:pos="3402"/>
          <w:tab w:val="left" w:pos="3969"/>
          <w:tab w:val="left" w:pos="4536"/>
          <w:tab w:val="left" w:pos="5103"/>
          <w:tab w:val="left" w:pos="5387"/>
          <w:tab w:val="left" w:pos="5670"/>
        </w:tabs>
        <w:autoSpaceDE/>
        <w:autoSpaceDN/>
        <w:ind w:left="3969" w:hanging="567"/>
        <w:jc w:val="both"/>
        <w:rPr>
          <w:del w:id="166" w:author="Tebokgo Mabuto (ECP)" w:date="2026-07-15T10:57:00Z" w16du:dateUtc="2026-07-15T08:57:00Z"/>
          <w:rFonts w:cs="Arial"/>
          <w:bCs/>
          <w:sz w:val="20"/>
          <w:szCs w:val="20"/>
        </w:rPr>
      </w:pPr>
      <w:del w:id="167" w:author="Tebokgo Mabuto (ECP)" w:date="2026-07-15T10:57:00Z" w16du:dateUtc="2026-07-15T08:57:00Z">
        <w:r w:rsidRPr="003F10D9" w:rsidDel="00662C81">
          <w:rPr>
            <w:rFonts w:cs="Arial"/>
            <w:bCs/>
            <w:sz w:val="20"/>
            <w:szCs w:val="20"/>
          </w:rPr>
          <w:delText>Other tender documents supporting documents.</w:delText>
        </w:r>
      </w:del>
    </w:p>
    <w:p w14:paraId="231A8F24" w14:textId="2D3E38EF" w:rsidR="004538D1" w:rsidRPr="003F10D9" w:rsidDel="00662C81" w:rsidRDefault="004538D1" w:rsidP="004538D1">
      <w:pPr>
        <w:tabs>
          <w:tab w:val="left" w:pos="567"/>
          <w:tab w:val="left" w:pos="1134"/>
          <w:tab w:val="left" w:pos="1701"/>
          <w:tab w:val="left" w:pos="2268"/>
          <w:tab w:val="left" w:pos="3402"/>
          <w:tab w:val="left" w:pos="3969"/>
          <w:tab w:val="left" w:pos="4536"/>
          <w:tab w:val="left" w:pos="5103"/>
          <w:tab w:val="left" w:pos="5387"/>
          <w:tab w:val="left" w:pos="5670"/>
        </w:tabs>
        <w:jc w:val="both"/>
        <w:rPr>
          <w:del w:id="168" w:author="Tebokgo Mabuto (ECP)" w:date="2026-07-15T10:57:00Z" w16du:dateUtc="2026-07-15T08:57:00Z"/>
          <w:rFonts w:cs="Arial"/>
          <w:bCs/>
          <w:sz w:val="20"/>
          <w:szCs w:val="20"/>
        </w:rPr>
      </w:pPr>
    </w:p>
    <w:p w14:paraId="4CF22507" w14:textId="471AF76D" w:rsidR="004538D1" w:rsidRPr="003F10D9" w:rsidDel="00662C81" w:rsidRDefault="004538D1" w:rsidP="004538D1">
      <w:pPr>
        <w:tabs>
          <w:tab w:val="left" w:pos="567"/>
          <w:tab w:val="left" w:pos="1134"/>
          <w:tab w:val="left" w:pos="1701"/>
          <w:tab w:val="left" w:pos="2268"/>
          <w:tab w:val="left" w:pos="3402"/>
          <w:tab w:val="left" w:pos="3969"/>
          <w:tab w:val="left" w:pos="4536"/>
          <w:tab w:val="left" w:pos="5103"/>
          <w:tab w:val="left" w:pos="5387"/>
          <w:tab w:val="left" w:pos="5670"/>
          <w:tab w:val="left" w:pos="6237"/>
        </w:tabs>
        <w:jc w:val="both"/>
        <w:rPr>
          <w:del w:id="169" w:author="Tebokgo Mabuto (ECP)" w:date="2026-07-15T10:57:00Z" w16du:dateUtc="2026-07-15T08:57:00Z"/>
          <w:rFonts w:cs="Arial"/>
          <w:bCs/>
          <w:sz w:val="20"/>
          <w:szCs w:val="20"/>
        </w:rPr>
      </w:pPr>
    </w:p>
    <w:p w14:paraId="00836C4B" w14:textId="03397A51" w:rsidR="004538D1" w:rsidRPr="003F10D9" w:rsidDel="00662C81" w:rsidRDefault="004538D1" w:rsidP="004538D1">
      <w:pPr>
        <w:tabs>
          <w:tab w:val="left" w:pos="567"/>
          <w:tab w:val="left" w:pos="1134"/>
          <w:tab w:val="left" w:pos="1701"/>
          <w:tab w:val="left" w:pos="2268"/>
          <w:tab w:val="left" w:pos="3402"/>
          <w:tab w:val="left" w:pos="3969"/>
          <w:tab w:val="left" w:pos="4536"/>
          <w:tab w:val="left" w:pos="4820"/>
          <w:tab w:val="left" w:pos="5103"/>
          <w:tab w:val="left" w:pos="5387"/>
          <w:tab w:val="left" w:pos="5670"/>
          <w:tab w:val="left" w:pos="5954"/>
          <w:tab w:val="left" w:pos="6237"/>
        </w:tabs>
        <w:ind w:left="567"/>
        <w:jc w:val="both"/>
        <w:rPr>
          <w:del w:id="170" w:author="Tebokgo Mabuto (ECP)" w:date="2026-07-15T10:57:00Z" w16du:dateUtc="2026-07-15T08:57:00Z"/>
          <w:rFonts w:cs="Arial"/>
          <w:bCs/>
          <w:sz w:val="20"/>
          <w:szCs w:val="20"/>
        </w:rPr>
      </w:pPr>
      <w:del w:id="171" w:author="Tebokgo Mabuto (ECP)" w:date="2026-07-15T10:57:00Z" w16du:dateUtc="2026-07-15T08:57:00Z">
        <w:r w:rsidRPr="003F10D9" w:rsidDel="00662C81">
          <w:rPr>
            <w:rFonts w:cs="Arial"/>
            <w:bCs/>
            <w:sz w:val="20"/>
            <w:szCs w:val="20"/>
          </w:rPr>
          <w:delText>2)</w:delText>
        </w:r>
        <w:r w:rsidDel="00662C81">
          <w:rPr>
            <w:rFonts w:cs="Arial"/>
            <w:bCs/>
            <w:sz w:val="20"/>
            <w:szCs w:val="20"/>
          </w:rPr>
          <w:tab/>
        </w:r>
        <w:r w:rsidR="000F16A7" w:rsidDel="00662C81">
          <w:rPr>
            <w:rFonts w:cs="Arial"/>
            <w:bCs/>
            <w:sz w:val="20"/>
            <w:szCs w:val="20"/>
          </w:rPr>
          <w:delText>Submission documents</w:delText>
        </w:r>
        <w:r w:rsidRPr="003F10D9" w:rsidDel="00662C81">
          <w:rPr>
            <w:rFonts w:cs="Arial"/>
            <w:bCs/>
            <w:sz w:val="20"/>
            <w:szCs w:val="20"/>
          </w:rPr>
          <w:delText>:</w:delText>
        </w:r>
      </w:del>
    </w:p>
    <w:p w14:paraId="4CDE1831" w14:textId="50AC2261" w:rsidR="004538D1" w:rsidRPr="003F10D9" w:rsidDel="00662C81" w:rsidRDefault="004538D1" w:rsidP="00A45B23">
      <w:pPr>
        <w:widowControl/>
        <w:numPr>
          <w:ilvl w:val="5"/>
          <w:numId w:val="125"/>
        </w:numPr>
        <w:tabs>
          <w:tab w:val="left" w:pos="567"/>
          <w:tab w:val="left" w:pos="1134"/>
          <w:tab w:val="left" w:pos="1701"/>
          <w:tab w:val="left" w:pos="2268"/>
          <w:tab w:val="left" w:pos="3402"/>
          <w:tab w:val="left" w:pos="3969"/>
          <w:tab w:val="left" w:pos="4536"/>
          <w:tab w:val="left" w:pos="4820"/>
          <w:tab w:val="left" w:pos="5103"/>
          <w:tab w:val="left" w:pos="5387"/>
          <w:tab w:val="left" w:pos="5670"/>
          <w:tab w:val="left" w:pos="5954"/>
          <w:tab w:val="left" w:pos="6237"/>
        </w:tabs>
        <w:autoSpaceDE/>
        <w:autoSpaceDN/>
        <w:ind w:left="3969" w:hanging="567"/>
        <w:jc w:val="both"/>
        <w:rPr>
          <w:del w:id="172" w:author="Tebokgo Mabuto (ECP)" w:date="2026-07-15T10:57:00Z" w16du:dateUtc="2026-07-15T08:57:00Z"/>
          <w:rFonts w:cs="Arial"/>
          <w:bCs/>
          <w:sz w:val="20"/>
          <w:szCs w:val="20"/>
        </w:rPr>
      </w:pPr>
      <w:del w:id="173" w:author="Tebokgo Mabuto (ECP)" w:date="2026-07-15T10:57:00Z" w16du:dateUtc="2026-07-15T08:57:00Z">
        <w:r w:rsidRPr="003F10D9" w:rsidDel="00662C81">
          <w:rPr>
            <w:rFonts w:cs="Arial"/>
            <w:bCs/>
            <w:sz w:val="20"/>
            <w:szCs w:val="20"/>
          </w:rPr>
          <w:delText>Returnable Schedules (</w:delText>
        </w:r>
        <w:r w:rsidDel="00662C81">
          <w:rPr>
            <w:rFonts w:cs="Arial"/>
            <w:bCs/>
            <w:sz w:val="20"/>
            <w:szCs w:val="20"/>
          </w:rPr>
          <w:delText xml:space="preserve">A </w:delText>
        </w:r>
        <w:r w:rsidRPr="003F10D9" w:rsidDel="00662C81">
          <w:rPr>
            <w:rFonts w:cs="Arial"/>
            <w:bCs/>
            <w:sz w:val="20"/>
            <w:szCs w:val="20"/>
          </w:rPr>
          <w:delText xml:space="preserve">Forms) </w:delText>
        </w:r>
        <w:r w:rsidDel="00662C81">
          <w:rPr>
            <w:rFonts w:cs="Arial"/>
            <w:bCs/>
            <w:sz w:val="20"/>
            <w:szCs w:val="20"/>
          </w:rPr>
          <w:delText xml:space="preserve">in </w:delText>
        </w:r>
        <w:r w:rsidRPr="003F10D9" w:rsidDel="00662C81">
          <w:rPr>
            <w:rFonts w:cs="Arial"/>
            <w:bCs/>
            <w:sz w:val="20"/>
            <w:szCs w:val="20"/>
          </w:rPr>
          <w:delText>MS Word format</w:delText>
        </w:r>
      </w:del>
    </w:p>
    <w:p w14:paraId="7F52EA50" w14:textId="5D609F81" w:rsidR="004538D1" w:rsidRPr="003F10D9" w:rsidDel="00662C81" w:rsidRDefault="004538D1" w:rsidP="00A45B23">
      <w:pPr>
        <w:widowControl/>
        <w:numPr>
          <w:ilvl w:val="5"/>
          <w:numId w:val="125"/>
        </w:numPr>
        <w:tabs>
          <w:tab w:val="left" w:pos="567"/>
          <w:tab w:val="left" w:pos="1134"/>
          <w:tab w:val="left" w:pos="1701"/>
          <w:tab w:val="left" w:pos="2268"/>
          <w:tab w:val="left" w:pos="3402"/>
          <w:tab w:val="left" w:pos="3969"/>
          <w:tab w:val="left" w:pos="4536"/>
          <w:tab w:val="left" w:pos="4820"/>
          <w:tab w:val="left" w:pos="5103"/>
          <w:tab w:val="left" w:pos="5387"/>
          <w:tab w:val="left" w:pos="5670"/>
          <w:tab w:val="left" w:pos="5954"/>
          <w:tab w:val="left" w:pos="6237"/>
          <w:tab w:val="left" w:pos="7290"/>
        </w:tabs>
        <w:autoSpaceDE/>
        <w:autoSpaceDN/>
        <w:ind w:left="3969" w:hanging="567"/>
        <w:jc w:val="both"/>
        <w:rPr>
          <w:del w:id="174" w:author="Tebokgo Mabuto (ECP)" w:date="2026-07-15T10:57:00Z" w16du:dateUtc="2026-07-15T08:57:00Z"/>
          <w:rFonts w:cs="Arial"/>
          <w:bCs/>
          <w:sz w:val="20"/>
          <w:szCs w:val="20"/>
        </w:rPr>
      </w:pPr>
      <w:del w:id="175" w:author="Tebokgo Mabuto (ECP)" w:date="2026-07-15T10:57:00Z" w16du:dateUtc="2026-07-15T08:57:00Z">
        <w:r w:rsidRPr="003F10D9" w:rsidDel="00662C81">
          <w:rPr>
            <w:rFonts w:cs="Arial"/>
            <w:bCs/>
            <w:sz w:val="20"/>
            <w:szCs w:val="20"/>
          </w:rPr>
          <w:delText>Consultant Technical submission (</w:delText>
        </w:r>
        <w:r w:rsidDel="00662C81">
          <w:rPr>
            <w:rFonts w:cs="Arial"/>
            <w:bCs/>
            <w:sz w:val="20"/>
            <w:szCs w:val="20"/>
          </w:rPr>
          <w:delText xml:space="preserve">B </w:delText>
        </w:r>
        <w:r w:rsidRPr="003F10D9" w:rsidDel="00662C81">
          <w:rPr>
            <w:rFonts w:cs="Arial"/>
            <w:bCs/>
            <w:sz w:val="20"/>
            <w:szCs w:val="20"/>
          </w:rPr>
          <w:delText>Forms) in MS Excel</w:delText>
        </w:r>
        <w:r w:rsidDel="00662C81">
          <w:rPr>
            <w:rFonts w:cs="Arial"/>
            <w:bCs/>
            <w:sz w:val="20"/>
            <w:szCs w:val="20"/>
          </w:rPr>
          <w:delText xml:space="preserve"> </w:delText>
        </w:r>
        <w:r w:rsidRPr="003F10D9" w:rsidDel="00662C81">
          <w:rPr>
            <w:rFonts w:cs="Arial"/>
            <w:bCs/>
            <w:sz w:val="20"/>
            <w:szCs w:val="20"/>
          </w:rPr>
          <w:delText>format</w:delText>
        </w:r>
      </w:del>
    </w:p>
    <w:p w14:paraId="13E98331" w14:textId="7A70D467" w:rsidR="004538D1" w:rsidRPr="003F10D9" w:rsidDel="00662C81" w:rsidRDefault="004538D1" w:rsidP="00A45B23">
      <w:pPr>
        <w:widowControl/>
        <w:numPr>
          <w:ilvl w:val="5"/>
          <w:numId w:val="126"/>
        </w:numPr>
        <w:tabs>
          <w:tab w:val="left" w:pos="567"/>
          <w:tab w:val="left" w:pos="1134"/>
          <w:tab w:val="left" w:pos="1701"/>
          <w:tab w:val="left" w:pos="2268"/>
          <w:tab w:val="left" w:pos="2970"/>
          <w:tab w:val="left" w:pos="3330"/>
          <w:tab w:val="left" w:pos="3420"/>
          <w:tab w:val="left" w:pos="4536"/>
          <w:tab w:val="left" w:pos="4820"/>
          <w:tab w:val="left" w:pos="5103"/>
          <w:tab w:val="left" w:pos="5387"/>
          <w:tab w:val="left" w:pos="5670"/>
          <w:tab w:val="left" w:pos="5954"/>
          <w:tab w:val="left" w:pos="6237"/>
        </w:tabs>
        <w:autoSpaceDE/>
        <w:autoSpaceDN/>
        <w:ind w:left="3969" w:hanging="567"/>
        <w:jc w:val="both"/>
        <w:rPr>
          <w:del w:id="176" w:author="Tebokgo Mabuto (ECP)" w:date="2026-07-15T10:57:00Z" w16du:dateUtc="2026-07-15T08:57:00Z"/>
          <w:rFonts w:cs="Arial"/>
          <w:bCs/>
          <w:sz w:val="20"/>
          <w:szCs w:val="20"/>
        </w:rPr>
      </w:pPr>
      <w:del w:id="177" w:author="Tebokgo Mabuto (ECP)" w:date="2026-07-15T10:57:00Z" w16du:dateUtc="2026-07-15T08:57:00Z">
        <w:r w:rsidRPr="003F10D9" w:rsidDel="00662C81">
          <w:rPr>
            <w:rFonts w:cs="Arial"/>
            <w:bCs/>
            <w:sz w:val="20"/>
            <w:szCs w:val="20"/>
          </w:rPr>
          <w:delText>Consultant Financial submission</w:delText>
        </w:r>
        <w:r w:rsidR="000F16A7" w:rsidDel="00662C81">
          <w:rPr>
            <w:rFonts w:cs="Arial"/>
            <w:bCs/>
            <w:sz w:val="20"/>
            <w:szCs w:val="20"/>
          </w:rPr>
          <w:delText xml:space="preserve"> (</w:delText>
        </w:r>
        <w:commentRangeStart w:id="178"/>
        <w:r w:rsidR="000F16A7" w:rsidDel="00662C81">
          <w:rPr>
            <w:rFonts w:cs="Arial"/>
            <w:bCs/>
            <w:sz w:val="20"/>
            <w:szCs w:val="20"/>
          </w:rPr>
          <w:delText>C forms</w:delText>
        </w:r>
        <w:commentRangeEnd w:id="178"/>
        <w:r w:rsidR="005643EE" w:rsidDel="00662C81">
          <w:rPr>
            <w:rStyle w:val="CommentReference"/>
            <w:rFonts w:cs="Arial"/>
            <w:bCs/>
            <w:sz w:val="20"/>
            <w:szCs w:val="20"/>
          </w:rPr>
          <w:commentReference w:id="178"/>
        </w:r>
        <w:r w:rsidR="000F16A7" w:rsidDel="00662C81">
          <w:rPr>
            <w:rFonts w:cs="Arial"/>
            <w:bCs/>
            <w:sz w:val="20"/>
            <w:szCs w:val="20"/>
          </w:rPr>
          <w:delText>)</w:delText>
        </w:r>
        <w:r w:rsidRPr="003F10D9" w:rsidDel="00662C81">
          <w:rPr>
            <w:rFonts w:cs="Arial"/>
            <w:bCs/>
            <w:sz w:val="20"/>
            <w:szCs w:val="20"/>
          </w:rPr>
          <w:delText xml:space="preserve"> in MS</w:delText>
        </w:r>
        <w:r w:rsidR="000F16A7" w:rsidDel="00662C81">
          <w:rPr>
            <w:rFonts w:cs="Arial"/>
            <w:bCs/>
            <w:sz w:val="20"/>
            <w:szCs w:val="20"/>
          </w:rPr>
          <w:delText xml:space="preserve"> Word and</w:delText>
        </w:r>
        <w:r w:rsidRPr="003F10D9" w:rsidDel="00662C81">
          <w:rPr>
            <w:rFonts w:cs="Arial"/>
            <w:bCs/>
            <w:sz w:val="20"/>
            <w:szCs w:val="20"/>
          </w:rPr>
          <w:delText xml:space="preserve"> Excel format</w:delText>
        </w:r>
      </w:del>
    </w:p>
    <w:p w14:paraId="406BE54D" w14:textId="5591617D" w:rsidR="004538D1" w:rsidRPr="003F10D9" w:rsidDel="00662C81" w:rsidRDefault="004538D1" w:rsidP="004538D1">
      <w:pPr>
        <w:tabs>
          <w:tab w:val="left" w:pos="567"/>
          <w:tab w:val="left" w:pos="1134"/>
          <w:tab w:val="left" w:pos="1701"/>
          <w:tab w:val="left" w:pos="2268"/>
          <w:tab w:val="left" w:pos="2970"/>
          <w:tab w:val="left" w:pos="3969"/>
          <w:tab w:val="left" w:pos="4536"/>
          <w:tab w:val="left" w:pos="4820"/>
          <w:tab w:val="left" w:pos="5103"/>
          <w:tab w:val="left" w:pos="5387"/>
          <w:tab w:val="left" w:pos="5670"/>
          <w:tab w:val="left" w:pos="5954"/>
          <w:tab w:val="left" w:pos="6237"/>
        </w:tabs>
        <w:jc w:val="both"/>
        <w:rPr>
          <w:del w:id="179" w:author="Tebokgo Mabuto (ECP)" w:date="2026-07-15T10:57:00Z" w16du:dateUtc="2026-07-15T08:57:00Z"/>
          <w:rFonts w:cs="Arial"/>
          <w:bCs/>
          <w:sz w:val="20"/>
          <w:szCs w:val="20"/>
        </w:rPr>
      </w:pPr>
    </w:p>
    <w:p w14:paraId="06488861" w14:textId="07787E0C" w:rsidR="004538D1" w:rsidDel="00662C81" w:rsidRDefault="004538D1" w:rsidP="00A45B23">
      <w:pPr>
        <w:widowControl/>
        <w:numPr>
          <w:ilvl w:val="0"/>
          <w:numId w:val="111"/>
        </w:numPr>
        <w:tabs>
          <w:tab w:val="left" w:pos="567"/>
          <w:tab w:val="left" w:pos="1134"/>
          <w:tab w:val="left" w:pos="1701"/>
          <w:tab w:val="left" w:pos="2268"/>
        </w:tabs>
        <w:autoSpaceDE/>
        <w:autoSpaceDN/>
        <w:ind w:left="567" w:hanging="567"/>
        <w:jc w:val="both"/>
        <w:rPr>
          <w:del w:id="180" w:author="Tebokgo Mabuto (ECP)" w:date="2026-07-15T10:57:00Z" w16du:dateUtc="2026-07-15T08:57:00Z"/>
          <w:rFonts w:cs="Arial"/>
          <w:bCs/>
          <w:sz w:val="20"/>
          <w:szCs w:val="20"/>
        </w:rPr>
      </w:pPr>
      <w:del w:id="181" w:author="Tebokgo Mabuto (ECP)" w:date="2026-07-15T10:57:00Z" w16du:dateUtc="2026-07-15T08:57:00Z">
        <w:r w:rsidDel="00662C81">
          <w:rPr>
            <w:rFonts w:cs="Arial"/>
            <w:bCs/>
            <w:sz w:val="20"/>
            <w:szCs w:val="20"/>
          </w:rPr>
          <w:delText>In the case of changes and/or amendments to the Consultant Financial submission the Compiler shall set up a NEW Consultant Financial submission and re-issue as an addendum.</w:delText>
        </w:r>
      </w:del>
    </w:p>
    <w:p w14:paraId="27A496B4" w14:textId="34884E87" w:rsidR="004538D1" w:rsidDel="00662C81" w:rsidRDefault="004538D1" w:rsidP="004538D1">
      <w:pPr>
        <w:tabs>
          <w:tab w:val="left" w:pos="567"/>
          <w:tab w:val="left" w:pos="1134"/>
          <w:tab w:val="left" w:pos="1701"/>
          <w:tab w:val="left" w:pos="2268"/>
        </w:tabs>
        <w:ind w:left="567" w:hanging="567"/>
        <w:jc w:val="both"/>
        <w:rPr>
          <w:del w:id="182" w:author="Tebokgo Mabuto (ECP)" w:date="2026-07-15T10:57:00Z" w16du:dateUtc="2026-07-15T08:57:00Z"/>
          <w:rFonts w:cs="Arial"/>
          <w:bCs/>
          <w:sz w:val="20"/>
          <w:szCs w:val="20"/>
        </w:rPr>
      </w:pPr>
    </w:p>
    <w:p w14:paraId="70364A55" w14:textId="0E52E329" w:rsidR="004538D1" w:rsidDel="00662C81" w:rsidRDefault="004538D1" w:rsidP="00A45B23">
      <w:pPr>
        <w:widowControl/>
        <w:numPr>
          <w:ilvl w:val="0"/>
          <w:numId w:val="111"/>
        </w:numPr>
        <w:tabs>
          <w:tab w:val="left" w:pos="567"/>
          <w:tab w:val="left" w:pos="1134"/>
          <w:tab w:val="left" w:pos="1701"/>
          <w:tab w:val="left" w:pos="2268"/>
        </w:tabs>
        <w:autoSpaceDE/>
        <w:autoSpaceDN/>
        <w:ind w:left="567" w:hanging="567"/>
        <w:jc w:val="both"/>
        <w:rPr>
          <w:del w:id="183" w:author="Tebokgo Mabuto (ECP)" w:date="2026-07-15T10:57:00Z" w16du:dateUtc="2026-07-15T08:57:00Z"/>
          <w:rFonts w:cs="Arial"/>
          <w:bCs/>
          <w:sz w:val="20"/>
          <w:szCs w:val="20"/>
        </w:rPr>
      </w:pPr>
      <w:del w:id="184" w:author="Tebokgo Mabuto (ECP)" w:date="2026-07-15T10:57:00Z" w16du:dateUtc="2026-07-15T08:57:00Z">
        <w:r w:rsidDel="00662C81">
          <w:rPr>
            <w:rFonts w:cs="Arial"/>
            <w:bCs/>
            <w:sz w:val="20"/>
            <w:szCs w:val="20"/>
          </w:rPr>
          <w:delText xml:space="preserve">Compiler shall use the Consultant Tender Evaluation spreadsheet </w:delText>
        </w:r>
        <w:r w:rsidRPr="00A85826" w:rsidDel="00662C81">
          <w:rPr>
            <w:rFonts w:cs="Arial"/>
            <w:bCs/>
            <w:sz w:val="20"/>
            <w:szCs w:val="20"/>
            <w:highlight w:val="yellow"/>
            <w:rPrChange w:id="185" w:author="Tebokgo Mabuto (ECP)" w:date="2026-06-30T14:03:00Z" w16du:dateUtc="2026-06-30T12:03:00Z">
              <w:rPr>
                <w:rFonts w:cs="Arial"/>
                <w:bCs/>
                <w:sz w:val="20"/>
                <w:szCs w:val="20"/>
              </w:rPr>
            </w:rPrChange>
          </w:rPr>
          <w:delText>(EDMS #2157908)</w:delText>
        </w:r>
        <w:r w:rsidDel="00662C81">
          <w:rPr>
            <w:rFonts w:cs="Arial"/>
            <w:bCs/>
            <w:sz w:val="20"/>
            <w:szCs w:val="20"/>
          </w:rPr>
          <w:delText xml:space="preserve"> in the evaluation of the tenders. Ensure that the spreadsheet used corresponds with the (month &amp; year) revision of this document. Contact Mike Vinello-Lippert (WR 74616) for clarity.</w:delText>
        </w:r>
      </w:del>
    </w:p>
    <w:p w14:paraId="6DCEA200" w14:textId="1CE15F08" w:rsidR="004538D1" w:rsidDel="00662C81" w:rsidRDefault="004538D1" w:rsidP="004538D1">
      <w:pPr>
        <w:pStyle w:val="ListParagraph"/>
        <w:tabs>
          <w:tab w:val="left" w:pos="567"/>
          <w:tab w:val="left" w:pos="1134"/>
          <w:tab w:val="left" w:pos="1701"/>
          <w:tab w:val="left" w:pos="2268"/>
        </w:tabs>
        <w:ind w:left="567" w:hanging="567"/>
        <w:jc w:val="both"/>
        <w:rPr>
          <w:del w:id="186" w:author="Tebokgo Mabuto (ECP)" w:date="2026-07-15T10:57:00Z" w16du:dateUtc="2026-07-15T08:57:00Z"/>
          <w:bCs/>
          <w:sz w:val="20"/>
          <w:szCs w:val="20"/>
        </w:rPr>
      </w:pPr>
    </w:p>
    <w:p w14:paraId="2B29D569" w14:textId="74B2749C" w:rsidR="004538D1" w:rsidDel="00662C81" w:rsidRDefault="004538D1" w:rsidP="00A45B23">
      <w:pPr>
        <w:widowControl/>
        <w:numPr>
          <w:ilvl w:val="0"/>
          <w:numId w:val="111"/>
        </w:numPr>
        <w:tabs>
          <w:tab w:val="left" w:pos="567"/>
          <w:tab w:val="left" w:pos="1134"/>
          <w:tab w:val="left" w:pos="1701"/>
          <w:tab w:val="left" w:pos="2268"/>
        </w:tabs>
        <w:autoSpaceDE/>
        <w:autoSpaceDN/>
        <w:ind w:left="567" w:hanging="567"/>
        <w:jc w:val="both"/>
        <w:rPr>
          <w:del w:id="187" w:author="Tebokgo Mabuto (ECP)" w:date="2026-07-15T10:57:00Z" w16du:dateUtc="2026-07-15T08:57:00Z"/>
          <w:rFonts w:cs="Arial"/>
          <w:bCs/>
          <w:sz w:val="20"/>
          <w:szCs w:val="20"/>
        </w:rPr>
      </w:pPr>
      <w:del w:id="188" w:author="Tebokgo Mabuto (ECP)" w:date="2026-07-15T10:57:00Z" w16du:dateUtc="2026-07-15T08:57:00Z">
        <w:r w:rsidDel="00662C81">
          <w:rPr>
            <w:rFonts w:cs="Arial"/>
            <w:bCs/>
            <w:sz w:val="20"/>
            <w:szCs w:val="20"/>
          </w:rPr>
          <w:delText>Determine the project Category based on the estimated contract value for the service required (incl. VAT, excl. CPA), to determine the sub-contracting targets for the project as per the table below:</w:delText>
        </w:r>
      </w:del>
    </w:p>
    <w:p w14:paraId="7EECD6E9" w14:textId="7D307AD5" w:rsidR="004538D1" w:rsidDel="00662C81" w:rsidRDefault="004538D1" w:rsidP="004538D1">
      <w:pPr>
        <w:rPr>
          <w:del w:id="189" w:author="Tebokgo Mabuto (ECP)" w:date="2026-07-15T10:57:00Z" w16du:dateUtc="2026-07-15T08:57:00Z"/>
          <w:rFonts w:cs="Arial"/>
          <w:bCs/>
          <w:sz w:val="20"/>
          <w:szCs w:val="20"/>
        </w:rPr>
      </w:pPr>
    </w:p>
    <w:p w14:paraId="32E64F11" w14:textId="1CCACC0F" w:rsidR="004538D1" w:rsidDel="00662C81" w:rsidRDefault="004538D1" w:rsidP="004538D1">
      <w:pPr>
        <w:rPr>
          <w:del w:id="190" w:author="Tebokgo Mabuto (ECP)" w:date="2026-07-15T10:58:00Z" w16du:dateUtc="2026-07-15T08:58:00Z"/>
          <w:rFonts w:cs="Arial"/>
          <w:bCs/>
          <w:sz w:val="20"/>
          <w:szCs w:val="20"/>
        </w:rPr>
        <w:sectPr w:rsidR="004538D1" w:rsidDel="00662C81" w:rsidSect="004538D1">
          <w:footerReference w:type="default" r:id="rId14"/>
          <w:footerReference w:type="first" r:id="rId15"/>
          <w:type w:val="continuous"/>
          <w:pgSz w:w="11907" w:h="16840" w:code="9"/>
          <w:pgMar w:top="851" w:right="851" w:bottom="851" w:left="851" w:header="709" w:footer="567" w:gutter="567"/>
          <w:pgNumType w:fmt="upperRoman" w:start="1"/>
          <w:cols w:space="708"/>
          <w:titlePg/>
          <w:docGrid w:linePitch="360"/>
        </w:sectPr>
      </w:pPr>
    </w:p>
    <w:p w14:paraId="09BD6986" w14:textId="207E5B78" w:rsidR="004538D1" w:rsidDel="00EC2039" w:rsidRDefault="004538D1" w:rsidP="004538D1">
      <w:pPr>
        <w:rPr>
          <w:del w:id="191" w:author="Tebokgo Mabuto (ECP)" w:date="2026-09-09T11:12:00Z" w16du:dateUtc="2026-09-09T09:12:00Z"/>
          <w:rFonts w:cs="Arial"/>
          <w:bCs/>
          <w:sz w:val="20"/>
          <w:szCs w:val="20"/>
        </w:rPr>
      </w:pPr>
    </w:p>
    <w:tbl>
      <w:tblPr>
        <w:tblStyle w:val="TableGrid"/>
        <w:tblW w:w="15730" w:type="dxa"/>
        <w:tblInd w:w="-1251" w:type="dxa"/>
        <w:tblLook w:val="04A0" w:firstRow="1" w:lastRow="0" w:firstColumn="1" w:lastColumn="0" w:noHBand="0" w:noVBand="1"/>
        <w:tblPrChange w:id="192" w:author="Tebokgo Mabuto (ECP)" w:date="2026-06-30T10:09:00Z" w16du:dateUtc="2026-06-30T08:09:00Z">
          <w:tblPr>
            <w:tblStyle w:val="TableGrid"/>
            <w:tblW w:w="15730" w:type="dxa"/>
            <w:tblLook w:val="04A0" w:firstRow="1" w:lastRow="0" w:firstColumn="1" w:lastColumn="0" w:noHBand="0" w:noVBand="1"/>
          </w:tblPr>
        </w:tblPrChange>
      </w:tblPr>
      <w:tblGrid>
        <w:gridCol w:w="3114"/>
        <w:gridCol w:w="3402"/>
        <w:gridCol w:w="3118"/>
        <w:gridCol w:w="6096"/>
        <w:tblGridChange w:id="193">
          <w:tblGrid>
            <w:gridCol w:w="13761"/>
            <w:gridCol w:w="1969"/>
            <w:gridCol w:w="1145"/>
            <w:gridCol w:w="3402"/>
            <w:gridCol w:w="3118"/>
            <w:gridCol w:w="6096"/>
          </w:tblGrid>
        </w:tblGridChange>
      </w:tblGrid>
      <w:tr w:rsidR="004538D1" w:rsidRPr="00A339C7" w:rsidDel="00662C81" w14:paraId="4FE6977B" w14:textId="549BD41B" w:rsidTr="00E80ADD">
        <w:trPr>
          <w:trHeight w:val="375"/>
          <w:tblHeader/>
          <w:del w:id="194" w:author="Tebokgo Mabuto (ECP)" w:date="2026-07-15T10:58:00Z"/>
          <w:trPrChange w:id="195" w:author="Tebokgo Mabuto (ECP)" w:date="2026-06-30T10:09:00Z" w16du:dateUtc="2026-06-30T08:09:00Z">
            <w:trPr>
              <w:gridBefore w:val="1"/>
              <w:trHeight w:val="375"/>
              <w:tblHeader/>
            </w:trPr>
          </w:trPrChange>
        </w:trPr>
        <w:tc>
          <w:tcPr>
            <w:tcW w:w="1573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Change w:id="196" w:author="Tebokgo Mabuto (ECP)" w:date="2026-06-30T10:09:00Z" w16du:dateUtc="2026-06-30T08:09:00Z">
              <w:tcPr>
                <w:tcW w:w="15730"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tcPrChange>
          </w:tcPr>
          <w:p w14:paraId="44857BAE" w14:textId="3AE3EA2F" w:rsidR="004538D1" w:rsidRPr="00B04EC5" w:rsidDel="00662C81" w:rsidRDefault="004538D1" w:rsidP="006B52C0">
            <w:pPr>
              <w:jc w:val="center"/>
              <w:rPr>
                <w:del w:id="197" w:author="Tebokgo Mabuto (ECP)" w:date="2026-07-15T10:58:00Z" w16du:dateUtc="2026-07-15T08:58:00Z"/>
                <w:rFonts w:cs="Arial"/>
                <w:b/>
                <w:caps/>
                <w:color w:val="000000"/>
                <w:sz w:val="18"/>
                <w:szCs w:val="18"/>
                <w:lang w:eastAsia="en-GB"/>
              </w:rPr>
            </w:pPr>
            <w:del w:id="198" w:author="Tebokgo Mabuto (ECP)" w:date="2026-07-15T10:58:00Z" w16du:dateUtc="2026-07-15T08:58:00Z">
              <w:r w:rsidRPr="00B04EC5" w:rsidDel="00662C81">
                <w:rPr>
                  <w:rFonts w:cs="Arial"/>
                  <w:b/>
                  <w:caps/>
                  <w:color w:val="000000"/>
                  <w:sz w:val="18"/>
                  <w:szCs w:val="18"/>
                  <w:lang w:eastAsia="en-GB"/>
                </w:rPr>
                <w:delText>Engineering consultants: Conventional AND RRM Projects INCLUDING COMMUNITY DEVELOPMENT, ctrom, tcc, ort, ors and other construction related services</w:delText>
              </w:r>
            </w:del>
          </w:p>
        </w:tc>
      </w:tr>
      <w:tr w:rsidR="004538D1" w:rsidRPr="00A339C7" w:rsidDel="00662C81" w14:paraId="0120537D" w14:textId="6C99CDE6" w:rsidTr="00E80ADD">
        <w:trPr>
          <w:trHeight w:val="282"/>
          <w:tblHeader/>
          <w:del w:id="199" w:author="Tebokgo Mabuto (ECP)" w:date="2026-07-15T10:58:00Z"/>
          <w:trPrChange w:id="200" w:author="Tebokgo Mabuto (ECP)" w:date="2026-06-30T10:09:00Z" w16du:dateUtc="2026-06-30T08:09:00Z">
            <w:trPr>
              <w:gridBefore w:val="1"/>
              <w:trHeight w:val="282"/>
              <w:tblHeader/>
            </w:trPr>
          </w:trPrChange>
        </w:trPr>
        <w:tc>
          <w:tcPr>
            <w:tcW w:w="9634"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01" w:author="Tebokgo Mabuto (ECP)" w:date="2026-06-30T10:09:00Z" w16du:dateUtc="2026-06-30T08:09:00Z">
              <w:tcPr>
                <w:tcW w:w="9634"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5C4E1848" w14:textId="1943CA0C" w:rsidR="004538D1" w:rsidRPr="00B04EC5" w:rsidDel="00662C81" w:rsidRDefault="004538D1" w:rsidP="006B52C0">
            <w:pPr>
              <w:jc w:val="center"/>
              <w:rPr>
                <w:del w:id="202" w:author="Tebokgo Mabuto (ECP)" w:date="2026-07-15T10:58:00Z" w16du:dateUtc="2026-07-15T08:58:00Z"/>
                <w:rFonts w:cs="Arial"/>
                <w:b/>
                <w:caps/>
                <w:color w:val="000000"/>
                <w:sz w:val="18"/>
                <w:szCs w:val="18"/>
                <w:lang w:eastAsia="en-GB"/>
              </w:rPr>
            </w:pPr>
            <w:del w:id="203" w:author="Tebokgo Mabuto (ECP)" w:date="2026-07-15T10:58:00Z" w16du:dateUtc="2026-07-15T08:58:00Z">
              <w:r w:rsidRPr="00B04EC5" w:rsidDel="00662C81">
                <w:rPr>
                  <w:rFonts w:cs="Arial"/>
                  <w:b/>
                  <w:caps/>
                  <w:color w:val="000000"/>
                  <w:sz w:val="18"/>
                  <w:szCs w:val="18"/>
                  <w:lang w:eastAsia="en-GB"/>
                </w:rPr>
                <w:delText>CONTRACT Value (INCLUDING VAT) INCLUDES PROVISIONAL SUMS</w:delText>
              </w:r>
            </w:del>
          </w:p>
        </w:tc>
        <w:tc>
          <w:tcPr>
            <w:tcW w:w="6096" w:type="dxa"/>
            <w:vMerge w:val="restart"/>
            <w:tcBorders>
              <w:top w:val="single" w:sz="4" w:space="0" w:color="auto"/>
              <w:left w:val="single" w:sz="4" w:space="0" w:color="auto"/>
              <w:right w:val="single" w:sz="4" w:space="0" w:color="auto"/>
            </w:tcBorders>
            <w:shd w:val="clear" w:color="auto" w:fill="F2F2F2" w:themeFill="background1" w:themeFillShade="F2"/>
            <w:vAlign w:val="center"/>
            <w:tcPrChange w:id="204" w:author="Tebokgo Mabuto (ECP)" w:date="2026-06-30T10:09:00Z" w16du:dateUtc="2026-06-30T08:09:00Z">
              <w:tcPr>
                <w:tcW w:w="609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tcPrChange>
          </w:tcPr>
          <w:p w14:paraId="3B0670C0" w14:textId="30168FDD" w:rsidR="004538D1" w:rsidRPr="00B04EC5" w:rsidDel="00662C81" w:rsidRDefault="004538D1" w:rsidP="006B52C0">
            <w:pPr>
              <w:jc w:val="center"/>
              <w:rPr>
                <w:del w:id="205" w:author="Tebokgo Mabuto (ECP)" w:date="2026-07-15T10:58:00Z" w16du:dateUtc="2026-07-15T08:58:00Z"/>
                <w:rFonts w:cs="Arial"/>
                <w:b/>
                <w:caps/>
                <w:color w:val="000000"/>
                <w:sz w:val="18"/>
                <w:szCs w:val="18"/>
                <w:lang w:eastAsia="en-GB"/>
              </w:rPr>
            </w:pPr>
            <w:del w:id="206" w:author="Tebokgo Mabuto (ECP)" w:date="2026-07-15T10:58:00Z" w16du:dateUtc="2026-07-15T08:58:00Z">
              <w:r w:rsidRPr="00B04EC5" w:rsidDel="00662C81">
                <w:rPr>
                  <w:rFonts w:cs="Arial"/>
                  <w:b/>
                  <w:caps/>
                  <w:color w:val="000000"/>
                  <w:sz w:val="18"/>
                  <w:szCs w:val="18"/>
                  <w:lang w:eastAsia="en-GB"/>
                </w:rPr>
                <w:delText>instruction notes</w:delText>
              </w:r>
            </w:del>
          </w:p>
        </w:tc>
      </w:tr>
      <w:tr w:rsidR="004538D1" w:rsidRPr="00A339C7" w:rsidDel="00662C81" w14:paraId="2F356835" w14:textId="1D20DEAD" w:rsidTr="00E80ADD">
        <w:trPr>
          <w:trHeight w:val="282"/>
          <w:tblHeader/>
          <w:del w:id="207" w:author="Tebokgo Mabuto (ECP)" w:date="2026-07-15T10:58:00Z"/>
          <w:trPrChange w:id="208" w:author="Tebokgo Mabuto (ECP)" w:date="2026-06-30T10:09:00Z" w16du:dateUtc="2026-06-30T08:09:00Z">
            <w:trPr>
              <w:gridBefore w:val="1"/>
              <w:trHeight w:val="282"/>
              <w:tblHeader/>
            </w:trPr>
          </w:trPrChange>
        </w:trPr>
        <w:tc>
          <w:tcPr>
            <w:tcW w:w="311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09" w:author="Tebokgo Mabuto (ECP)" w:date="2026-06-30T10:09:00Z" w16du:dateUtc="2026-06-30T08:09:00Z">
              <w:tcPr>
                <w:tcW w:w="311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502F9ECD" w14:textId="4ADF77A4" w:rsidR="004538D1" w:rsidRPr="00B04EC5" w:rsidDel="00662C81" w:rsidRDefault="004538D1" w:rsidP="006B52C0">
            <w:pPr>
              <w:jc w:val="center"/>
              <w:rPr>
                <w:del w:id="210" w:author="Tebokgo Mabuto (ECP)" w:date="2026-07-15T10:58:00Z" w16du:dateUtc="2026-07-15T08:58:00Z"/>
                <w:rFonts w:cs="Arial"/>
                <w:b/>
                <w:caps/>
                <w:color w:val="000000"/>
                <w:sz w:val="18"/>
                <w:szCs w:val="18"/>
                <w:lang w:eastAsia="en-GB"/>
              </w:rPr>
            </w:pPr>
            <w:del w:id="211" w:author="Tebokgo Mabuto (ECP)" w:date="2026-07-15T10:58:00Z" w16du:dateUtc="2026-07-15T08:58:00Z">
              <w:r w:rsidRPr="00B04EC5" w:rsidDel="00662C81">
                <w:rPr>
                  <w:rFonts w:cs="Arial"/>
                  <w:b/>
                  <w:i/>
                  <w:color w:val="000000"/>
                  <w:sz w:val="18"/>
                  <w:szCs w:val="18"/>
                  <w:lang w:eastAsia="en-GB"/>
                </w:rPr>
                <w:delText>CATEGORY 1</w:delText>
              </w:r>
            </w:del>
          </w:p>
        </w:tc>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12" w:author="Tebokgo Mabuto (ECP)" w:date="2026-06-30T10:09:00Z" w16du:dateUtc="2026-06-30T08:09:00Z">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4DEC07BF" w14:textId="128F09EB" w:rsidR="004538D1" w:rsidRPr="00B04EC5" w:rsidDel="00662C81" w:rsidRDefault="004538D1" w:rsidP="006B52C0">
            <w:pPr>
              <w:jc w:val="center"/>
              <w:rPr>
                <w:del w:id="213" w:author="Tebokgo Mabuto (ECP)" w:date="2026-07-15T10:58:00Z" w16du:dateUtc="2026-07-15T08:58:00Z"/>
                <w:rFonts w:cs="Arial"/>
                <w:b/>
                <w:caps/>
                <w:color w:val="000000"/>
                <w:sz w:val="18"/>
                <w:szCs w:val="18"/>
                <w:lang w:eastAsia="en-GB"/>
              </w:rPr>
            </w:pPr>
            <w:del w:id="214" w:author="Tebokgo Mabuto (ECP)" w:date="2026-07-15T10:58:00Z" w16du:dateUtc="2026-07-15T08:58:00Z">
              <w:r w:rsidRPr="00B04EC5" w:rsidDel="00662C81">
                <w:rPr>
                  <w:rFonts w:cs="Arial"/>
                  <w:b/>
                  <w:i/>
                  <w:color w:val="000000"/>
                  <w:sz w:val="18"/>
                  <w:szCs w:val="18"/>
                  <w:lang w:eastAsia="en-GB"/>
                </w:rPr>
                <w:delText>CATEGORY 2</w:delText>
              </w:r>
            </w:del>
          </w:p>
        </w:tc>
        <w:tc>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15" w:author="Tebokgo Mabuto (ECP)" w:date="2026-06-30T10:09:00Z" w16du:dateUtc="2026-06-30T08:09:00Z">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72F2178E" w14:textId="7BEB2200" w:rsidR="004538D1" w:rsidRPr="00B04EC5" w:rsidDel="00662C81" w:rsidRDefault="004538D1" w:rsidP="006B52C0">
            <w:pPr>
              <w:jc w:val="center"/>
              <w:rPr>
                <w:del w:id="216" w:author="Tebokgo Mabuto (ECP)" w:date="2026-07-15T10:58:00Z" w16du:dateUtc="2026-07-15T08:58:00Z"/>
                <w:rFonts w:cs="Arial"/>
                <w:b/>
                <w:caps/>
                <w:color w:val="000000"/>
                <w:sz w:val="18"/>
                <w:szCs w:val="18"/>
                <w:lang w:eastAsia="en-GB"/>
              </w:rPr>
            </w:pPr>
            <w:del w:id="217" w:author="Tebokgo Mabuto (ECP)" w:date="2026-07-15T10:58:00Z" w16du:dateUtc="2026-07-15T08:58:00Z">
              <w:r w:rsidRPr="00B04EC5" w:rsidDel="00662C81">
                <w:rPr>
                  <w:rFonts w:cs="Arial"/>
                  <w:b/>
                  <w:i/>
                  <w:color w:val="000000"/>
                  <w:sz w:val="18"/>
                  <w:szCs w:val="18"/>
                  <w:lang w:eastAsia="en-GB"/>
                </w:rPr>
                <w:delText>CATEGORY 3</w:delText>
              </w:r>
            </w:del>
          </w:p>
        </w:tc>
        <w:tc>
          <w:tcPr>
            <w:tcW w:w="6096" w:type="dxa"/>
            <w:vMerge/>
            <w:tcBorders>
              <w:left w:val="single" w:sz="4" w:space="0" w:color="auto"/>
              <w:right w:val="single" w:sz="4" w:space="0" w:color="auto"/>
            </w:tcBorders>
            <w:shd w:val="clear" w:color="auto" w:fill="F2F2F2" w:themeFill="background1" w:themeFillShade="F2"/>
            <w:tcPrChange w:id="218" w:author="Tebokgo Mabuto (ECP)" w:date="2026-06-30T10:09:00Z" w16du:dateUtc="2026-06-30T08:09:00Z">
              <w:tcPr>
                <w:tcW w:w="6096" w:type="dxa"/>
                <w:vMerge/>
                <w:tcBorders>
                  <w:left w:val="single" w:sz="4" w:space="0" w:color="auto"/>
                  <w:right w:val="single" w:sz="4" w:space="0" w:color="auto"/>
                </w:tcBorders>
                <w:shd w:val="clear" w:color="auto" w:fill="F2F2F2" w:themeFill="background1" w:themeFillShade="F2"/>
              </w:tcPr>
            </w:tcPrChange>
          </w:tcPr>
          <w:p w14:paraId="4C7E9560" w14:textId="068450EA" w:rsidR="004538D1" w:rsidRPr="00B04EC5" w:rsidDel="00662C81" w:rsidRDefault="004538D1" w:rsidP="006B52C0">
            <w:pPr>
              <w:jc w:val="center"/>
              <w:rPr>
                <w:del w:id="219" w:author="Tebokgo Mabuto (ECP)" w:date="2026-07-15T10:58:00Z" w16du:dateUtc="2026-07-15T08:58:00Z"/>
                <w:rFonts w:cs="Arial"/>
                <w:b/>
                <w:caps/>
                <w:color w:val="000000"/>
                <w:sz w:val="18"/>
                <w:szCs w:val="18"/>
                <w:lang w:eastAsia="en-GB"/>
              </w:rPr>
            </w:pPr>
          </w:p>
        </w:tc>
      </w:tr>
      <w:tr w:rsidR="004538D1" w:rsidRPr="00A339C7" w:rsidDel="00662C81" w14:paraId="12A69C25" w14:textId="6580F799" w:rsidTr="00E80ADD">
        <w:trPr>
          <w:trHeight w:val="282"/>
          <w:tblHeader/>
          <w:del w:id="220" w:author="Tebokgo Mabuto (ECP)" w:date="2026-07-15T10:58:00Z"/>
          <w:trPrChange w:id="221" w:author="Tebokgo Mabuto (ECP)" w:date="2026-06-30T10:09:00Z" w16du:dateUtc="2026-06-30T08:09:00Z">
            <w:trPr>
              <w:gridBefore w:val="1"/>
              <w:trHeight w:val="282"/>
              <w:tblHeader/>
            </w:trPr>
          </w:trPrChange>
        </w:trPr>
        <w:tc>
          <w:tcPr>
            <w:tcW w:w="311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22" w:author="Tebokgo Mabuto (ECP)" w:date="2026-06-30T10:09:00Z" w16du:dateUtc="2026-06-30T08:09:00Z">
              <w:tcPr>
                <w:tcW w:w="311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2EEB750C" w14:textId="7B672F5C" w:rsidR="004538D1" w:rsidRPr="00B04EC5" w:rsidDel="00662C81" w:rsidRDefault="004538D1" w:rsidP="006B52C0">
            <w:pPr>
              <w:jc w:val="center"/>
              <w:rPr>
                <w:del w:id="223" w:author="Tebokgo Mabuto (ECP)" w:date="2026-07-15T10:58:00Z" w16du:dateUtc="2026-07-15T08:58:00Z"/>
                <w:rFonts w:cs="Arial"/>
                <w:b/>
                <w:i/>
                <w:color w:val="000000"/>
                <w:sz w:val="18"/>
                <w:szCs w:val="18"/>
                <w:lang w:eastAsia="en-GB"/>
              </w:rPr>
            </w:pPr>
            <w:del w:id="224" w:author="Tebokgo Mabuto (ECP)" w:date="2026-07-15T10:58:00Z" w16du:dateUtc="2026-07-15T08:58:00Z">
              <w:r w:rsidRPr="00B04EC5" w:rsidDel="00662C81">
                <w:rPr>
                  <w:rFonts w:cs="Arial"/>
                  <w:b/>
                  <w:i/>
                  <w:color w:val="000000"/>
                  <w:sz w:val="18"/>
                  <w:szCs w:val="18"/>
                  <w:lang w:eastAsia="en-GB"/>
                </w:rPr>
                <w:delText>Contract Value</w:delText>
              </w:r>
            </w:del>
          </w:p>
          <w:p w14:paraId="19F62541" w14:textId="1092161E" w:rsidR="004538D1" w:rsidRPr="00B04EC5" w:rsidDel="00662C81" w:rsidRDefault="004538D1" w:rsidP="006B52C0">
            <w:pPr>
              <w:jc w:val="center"/>
              <w:rPr>
                <w:del w:id="225" w:author="Tebokgo Mabuto (ECP)" w:date="2026-07-15T10:58:00Z" w16du:dateUtc="2026-07-15T08:58:00Z"/>
                <w:rFonts w:cs="Arial"/>
                <w:b/>
                <w:caps/>
                <w:color w:val="000000"/>
                <w:sz w:val="18"/>
                <w:szCs w:val="18"/>
                <w:lang w:eastAsia="en-GB"/>
              </w:rPr>
            </w:pPr>
            <w:del w:id="226" w:author="Tebokgo Mabuto (ECP)" w:date="2026-07-15T10:58:00Z" w16du:dateUtc="2026-07-15T08:58:00Z">
              <w:r w:rsidRPr="00B04EC5" w:rsidDel="00662C81">
                <w:rPr>
                  <w:rFonts w:cs="Arial"/>
                  <w:b/>
                  <w:i/>
                  <w:color w:val="000000"/>
                  <w:sz w:val="18"/>
                  <w:szCs w:val="18"/>
                  <w:lang w:eastAsia="en-GB"/>
                </w:rPr>
                <w:delText>&lt; R6M</w:delText>
              </w:r>
            </w:del>
          </w:p>
        </w:tc>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27" w:author="Tebokgo Mabuto (ECP)" w:date="2026-06-30T10:09:00Z" w16du:dateUtc="2026-06-30T08:09:00Z">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12FFE491" w14:textId="481E9D5C" w:rsidR="004538D1" w:rsidRPr="00B04EC5" w:rsidDel="00662C81" w:rsidRDefault="004538D1" w:rsidP="006B52C0">
            <w:pPr>
              <w:jc w:val="center"/>
              <w:rPr>
                <w:del w:id="228" w:author="Tebokgo Mabuto (ECP)" w:date="2026-07-15T10:58:00Z" w16du:dateUtc="2026-07-15T08:58:00Z"/>
                <w:rFonts w:cs="Arial"/>
                <w:b/>
                <w:i/>
                <w:color w:val="000000"/>
                <w:sz w:val="18"/>
                <w:szCs w:val="18"/>
                <w:lang w:eastAsia="en-GB"/>
              </w:rPr>
            </w:pPr>
            <w:del w:id="229" w:author="Tebokgo Mabuto (ECP)" w:date="2026-07-15T10:58:00Z" w16du:dateUtc="2026-07-15T08:58:00Z">
              <w:r w:rsidRPr="00B04EC5" w:rsidDel="00662C81">
                <w:rPr>
                  <w:rFonts w:cs="Arial"/>
                  <w:b/>
                  <w:i/>
                  <w:color w:val="000000"/>
                  <w:sz w:val="18"/>
                  <w:szCs w:val="18"/>
                  <w:lang w:eastAsia="en-GB"/>
                </w:rPr>
                <w:delText>Contract Value</w:delText>
              </w:r>
            </w:del>
          </w:p>
          <w:p w14:paraId="7DF039C2" w14:textId="476F1AEA" w:rsidR="004538D1" w:rsidRPr="00B04EC5" w:rsidDel="00662C81" w:rsidRDefault="004538D1" w:rsidP="006B52C0">
            <w:pPr>
              <w:jc w:val="center"/>
              <w:rPr>
                <w:del w:id="230" w:author="Tebokgo Mabuto (ECP)" w:date="2026-07-15T10:58:00Z" w16du:dateUtc="2026-07-15T08:58:00Z"/>
                <w:rFonts w:cs="Arial"/>
                <w:b/>
                <w:caps/>
                <w:color w:val="000000"/>
                <w:sz w:val="18"/>
                <w:szCs w:val="18"/>
                <w:lang w:eastAsia="en-GB"/>
              </w:rPr>
            </w:pPr>
            <w:del w:id="231" w:author="Tebokgo Mabuto (ECP)" w:date="2026-07-15T10:58:00Z" w16du:dateUtc="2026-07-15T08:58:00Z">
              <w:r w:rsidRPr="00B04EC5" w:rsidDel="00662C81">
                <w:rPr>
                  <w:rFonts w:cs="Arial"/>
                  <w:b/>
                  <w:i/>
                  <w:color w:val="000000"/>
                  <w:sz w:val="18"/>
                  <w:szCs w:val="18"/>
                  <w:lang w:eastAsia="en-GB"/>
                </w:rPr>
                <w:delText>R6m &lt; R25M</w:delText>
              </w:r>
            </w:del>
          </w:p>
        </w:tc>
        <w:tc>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32" w:author="Tebokgo Mabuto (ECP)" w:date="2026-06-30T10:09:00Z" w16du:dateUtc="2026-06-30T08:09:00Z">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03E4B254" w14:textId="19B36E89" w:rsidR="004538D1" w:rsidRPr="00B04EC5" w:rsidDel="00662C81" w:rsidRDefault="004538D1" w:rsidP="006B52C0">
            <w:pPr>
              <w:jc w:val="center"/>
              <w:rPr>
                <w:del w:id="233" w:author="Tebokgo Mabuto (ECP)" w:date="2026-07-15T10:58:00Z" w16du:dateUtc="2026-07-15T08:58:00Z"/>
                <w:rFonts w:cs="Arial"/>
                <w:b/>
                <w:i/>
                <w:color w:val="000000"/>
                <w:sz w:val="18"/>
                <w:szCs w:val="18"/>
                <w:lang w:eastAsia="en-GB"/>
              </w:rPr>
            </w:pPr>
            <w:del w:id="234" w:author="Tebokgo Mabuto (ECP)" w:date="2026-07-15T10:58:00Z" w16du:dateUtc="2026-07-15T08:58:00Z">
              <w:r w:rsidRPr="00B04EC5" w:rsidDel="00662C81">
                <w:rPr>
                  <w:rFonts w:cs="Arial"/>
                  <w:b/>
                  <w:i/>
                  <w:color w:val="000000"/>
                  <w:sz w:val="18"/>
                  <w:szCs w:val="18"/>
                  <w:lang w:eastAsia="en-GB"/>
                </w:rPr>
                <w:delText>Contract Value</w:delText>
              </w:r>
            </w:del>
          </w:p>
          <w:p w14:paraId="7799F4E3" w14:textId="1CE270FC" w:rsidR="004538D1" w:rsidRPr="00B04EC5" w:rsidDel="00662C81" w:rsidRDefault="004538D1" w:rsidP="006B52C0">
            <w:pPr>
              <w:jc w:val="center"/>
              <w:rPr>
                <w:del w:id="235" w:author="Tebokgo Mabuto (ECP)" w:date="2026-07-15T10:58:00Z" w16du:dateUtc="2026-07-15T08:58:00Z"/>
                <w:rFonts w:cs="Arial"/>
                <w:b/>
                <w:caps/>
                <w:color w:val="000000"/>
                <w:sz w:val="18"/>
                <w:szCs w:val="18"/>
                <w:lang w:eastAsia="en-GB"/>
              </w:rPr>
            </w:pPr>
            <w:del w:id="236" w:author="Tebokgo Mabuto (ECP)" w:date="2026-07-15T10:58:00Z" w16du:dateUtc="2026-07-15T08:58:00Z">
              <w:r w:rsidRPr="00B04EC5" w:rsidDel="00662C81">
                <w:rPr>
                  <w:rFonts w:cs="Arial"/>
                  <w:b/>
                  <w:i/>
                  <w:color w:val="000000"/>
                  <w:sz w:val="18"/>
                  <w:szCs w:val="18"/>
                  <w:lang w:eastAsia="en-GB"/>
                </w:rPr>
                <w:delText>&gt; R25M</w:delText>
              </w:r>
            </w:del>
          </w:p>
        </w:tc>
        <w:tc>
          <w:tcPr>
            <w:tcW w:w="6096" w:type="dxa"/>
            <w:vMerge/>
            <w:tcBorders>
              <w:left w:val="single" w:sz="4" w:space="0" w:color="auto"/>
              <w:right w:val="single" w:sz="4" w:space="0" w:color="auto"/>
            </w:tcBorders>
            <w:shd w:val="clear" w:color="auto" w:fill="F2F2F2" w:themeFill="background1" w:themeFillShade="F2"/>
            <w:tcPrChange w:id="237" w:author="Tebokgo Mabuto (ECP)" w:date="2026-06-30T10:09:00Z" w16du:dateUtc="2026-06-30T08:09:00Z">
              <w:tcPr>
                <w:tcW w:w="6096" w:type="dxa"/>
                <w:vMerge/>
                <w:tcBorders>
                  <w:left w:val="single" w:sz="4" w:space="0" w:color="auto"/>
                  <w:right w:val="single" w:sz="4" w:space="0" w:color="auto"/>
                </w:tcBorders>
                <w:shd w:val="clear" w:color="auto" w:fill="F2F2F2" w:themeFill="background1" w:themeFillShade="F2"/>
              </w:tcPr>
            </w:tcPrChange>
          </w:tcPr>
          <w:p w14:paraId="6854A764" w14:textId="36152D8B" w:rsidR="004538D1" w:rsidRPr="00B04EC5" w:rsidDel="00662C81" w:rsidRDefault="004538D1" w:rsidP="006B52C0">
            <w:pPr>
              <w:jc w:val="center"/>
              <w:rPr>
                <w:del w:id="238" w:author="Tebokgo Mabuto (ECP)" w:date="2026-07-15T10:58:00Z" w16du:dateUtc="2026-07-15T08:58:00Z"/>
                <w:rFonts w:cs="Arial"/>
                <w:b/>
                <w:caps/>
                <w:color w:val="000000"/>
                <w:sz w:val="18"/>
                <w:szCs w:val="18"/>
                <w:lang w:eastAsia="en-GB"/>
              </w:rPr>
            </w:pPr>
          </w:p>
        </w:tc>
      </w:tr>
      <w:tr w:rsidR="004538D1" w:rsidRPr="00A339C7" w:rsidDel="00662C81" w14:paraId="31069F47" w14:textId="7EB5C5B2" w:rsidTr="00E80ADD">
        <w:trPr>
          <w:trHeight w:val="282"/>
          <w:tblHeader/>
          <w:del w:id="239" w:author="Tebokgo Mabuto (ECP)" w:date="2026-07-15T10:58:00Z"/>
          <w:trPrChange w:id="240" w:author="Tebokgo Mabuto (ECP)" w:date="2026-06-30T10:09:00Z" w16du:dateUtc="2026-06-30T08:09:00Z">
            <w:trPr>
              <w:gridBefore w:val="1"/>
              <w:trHeight w:val="282"/>
              <w:tblHeader/>
            </w:trPr>
          </w:trPrChange>
        </w:trPr>
        <w:tc>
          <w:tcPr>
            <w:tcW w:w="1573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Change w:id="241" w:author="Tebokgo Mabuto (ECP)" w:date="2026-06-30T10:09:00Z" w16du:dateUtc="2026-06-30T08:09:00Z">
              <w:tcPr>
                <w:tcW w:w="15730"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tcPrChange>
          </w:tcPr>
          <w:p w14:paraId="1CC0F1BD" w14:textId="7BF4F05B" w:rsidR="004538D1" w:rsidRPr="00B04EC5" w:rsidDel="00662C81" w:rsidRDefault="004538D1" w:rsidP="006B52C0">
            <w:pPr>
              <w:jc w:val="center"/>
              <w:rPr>
                <w:del w:id="242" w:author="Tebokgo Mabuto (ECP)" w:date="2026-07-15T10:58:00Z" w16du:dateUtc="2026-07-15T08:58:00Z"/>
                <w:rFonts w:cs="Arial"/>
                <w:b/>
                <w:caps/>
                <w:color w:val="000000"/>
                <w:sz w:val="18"/>
                <w:szCs w:val="18"/>
                <w:lang w:eastAsia="en-GB"/>
              </w:rPr>
            </w:pPr>
            <w:del w:id="243" w:author="Tebokgo Mabuto (ECP)" w:date="2026-07-15T10:58:00Z" w16du:dateUtc="2026-07-15T08:58:00Z">
              <w:r w:rsidRPr="00B04EC5" w:rsidDel="00662C81">
                <w:rPr>
                  <w:rFonts w:cs="Arial"/>
                  <w:b/>
                  <w:caps/>
                  <w:color w:val="000000"/>
                  <w:sz w:val="18"/>
                  <w:szCs w:val="18"/>
                  <w:lang w:eastAsia="en-GB"/>
                </w:rPr>
                <w:delText>PREFERENTIAL SUBCONTRACTING REQUIREMENTS</w:delText>
              </w:r>
            </w:del>
          </w:p>
        </w:tc>
      </w:tr>
      <w:tr w:rsidR="004538D1" w:rsidRPr="00A339C7" w:rsidDel="00662C81" w14:paraId="24D5F367" w14:textId="160BF3FF" w:rsidTr="00E80ADD">
        <w:trPr>
          <w:trHeight w:val="282"/>
          <w:tblHeader/>
          <w:del w:id="244" w:author="Tebokgo Mabuto (ECP)" w:date="2026-07-15T10:58:00Z"/>
          <w:trPrChange w:id="245" w:author="Tebokgo Mabuto (ECP)" w:date="2026-06-30T10:09:00Z" w16du:dateUtc="2026-06-30T08:09:00Z">
            <w:trPr>
              <w:gridBefore w:val="1"/>
              <w:trHeight w:val="282"/>
              <w:tblHeader/>
            </w:trPr>
          </w:trPrChange>
        </w:trPr>
        <w:tc>
          <w:tcPr>
            <w:tcW w:w="311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46" w:author="Tebokgo Mabuto (ECP)" w:date="2026-06-30T10:09:00Z" w16du:dateUtc="2026-06-30T08:09:00Z">
              <w:tcPr>
                <w:tcW w:w="311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6619226F" w14:textId="05C9C517" w:rsidR="004538D1" w:rsidRPr="00923C33" w:rsidDel="00662C81" w:rsidRDefault="004538D1" w:rsidP="006B52C0">
            <w:pPr>
              <w:tabs>
                <w:tab w:val="left" w:pos="284"/>
              </w:tabs>
              <w:rPr>
                <w:del w:id="247" w:author="Tebokgo Mabuto (ECP)" w:date="2026-07-15T10:58:00Z" w16du:dateUtc="2026-07-15T08:58:00Z"/>
                <w:rFonts w:cs="Arial"/>
                <w:bCs/>
                <w:iCs/>
                <w:color w:val="000000"/>
                <w:sz w:val="18"/>
                <w:szCs w:val="18"/>
                <w:lang w:eastAsia="en-GB"/>
              </w:rPr>
            </w:pPr>
            <w:del w:id="248" w:author="Tebokgo Mabuto (ECP)" w:date="2026-07-15T10:58:00Z" w16du:dateUtc="2026-07-15T08:58:00Z">
              <w:r w:rsidDel="00662C81">
                <w:rPr>
                  <w:rFonts w:cs="Arial"/>
                  <w:bCs/>
                  <w:iCs/>
                  <w:color w:val="000000"/>
                  <w:sz w:val="18"/>
                  <w:szCs w:val="18"/>
                  <w:lang w:eastAsia="en-GB"/>
                </w:rPr>
                <w:delText>The following subcontracting provisions may apply:</w:delText>
              </w:r>
            </w:del>
          </w:p>
          <w:p w14:paraId="6D4AECA4" w14:textId="51CC81E7" w:rsidR="004538D1" w:rsidRPr="00B04EC5" w:rsidDel="00662C81" w:rsidRDefault="004538D1" w:rsidP="00A45B23">
            <w:pPr>
              <w:pStyle w:val="ListParagraph"/>
              <w:numPr>
                <w:ilvl w:val="0"/>
                <w:numId w:val="134"/>
              </w:numPr>
              <w:tabs>
                <w:tab w:val="left" w:pos="284"/>
              </w:tabs>
              <w:ind w:left="284" w:hanging="284"/>
              <w:rPr>
                <w:del w:id="249" w:author="Tebokgo Mabuto (ECP)" w:date="2026-07-15T10:58:00Z" w16du:dateUtc="2026-07-15T08:58:00Z"/>
                <w:bCs/>
                <w:iCs/>
                <w:color w:val="000000"/>
                <w:sz w:val="18"/>
                <w:szCs w:val="18"/>
                <w:lang w:eastAsia="en-GB"/>
              </w:rPr>
            </w:pPr>
            <w:del w:id="250" w:author="Tebokgo Mabuto (ECP)" w:date="2026-07-15T10:58:00Z" w16du:dateUtc="2026-07-15T08:58:00Z">
              <w:r w:rsidRPr="00B04EC5" w:rsidDel="00662C81">
                <w:rPr>
                  <w:bCs/>
                  <w:iCs/>
                  <w:color w:val="000000"/>
                  <w:sz w:val="18"/>
                  <w:szCs w:val="18"/>
                  <w:lang w:eastAsia="en-GB"/>
                </w:rPr>
                <w:delText>No subcontracting requirements for EME’s</w:delText>
              </w:r>
            </w:del>
          </w:p>
          <w:p w14:paraId="6E653421" w14:textId="6F75CA4D" w:rsidR="004538D1" w:rsidRPr="00B04EC5" w:rsidDel="00662C81" w:rsidRDefault="004538D1" w:rsidP="00A45B23">
            <w:pPr>
              <w:pStyle w:val="ListParagraph"/>
              <w:numPr>
                <w:ilvl w:val="0"/>
                <w:numId w:val="134"/>
              </w:numPr>
              <w:tabs>
                <w:tab w:val="left" w:pos="284"/>
              </w:tabs>
              <w:ind w:left="284" w:hanging="284"/>
              <w:rPr>
                <w:del w:id="251" w:author="Tebokgo Mabuto (ECP)" w:date="2026-07-15T10:58:00Z" w16du:dateUtc="2026-07-15T08:58:00Z"/>
                <w:bCs/>
                <w:iCs/>
                <w:color w:val="000000"/>
                <w:sz w:val="18"/>
                <w:szCs w:val="18"/>
                <w:lang w:eastAsia="en-GB"/>
              </w:rPr>
            </w:pPr>
            <w:del w:id="252" w:author="Tebokgo Mabuto (ECP)" w:date="2026-07-15T10:58:00Z" w16du:dateUtc="2026-07-15T08:58:00Z">
              <w:r w:rsidRPr="00B04EC5" w:rsidDel="00662C81">
                <w:rPr>
                  <w:bCs/>
                  <w:iCs/>
                  <w:color w:val="000000"/>
                  <w:sz w:val="18"/>
                  <w:szCs w:val="18"/>
                  <w:lang w:eastAsia="en-GB"/>
                </w:rPr>
                <w:delText xml:space="preserve">Minimum </w:delText>
              </w:r>
              <w:r w:rsidDel="00662C81">
                <w:rPr>
                  <w:bCs/>
                  <w:iCs/>
                  <w:color w:val="000000"/>
                  <w:sz w:val="18"/>
                  <w:szCs w:val="18"/>
                  <w:lang w:eastAsia="en-GB"/>
                </w:rPr>
                <w:delText>30</w:delText>
              </w:r>
              <w:r w:rsidRPr="00B04EC5" w:rsidDel="00662C81">
                <w:rPr>
                  <w:bCs/>
                  <w:iCs/>
                  <w:color w:val="000000"/>
                  <w:sz w:val="18"/>
                  <w:szCs w:val="18"/>
                  <w:lang w:eastAsia="en-GB"/>
                </w:rPr>
                <w:delText>% subcontracting provision applies to QSE’s and Generics</w:delText>
              </w:r>
            </w:del>
          </w:p>
        </w:tc>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53" w:author="Tebokgo Mabuto (ECP)" w:date="2026-06-30T10:09:00Z" w16du:dateUtc="2026-06-30T08:09:00Z">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3B8DCD33" w14:textId="46DAEEE3" w:rsidR="004538D1" w:rsidRPr="001D24E0" w:rsidDel="00662C81" w:rsidRDefault="004538D1" w:rsidP="006B52C0">
            <w:pPr>
              <w:tabs>
                <w:tab w:val="left" w:pos="284"/>
              </w:tabs>
              <w:rPr>
                <w:del w:id="254" w:author="Tebokgo Mabuto (ECP)" w:date="2026-07-15T10:58:00Z" w16du:dateUtc="2026-07-15T08:58:00Z"/>
                <w:rFonts w:cs="Arial"/>
                <w:bCs/>
                <w:iCs/>
                <w:color w:val="000000"/>
                <w:sz w:val="18"/>
                <w:szCs w:val="18"/>
                <w:lang w:eastAsia="en-GB"/>
              </w:rPr>
            </w:pPr>
            <w:del w:id="255" w:author="Tebokgo Mabuto (ECP)" w:date="2026-07-15T10:58:00Z" w16du:dateUtc="2026-07-15T08:58:00Z">
              <w:r w:rsidDel="00662C81">
                <w:rPr>
                  <w:rFonts w:cs="Arial"/>
                  <w:bCs/>
                  <w:iCs/>
                  <w:color w:val="000000"/>
                  <w:sz w:val="18"/>
                  <w:szCs w:val="18"/>
                  <w:lang w:eastAsia="en-GB"/>
                </w:rPr>
                <w:delText>The following subcontracting provisions may apply:</w:delText>
              </w:r>
            </w:del>
          </w:p>
          <w:p w14:paraId="4A05F711" w14:textId="436C4001" w:rsidR="004538D1" w:rsidRPr="00B04EC5" w:rsidDel="00662C81" w:rsidRDefault="004538D1" w:rsidP="00A45B23">
            <w:pPr>
              <w:pStyle w:val="ListParagraph"/>
              <w:numPr>
                <w:ilvl w:val="0"/>
                <w:numId w:val="134"/>
              </w:numPr>
              <w:tabs>
                <w:tab w:val="left" w:pos="284"/>
              </w:tabs>
              <w:ind w:left="284" w:hanging="284"/>
              <w:rPr>
                <w:del w:id="256" w:author="Tebokgo Mabuto (ECP)" w:date="2026-07-15T10:58:00Z" w16du:dateUtc="2026-07-15T08:58:00Z"/>
                <w:bCs/>
                <w:iCs/>
                <w:color w:val="000000"/>
                <w:sz w:val="18"/>
                <w:szCs w:val="18"/>
                <w:lang w:eastAsia="en-GB"/>
              </w:rPr>
            </w:pPr>
            <w:del w:id="257" w:author="Tebokgo Mabuto (ECP)" w:date="2026-07-15T10:58:00Z" w16du:dateUtc="2026-07-15T08:58:00Z">
              <w:r w:rsidRPr="00B04EC5" w:rsidDel="00662C81">
                <w:rPr>
                  <w:bCs/>
                  <w:iCs/>
                  <w:color w:val="000000"/>
                  <w:sz w:val="18"/>
                  <w:szCs w:val="18"/>
                  <w:lang w:eastAsia="en-GB"/>
                </w:rPr>
                <w:delText>No subcontracting requirements for EME and QSE</w:delText>
              </w:r>
            </w:del>
          </w:p>
          <w:p w14:paraId="61E42356" w14:textId="747BC12B" w:rsidR="004538D1" w:rsidRPr="00B04EC5" w:rsidDel="00662C81" w:rsidRDefault="004538D1" w:rsidP="00A45B23">
            <w:pPr>
              <w:pStyle w:val="ListParagraph"/>
              <w:numPr>
                <w:ilvl w:val="0"/>
                <w:numId w:val="134"/>
              </w:numPr>
              <w:tabs>
                <w:tab w:val="left" w:pos="284"/>
              </w:tabs>
              <w:ind w:left="284" w:hanging="284"/>
              <w:rPr>
                <w:del w:id="258" w:author="Tebokgo Mabuto (ECP)" w:date="2026-07-15T10:58:00Z" w16du:dateUtc="2026-07-15T08:58:00Z"/>
                <w:bCs/>
                <w:iCs/>
                <w:color w:val="000000"/>
                <w:sz w:val="18"/>
                <w:szCs w:val="18"/>
                <w:lang w:eastAsia="en-GB"/>
              </w:rPr>
            </w:pPr>
            <w:del w:id="259" w:author="Tebokgo Mabuto (ECP)" w:date="2026-07-15T10:58:00Z" w16du:dateUtc="2026-07-15T08:58:00Z">
              <w:r w:rsidRPr="00B04EC5" w:rsidDel="00662C81">
                <w:rPr>
                  <w:bCs/>
                  <w:iCs/>
                  <w:color w:val="000000"/>
                  <w:sz w:val="18"/>
                  <w:szCs w:val="18"/>
                  <w:lang w:eastAsia="en-GB"/>
                </w:rPr>
                <w:delText xml:space="preserve">Minimum </w:delText>
              </w:r>
              <w:r w:rsidDel="00662C81">
                <w:rPr>
                  <w:bCs/>
                  <w:iCs/>
                  <w:color w:val="000000"/>
                  <w:sz w:val="18"/>
                  <w:szCs w:val="18"/>
                  <w:lang w:eastAsia="en-GB"/>
                </w:rPr>
                <w:delText>30</w:delText>
              </w:r>
              <w:r w:rsidRPr="00B04EC5" w:rsidDel="00662C81">
                <w:rPr>
                  <w:bCs/>
                  <w:iCs/>
                  <w:color w:val="000000"/>
                  <w:sz w:val="18"/>
                  <w:szCs w:val="18"/>
                  <w:lang w:eastAsia="en-GB"/>
                </w:rPr>
                <w:delText>% subcontracting provision applies to Generics</w:delText>
              </w:r>
            </w:del>
          </w:p>
        </w:tc>
        <w:tc>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60" w:author="Tebokgo Mabuto (ECP)" w:date="2026-06-30T10:09:00Z" w16du:dateUtc="2026-06-30T08:09:00Z">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082C841F" w14:textId="24203832" w:rsidR="004538D1" w:rsidRPr="001D24E0" w:rsidDel="00662C81" w:rsidRDefault="004538D1" w:rsidP="006B52C0">
            <w:pPr>
              <w:tabs>
                <w:tab w:val="left" w:pos="284"/>
              </w:tabs>
              <w:rPr>
                <w:del w:id="261" w:author="Tebokgo Mabuto (ECP)" w:date="2026-07-15T10:58:00Z" w16du:dateUtc="2026-07-15T08:58:00Z"/>
                <w:rFonts w:cs="Arial"/>
                <w:bCs/>
                <w:iCs/>
                <w:color w:val="000000"/>
                <w:sz w:val="18"/>
                <w:szCs w:val="18"/>
                <w:lang w:eastAsia="en-GB"/>
              </w:rPr>
            </w:pPr>
            <w:del w:id="262" w:author="Tebokgo Mabuto (ECP)" w:date="2026-07-15T10:58:00Z" w16du:dateUtc="2026-07-15T08:58:00Z">
              <w:r w:rsidDel="00662C81">
                <w:rPr>
                  <w:rFonts w:cs="Arial"/>
                  <w:bCs/>
                  <w:iCs/>
                  <w:color w:val="000000"/>
                  <w:sz w:val="18"/>
                  <w:szCs w:val="18"/>
                  <w:lang w:eastAsia="en-GB"/>
                </w:rPr>
                <w:delText>The following subcontracting provisions may apply:</w:delText>
              </w:r>
            </w:del>
          </w:p>
          <w:p w14:paraId="2ED53FA0" w14:textId="26CB19E8" w:rsidR="004538D1" w:rsidRPr="00B04EC5" w:rsidDel="00662C81" w:rsidRDefault="004538D1" w:rsidP="00A45B23">
            <w:pPr>
              <w:pStyle w:val="ListParagraph"/>
              <w:numPr>
                <w:ilvl w:val="0"/>
                <w:numId w:val="134"/>
              </w:numPr>
              <w:ind w:left="284" w:hanging="284"/>
              <w:rPr>
                <w:del w:id="263" w:author="Tebokgo Mabuto (ECP)" w:date="2026-07-15T10:58:00Z" w16du:dateUtc="2026-07-15T08:58:00Z"/>
                <w:b/>
                <w:i/>
                <w:color w:val="000000"/>
                <w:sz w:val="18"/>
                <w:szCs w:val="18"/>
                <w:lang w:eastAsia="en-GB"/>
              </w:rPr>
            </w:pPr>
            <w:del w:id="264" w:author="Tebokgo Mabuto (ECP)" w:date="2026-07-15T10:58:00Z" w16du:dateUtc="2026-07-15T08:58:00Z">
              <w:r w:rsidRPr="00B04EC5" w:rsidDel="00662C81">
                <w:rPr>
                  <w:bCs/>
                  <w:iCs/>
                  <w:color w:val="000000"/>
                  <w:sz w:val="18"/>
                  <w:szCs w:val="18"/>
                  <w:lang w:eastAsia="en-GB"/>
                </w:rPr>
                <w:delText xml:space="preserve">Minimum </w:delText>
              </w:r>
              <w:r w:rsidDel="00662C81">
                <w:rPr>
                  <w:bCs/>
                  <w:iCs/>
                  <w:color w:val="000000"/>
                  <w:sz w:val="18"/>
                  <w:szCs w:val="18"/>
                  <w:lang w:eastAsia="en-GB"/>
                </w:rPr>
                <w:delText>30</w:delText>
              </w:r>
              <w:r w:rsidRPr="00B04EC5" w:rsidDel="00662C81">
                <w:rPr>
                  <w:bCs/>
                  <w:iCs/>
                  <w:color w:val="000000"/>
                  <w:sz w:val="18"/>
                  <w:szCs w:val="18"/>
                  <w:lang w:eastAsia="en-GB"/>
                </w:rPr>
                <w:delText xml:space="preserve">% subcontracting provision applies </w:delText>
              </w:r>
            </w:del>
          </w:p>
        </w:tc>
        <w:tc>
          <w:tcPr>
            <w:tcW w:w="6096" w:type="dxa"/>
            <w:tcBorders>
              <w:top w:val="single" w:sz="4" w:space="0" w:color="auto"/>
              <w:left w:val="single" w:sz="4" w:space="0" w:color="auto"/>
              <w:right w:val="single" w:sz="4" w:space="0" w:color="auto"/>
            </w:tcBorders>
            <w:shd w:val="clear" w:color="auto" w:fill="F2F2F2" w:themeFill="background1" w:themeFillShade="F2"/>
            <w:tcPrChange w:id="265" w:author="Tebokgo Mabuto (ECP)" w:date="2026-06-30T10:09:00Z" w16du:dateUtc="2026-06-30T08:09:00Z">
              <w:tcPr>
                <w:tcW w:w="6096" w:type="dxa"/>
                <w:tcBorders>
                  <w:top w:val="single" w:sz="4" w:space="0" w:color="auto"/>
                  <w:left w:val="single" w:sz="4" w:space="0" w:color="auto"/>
                  <w:right w:val="single" w:sz="4" w:space="0" w:color="auto"/>
                </w:tcBorders>
                <w:shd w:val="clear" w:color="auto" w:fill="F2F2F2" w:themeFill="background1" w:themeFillShade="F2"/>
              </w:tcPr>
            </w:tcPrChange>
          </w:tcPr>
          <w:p w14:paraId="45F6B6F7" w14:textId="58AD93CD" w:rsidR="004538D1" w:rsidRPr="00B04EC5" w:rsidDel="00662C81" w:rsidRDefault="004538D1" w:rsidP="006B52C0">
            <w:pPr>
              <w:jc w:val="center"/>
              <w:rPr>
                <w:del w:id="266" w:author="Tebokgo Mabuto (ECP)" w:date="2026-07-15T10:58:00Z" w16du:dateUtc="2026-07-15T08:58:00Z"/>
                <w:rFonts w:cs="Arial"/>
                <w:b/>
                <w:caps/>
                <w:color w:val="000000"/>
                <w:sz w:val="18"/>
                <w:szCs w:val="18"/>
                <w:lang w:eastAsia="en-GB"/>
              </w:rPr>
            </w:pPr>
          </w:p>
        </w:tc>
      </w:tr>
      <w:tr w:rsidR="004538D1" w:rsidRPr="00A339C7" w:rsidDel="00662C81" w14:paraId="442368AB" w14:textId="25EF7B50" w:rsidTr="00E80ADD">
        <w:trPr>
          <w:trHeight w:val="282"/>
          <w:tblHeader/>
          <w:del w:id="267" w:author="Tebokgo Mabuto (ECP)" w:date="2026-07-15T10:58:00Z"/>
          <w:trPrChange w:id="268" w:author="Tebokgo Mabuto (ECP)" w:date="2026-06-30T10:09:00Z" w16du:dateUtc="2026-06-30T08:09:00Z">
            <w:trPr>
              <w:gridBefore w:val="1"/>
              <w:trHeight w:val="282"/>
              <w:tblHeader/>
            </w:trPr>
          </w:trPrChange>
        </w:trPr>
        <w:tc>
          <w:tcPr>
            <w:tcW w:w="311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69" w:author="Tebokgo Mabuto (ECP)" w:date="2026-06-30T10:09:00Z" w16du:dateUtc="2026-06-30T08:09:00Z">
              <w:tcPr>
                <w:tcW w:w="311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3EE78FCF" w14:textId="7973FE72" w:rsidR="004538D1" w:rsidRPr="00923C33" w:rsidDel="00662C81" w:rsidRDefault="004538D1" w:rsidP="006B52C0">
            <w:pPr>
              <w:tabs>
                <w:tab w:val="left" w:pos="284"/>
              </w:tabs>
              <w:rPr>
                <w:del w:id="270" w:author="Tebokgo Mabuto (ECP)" w:date="2026-07-15T10:58:00Z" w16du:dateUtc="2026-07-15T08:58:00Z"/>
                <w:rFonts w:cs="Arial"/>
                <w:bCs/>
                <w:iCs/>
                <w:color w:val="000000"/>
                <w:sz w:val="18"/>
                <w:szCs w:val="18"/>
                <w:lang w:eastAsia="en-GB"/>
              </w:rPr>
            </w:pPr>
            <w:del w:id="271" w:author="Tebokgo Mabuto (ECP)" w:date="2026-07-15T10:58:00Z" w16du:dateUtc="2026-07-15T08:58:00Z">
              <w:r w:rsidRPr="00923C33" w:rsidDel="00662C81">
                <w:rPr>
                  <w:rFonts w:cs="Arial"/>
                  <w:bCs/>
                  <w:iCs/>
                  <w:color w:val="000000"/>
                  <w:sz w:val="18"/>
                  <w:szCs w:val="18"/>
                  <w:lang w:eastAsia="en-GB"/>
                </w:rPr>
                <w:delText>JVs to be encouraged where at least one partner must be from the designated groups</w:delText>
              </w:r>
            </w:del>
          </w:p>
        </w:tc>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72" w:author="Tebokgo Mabuto (ECP)" w:date="2026-06-30T10:09:00Z" w16du:dateUtc="2026-06-30T08:09:00Z">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5484C66C" w14:textId="6CCE4DE2" w:rsidR="004538D1" w:rsidRPr="00923C33" w:rsidDel="00662C81" w:rsidRDefault="004538D1" w:rsidP="006B52C0">
            <w:pPr>
              <w:tabs>
                <w:tab w:val="left" w:pos="284"/>
              </w:tabs>
              <w:rPr>
                <w:del w:id="273" w:author="Tebokgo Mabuto (ECP)" w:date="2026-07-15T10:58:00Z" w16du:dateUtc="2026-07-15T08:58:00Z"/>
                <w:rFonts w:cs="Arial"/>
                <w:bCs/>
                <w:iCs/>
                <w:color w:val="000000"/>
                <w:sz w:val="18"/>
                <w:szCs w:val="18"/>
                <w:lang w:eastAsia="en-GB"/>
              </w:rPr>
            </w:pPr>
            <w:del w:id="274" w:author="Tebokgo Mabuto (ECP)" w:date="2026-07-15T10:58:00Z" w16du:dateUtc="2026-07-15T08:58:00Z">
              <w:r w:rsidRPr="00923C33" w:rsidDel="00662C81">
                <w:rPr>
                  <w:rFonts w:cs="Arial"/>
                  <w:bCs/>
                  <w:iCs/>
                  <w:color w:val="000000"/>
                  <w:sz w:val="18"/>
                  <w:szCs w:val="18"/>
                  <w:lang w:eastAsia="en-GB"/>
                </w:rPr>
                <w:delText>JVs to be encouraged where at least one partner must be from the designated groups</w:delText>
              </w:r>
            </w:del>
          </w:p>
        </w:tc>
        <w:tc>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75" w:author="Tebokgo Mabuto (ECP)" w:date="2026-06-30T10:09:00Z" w16du:dateUtc="2026-06-30T08:09:00Z">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04BD0F5B" w14:textId="1FA75FEE" w:rsidR="004538D1" w:rsidRPr="00923C33" w:rsidDel="00662C81" w:rsidRDefault="004538D1" w:rsidP="006B52C0">
            <w:pPr>
              <w:rPr>
                <w:del w:id="276" w:author="Tebokgo Mabuto (ECP)" w:date="2026-07-15T10:58:00Z" w16du:dateUtc="2026-07-15T08:58:00Z"/>
                <w:rFonts w:cs="Arial"/>
                <w:bCs/>
                <w:iCs/>
                <w:color w:val="000000"/>
                <w:sz w:val="18"/>
                <w:szCs w:val="18"/>
                <w:lang w:eastAsia="en-GB"/>
              </w:rPr>
            </w:pPr>
            <w:del w:id="277" w:author="Tebokgo Mabuto (ECP)" w:date="2026-07-15T10:58:00Z" w16du:dateUtc="2026-07-15T08:58:00Z">
              <w:r w:rsidRPr="00923C33" w:rsidDel="00662C81">
                <w:rPr>
                  <w:rFonts w:cs="Arial"/>
                  <w:bCs/>
                  <w:iCs/>
                  <w:color w:val="000000"/>
                  <w:sz w:val="18"/>
                  <w:szCs w:val="18"/>
                  <w:lang w:eastAsia="en-GB"/>
                </w:rPr>
                <w:delText>JVs to be encouraged where at least one partner must be from the designated groups</w:delText>
              </w:r>
            </w:del>
          </w:p>
        </w:tc>
        <w:tc>
          <w:tcPr>
            <w:tcW w:w="6096" w:type="dxa"/>
            <w:tcBorders>
              <w:top w:val="single" w:sz="4" w:space="0" w:color="auto"/>
              <w:left w:val="single" w:sz="4" w:space="0" w:color="auto"/>
              <w:right w:val="single" w:sz="4" w:space="0" w:color="auto"/>
            </w:tcBorders>
            <w:shd w:val="clear" w:color="auto" w:fill="F2F2F2" w:themeFill="background1" w:themeFillShade="F2"/>
            <w:tcPrChange w:id="278" w:author="Tebokgo Mabuto (ECP)" w:date="2026-06-30T10:09:00Z" w16du:dateUtc="2026-06-30T08:09:00Z">
              <w:tcPr>
                <w:tcW w:w="6096" w:type="dxa"/>
                <w:tcBorders>
                  <w:top w:val="single" w:sz="4" w:space="0" w:color="auto"/>
                  <w:left w:val="single" w:sz="4" w:space="0" w:color="auto"/>
                  <w:right w:val="single" w:sz="4" w:space="0" w:color="auto"/>
                </w:tcBorders>
                <w:shd w:val="clear" w:color="auto" w:fill="F2F2F2" w:themeFill="background1" w:themeFillShade="F2"/>
              </w:tcPr>
            </w:tcPrChange>
          </w:tcPr>
          <w:p w14:paraId="6402BBAC" w14:textId="70CC4589" w:rsidR="004538D1" w:rsidDel="00662C81" w:rsidRDefault="004538D1" w:rsidP="00A45B23">
            <w:pPr>
              <w:pStyle w:val="ListParagraph"/>
              <w:numPr>
                <w:ilvl w:val="0"/>
                <w:numId w:val="136"/>
              </w:numPr>
              <w:ind w:left="567" w:hanging="567"/>
              <w:rPr>
                <w:del w:id="279" w:author="Tebokgo Mabuto (ECP)" w:date="2026-07-15T10:58:00Z" w16du:dateUtc="2026-07-15T08:58:00Z"/>
                <w:bCs/>
                <w:iCs/>
                <w:color w:val="000000"/>
                <w:sz w:val="18"/>
                <w:szCs w:val="18"/>
                <w:lang w:eastAsia="en-GB"/>
              </w:rPr>
            </w:pPr>
            <w:del w:id="280" w:author="Tebokgo Mabuto (ECP)" w:date="2026-07-15T10:58:00Z" w16du:dateUtc="2026-07-15T08:58:00Z">
              <w:r w:rsidRPr="00B04EC5" w:rsidDel="00662C81">
                <w:rPr>
                  <w:bCs/>
                  <w:iCs/>
                  <w:color w:val="000000"/>
                  <w:sz w:val="18"/>
                  <w:szCs w:val="18"/>
                  <w:lang w:eastAsia="en-GB"/>
                </w:rPr>
                <w:delText>JVs to be encouraged on a project specific basis where market analysis indicates no supply side capacity for the designated sector(s) exists</w:delText>
              </w:r>
              <w:r w:rsidDel="00662C81">
                <w:rPr>
                  <w:bCs/>
                  <w:iCs/>
                  <w:color w:val="000000"/>
                  <w:sz w:val="18"/>
                  <w:szCs w:val="18"/>
                  <w:lang w:eastAsia="en-GB"/>
                </w:rPr>
                <w:delText>.</w:delText>
              </w:r>
            </w:del>
          </w:p>
          <w:p w14:paraId="57E6965E" w14:textId="6D6A669D" w:rsidR="004538D1" w:rsidRPr="009F192F" w:rsidDel="00662C81" w:rsidRDefault="004538D1" w:rsidP="006B52C0">
            <w:pPr>
              <w:pStyle w:val="ListParagraph"/>
              <w:ind w:left="567" w:hanging="567"/>
              <w:rPr>
                <w:del w:id="281" w:author="Tebokgo Mabuto (ECP)" w:date="2026-07-15T10:58:00Z" w16du:dateUtc="2026-07-15T08:58:00Z"/>
                <w:b/>
                <w:caps/>
                <w:lang w:eastAsia="en-GB"/>
              </w:rPr>
            </w:pPr>
            <w:del w:id="282" w:author="Tebokgo Mabuto (ECP)" w:date="2026-07-15T10:58:00Z" w16du:dateUtc="2026-07-15T08:58:00Z">
              <w:r w:rsidDel="00662C81">
                <w:rPr>
                  <w:bCs/>
                  <w:iCs/>
                  <w:color w:val="000000"/>
                  <w:sz w:val="18"/>
                  <w:szCs w:val="18"/>
                  <w:lang w:eastAsia="en-GB"/>
                </w:rPr>
                <w:delText>b)</w:delText>
              </w:r>
              <w:r w:rsidDel="00662C81">
                <w:rPr>
                  <w:bCs/>
                  <w:iCs/>
                  <w:color w:val="000000"/>
                  <w:sz w:val="18"/>
                  <w:szCs w:val="18"/>
                  <w:lang w:eastAsia="en-GB"/>
                </w:rPr>
                <w:tab/>
              </w:r>
              <w:r w:rsidRPr="00923C33" w:rsidDel="00662C81">
                <w:rPr>
                  <w:bCs/>
                  <w:iCs/>
                  <w:color w:val="000000"/>
                  <w:sz w:val="18"/>
                  <w:szCs w:val="18"/>
                  <w:lang w:eastAsia="en-GB"/>
                </w:rPr>
                <w:delText>Any discrepancy in information relating to ownership in terms of the joint venture verification certificate and the joint venture agreement will be reported to National Treasury for possible fronting.</w:delText>
              </w:r>
            </w:del>
          </w:p>
        </w:tc>
      </w:tr>
      <w:tr w:rsidR="004538D1" w:rsidRPr="00A339C7" w:rsidDel="00662C81" w14:paraId="69155347" w14:textId="16DBD187" w:rsidTr="00E80ADD">
        <w:trPr>
          <w:trHeight w:val="282"/>
          <w:tblHeader/>
          <w:del w:id="283" w:author="Tebokgo Mabuto (ECP)" w:date="2026-07-15T10:58:00Z"/>
          <w:trPrChange w:id="284" w:author="Tebokgo Mabuto (ECP)" w:date="2026-06-30T10:09:00Z" w16du:dateUtc="2026-06-30T08:09:00Z">
            <w:trPr>
              <w:gridBefore w:val="1"/>
              <w:trHeight w:val="282"/>
              <w:tblHeader/>
            </w:trPr>
          </w:trPrChange>
        </w:trPr>
        <w:tc>
          <w:tcPr>
            <w:tcW w:w="1573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85" w:author="Tebokgo Mabuto (ECP)" w:date="2026-06-30T10:09:00Z" w16du:dateUtc="2026-06-30T08:09:00Z">
              <w:tcPr>
                <w:tcW w:w="15730"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1D733DC4" w14:textId="7E798477" w:rsidR="004538D1" w:rsidRPr="00B04EC5" w:rsidDel="00662C81" w:rsidRDefault="004538D1" w:rsidP="006B52C0">
            <w:pPr>
              <w:jc w:val="center"/>
              <w:rPr>
                <w:del w:id="286" w:author="Tebokgo Mabuto (ECP)" w:date="2026-07-15T10:58:00Z" w16du:dateUtc="2026-07-15T08:58:00Z"/>
                <w:rFonts w:cs="Arial"/>
                <w:bCs/>
                <w:iCs/>
                <w:color w:val="000000"/>
                <w:sz w:val="18"/>
                <w:szCs w:val="18"/>
                <w:lang w:eastAsia="en-GB"/>
              </w:rPr>
            </w:pPr>
            <w:del w:id="287" w:author="Tebokgo Mabuto (ECP)" w:date="2026-07-15T10:58:00Z" w16du:dateUtc="2026-07-15T08:58:00Z">
              <w:r w:rsidRPr="00B04EC5" w:rsidDel="00662C81">
                <w:rPr>
                  <w:rFonts w:cs="Arial"/>
                  <w:b/>
                  <w:iCs/>
                  <w:color w:val="000000"/>
                  <w:sz w:val="18"/>
                  <w:szCs w:val="18"/>
                  <w:lang w:eastAsia="en-GB"/>
                </w:rPr>
                <w:delText>TRANSFORMATION PROVISIONS</w:delText>
              </w:r>
            </w:del>
          </w:p>
        </w:tc>
      </w:tr>
      <w:tr w:rsidR="004538D1" w:rsidRPr="00A339C7" w:rsidDel="00662C81" w14:paraId="495A6264" w14:textId="2AD4B6E1" w:rsidTr="00E80ADD">
        <w:trPr>
          <w:trHeight w:val="282"/>
          <w:tblHeader/>
          <w:del w:id="288" w:author="Tebokgo Mabuto (ECP)" w:date="2026-07-15T10:58:00Z"/>
          <w:trPrChange w:id="289" w:author="Tebokgo Mabuto (ECP)" w:date="2026-06-30T10:09:00Z" w16du:dateUtc="2026-06-30T08:09:00Z">
            <w:trPr>
              <w:gridBefore w:val="1"/>
              <w:trHeight w:val="282"/>
              <w:tblHeader/>
            </w:trPr>
          </w:trPrChange>
        </w:trPr>
        <w:tc>
          <w:tcPr>
            <w:tcW w:w="311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90" w:author="Tebokgo Mabuto (ECP)" w:date="2026-06-30T10:09:00Z" w16du:dateUtc="2026-06-30T08:09:00Z">
              <w:tcPr>
                <w:tcW w:w="311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7228CB24" w14:textId="06A53418" w:rsidR="004538D1" w:rsidRPr="00B04EC5" w:rsidDel="00662C81" w:rsidRDefault="004538D1" w:rsidP="00A45B23">
            <w:pPr>
              <w:pStyle w:val="ListParagraph"/>
              <w:numPr>
                <w:ilvl w:val="0"/>
                <w:numId w:val="134"/>
              </w:numPr>
              <w:ind w:left="284" w:hanging="284"/>
              <w:rPr>
                <w:del w:id="291" w:author="Tebokgo Mabuto (ECP)" w:date="2026-07-15T10:58:00Z" w16du:dateUtc="2026-07-15T08:58:00Z"/>
                <w:bCs/>
                <w:iCs/>
                <w:color w:val="000000"/>
                <w:sz w:val="18"/>
                <w:szCs w:val="18"/>
                <w:lang w:eastAsia="en-GB"/>
              </w:rPr>
            </w:pPr>
            <w:del w:id="292" w:author="Tebokgo Mabuto (ECP)" w:date="2026-07-15T10:58:00Z" w16du:dateUtc="2026-07-15T08:58:00Z">
              <w:r w:rsidRPr="00B04EC5" w:rsidDel="00662C81">
                <w:rPr>
                  <w:bCs/>
                  <w:iCs/>
                  <w:color w:val="000000"/>
                  <w:sz w:val="18"/>
                  <w:szCs w:val="18"/>
                  <w:lang w:eastAsia="en-GB"/>
                </w:rPr>
                <w:delText xml:space="preserve">Application of clause 6.1.7 of the Transformation Policy </w:delText>
              </w:r>
            </w:del>
          </w:p>
          <w:p w14:paraId="22062A0D" w14:textId="5456975F" w:rsidR="004538D1" w:rsidRPr="00B04EC5" w:rsidDel="00662C81" w:rsidRDefault="004538D1" w:rsidP="00A45B23">
            <w:pPr>
              <w:pStyle w:val="ListParagraph"/>
              <w:numPr>
                <w:ilvl w:val="0"/>
                <w:numId w:val="134"/>
              </w:numPr>
              <w:tabs>
                <w:tab w:val="left" w:pos="284"/>
              </w:tabs>
              <w:ind w:left="284" w:hanging="284"/>
              <w:rPr>
                <w:del w:id="293" w:author="Tebokgo Mabuto (ECP)" w:date="2026-07-15T10:58:00Z" w16du:dateUtc="2026-07-15T08:58:00Z"/>
                <w:bCs/>
                <w:iCs/>
                <w:color w:val="000000"/>
                <w:sz w:val="18"/>
                <w:szCs w:val="18"/>
                <w:lang w:eastAsia="en-GB"/>
              </w:rPr>
            </w:pPr>
            <w:del w:id="294" w:author="Tebokgo Mabuto (ECP)" w:date="2026-07-15T10:58:00Z" w16du:dateUtc="2026-07-15T08:58:00Z">
              <w:r w:rsidRPr="00B04EC5" w:rsidDel="00662C81">
                <w:rPr>
                  <w:bCs/>
                  <w:iCs/>
                  <w:color w:val="000000"/>
                  <w:sz w:val="18"/>
                  <w:szCs w:val="18"/>
                  <w:lang w:eastAsia="en-GB"/>
                </w:rPr>
                <w:delText>Application of clause 6.1.12 of the Transformation Policy</w:delText>
              </w:r>
            </w:del>
          </w:p>
        </w:tc>
        <w:tc>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295" w:author="Tebokgo Mabuto (ECP)" w:date="2026-06-30T10:09:00Z" w16du:dateUtc="2026-06-30T08:09:00Z">
              <w:tcPr>
                <w:tcW w:w="3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618805DE" w14:textId="4AC637AC" w:rsidR="004538D1" w:rsidRPr="00B04EC5" w:rsidDel="00662C81" w:rsidRDefault="004538D1" w:rsidP="00A45B23">
            <w:pPr>
              <w:pStyle w:val="ListParagraph"/>
              <w:numPr>
                <w:ilvl w:val="0"/>
                <w:numId w:val="134"/>
              </w:numPr>
              <w:ind w:left="284" w:hanging="284"/>
              <w:rPr>
                <w:del w:id="296" w:author="Tebokgo Mabuto (ECP)" w:date="2026-07-15T10:58:00Z" w16du:dateUtc="2026-07-15T08:58:00Z"/>
                <w:bCs/>
                <w:iCs/>
                <w:color w:val="000000"/>
                <w:sz w:val="18"/>
                <w:szCs w:val="18"/>
                <w:lang w:eastAsia="en-GB"/>
              </w:rPr>
            </w:pPr>
            <w:del w:id="297" w:author="Tebokgo Mabuto (ECP)" w:date="2026-07-15T10:58:00Z" w16du:dateUtc="2026-07-15T08:58:00Z">
              <w:r w:rsidRPr="00B04EC5" w:rsidDel="00662C81">
                <w:rPr>
                  <w:bCs/>
                  <w:iCs/>
                  <w:color w:val="000000"/>
                  <w:sz w:val="18"/>
                  <w:szCs w:val="18"/>
                  <w:lang w:eastAsia="en-GB"/>
                </w:rPr>
                <w:delText xml:space="preserve">Application of clause 6.1.7 of the Transformation Policy </w:delText>
              </w:r>
            </w:del>
          </w:p>
          <w:p w14:paraId="3A560AFD" w14:textId="4B11BA52" w:rsidR="004538D1" w:rsidRPr="00B04EC5" w:rsidDel="00662C81" w:rsidRDefault="004538D1" w:rsidP="00A45B23">
            <w:pPr>
              <w:pStyle w:val="ListParagraph"/>
              <w:numPr>
                <w:ilvl w:val="0"/>
                <w:numId w:val="134"/>
              </w:numPr>
              <w:tabs>
                <w:tab w:val="left" w:pos="284"/>
              </w:tabs>
              <w:ind w:left="284" w:hanging="284"/>
              <w:rPr>
                <w:del w:id="298" w:author="Tebokgo Mabuto (ECP)" w:date="2026-07-15T10:58:00Z" w16du:dateUtc="2026-07-15T08:58:00Z"/>
                <w:bCs/>
                <w:iCs/>
                <w:color w:val="000000"/>
                <w:sz w:val="18"/>
                <w:szCs w:val="18"/>
                <w:lang w:eastAsia="en-GB"/>
              </w:rPr>
            </w:pPr>
            <w:del w:id="299" w:author="Tebokgo Mabuto (ECP)" w:date="2026-07-15T10:58:00Z" w16du:dateUtc="2026-07-15T08:58:00Z">
              <w:r w:rsidRPr="00B04EC5" w:rsidDel="00662C81">
                <w:rPr>
                  <w:bCs/>
                  <w:iCs/>
                  <w:color w:val="000000"/>
                  <w:sz w:val="18"/>
                  <w:szCs w:val="18"/>
                  <w:lang w:eastAsia="en-GB"/>
                </w:rPr>
                <w:delText>Application of clause 6.1.12 of the Transformation Policy</w:delText>
              </w:r>
            </w:del>
          </w:p>
        </w:tc>
        <w:tc>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300" w:author="Tebokgo Mabuto (ECP)" w:date="2026-06-30T10:09:00Z" w16du:dateUtc="2026-06-30T08:09:00Z">
              <w:tcPr>
                <w:tcW w:w="31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11F0509F" w14:textId="0225C105" w:rsidR="004538D1" w:rsidRPr="00965D4C" w:rsidDel="00662C81" w:rsidRDefault="004538D1" w:rsidP="006B52C0">
            <w:pPr>
              <w:rPr>
                <w:del w:id="301" w:author="Tebokgo Mabuto (ECP)" w:date="2026-07-15T10:58:00Z" w16du:dateUtc="2026-07-15T08:58:00Z"/>
                <w:rFonts w:cs="Arial"/>
                <w:bCs/>
                <w:iCs/>
                <w:color w:val="000000"/>
                <w:sz w:val="18"/>
                <w:szCs w:val="18"/>
                <w:lang w:eastAsia="en-GB"/>
              </w:rPr>
            </w:pPr>
          </w:p>
        </w:tc>
        <w:tc>
          <w:tcPr>
            <w:tcW w:w="6096" w:type="dxa"/>
            <w:tcBorders>
              <w:top w:val="single" w:sz="4" w:space="0" w:color="auto"/>
              <w:left w:val="single" w:sz="4" w:space="0" w:color="auto"/>
              <w:right w:val="single" w:sz="4" w:space="0" w:color="auto"/>
            </w:tcBorders>
            <w:shd w:val="clear" w:color="auto" w:fill="F2F2F2" w:themeFill="background1" w:themeFillShade="F2"/>
            <w:tcPrChange w:id="302" w:author="Tebokgo Mabuto (ECP)" w:date="2026-06-30T10:09:00Z" w16du:dateUtc="2026-06-30T08:09:00Z">
              <w:tcPr>
                <w:tcW w:w="6096" w:type="dxa"/>
                <w:tcBorders>
                  <w:top w:val="single" w:sz="4" w:space="0" w:color="auto"/>
                  <w:left w:val="single" w:sz="4" w:space="0" w:color="auto"/>
                  <w:right w:val="single" w:sz="4" w:space="0" w:color="auto"/>
                </w:tcBorders>
                <w:shd w:val="clear" w:color="auto" w:fill="F2F2F2" w:themeFill="background1" w:themeFillShade="F2"/>
              </w:tcPr>
            </w:tcPrChange>
          </w:tcPr>
          <w:p w14:paraId="4B51ACE4" w14:textId="7E75E4AA" w:rsidR="004538D1" w:rsidRPr="00B04EC5" w:rsidDel="00662C81" w:rsidRDefault="004538D1" w:rsidP="00A45B23">
            <w:pPr>
              <w:pStyle w:val="ListParagraph"/>
              <w:numPr>
                <w:ilvl w:val="0"/>
                <w:numId w:val="135"/>
              </w:numPr>
              <w:ind w:left="284" w:hanging="284"/>
              <w:rPr>
                <w:del w:id="303" w:author="Tebokgo Mabuto (ECP)" w:date="2026-07-15T10:58:00Z" w16du:dateUtc="2026-07-15T08:58:00Z"/>
                <w:bCs/>
                <w:iCs/>
                <w:color w:val="000000"/>
                <w:sz w:val="18"/>
                <w:szCs w:val="18"/>
                <w:lang w:eastAsia="en-GB"/>
              </w:rPr>
            </w:pPr>
            <w:del w:id="304" w:author="Tebokgo Mabuto (ECP)" w:date="2026-07-15T10:58:00Z" w16du:dateUtc="2026-07-15T08:58:00Z">
              <w:r w:rsidRPr="00B04EC5" w:rsidDel="00662C81">
                <w:rPr>
                  <w:bCs/>
                  <w:iCs/>
                  <w:color w:val="000000"/>
                  <w:sz w:val="18"/>
                  <w:szCs w:val="18"/>
                  <w:lang w:eastAsia="en-GB"/>
                </w:rPr>
                <w:delText>Clause 6.1.7: Where necessary, SANRAL shall provide direct development support, or through its partners, to emerging professional services and suppliers or other equivalent benchmarks to ensure that their status and prevailing conditions are not a barrier to entry to opportunities created by SANRAL.</w:delText>
              </w:r>
            </w:del>
          </w:p>
          <w:p w14:paraId="17628B76" w14:textId="24D64496" w:rsidR="004538D1" w:rsidRPr="00B04EC5" w:rsidDel="00662C81" w:rsidRDefault="004538D1" w:rsidP="00A45B23">
            <w:pPr>
              <w:pStyle w:val="ListParagraph"/>
              <w:numPr>
                <w:ilvl w:val="0"/>
                <w:numId w:val="135"/>
              </w:numPr>
              <w:ind w:left="284" w:hanging="284"/>
              <w:rPr>
                <w:del w:id="305" w:author="Tebokgo Mabuto (ECP)" w:date="2026-07-15T10:58:00Z" w16du:dateUtc="2026-07-15T08:58:00Z"/>
                <w:bCs/>
                <w:iCs/>
                <w:color w:val="000000"/>
                <w:sz w:val="18"/>
                <w:szCs w:val="18"/>
                <w:lang w:eastAsia="en-GB"/>
              </w:rPr>
            </w:pPr>
            <w:del w:id="306" w:author="Tebokgo Mabuto (ECP)" w:date="2026-07-15T10:58:00Z" w16du:dateUtc="2026-07-15T08:58:00Z">
              <w:r w:rsidRPr="00B04EC5" w:rsidDel="00662C81">
                <w:rPr>
                  <w:bCs/>
                  <w:iCs/>
                  <w:color w:val="000000"/>
                  <w:sz w:val="18"/>
                  <w:szCs w:val="18"/>
                  <w:lang w:eastAsia="en-GB"/>
                </w:rPr>
                <w:delText>Clause 6.1.12: SANRAL shall award contract</w:delText>
              </w:r>
              <w:r w:rsidDel="00662C81">
                <w:rPr>
                  <w:bCs/>
                  <w:iCs/>
                  <w:color w:val="000000"/>
                  <w:sz w:val="18"/>
                  <w:szCs w:val="18"/>
                  <w:lang w:eastAsia="en-GB"/>
                </w:rPr>
                <w:delText>s</w:delText>
              </w:r>
              <w:r w:rsidRPr="00B04EC5" w:rsidDel="00662C81">
                <w:rPr>
                  <w:bCs/>
                  <w:iCs/>
                  <w:color w:val="000000"/>
                  <w:sz w:val="18"/>
                  <w:szCs w:val="18"/>
                  <w:lang w:eastAsia="en-GB"/>
                </w:rPr>
                <w:delText xml:space="preserve"> exclusively to black professional services, or equivalent benchmarks in all community development projects in compliance with the provisions of the PPPFA.</w:delText>
              </w:r>
            </w:del>
          </w:p>
          <w:p w14:paraId="3A8CDF2C" w14:textId="0D665B99" w:rsidR="004538D1" w:rsidRPr="00B04EC5" w:rsidDel="00662C81" w:rsidRDefault="004538D1" w:rsidP="00A45B23">
            <w:pPr>
              <w:pStyle w:val="ListParagraph"/>
              <w:numPr>
                <w:ilvl w:val="0"/>
                <w:numId w:val="135"/>
              </w:numPr>
              <w:ind w:left="284" w:hanging="284"/>
              <w:rPr>
                <w:del w:id="307" w:author="Tebokgo Mabuto (ECP)" w:date="2026-07-15T10:58:00Z" w16du:dateUtc="2026-07-15T08:58:00Z"/>
                <w:bCs/>
                <w:iCs/>
                <w:color w:val="000000"/>
                <w:sz w:val="18"/>
                <w:szCs w:val="18"/>
                <w:lang w:eastAsia="en-GB"/>
              </w:rPr>
            </w:pPr>
            <w:del w:id="308" w:author="Tebokgo Mabuto (ECP)" w:date="2026-07-15T10:58:00Z" w16du:dateUtc="2026-07-15T08:58:00Z">
              <w:r w:rsidRPr="00B04EC5" w:rsidDel="00662C81">
                <w:rPr>
                  <w:bCs/>
                  <w:iCs/>
                  <w:color w:val="000000"/>
                  <w:sz w:val="18"/>
                  <w:szCs w:val="18"/>
                  <w:lang w:eastAsia="en-GB"/>
                </w:rPr>
                <w:delText>Provision (b) above is for nurturing and growing small contractors / consultants / suppliers.</w:delText>
              </w:r>
            </w:del>
          </w:p>
        </w:tc>
      </w:tr>
      <w:tr w:rsidR="004538D1" w:rsidRPr="00A339C7" w:rsidDel="00662C81" w14:paraId="26E2C310" w14:textId="2CDFD98E" w:rsidTr="00E80ADD">
        <w:trPr>
          <w:trHeight w:val="375"/>
          <w:tblHeader/>
          <w:del w:id="309" w:author="Tebokgo Mabuto (ECP)" w:date="2026-07-15T10:58:00Z"/>
          <w:trPrChange w:id="310" w:author="Tebokgo Mabuto (ECP)" w:date="2026-06-30T10:09:00Z" w16du:dateUtc="2026-06-30T08:09:00Z">
            <w:trPr>
              <w:gridBefore w:val="1"/>
              <w:trHeight w:val="375"/>
              <w:tblHeader/>
            </w:trPr>
          </w:trPrChange>
        </w:trPr>
        <w:tc>
          <w:tcPr>
            <w:tcW w:w="1573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Change w:id="311" w:author="Tebokgo Mabuto (ECP)" w:date="2026-06-30T10:09:00Z" w16du:dateUtc="2026-06-30T08:09:00Z">
              <w:tcPr>
                <w:tcW w:w="15730"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tcPrChange>
          </w:tcPr>
          <w:p w14:paraId="2B7D7424" w14:textId="56067FB3" w:rsidR="004538D1" w:rsidRPr="00B04EC5" w:rsidDel="00662C81" w:rsidRDefault="004538D1" w:rsidP="006B52C0">
            <w:pPr>
              <w:tabs>
                <w:tab w:val="left" w:pos="1980"/>
              </w:tabs>
              <w:autoSpaceDE w:val="0"/>
              <w:autoSpaceDN w:val="0"/>
              <w:adjustRightInd w:val="0"/>
              <w:jc w:val="both"/>
              <w:rPr>
                <w:del w:id="312" w:author="Tebokgo Mabuto (ECP)" w:date="2026-07-15T10:58:00Z" w16du:dateUtc="2026-07-15T08:58:00Z"/>
                <w:rFonts w:cs="Arial"/>
                <w:b/>
                <w:i/>
                <w:color w:val="000000"/>
                <w:sz w:val="18"/>
                <w:szCs w:val="18"/>
                <w:u w:val="single"/>
                <w:lang w:eastAsia="en-GB"/>
              </w:rPr>
            </w:pPr>
            <w:del w:id="313" w:author="Tebokgo Mabuto (ECP)" w:date="2026-07-15T10:58:00Z" w16du:dateUtc="2026-07-15T08:58:00Z">
              <w:r w:rsidRPr="00B04EC5" w:rsidDel="00662C81">
                <w:rPr>
                  <w:rFonts w:cs="Arial"/>
                  <w:b/>
                  <w:i/>
                  <w:color w:val="000000"/>
                  <w:sz w:val="18"/>
                  <w:szCs w:val="18"/>
                  <w:u w:val="single"/>
                  <w:lang w:eastAsia="en-GB"/>
                </w:rPr>
                <w:delText>General Notes:</w:delText>
              </w:r>
            </w:del>
          </w:p>
          <w:p w14:paraId="06DD4C71" w14:textId="6FE01F38" w:rsidR="004538D1" w:rsidRPr="00B04EC5" w:rsidDel="00662C81" w:rsidRDefault="004538D1" w:rsidP="00A45B23">
            <w:pPr>
              <w:numPr>
                <w:ilvl w:val="0"/>
                <w:numId w:val="123"/>
              </w:numPr>
              <w:tabs>
                <w:tab w:val="left" w:pos="1980"/>
              </w:tabs>
              <w:autoSpaceDE w:val="0"/>
              <w:autoSpaceDN w:val="0"/>
              <w:adjustRightInd w:val="0"/>
              <w:contextualSpacing/>
              <w:jc w:val="both"/>
              <w:rPr>
                <w:del w:id="314" w:author="Tebokgo Mabuto (ECP)" w:date="2026-07-15T10:58:00Z" w16du:dateUtc="2026-07-15T08:58:00Z"/>
                <w:rFonts w:cs="Arial"/>
                <w:i/>
                <w:color w:val="000000"/>
                <w:sz w:val="18"/>
                <w:szCs w:val="18"/>
                <w:lang w:eastAsia="en-GB"/>
              </w:rPr>
            </w:pPr>
            <w:del w:id="315" w:author="Tebokgo Mabuto (ECP)" w:date="2026-07-15T10:58:00Z" w16du:dateUtc="2026-07-15T08:58:00Z">
              <w:r w:rsidRPr="00B04EC5" w:rsidDel="00662C81">
                <w:rPr>
                  <w:rFonts w:cs="Arial"/>
                  <w:i/>
                  <w:color w:val="000000"/>
                  <w:sz w:val="18"/>
                  <w:szCs w:val="18"/>
                  <w:lang w:eastAsia="en-GB"/>
                </w:rPr>
                <w:delText xml:space="preserve">Costs calculated for subcontracting based on total tendered value </w:delText>
              </w:r>
              <w:r w:rsidRPr="00B04EC5" w:rsidDel="00662C81">
                <w:rPr>
                  <w:rFonts w:cs="Arial"/>
                  <w:b/>
                  <w:i/>
                  <w:color w:val="000000"/>
                  <w:sz w:val="18"/>
                  <w:szCs w:val="18"/>
                  <w:lang w:eastAsia="en-GB"/>
                </w:rPr>
                <w:delText>excluding</w:delText>
              </w:r>
              <w:r w:rsidRPr="00B04EC5" w:rsidDel="00662C81">
                <w:rPr>
                  <w:rFonts w:cs="Arial"/>
                  <w:i/>
                  <w:color w:val="000000"/>
                  <w:sz w:val="18"/>
                  <w:szCs w:val="18"/>
                  <w:lang w:eastAsia="en-GB"/>
                </w:rPr>
                <w:delText xml:space="preserve"> all Provisional Sums and PC Sums </w:delText>
              </w:r>
              <w:r w:rsidRPr="00B04EC5" w:rsidDel="00662C81">
                <w:rPr>
                  <w:rFonts w:cs="Arial"/>
                  <w:b/>
                  <w:i/>
                  <w:color w:val="000000"/>
                  <w:sz w:val="18"/>
                  <w:szCs w:val="18"/>
                  <w:lang w:eastAsia="en-GB"/>
                </w:rPr>
                <w:delText>but includes</w:delText>
              </w:r>
              <w:r w:rsidRPr="00B04EC5" w:rsidDel="00662C81">
                <w:rPr>
                  <w:rFonts w:cs="Arial"/>
                  <w:i/>
                  <w:color w:val="000000"/>
                  <w:sz w:val="18"/>
                  <w:szCs w:val="18"/>
                  <w:lang w:eastAsia="en-GB"/>
                </w:rPr>
                <w:delText xml:space="preserve"> site staff salaries. </w:delText>
              </w:r>
            </w:del>
          </w:p>
          <w:p w14:paraId="72CA49D7" w14:textId="08DA5205" w:rsidR="004538D1" w:rsidRPr="00B04EC5" w:rsidDel="00662C81" w:rsidRDefault="004538D1" w:rsidP="00A45B23">
            <w:pPr>
              <w:numPr>
                <w:ilvl w:val="0"/>
                <w:numId w:val="123"/>
              </w:numPr>
              <w:tabs>
                <w:tab w:val="left" w:pos="1980"/>
              </w:tabs>
              <w:autoSpaceDE w:val="0"/>
              <w:autoSpaceDN w:val="0"/>
              <w:adjustRightInd w:val="0"/>
              <w:contextualSpacing/>
              <w:jc w:val="both"/>
              <w:rPr>
                <w:del w:id="316" w:author="Tebokgo Mabuto (ECP)" w:date="2026-07-15T10:58:00Z" w16du:dateUtc="2026-07-15T08:58:00Z"/>
                <w:rFonts w:cs="Arial"/>
                <w:i/>
                <w:color w:val="000000"/>
                <w:sz w:val="18"/>
                <w:szCs w:val="18"/>
                <w:lang w:eastAsia="en-GB"/>
              </w:rPr>
            </w:pPr>
            <w:del w:id="317" w:author="Tebokgo Mabuto (ECP)" w:date="2026-07-15T10:58:00Z" w16du:dateUtc="2026-07-15T08:58:00Z">
              <w:r w:rsidRPr="003C0711" w:rsidDel="00662C81">
                <w:rPr>
                  <w:rFonts w:cs="Arial"/>
                  <w:i/>
                  <w:color w:val="000000"/>
                  <w:sz w:val="18"/>
                  <w:szCs w:val="18"/>
                  <w:highlight w:val="yellow"/>
                  <w:lang w:eastAsia="en-GB"/>
                  <w:rPrChange w:id="318" w:author="Tebokgo Mabuto (ECP)" w:date="2026-06-30T10:09:00Z" w16du:dateUtc="2026-06-30T08:09:00Z">
                    <w:rPr>
                      <w:rFonts w:cs="Arial"/>
                      <w:i/>
                      <w:color w:val="000000"/>
                      <w:sz w:val="18"/>
                      <w:szCs w:val="18"/>
                      <w:lang w:eastAsia="en-GB"/>
                    </w:rPr>
                  </w:rPrChange>
                </w:rPr>
                <w:delText xml:space="preserve">Consulting services for RRM and Ad-Hoc Projects such as road marking, rejuvenation, road sign contracts, fog-sprays, etc. are </w:delText>
              </w:r>
              <w:r w:rsidRPr="003C0711" w:rsidDel="00662C81">
                <w:rPr>
                  <w:rFonts w:cs="Arial"/>
                  <w:b/>
                  <w:bCs/>
                  <w:i/>
                  <w:color w:val="000000"/>
                  <w:sz w:val="18"/>
                  <w:szCs w:val="18"/>
                  <w:highlight w:val="yellow"/>
                  <w:lang w:eastAsia="en-GB"/>
                  <w:rPrChange w:id="319" w:author="Tebokgo Mabuto (ECP)" w:date="2026-06-30T10:09:00Z" w16du:dateUtc="2026-06-30T08:09:00Z">
                    <w:rPr>
                      <w:rFonts w:cs="Arial"/>
                      <w:b/>
                      <w:bCs/>
                      <w:i/>
                      <w:color w:val="000000"/>
                      <w:sz w:val="18"/>
                      <w:szCs w:val="18"/>
                      <w:lang w:eastAsia="en-GB"/>
                    </w:rPr>
                  </w:rPrChange>
                </w:rPr>
                <w:delText>excluded</w:delText>
              </w:r>
              <w:r w:rsidRPr="003C0711" w:rsidDel="00662C81">
                <w:rPr>
                  <w:rFonts w:cs="Arial"/>
                  <w:i/>
                  <w:color w:val="000000"/>
                  <w:sz w:val="18"/>
                  <w:szCs w:val="18"/>
                  <w:highlight w:val="yellow"/>
                  <w:lang w:eastAsia="en-GB"/>
                  <w:rPrChange w:id="320" w:author="Tebokgo Mabuto (ECP)" w:date="2026-06-30T10:09:00Z" w16du:dateUtc="2026-06-30T08:09:00Z">
                    <w:rPr>
                      <w:rFonts w:cs="Arial"/>
                      <w:i/>
                      <w:color w:val="000000"/>
                      <w:sz w:val="18"/>
                      <w:szCs w:val="18"/>
                      <w:lang w:eastAsia="en-GB"/>
                    </w:rPr>
                  </w:rPrChange>
                </w:rPr>
                <w:delText xml:space="preserve"> from the subcontracting provisions</w:delText>
              </w:r>
              <w:r w:rsidRPr="00B04EC5" w:rsidDel="00662C81">
                <w:rPr>
                  <w:rFonts w:cs="Arial"/>
                  <w:i/>
                  <w:color w:val="000000"/>
                  <w:sz w:val="18"/>
                  <w:szCs w:val="18"/>
                  <w:lang w:eastAsia="en-GB"/>
                </w:rPr>
                <w:delText>.</w:delText>
              </w:r>
            </w:del>
          </w:p>
          <w:p w14:paraId="557F9F30" w14:textId="3BAB52D1" w:rsidR="004538D1" w:rsidRPr="00B04EC5" w:rsidDel="00662C81" w:rsidRDefault="004538D1" w:rsidP="00A45B23">
            <w:pPr>
              <w:numPr>
                <w:ilvl w:val="0"/>
                <w:numId w:val="123"/>
              </w:numPr>
              <w:tabs>
                <w:tab w:val="left" w:pos="1980"/>
              </w:tabs>
              <w:autoSpaceDE w:val="0"/>
              <w:autoSpaceDN w:val="0"/>
              <w:adjustRightInd w:val="0"/>
              <w:contextualSpacing/>
              <w:jc w:val="both"/>
              <w:rPr>
                <w:del w:id="321" w:author="Tebokgo Mabuto (ECP)" w:date="2026-07-15T10:58:00Z" w16du:dateUtc="2026-07-15T08:58:00Z"/>
                <w:rFonts w:cs="Arial"/>
                <w:i/>
                <w:color w:val="000000"/>
                <w:sz w:val="18"/>
                <w:szCs w:val="18"/>
                <w:lang w:eastAsia="en-GB"/>
              </w:rPr>
            </w:pPr>
            <w:del w:id="322" w:author="Tebokgo Mabuto (ECP)" w:date="2026-07-15T10:58:00Z" w16du:dateUtc="2026-07-15T08:58:00Z">
              <w:r w:rsidRPr="00B04EC5" w:rsidDel="00662C81">
                <w:rPr>
                  <w:rFonts w:cs="Arial"/>
                  <w:i/>
                  <w:color w:val="000000"/>
                  <w:sz w:val="18"/>
                  <w:szCs w:val="18"/>
                  <w:lang w:eastAsia="en-GB"/>
                </w:rPr>
                <w:delText xml:space="preserve">The table represents the standard (Pro Forma) requirements for Consulting Engineering Services Projects. </w:delText>
              </w:r>
            </w:del>
          </w:p>
          <w:p w14:paraId="1C0AC570" w14:textId="0D8DDBE5" w:rsidR="004538D1" w:rsidRPr="00B04EC5" w:rsidDel="00662C81" w:rsidRDefault="004538D1" w:rsidP="00A45B23">
            <w:pPr>
              <w:numPr>
                <w:ilvl w:val="0"/>
                <w:numId w:val="123"/>
              </w:numPr>
              <w:tabs>
                <w:tab w:val="left" w:pos="1980"/>
              </w:tabs>
              <w:autoSpaceDE w:val="0"/>
              <w:autoSpaceDN w:val="0"/>
              <w:adjustRightInd w:val="0"/>
              <w:contextualSpacing/>
              <w:jc w:val="both"/>
              <w:rPr>
                <w:del w:id="323" w:author="Tebokgo Mabuto (ECP)" w:date="2026-07-15T10:58:00Z" w16du:dateUtc="2026-07-15T08:58:00Z"/>
                <w:rFonts w:cs="Arial"/>
                <w:i/>
                <w:color w:val="000000"/>
                <w:sz w:val="18"/>
                <w:szCs w:val="18"/>
                <w:lang w:eastAsia="en-GB"/>
              </w:rPr>
            </w:pPr>
            <w:del w:id="324" w:author="Tebokgo Mabuto (ECP)" w:date="2026-07-15T10:58:00Z" w16du:dateUtc="2026-07-15T08:58:00Z">
              <w:r w:rsidRPr="00B04EC5" w:rsidDel="00662C81">
                <w:rPr>
                  <w:rFonts w:cs="Arial"/>
                  <w:i/>
                  <w:color w:val="000000"/>
                  <w:sz w:val="18"/>
                  <w:szCs w:val="18"/>
                  <w:lang w:eastAsia="en-GB"/>
                </w:rPr>
                <w:delText>NDRC = National Documentation Review Committee.</w:delText>
              </w:r>
            </w:del>
          </w:p>
          <w:p w14:paraId="64451AB9" w14:textId="38506AE6" w:rsidR="004538D1" w:rsidRPr="00B04EC5" w:rsidDel="00662C81" w:rsidRDefault="004538D1" w:rsidP="00A45B23">
            <w:pPr>
              <w:numPr>
                <w:ilvl w:val="0"/>
                <w:numId w:val="123"/>
              </w:numPr>
              <w:tabs>
                <w:tab w:val="left" w:pos="1980"/>
              </w:tabs>
              <w:autoSpaceDE w:val="0"/>
              <w:autoSpaceDN w:val="0"/>
              <w:adjustRightInd w:val="0"/>
              <w:contextualSpacing/>
              <w:jc w:val="both"/>
              <w:rPr>
                <w:del w:id="325" w:author="Tebokgo Mabuto (ECP)" w:date="2026-07-15T10:58:00Z" w16du:dateUtc="2026-07-15T08:58:00Z"/>
                <w:rFonts w:cs="Arial"/>
                <w:i/>
                <w:color w:val="000000"/>
                <w:sz w:val="18"/>
                <w:szCs w:val="18"/>
                <w:lang w:eastAsia="en-GB"/>
              </w:rPr>
            </w:pPr>
            <w:del w:id="326" w:author="Tebokgo Mabuto (ECP)" w:date="2026-07-15T10:58:00Z" w16du:dateUtc="2026-07-15T08:58:00Z">
              <w:r w:rsidRPr="00B04EC5" w:rsidDel="00662C81">
                <w:rPr>
                  <w:rFonts w:cs="Arial"/>
                  <w:i/>
                  <w:color w:val="000000"/>
                  <w:sz w:val="18"/>
                  <w:szCs w:val="18"/>
                  <w:lang w:eastAsia="en-GB"/>
                </w:rPr>
                <w:delText>PRDC = Project Documentation Review Committee.</w:delText>
              </w:r>
            </w:del>
          </w:p>
          <w:p w14:paraId="4A1F1E85" w14:textId="0021D472" w:rsidR="004538D1" w:rsidRPr="00B04EC5" w:rsidDel="00662C81" w:rsidRDefault="004538D1" w:rsidP="006B52C0">
            <w:pPr>
              <w:rPr>
                <w:del w:id="327" w:author="Tebokgo Mabuto (ECP)" w:date="2026-07-15T10:58:00Z" w16du:dateUtc="2026-07-15T08:58:00Z"/>
                <w:iCs/>
                <w:lang w:eastAsia="en-GB"/>
              </w:rPr>
            </w:pPr>
          </w:p>
        </w:tc>
      </w:tr>
    </w:tbl>
    <w:p w14:paraId="7B92D000" w14:textId="2A87DA8B" w:rsidR="004538D1" w:rsidRPr="004E65F1" w:rsidDel="00EC2039" w:rsidRDefault="004538D1" w:rsidP="00CC0A9A">
      <w:pPr>
        <w:jc w:val="both"/>
        <w:rPr>
          <w:del w:id="328" w:author="Tebokgo Mabuto (ECP)" w:date="2026-09-09T11:12:00Z" w16du:dateUtc="2026-09-09T09:12:00Z"/>
          <w:sz w:val="20"/>
          <w:szCs w:val="20"/>
        </w:rPr>
      </w:pPr>
    </w:p>
    <w:p w14:paraId="187C3FCD" w14:textId="38D7D911" w:rsidR="00A76B73" w:rsidRPr="004E65F1" w:rsidDel="00EC2039" w:rsidRDefault="00A76B73" w:rsidP="00CC0A9A">
      <w:pPr>
        <w:jc w:val="both"/>
        <w:rPr>
          <w:del w:id="329" w:author="Tebokgo Mabuto (ECP)" w:date="2026-09-09T11:12:00Z" w16du:dateUtc="2026-09-09T09:12:00Z"/>
          <w:sz w:val="20"/>
          <w:szCs w:val="20"/>
        </w:rPr>
      </w:pPr>
    </w:p>
    <w:p w14:paraId="61EEC162" w14:textId="7E238D26" w:rsidR="004538D1" w:rsidDel="00662C81" w:rsidRDefault="004538D1" w:rsidP="00CC0A9A">
      <w:pPr>
        <w:jc w:val="both"/>
        <w:rPr>
          <w:del w:id="330" w:author="Tebokgo Mabuto (ECP)" w:date="2026-07-15T10:58:00Z" w16du:dateUtc="2026-07-15T08:58:00Z"/>
          <w:sz w:val="20"/>
          <w:szCs w:val="20"/>
        </w:rPr>
        <w:sectPr w:rsidR="004538D1" w:rsidDel="00662C81" w:rsidSect="00662C81">
          <w:headerReference w:type="default" r:id="rId16"/>
          <w:footerReference w:type="default" r:id="rId17"/>
          <w:pgSz w:w="12240" w:h="15840" w:orient="portrait"/>
          <w:pgMar w:top="1420" w:right="1200" w:bottom="1300" w:left="1320" w:header="0" w:footer="1110" w:gutter="0"/>
          <w:cols w:space="720"/>
          <w:docGrid w:linePitch="299"/>
          <w:sectPrChange w:id="333" w:author="Tebokgo Mabuto (ECP)" w:date="2026-07-15T10:58:00Z" w16du:dateUtc="2026-07-15T08:58:00Z">
            <w:sectPr w:rsidR="004538D1" w:rsidDel="00662C81" w:rsidSect="00662C81">
              <w:pgSz w:w="15840" w:h="12240" w:orient="landscape"/>
              <w:pgMar w:top="1320" w:right="1420" w:bottom="1200" w:left="1300" w:header="0" w:footer="1110" w:gutter="0"/>
            </w:sectPr>
          </w:sectPrChange>
        </w:sectPr>
      </w:pPr>
    </w:p>
    <w:p w14:paraId="63C690F8" w14:textId="4BAF4175" w:rsidR="00A76B73" w:rsidRPr="004E65F1" w:rsidDel="00EC2039" w:rsidRDefault="00A76B73" w:rsidP="00CC0A9A">
      <w:pPr>
        <w:jc w:val="both"/>
        <w:rPr>
          <w:del w:id="334" w:author="Tebokgo Mabuto (ECP)" w:date="2026-09-09T11:12:00Z" w16du:dateUtc="2026-09-09T09:12:00Z"/>
          <w:sz w:val="20"/>
          <w:szCs w:val="20"/>
        </w:rPr>
      </w:pPr>
    </w:p>
    <w:p w14:paraId="545B5AE7" w14:textId="1D6F0F01" w:rsidR="00A76B73" w:rsidRPr="004E65F1" w:rsidDel="00EC2039" w:rsidRDefault="00A76B73" w:rsidP="00CC0A9A">
      <w:pPr>
        <w:jc w:val="both"/>
        <w:rPr>
          <w:del w:id="335" w:author="Tebokgo Mabuto (ECP)" w:date="2026-09-09T11:12:00Z" w16du:dateUtc="2026-09-09T09:12:00Z"/>
          <w:sz w:val="20"/>
          <w:szCs w:val="20"/>
        </w:rPr>
      </w:pPr>
    </w:p>
    <w:p w14:paraId="5DF25E78" w14:textId="489F699C" w:rsidR="00A76B73" w:rsidRPr="004E65F1" w:rsidDel="00EC2039" w:rsidRDefault="00A76B73" w:rsidP="00CC0A9A">
      <w:pPr>
        <w:jc w:val="both"/>
        <w:rPr>
          <w:del w:id="336" w:author="Tebokgo Mabuto (ECP)" w:date="2026-09-09T11:12:00Z" w16du:dateUtc="2026-09-09T09:12:00Z"/>
          <w:sz w:val="20"/>
          <w:szCs w:val="20"/>
        </w:rPr>
      </w:pPr>
    </w:p>
    <w:p w14:paraId="3A0D8E7D" w14:textId="26A3741E" w:rsidR="008324D3" w:rsidDel="00EC2039" w:rsidRDefault="008324D3" w:rsidP="00CC0A9A">
      <w:pPr>
        <w:pStyle w:val="paragraph"/>
        <w:spacing w:before="0" w:beforeAutospacing="0" w:after="0" w:afterAutospacing="0"/>
        <w:jc w:val="both"/>
        <w:textAlignment w:val="baseline"/>
        <w:rPr>
          <w:del w:id="337" w:author="Tebokgo Mabuto (ECP)" w:date="2026-09-09T11:12:00Z" w16du:dateUtc="2026-09-09T09:12:00Z"/>
          <w:rFonts w:ascii="Arial" w:eastAsiaTheme="majorEastAsia" w:hAnsi="Arial" w:cs="Arial"/>
          <w:color w:val="000000"/>
          <w:sz w:val="20"/>
          <w:szCs w:val="20"/>
        </w:rPr>
      </w:pPr>
    </w:p>
    <w:p w14:paraId="2CA9B920" w14:textId="67AA72B2" w:rsidR="008324D3" w:rsidDel="00EC2039" w:rsidRDefault="008324D3" w:rsidP="00CC0A9A">
      <w:pPr>
        <w:pStyle w:val="paragraph"/>
        <w:spacing w:before="0" w:beforeAutospacing="0" w:after="0" w:afterAutospacing="0"/>
        <w:jc w:val="both"/>
        <w:textAlignment w:val="baseline"/>
        <w:rPr>
          <w:del w:id="338" w:author="Tebokgo Mabuto (ECP)" w:date="2026-09-09T11:12:00Z" w16du:dateUtc="2026-09-09T09:12:00Z"/>
          <w:rFonts w:ascii="Arial" w:eastAsiaTheme="majorEastAsia" w:hAnsi="Arial" w:cs="Arial"/>
          <w:color w:val="000000"/>
          <w:sz w:val="20"/>
          <w:szCs w:val="20"/>
        </w:rPr>
      </w:pPr>
    </w:p>
    <w:p w14:paraId="70B268E1" w14:textId="10FF01AA" w:rsidR="008324D3" w:rsidDel="00EC2039" w:rsidRDefault="008324D3" w:rsidP="00CC0A9A">
      <w:pPr>
        <w:pStyle w:val="paragraph"/>
        <w:spacing w:before="0" w:beforeAutospacing="0" w:after="0" w:afterAutospacing="0"/>
        <w:jc w:val="both"/>
        <w:textAlignment w:val="baseline"/>
        <w:rPr>
          <w:del w:id="339" w:author="Tebokgo Mabuto (ECP)" w:date="2026-09-09T11:12:00Z" w16du:dateUtc="2026-09-09T09:12:00Z"/>
          <w:rFonts w:ascii="Arial" w:eastAsiaTheme="majorEastAsia" w:hAnsi="Arial" w:cs="Arial"/>
          <w:color w:val="000000"/>
          <w:sz w:val="20"/>
          <w:szCs w:val="20"/>
        </w:rPr>
      </w:pPr>
    </w:p>
    <w:p w14:paraId="34463CD9" w14:textId="21EF98EC" w:rsidR="008324D3" w:rsidDel="00EC2039" w:rsidRDefault="008324D3" w:rsidP="00CC0A9A">
      <w:pPr>
        <w:pStyle w:val="paragraph"/>
        <w:spacing w:before="0" w:beforeAutospacing="0" w:after="0" w:afterAutospacing="0"/>
        <w:jc w:val="both"/>
        <w:textAlignment w:val="baseline"/>
        <w:rPr>
          <w:del w:id="340" w:author="Tebokgo Mabuto (ECP)" w:date="2026-09-09T11:12:00Z" w16du:dateUtc="2026-09-09T09:12:00Z"/>
          <w:rFonts w:ascii="Arial" w:eastAsiaTheme="majorEastAsia" w:hAnsi="Arial" w:cs="Arial"/>
          <w:color w:val="000000"/>
          <w:sz w:val="20"/>
          <w:szCs w:val="20"/>
        </w:rPr>
      </w:pPr>
    </w:p>
    <w:p w14:paraId="605476AA" w14:textId="7FCA581E" w:rsidR="008324D3" w:rsidDel="00EC2039" w:rsidRDefault="008324D3" w:rsidP="00CC0A9A">
      <w:pPr>
        <w:pStyle w:val="paragraph"/>
        <w:spacing w:before="0" w:beforeAutospacing="0" w:after="0" w:afterAutospacing="0"/>
        <w:jc w:val="both"/>
        <w:textAlignment w:val="baseline"/>
        <w:rPr>
          <w:del w:id="341" w:author="Tebokgo Mabuto (ECP)" w:date="2026-09-09T11:12:00Z" w16du:dateUtc="2026-09-09T09:12:00Z"/>
          <w:rFonts w:ascii="Arial" w:eastAsiaTheme="majorEastAsia" w:hAnsi="Arial" w:cs="Arial"/>
          <w:color w:val="000000"/>
          <w:sz w:val="20"/>
          <w:szCs w:val="20"/>
        </w:rPr>
      </w:pPr>
    </w:p>
    <w:p w14:paraId="3051E66F" w14:textId="10A3748E" w:rsidR="008324D3" w:rsidDel="00EC2039" w:rsidRDefault="008324D3" w:rsidP="00CC0A9A">
      <w:pPr>
        <w:pStyle w:val="paragraph"/>
        <w:spacing w:before="0" w:beforeAutospacing="0" w:after="0" w:afterAutospacing="0"/>
        <w:jc w:val="both"/>
        <w:textAlignment w:val="baseline"/>
        <w:rPr>
          <w:del w:id="342" w:author="Tebokgo Mabuto (ECP)" w:date="2026-09-09T11:12:00Z" w16du:dateUtc="2026-09-09T09:12:00Z"/>
          <w:rFonts w:ascii="Arial" w:eastAsiaTheme="majorEastAsia" w:hAnsi="Arial" w:cs="Arial"/>
          <w:color w:val="000000"/>
          <w:sz w:val="20"/>
          <w:szCs w:val="20"/>
        </w:rPr>
      </w:pPr>
    </w:p>
    <w:p w14:paraId="572FD4B6" w14:textId="69BB3696" w:rsidR="008324D3" w:rsidDel="00EC2039" w:rsidRDefault="008324D3" w:rsidP="00CC0A9A">
      <w:pPr>
        <w:pStyle w:val="paragraph"/>
        <w:spacing w:before="0" w:beforeAutospacing="0" w:after="0" w:afterAutospacing="0"/>
        <w:jc w:val="both"/>
        <w:textAlignment w:val="baseline"/>
        <w:rPr>
          <w:del w:id="343" w:author="Tebokgo Mabuto (ECP)" w:date="2026-09-09T11:12:00Z" w16du:dateUtc="2026-09-09T09:12:00Z"/>
          <w:rFonts w:ascii="Arial" w:eastAsiaTheme="majorEastAsia" w:hAnsi="Arial" w:cs="Arial"/>
          <w:color w:val="000000"/>
          <w:sz w:val="20"/>
          <w:szCs w:val="20"/>
        </w:rPr>
      </w:pPr>
    </w:p>
    <w:p w14:paraId="6052FE70" w14:textId="4E2A11E0" w:rsidR="008324D3" w:rsidDel="00EC2039" w:rsidRDefault="008324D3" w:rsidP="00CC0A9A">
      <w:pPr>
        <w:pStyle w:val="paragraph"/>
        <w:spacing w:before="0" w:beforeAutospacing="0" w:after="0" w:afterAutospacing="0"/>
        <w:jc w:val="both"/>
        <w:textAlignment w:val="baseline"/>
        <w:rPr>
          <w:del w:id="344" w:author="Tebokgo Mabuto (ECP)" w:date="2026-09-09T11:12:00Z" w16du:dateUtc="2026-09-09T09:12:00Z"/>
          <w:rFonts w:ascii="Arial" w:eastAsiaTheme="majorEastAsia" w:hAnsi="Arial" w:cs="Arial"/>
          <w:color w:val="000000"/>
          <w:sz w:val="20"/>
          <w:szCs w:val="20"/>
        </w:rPr>
      </w:pPr>
    </w:p>
    <w:p w14:paraId="75C802F5" w14:textId="3EFCA21B" w:rsidR="004E65F1" w:rsidDel="00EC2039" w:rsidRDefault="004E65F1" w:rsidP="00CC0A9A">
      <w:pPr>
        <w:pStyle w:val="paragraph"/>
        <w:spacing w:before="0" w:beforeAutospacing="0" w:after="0" w:afterAutospacing="0"/>
        <w:jc w:val="both"/>
        <w:textAlignment w:val="baseline"/>
        <w:rPr>
          <w:del w:id="345" w:author="Tebokgo Mabuto (ECP)" w:date="2026-09-09T11:12:00Z" w16du:dateUtc="2026-09-09T09:12:00Z"/>
          <w:rFonts w:ascii="Arial" w:eastAsiaTheme="majorEastAsia" w:hAnsi="Arial" w:cs="Arial"/>
          <w:color w:val="000000"/>
          <w:sz w:val="20"/>
          <w:szCs w:val="20"/>
        </w:rPr>
      </w:pPr>
    </w:p>
    <w:p w14:paraId="7C8D2A1F" w14:textId="7CE3B694" w:rsidR="004E65F1" w:rsidDel="00EC2039" w:rsidRDefault="004E65F1" w:rsidP="00CC0A9A">
      <w:pPr>
        <w:pStyle w:val="paragraph"/>
        <w:spacing w:before="0" w:beforeAutospacing="0" w:after="0" w:afterAutospacing="0"/>
        <w:jc w:val="both"/>
        <w:textAlignment w:val="baseline"/>
        <w:rPr>
          <w:del w:id="346" w:author="Tebokgo Mabuto (ECP)" w:date="2026-09-09T11:12:00Z" w16du:dateUtc="2026-09-09T09:12:00Z"/>
          <w:rFonts w:ascii="Arial" w:eastAsiaTheme="majorEastAsia" w:hAnsi="Arial" w:cs="Arial"/>
          <w:color w:val="000000"/>
          <w:sz w:val="20"/>
          <w:szCs w:val="20"/>
        </w:rPr>
      </w:pPr>
    </w:p>
    <w:p w14:paraId="671CFA91" w14:textId="46E044A0" w:rsidR="004E65F1" w:rsidDel="00EC2039" w:rsidRDefault="004E65F1" w:rsidP="00CC0A9A">
      <w:pPr>
        <w:pStyle w:val="paragraph"/>
        <w:spacing w:before="0" w:beforeAutospacing="0" w:after="0" w:afterAutospacing="0"/>
        <w:jc w:val="both"/>
        <w:textAlignment w:val="baseline"/>
        <w:rPr>
          <w:del w:id="347" w:author="Tebokgo Mabuto (ECP)" w:date="2026-09-09T11:12:00Z" w16du:dateUtc="2026-09-09T09:12:00Z"/>
          <w:rFonts w:ascii="Arial" w:eastAsiaTheme="majorEastAsia" w:hAnsi="Arial" w:cs="Arial"/>
          <w:color w:val="000000"/>
          <w:sz w:val="20"/>
          <w:szCs w:val="20"/>
        </w:rPr>
      </w:pPr>
    </w:p>
    <w:p w14:paraId="7A0BBB56" w14:textId="24B58784" w:rsidR="004E65F1" w:rsidDel="00EC2039" w:rsidRDefault="004E65F1" w:rsidP="00CC0A9A">
      <w:pPr>
        <w:pStyle w:val="paragraph"/>
        <w:spacing w:before="0" w:beforeAutospacing="0" w:after="0" w:afterAutospacing="0"/>
        <w:jc w:val="both"/>
        <w:textAlignment w:val="baseline"/>
        <w:rPr>
          <w:del w:id="348" w:author="Tebokgo Mabuto (ECP)" w:date="2026-09-09T11:12:00Z" w16du:dateUtc="2026-09-09T09:12:00Z"/>
          <w:rFonts w:ascii="Arial" w:eastAsiaTheme="majorEastAsia" w:hAnsi="Arial" w:cs="Arial"/>
          <w:color w:val="000000"/>
          <w:sz w:val="20"/>
          <w:szCs w:val="20"/>
        </w:rPr>
      </w:pPr>
    </w:p>
    <w:p w14:paraId="4B3D1F71" w14:textId="631CA12D" w:rsidR="004E65F1" w:rsidDel="00EC2039" w:rsidRDefault="004E65F1" w:rsidP="00CC0A9A">
      <w:pPr>
        <w:pStyle w:val="paragraph"/>
        <w:spacing w:before="0" w:beforeAutospacing="0" w:after="0" w:afterAutospacing="0"/>
        <w:jc w:val="both"/>
        <w:textAlignment w:val="baseline"/>
        <w:rPr>
          <w:del w:id="349" w:author="Tebokgo Mabuto (ECP)" w:date="2026-09-09T11:12:00Z" w16du:dateUtc="2026-09-09T09:12:00Z"/>
          <w:rFonts w:ascii="Arial" w:eastAsiaTheme="majorEastAsia" w:hAnsi="Arial" w:cs="Arial"/>
          <w:color w:val="000000"/>
          <w:sz w:val="20"/>
          <w:szCs w:val="20"/>
        </w:rPr>
      </w:pPr>
    </w:p>
    <w:p w14:paraId="340FA152" w14:textId="5C602D76" w:rsidR="004E65F1" w:rsidRPr="004E65F1" w:rsidDel="00EC2039" w:rsidRDefault="004E65F1" w:rsidP="00CC0A9A">
      <w:pPr>
        <w:pStyle w:val="paragraph"/>
        <w:spacing w:before="0" w:beforeAutospacing="0" w:after="0" w:afterAutospacing="0"/>
        <w:jc w:val="both"/>
        <w:textAlignment w:val="baseline"/>
        <w:rPr>
          <w:del w:id="350" w:author="Tebokgo Mabuto (ECP)" w:date="2026-09-09T11:12:00Z" w16du:dateUtc="2026-09-09T09:12:00Z"/>
          <w:rFonts w:ascii="Arial" w:eastAsiaTheme="majorEastAsia" w:hAnsi="Arial" w:cs="Arial"/>
          <w:color w:val="000000"/>
          <w:sz w:val="20"/>
          <w:szCs w:val="20"/>
        </w:rPr>
      </w:pPr>
    </w:p>
    <w:p w14:paraId="379B176E" w14:textId="1CD7A423" w:rsidR="00983C75" w:rsidRPr="004E65F1" w:rsidDel="00EC2039" w:rsidRDefault="00983C75" w:rsidP="00CC0A9A">
      <w:pPr>
        <w:pStyle w:val="paragraph"/>
        <w:pBdr>
          <w:top w:val="single" w:sz="4" w:space="1" w:color="000000"/>
        </w:pBdr>
        <w:spacing w:before="0" w:beforeAutospacing="0" w:after="0" w:afterAutospacing="0"/>
        <w:jc w:val="both"/>
        <w:textAlignment w:val="baseline"/>
        <w:rPr>
          <w:del w:id="351" w:author="Tebokgo Mabuto (ECP)" w:date="2026-09-09T11:12:00Z" w16du:dateUtc="2026-09-09T09:12:00Z"/>
          <w:rFonts w:ascii="Segoe UI" w:hAnsi="Segoe UI" w:cs="Segoe UI"/>
          <w:sz w:val="20"/>
          <w:szCs w:val="20"/>
        </w:rPr>
      </w:pPr>
      <w:del w:id="352" w:author="Tebokgo Mabuto (ECP)" w:date="2026-09-09T11:12:00Z" w16du:dateUtc="2026-09-09T09:12:00Z">
        <w:r w:rsidRPr="004E65F1" w:rsidDel="00EC2039">
          <w:rPr>
            <w:rStyle w:val="eop"/>
            <w:rFonts w:ascii="Arial" w:eastAsiaTheme="majorEastAsia" w:hAnsi="Arial" w:cs="Arial"/>
            <w:color w:val="000000"/>
            <w:sz w:val="20"/>
            <w:szCs w:val="20"/>
          </w:rPr>
          <w:delText> </w:delText>
        </w:r>
      </w:del>
    </w:p>
    <w:p w14:paraId="53DEA63C" w14:textId="4DEB9C2E" w:rsidR="00983C75" w:rsidRPr="00726A23" w:rsidDel="00EC2039" w:rsidRDefault="00983C75" w:rsidP="004E65F1">
      <w:pPr>
        <w:pStyle w:val="paragraph"/>
        <w:spacing w:before="0" w:beforeAutospacing="0" w:after="0" w:afterAutospacing="0"/>
        <w:ind w:left="1695" w:hanging="1695"/>
        <w:jc w:val="center"/>
        <w:textAlignment w:val="baseline"/>
        <w:rPr>
          <w:del w:id="353" w:author="Tebokgo Mabuto (ECP)" w:date="2026-09-09T11:12:00Z" w16du:dateUtc="2026-09-09T09:12:00Z"/>
          <w:rFonts w:ascii="Arial" w:hAnsi="Arial" w:cs="Arial"/>
          <w:b/>
          <w:bCs/>
          <w:caps/>
          <w:sz w:val="40"/>
          <w:szCs w:val="40"/>
        </w:rPr>
      </w:pPr>
      <w:del w:id="354" w:author="Tebokgo Mabuto (ECP)" w:date="2026-09-09T11:12:00Z" w16du:dateUtc="2026-09-09T09:12:00Z">
        <w:r w:rsidRPr="00726A23" w:rsidDel="00EC2039">
          <w:rPr>
            <w:rStyle w:val="normaltextrun"/>
            <w:rFonts w:ascii="Arial" w:eastAsiaTheme="majorEastAsia" w:hAnsi="Arial" w:cs="Arial"/>
            <w:b/>
            <w:bCs/>
            <w:caps/>
            <w:sz w:val="40"/>
            <w:szCs w:val="40"/>
            <w:lang w:val="en-US"/>
          </w:rPr>
          <w:delText>Part T1:</w:delText>
        </w:r>
        <w:r w:rsidRPr="00726A23" w:rsidDel="00EC2039">
          <w:rPr>
            <w:rStyle w:val="tabchar"/>
            <w:rFonts w:ascii="Arial" w:eastAsiaTheme="majorEastAsia" w:hAnsi="Arial" w:cs="Arial"/>
            <w:b/>
            <w:bCs/>
            <w:caps/>
            <w:sz w:val="40"/>
            <w:szCs w:val="40"/>
          </w:rPr>
          <w:tab/>
        </w:r>
        <w:r w:rsidRPr="00726A23" w:rsidDel="00EC2039">
          <w:rPr>
            <w:rStyle w:val="normaltextrun"/>
            <w:rFonts w:ascii="Arial" w:eastAsiaTheme="majorEastAsia" w:hAnsi="Arial" w:cs="Arial"/>
            <w:b/>
            <w:bCs/>
            <w:caps/>
            <w:sz w:val="40"/>
            <w:szCs w:val="40"/>
            <w:lang w:val="en-US"/>
          </w:rPr>
          <w:delText>Tendering Procedures</w:delText>
        </w:r>
      </w:del>
    </w:p>
    <w:p w14:paraId="37D077A2" w14:textId="6401B103" w:rsidR="00983C75" w:rsidRPr="004E65F1" w:rsidDel="00EC2039" w:rsidRDefault="00983C75" w:rsidP="00CC0A9A">
      <w:pPr>
        <w:pStyle w:val="paragraph"/>
        <w:pBdr>
          <w:bottom w:val="single" w:sz="4" w:space="1" w:color="000000"/>
        </w:pBdr>
        <w:spacing w:before="0" w:beforeAutospacing="0" w:after="0" w:afterAutospacing="0"/>
        <w:jc w:val="both"/>
        <w:textAlignment w:val="baseline"/>
        <w:rPr>
          <w:del w:id="355" w:author="Tebokgo Mabuto (ECP)" w:date="2026-09-09T11:12:00Z" w16du:dateUtc="2026-09-09T09:12:00Z"/>
          <w:rFonts w:ascii="Segoe UI" w:hAnsi="Segoe UI" w:cs="Segoe UI"/>
          <w:sz w:val="20"/>
          <w:szCs w:val="20"/>
        </w:rPr>
      </w:pPr>
      <w:del w:id="356" w:author="Tebokgo Mabuto (ECP)" w:date="2026-09-09T11:12:00Z" w16du:dateUtc="2026-09-09T09:12:00Z">
        <w:r w:rsidRPr="004E65F1" w:rsidDel="00EC2039">
          <w:rPr>
            <w:rStyle w:val="eop"/>
            <w:rFonts w:ascii="Arial" w:eastAsiaTheme="majorEastAsia" w:hAnsi="Arial" w:cs="Arial"/>
            <w:color w:val="000000"/>
            <w:sz w:val="20"/>
            <w:szCs w:val="20"/>
          </w:rPr>
          <w:delText> </w:delText>
        </w:r>
      </w:del>
    </w:p>
    <w:p w14:paraId="42E5FEC0" w14:textId="2FF0B74D" w:rsidR="00983C75" w:rsidRPr="004E65F1" w:rsidDel="00EC2039" w:rsidRDefault="00983C75" w:rsidP="00CC0A9A">
      <w:pPr>
        <w:jc w:val="both"/>
        <w:rPr>
          <w:del w:id="357" w:author="Tebokgo Mabuto (ECP)" w:date="2026-09-09T11:12:00Z" w16du:dateUtc="2026-09-09T09:12:00Z"/>
          <w:sz w:val="20"/>
          <w:szCs w:val="20"/>
        </w:rPr>
      </w:pPr>
    </w:p>
    <w:p w14:paraId="0AEA1FA5" w14:textId="40B4DE70" w:rsidR="000B2E44" w:rsidRPr="004E65F1" w:rsidDel="00EC2039" w:rsidRDefault="000B2E44" w:rsidP="00CC0A9A">
      <w:pPr>
        <w:jc w:val="both"/>
        <w:rPr>
          <w:del w:id="358" w:author="Tebokgo Mabuto (ECP)" w:date="2026-09-09T11:12:00Z" w16du:dateUtc="2026-09-09T09:12:00Z"/>
          <w:sz w:val="20"/>
          <w:szCs w:val="20"/>
        </w:rPr>
      </w:pPr>
    </w:p>
    <w:p w14:paraId="1267C13C" w14:textId="75C643E1" w:rsidR="000B2E44" w:rsidRPr="004E65F1" w:rsidDel="00EC2039" w:rsidRDefault="000B2E44" w:rsidP="00CC0A9A">
      <w:pPr>
        <w:jc w:val="both"/>
        <w:rPr>
          <w:del w:id="359" w:author="Tebokgo Mabuto (ECP)" w:date="2026-09-09T11:12:00Z" w16du:dateUtc="2026-09-09T09:12:00Z"/>
          <w:sz w:val="20"/>
          <w:szCs w:val="20"/>
        </w:rPr>
      </w:pPr>
    </w:p>
    <w:p w14:paraId="37A7D44A" w14:textId="5226FCBB" w:rsidR="000B2E44" w:rsidRPr="004E65F1" w:rsidDel="00EC2039" w:rsidRDefault="000B2E44" w:rsidP="00CC0A9A">
      <w:pPr>
        <w:jc w:val="both"/>
        <w:rPr>
          <w:del w:id="360" w:author="Tebokgo Mabuto (ECP)" w:date="2026-09-09T11:12:00Z" w16du:dateUtc="2026-09-09T09:12:00Z"/>
          <w:sz w:val="20"/>
          <w:szCs w:val="20"/>
        </w:rPr>
      </w:pPr>
    </w:p>
    <w:p w14:paraId="46E6AD54" w14:textId="3CBA84A6" w:rsidR="000B2E44" w:rsidRPr="004E65F1" w:rsidDel="00EC2039" w:rsidRDefault="000B2E44" w:rsidP="00CC0A9A">
      <w:pPr>
        <w:jc w:val="both"/>
        <w:rPr>
          <w:del w:id="361" w:author="Tebokgo Mabuto (ECP)" w:date="2026-09-09T11:12:00Z" w16du:dateUtc="2026-09-09T09:12:00Z"/>
          <w:sz w:val="20"/>
          <w:szCs w:val="20"/>
        </w:rPr>
      </w:pPr>
    </w:p>
    <w:p w14:paraId="44144DA6" w14:textId="5A7FB1AA" w:rsidR="000B2E44" w:rsidRPr="004E65F1" w:rsidDel="00EC2039" w:rsidRDefault="000B2E44" w:rsidP="00CC0A9A">
      <w:pPr>
        <w:jc w:val="both"/>
        <w:rPr>
          <w:del w:id="362" w:author="Tebokgo Mabuto (ECP)" w:date="2026-09-09T11:12:00Z" w16du:dateUtc="2026-09-09T09:12:00Z"/>
          <w:sz w:val="20"/>
          <w:szCs w:val="20"/>
        </w:rPr>
      </w:pPr>
    </w:p>
    <w:p w14:paraId="0C88C5AE" w14:textId="6FCFAD08" w:rsidR="000B2E44" w:rsidRPr="004E65F1" w:rsidDel="00EC2039" w:rsidRDefault="000B2E44" w:rsidP="00CC0A9A">
      <w:pPr>
        <w:jc w:val="both"/>
        <w:rPr>
          <w:del w:id="363" w:author="Tebokgo Mabuto (ECP)" w:date="2026-09-09T11:12:00Z" w16du:dateUtc="2026-09-09T09:12:00Z"/>
          <w:sz w:val="20"/>
          <w:szCs w:val="20"/>
        </w:rPr>
      </w:pPr>
    </w:p>
    <w:p w14:paraId="557BED2C" w14:textId="3A3A43DA" w:rsidR="004538D1" w:rsidDel="00EC2039" w:rsidRDefault="004538D1">
      <w:pPr>
        <w:rPr>
          <w:del w:id="364" w:author="Tebokgo Mabuto (ECP)" w:date="2026-09-09T11:12:00Z" w16du:dateUtc="2026-09-09T09:12:00Z"/>
          <w:sz w:val="20"/>
          <w:szCs w:val="20"/>
        </w:rPr>
      </w:pPr>
      <w:del w:id="365" w:author="Tebokgo Mabuto (ECP)" w:date="2026-09-09T11:12:00Z" w16du:dateUtc="2026-09-09T09:12:00Z">
        <w:r w:rsidDel="00EC2039">
          <w:rPr>
            <w:sz w:val="20"/>
            <w:szCs w:val="20"/>
          </w:rPr>
          <w:br w:type="page"/>
        </w:r>
      </w:del>
    </w:p>
    <w:p w14:paraId="4231D5DF" w14:textId="6849E83F" w:rsidR="00A76B73" w:rsidRPr="004E65F1" w:rsidDel="00EC2039" w:rsidRDefault="00A76B73" w:rsidP="00CC0A9A">
      <w:pPr>
        <w:jc w:val="both"/>
        <w:rPr>
          <w:del w:id="366" w:author="Tebokgo Mabuto (ECP)" w:date="2026-09-09T11:12:00Z" w16du:dateUtc="2026-09-09T09:12:00Z"/>
          <w:sz w:val="20"/>
          <w:szCs w:val="20"/>
        </w:rPr>
      </w:pPr>
    </w:p>
    <w:p w14:paraId="7B94E7EC" w14:textId="4DD1611E" w:rsidR="00983C75" w:rsidRPr="004E65F1" w:rsidDel="00EC2039" w:rsidRDefault="00983C75" w:rsidP="00726A23">
      <w:pPr>
        <w:tabs>
          <w:tab w:val="center" w:pos="4492"/>
          <w:tab w:val="left" w:pos="5505"/>
        </w:tabs>
        <w:jc w:val="center"/>
        <w:rPr>
          <w:del w:id="367" w:author="Tebokgo Mabuto (ECP)" w:date="2026-09-09T11:12:00Z" w16du:dateUtc="2026-09-09T09:12:00Z"/>
          <w:rFonts w:ascii="Arial" w:eastAsia="Times New Roman" w:hAnsi="Arial" w:cs="Arial"/>
          <w:b/>
          <w:sz w:val="20"/>
          <w:szCs w:val="20"/>
          <w:lang w:val="en-GB" w:eastAsia="en-GB"/>
        </w:rPr>
      </w:pPr>
      <w:del w:id="368" w:author="Tebokgo Mabuto (ECP)" w:date="2026-09-09T11:12:00Z" w16du:dateUtc="2026-09-09T09:12:00Z">
        <w:r w:rsidRPr="004E65F1" w:rsidDel="00EC2039">
          <w:rPr>
            <w:rFonts w:ascii="Arial" w:eastAsia="Times New Roman" w:hAnsi="Arial" w:cs="Arial"/>
            <w:b/>
            <w:sz w:val="20"/>
            <w:szCs w:val="20"/>
            <w:lang w:val="en-GB" w:eastAsia="en-GB"/>
          </w:rPr>
          <w:delText>SBD1 FORM</w:delText>
        </w:r>
      </w:del>
    </w:p>
    <w:p w14:paraId="1A923B27" w14:textId="1231B232" w:rsidR="00983C75" w:rsidDel="00EC2039" w:rsidRDefault="00983C75" w:rsidP="00C306C6">
      <w:pPr>
        <w:tabs>
          <w:tab w:val="left" w:pos="720"/>
          <w:tab w:val="left" w:pos="1944"/>
          <w:tab w:val="left" w:pos="3384"/>
          <w:tab w:val="left" w:pos="3744"/>
          <w:tab w:val="left" w:pos="4644"/>
          <w:tab w:val="left" w:pos="5760"/>
          <w:tab w:val="left" w:pos="7920"/>
        </w:tabs>
        <w:jc w:val="center"/>
        <w:rPr>
          <w:del w:id="369" w:author="Tebokgo Mabuto (ECP)" w:date="2026-09-09T11:12:00Z" w16du:dateUtc="2026-09-09T09:12:00Z"/>
          <w:rFonts w:ascii="Arial" w:eastAsia="Times New Roman" w:hAnsi="Arial" w:cs="Arial"/>
          <w:b/>
          <w:snapToGrid w:val="0"/>
          <w:sz w:val="20"/>
          <w:szCs w:val="20"/>
          <w:lang w:val="en-GB"/>
        </w:rPr>
      </w:pPr>
      <w:del w:id="370" w:author="Tebokgo Mabuto (ECP)" w:date="2026-09-09T11:12:00Z" w16du:dateUtc="2026-09-09T09:12:00Z">
        <w:r w:rsidRPr="004E65F1" w:rsidDel="00EC2039">
          <w:rPr>
            <w:rFonts w:ascii="Arial" w:eastAsia="Times New Roman" w:hAnsi="Arial" w:cs="Arial"/>
            <w:b/>
            <w:snapToGrid w:val="0"/>
            <w:sz w:val="20"/>
            <w:szCs w:val="20"/>
            <w:lang w:val="en-GB"/>
          </w:rPr>
          <w:delText>INVITATION TO BID</w:delText>
        </w:r>
      </w:del>
    </w:p>
    <w:p w14:paraId="1D922269" w14:textId="178DDF3D" w:rsidR="004538D1" w:rsidRPr="004E65F1" w:rsidDel="00EC2039" w:rsidRDefault="004538D1" w:rsidP="00C306C6">
      <w:pPr>
        <w:tabs>
          <w:tab w:val="left" w:pos="720"/>
          <w:tab w:val="left" w:pos="1944"/>
          <w:tab w:val="left" w:pos="3384"/>
          <w:tab w:val="left" w:pos="3744"/>
          <w:tab w:val="left" w:pos="4644"/>
          <w:tab w:val="left" w:pos="5760"/>
          <w:tab w:val="left" w:pos="7920"/>
        </w:tabs>
        <w:jc w:val="center"/>
        <w:rPr>
          <w:del w:id="371" w:author="Tebokgo Mabuto (ECP)" w:date="2026-09-09T11:12:00Z" w16du:dateUtc="2026-09-09T09:12:00Z"/>
          <w:rFonts w:ascii="Arial" w:eastAsia="Times New Roman" w:hAnsi="Arial" w:cs="Arial"/>
          <w:b/>
          <w:snapToGrid w:val="0"/>
          <w:sz w:val="20"/>
          <w:szCs w:val="20"/>
          <w:lang w:val="en-GB"/>
        </w:rPr>
      </w:pPr>
    </w:p>
    <w:tbl>
      <w:tblPr>
        <w:tblW w:w="93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730"/>
        <w:gridCol w:w="18"/>
        <w:gridCol w:w="386"/>
        <w:gridCol w:w="850"/>
        <w:gridCol w:w="1083"/>
        <w:gridCol w:w="1027"/>
        <w:gridCol w:w="1228"/>
        <w:gridCol w:w="133"/>
        <w:gridCol w:w="15"/>
        <w:gridCol w:w="1070"/>
        <w:gridCol w:w="710"/>
      </w:tblGrid>
      <w:tr w:rsidR="00726A23" w:rsidRPr="004E65F1" w:rsidDel="00EC2039" w14:paraId="5026DCED" w14:textId="6BD34CD8" w:rsidTr="008324D3">
        <w:trPr>
          <w:trHeight w:val="227"/>
          <w:jc w:val="center"/>
          <w:del w:id="372" w:author="Tebokgo Mabuto (ECP)" w:date="2026-09-09T11:12:00Z" w16du:dateUtc="2026-09-09T09:12:00Z"/>
        </w:trPr>
        <w:tc>
          <w:tcPr>
            <w:tcW w:w="2122" w:type="dxa"/>
            <w:vAlign w:val="bottom"/>
          </w:tcPr>
          <w:p w14:paraId="76F408BA" w14:textId="4FEDEF64"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373" w:author="Tebokgo Mabuto (ECP)" w:date="2026-09-09T11:12:00Z" w16du:dateUtc="2026-09-09T09:12:00Z"/>
                <w:rFonts w:ascii="Arial" w:hAnsi="Arial" w:cs="Arial"/>
                <w:sz w:val="18"/>
                <w:szCs w:val="18"/>
              </w:rPr>
            </w:pPr>
            <w:del w:id="374" w:author="Tebokgo Mabuto (ECP)" w:date="2026-09-09T11:12:00Z" w16du:dateUtc="2026-09-09T09:12:00Z">
              <w:r w:rsidRPr="00726A23" w:rsidDel="00EC2039">
                <w:rPr>
                  <w:rFonts w:ascii="Arial" w:hAnsi="Arial" w:cs="Arial"/>
                  <w:sz w:val="18"/>
                  <w:szCs w:val="18"/>
                </w:rPr>
                <w:delText>BID NUMBER:</w:delText>
              </w:r>
            </w:del>
          </w:p>
        </w:tc>
        <w:tc>
          <w:tcPr>
            <w:tcW w:w="1134" w:type="dxa"/>
            <w:gridSpan w:val="3"/>
            <w:vAlign w:val="bottom"/>
          </w:tcPr>
          <w:p w14:paraId="0AFFC54E" w14:textId="59A1476A" w:rsidR="00983C75" w:rsidRPr="00A45B23" w:rsidDel="00EC2039" w:rsidRDefault="004538D1" w:rsidP="00CC0A9A">
            <w:pPr>
              <w:tabs>
                <w:tab w:val="left" w:pos="720"/>
                <w:tab w:val="left" w:pos="1134"/>
                <w:tab w:val="left" w:pos="1944"/>
                <w:tab w:val="left" w:pos="3384"/>
                <w:tab w:val="left" w:pos="3744"/>
                <w:tab w:val="left" w:pos="4644"/>
                <w:tab w:val="left" w:pos="5760"/>
                <w:tab w:val="left" w:pos="7920"/>
              </w:tabs>
              <w:jc w:val="both"/>
              <w:rPr>
                <w:del w:id="375" w:author="Tebokgo Mabuto (ECP)" w:date="2026-09-09T11:12:00Z" w16du:dateUtc="2026-09-09T09:12:00Z"/>
                <w:rFonts w:ascii="Arial" w:hAnsi="Arial" w:cs="Arial"/>
                <w:sz w:val="18"/>
                <w:szCs w:val="18"/>
              </w:rPr>
            </w:pPr>
            <w:del w:id="376" w:author="Tebokgo Mabuto (ECP)" w:date="2026-09-02T08:02:00Z" w16du:dateUtc="2026-09-02T06:02:00Z">
              <w:r w:rsidRPr="00A45B23" w:rsidDel="003979D4">
                <w:rPr>
                  <w:rFonts w:ascii="Arial" w:hAnsi="Arial" w:cs="Arial"/>
                  <w:b/>
                  <w:bCs/>
                  <w:sz w:val="18"/>
                  <w:szCs w:val="18"/>
                  <w:highlight w:val="yellow"/>
                </w:rPr>
                <w:delText>(Note to compiler: insert the project number)</w:delText>
              </w:r>
            </w:del>
          </w:p>
        </w:tc>
        <w:tc>
          <w:tcPr>
            <w:tcW w:w="850" w:type="dxa"/>
            <w:vAlign w:val="bottom"/>
          </w:tcPr>
          <w:p w14:paraId="1140ED06" w14:textId="2691A40F"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377" w:author="Tebokgo Mabuto (ECP)" w:date="2026-09-09T11:12:00Z" w16du:dateUtc="2026-09-09T09:12:00Z"/>
                <w:rFonts w:ascii="Arial" w:hAnsi="Arial" w:cs="Arial"/>
                <w:sz w:val="18"/>
                <w:szCs w:val="18"/>
              </w:rPr>
            </w:pPr>
            <w:del w:id="378" w:author="Tebokgo Mabuto (ECP)" w:date="2026-09-09T11:12:00Z" w16du:dateUtc="2026-09-09T09:12:00Z">
              <w:r w:rsidRPr="00726A23" w:rsidDel="00EC2039">
                <w:rPr>
                  <w:rFonts w:ascii="Arial" w:hAnsi="Arial" w:cs="Arial"/>
                  <w:sz w:val="18"/>
                  <w:szCs w:val="18"/>
                </w:rPr>
                <w:delText>ISSUE DATE:</w:delText>
              </w:r>
            </w:del>
          </w:p>
        </w:tc>
        <w:tc>
          <w:tcPr>
            <w:tcW w:w="1083" w:type="dxa"/>
            <w:vAlign w:val="bottom"/>
          </w:tcPr>
          <w:p w14:paraId="02D1AEB0" w14:textId="16770815" w:rsidR="00983C75" w:rsidRPr="00662C81" w:rsidDel="00EC2039" w:rsidRDefault="002C5BCC" w:rsidP="00CC0A9A">
            <w:pPr>
              <w:tabs>
                <w:tab w:val="left" w:pos="720"/>
                <w:tab w:val="left" w:pos="1134"/>
                <w:tab w:val="left" w:pos="1944"/>
                <w:tab w:val="left" w:pos="3384"/>
                <w:tab w:val="left" w:pos="3744"/>
                <w:tab w:val="left" w:pos="4644"/>
                <w:tab w:val="left" w:pos="5760"/>
                <w:tab w:val="left" w:pos="7920"/>
              </w:tabs>
              <w:jc w:val="both"/>
              <w:rPr>
                <w:del w:id="379" w:author="Tebokgo Mabuto (ECP)" w:date="2026-09-09T11:12:00Z" w16du:dateUtc="2026-09-09T09:12:00Z"/>
                <w:rFonts w:ascii="Arial" w:hAnsi="Arial" w:cs="Arial"/>
                <w:sz w:val="18"/>
                <w:szCs w:val="18"/>
                <w:rPrChange w:id="380" w:author="Tebokgo Mabuto (ECP)" w:date="2026-07-15T11:01:00Z" w16du:dateUtc="2026-07-15T09:01:00Z">
                  <w:rPr>
                    <w:del w:id="381" w:author="Tebokgo Mabuto (ECP)" w:date="2026-09-09T11:12:00Z" w16du:dateUtc="2026-09-09T09:12:00Z"/>
                    <w:rFonts w:ascii="Arial" w:hAnsi="Arial" w:cs="Arial"/>
                    <w:b/>
                    <w:bCs/>
                    <w:sz w:val="18"/>
                    <w:szCs w:val="18"/>
                  </w:rPr>
                </w:rPrChange>
              </w:rPr>
            </w:pPr>
            <w:ins w:id="382" w:author="Avela Mnyaka (ECP)" w:date="2026-09-02T09:28:00Z" w16du:dateUtc="2026-09-02T07:28:00Z">
              <w:del w:id="383" w:author="Tebokgo Mabuto (ECP)" w:date="2026-09-09T11:12:00Z" w16du:dateUtc="2026-09-09T09:12:00Z">
                <w:r w:rsidDel="00EC2039">
                  <w:rPr>
                    <w:rFonts w:ascii="Arial" w:hAnsi="Arial" w:cs="Arial"/>
                    <w:sz w:val="18"/>
                    <w:szCs w:val="18"/>
                  </w:rPr>
                  <w:delText>10 SEPTEMBER</w:delText>
                </w:r>
              </w:del>
            </w:ins>
            <w:del w:id="384" w:author="Tebokgo Mabuto (ECP)" w:date="2026-07-15T10:59:00Z" w16du:dateUtc="2026-07-15T08:59:00Z">
              <w:r w:rsidR="00A45B23" w:rsidRPr="00662C81" w:rsidDel="00662C81">
                <w:rPr>
                  <w:rFonts w:ascii="Arial" w:hAnsi="Arial" w:cs="Arial"/>
                  <w:sz w:val="18"/>
                  <w:szCs w:val="18"/>
                  <w:highlight w:val="yellow"/>
                  <w:rPrChange w:id="385" w:author="Tebokgo Mabuto (ECP)" w:date="2026-07-15T11:01:00Z" w16du:dateUtc="2026-07-15T09:01:00Z">
                    <w:rPr>
                      <w:rFonts w:ascii="Arial" w:hAnsi="Arial" w:cs="Arial"/>
                      <w:b/>
                      <w:bCs/>
                      <w:sz w:val="18"/>
                      <w:szCs w:val="18"/>
                      <w:highlight w:val="yellow"/>
                    </w:rPr>
                  </w:rPrChange>
                </w:rPr>
                <w:delText>(Note to compiler: insert the issue date of the tender)</w:delText>
              </w:r>
            </w:del>
          </w:p>
        </w:tc>
        <w:tc>
          <w:tcPr>
            <w:tcW w:w="1027" w:type="dxa"/>
            <w:vAlign w:val="bottom"/>
          </w:tcPr>
          <w:p w14:paraId="41274F8F" w14:textId="48E13DE6"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386" w:author="Tebokgo Mabuto (ECP)" w:date="2026-09-09T11:12:00Z" w16du:dateUtc="2026-09-09T09:12:00Z"/>
                <w:rFonts w:ascii="Arial" w:hAnsi="Arial" w:cs="Arial"/>
                <w:sz w:val="18"/>
                <w:szCs w:val="18"/>
              </w:rPr>
            </w:pPr>
            <w:del w:id="387" w:author="Tebokgo Mabuto (ECP)" w:date="2026-09-09T11:12:00Z" w16du:dateUtc="2026-09-09T09:12:00Z">
              <w:r w:rsidRPr="00726A23" w:rsidDel="00EC2039">
                <w:rPr>
                  <w:rFonts w:ascii="Arial" w:hAnsi="Arial" w:cs="Arial"/>
                  <w:sz w:val="18"/>
                  <w:szCs w:val="18"/>
                </w:rPr>
                <w:delText xml:space="preserve">CLOSING DATE: </w:delText>
              </w:r>
            </w:del>
          </w:p>
        </w:tc>
        <w:tc>
          <w:tcPr>
            <w:tcW w:w="1376" w:type="dxa"/>
            <w:gridSpan w:val="3"/>
            <w:vAlign w:val="bottom"/>
          </w:tcPr>
          <w:p w14:paraId="1C23EE94" w14:textId="5A928D63" w:rsidR="00983C75" w:rsidRPr="00662C81" w:rsidDel="00EC2039" w:rsidRDefault="00502981" w:rsidP="00CC0A9A">
            <w:pPr>
              <w:tabs>
                <w:tab w:val="left" w:pos="720"/>
                <w:tab w:val="left" w:pos="1134"/>
                <w:tab w:val="left" w:pos="1944"/>
                <w:tab w:val="left" w:pos="3384"/>
                <w:tab w:val="left" w:pos="3744"/>
                <w:tab w:val="left" w:pos="4644"/>
                <w:tab w:val="left" w:pos="5760"/>
                <w:tab w:val="left" w:pos="7920"/>
              </w:tabs>
              <w:jc w:val="both"/>
              <w:rPr>
                <w:del w:id="388" w:author="Tebokgo Mabuto (ECP)" w:date="2026-09-09T11:12:00Z" w16du:dateUtc="2026-09-09T09:12:00Z"/>
                <w:rFonts w:ascii="Arial" w:hAnsi="Arial" w:cs="Arial"/>
                <w:sz w:val="18"/>
                <w:szCs w:val="18"/>
                <w:rPrChange w:id="389" w:author="Tebokgo Mabuto (ECP)" w:date="2026-07-15T11:01:00Z" w16du:dateUtc="2026-07-15T09:01:00Z">
                  <w:rPr>
                    <w:del w:id="390" w:author="Tebokgo Mabuto (ECP)" w:date="2026-09-09T11:12:00Z" w16du:dateUtc="2026-09-09T09:12:00Z"/>
                    <w:rFonts w:ascii="Arial" w:hAnsi="Arial" w:cs="Arial"/>
                    <w:b/>
                    <w:bCs/>
                    <w:sz w:val="18"/>
                    <w:szCs w:val="18"/>
                  </w:rPr>
                </w:rPrChange>
              </w:rPr>
            </w:pPr>
            <w:ins w:id="391" w:author="Avela Mnyaka (ECP)" w:date="2026-09-02T09:26:00Z" w16du:dateUtc="2026-09-02T07:26:00Z">
              <w:del w:id="392" w:author="Tebokgo Mabuto (ECP)" w:date="2026-09-09T11:12:00Z" w16du:dateUtc="2026-09-09T09:12:00Z">
                <w:r w:rsidDel="00EC2039">
                  <w:rPr>
                    <w:rFonts w:ascii="Arial" w:hAnsi="Arial" w:cs="Arial"/>
                    <w:sz w:val="18"/>
                    <w:szCs w:val="18"/>
                  </w:rPr>
                  <w:delText xml:space="preserve">22 </w:delText>
                </w:r>
                <w:r w:rsidR="004F0954" w:rsidDel="00EC2039">
                  <w:rPr>
                    <w:rFonts w:ascii="Arial" w:hAnsi="Arial" w:cs="Arial"/>
                    <w:sz w:val="18"/>
                    <w:szCs w:val="18"/>
                  </w:rPr>
                  <w:delText xml:space="preserve">OCTOBER </w:delText>
                </w:r>
              </w:del>
            </w:ins>
            <w:del w:id="393" w:author="Tebokgo Mabuto (ECP)" w:date="2026-07-15T11:00:00Z" w16du:dateUtc="2026-07-15T09:00:00Z">
              <w:r w:rsidR="00A45B23" w:rsidRPr="00662C81" w:rsidDel="00662C81">
                <w:rPr>
                  <w:rFonts w:ascii="Arial" w:hAnsi="Arial" w:cs="Arial"/>
                  <w:sz w:val="18"/>
                  <w:szCs w:val="18"/>
                  <w:rPrChange w:id="394" w:author="Tebokgo Mabuto (ECP)" w:date="2026-07-15T11:01:00Z" w16du:dateUtc="2026-07-15T09:01:00Z">
                    <w:rPr>
                      <w:rFonts w:ascii="Arial" w:hAnsi="Arial" w:cs="Arial"/>
                      <w:b/>
                      <w:bCs/>
                      <w:sz w:val="18"/>
                      <w:szCs w:val="18"/>
                      <w:highlight w:val="yellow"/>
                    </w:rPr>
                  </w:rPrChange>
                </w:rPr>
                <w:delText>(Note to compiler: insert the closing date of the tender)</w:delText>
              </w:r>
            </w:del>
          </w:p>
        </w:tc>
        <w:tc>
          <w:tcPr>
            <w:tcW w:w="1070" w:type="dxa"/>
            <w:vAlign w:val="bottom"/>
          </w:tcPr>
          <w:p w14:paraId="29847524" w14:textId="11BA1FE2"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395" w:author="Tebokgo Mabuto (ECP)" w:date="2026-09-09T11:12:00Z" w16du:dateUtc="2026-09-09T09:12:00Z"/>
                <w:rFonts w:ascii="Arial" w:hAnsi="Arial" w:cs="Arial"/>
                <w:b/>
                <w:bCs/>
                <w:sz w:val="18"/>
                <w:szCs w:val="18"/>
              </w:rPr>
            </w:pPr>
            <w:del w:id="396" w:author="Tebokgo Mabuto (ECP)" w:date="2026-09-09T11:12:00Z" w16du:dateUtc="2026-09-09T09:12:00Z">
              <w:r w:rsidRPr="00726A23" w:rsidDel="00EC2039">
                <w:rPr>
                  <w:rFonts w:ascii="Arial" w:hAnsi="Arial" w:cs="Arial"/>
                  <w:sz w:val="18"/>
                  <w:szCs w:val="18"/>
                </w:rPr>
                <w:delText>CLOSING TIME:</w:delText>
              </w:r>
            </w:del>
          </w:p>
        </w:tc>
        <w:tc>
          <w:tcPr>
            <w:tcW w:w="710" w:type="dxa"/>
            <w:vAlign w:val="bottom"/>
          </w:tcPr>
          <w:p w14:paraId="598EA398" w14:textId="5A3CDC11" w:rsidR="00983C75" w:rsidRPr="00726A23" w:rsidDel="00EC2039" w:rsidRDefault="000B2E44" w:rsidP="00CC0A9A">
            <w:pPr>
              <w:tabs>
                <w:tab w:val="left" w:pos="720"/>
                <w:tab w:val="left" w:pos="1134"/>
                <w:tab w:val="left" w:pos="1944"/>
                <w:tab w:val="left" w:pos="3384"/>
                <w:tab w:val="left" w:pos="3744"/>
                <w:tab w:val="left" w:pos="4644"/>
                <w:tab w:val="left" w:pos="5760"/>
                <w:tab w:val="left" w:pos="7920"/>
              </w:tabs>
              <w:jc w:val="both"/>
              <w:rPr>
                <w:del w:id="397" w:author="Tebokgo Mabuto (ECP)" w:date="2026-09-09T11:12:00Z" w16du:dateUtc="2026-09-09T09:12:00Z"/>
                <w:rFonts w:ascii="Arial" w:hAnsi="Arial" w:cs="Arial"/>
                <w:b/>
                <w:bCs/>
                <w:sz w:val="18"/>
                <w:szCs w:val="18"/>
              </w:rPr>
            </w:pPr>
            <w:del w:id="398" w:author="Tebokgo Mabuto (ECP)" w:date="2026-09-09T11:12:00Z" w16du:dateUtc="2026-09-09T09:12:00Z">
              <w:r w:rsidRPr="005E0008" w:rsidDel="00EC2039">
                <w:rPr>
                  <w:rFonts w:ascii="Arial" w:hAnsi="Arial" w:cs="Arial"/>
                  <w:b/>
                  <w:bCs/>
                  <w:sz w:val="18"/>
                  <w:szCs w:val="18"/>
                  <w:rPrChange w:id="399" w:author="Tebokgo Mabuto (ECP)" w:date="2026-09-02T08:02:00Z" w16du:dateUtc="2026-09-02T06:02:00Z">
                    <w:rPr>
                      <w:rFonts w:ascii="Arial" w:hAnsi="Arial" w:cs="Arial"/>
                      <w:b/>
                      <w:bCs/>
                      <w:sz w:val="18"/>
                      <w:szCs w:val="18"/>
                      <w:highlight w:val="green"/>
                    </w:rPr>
                  </w:rPrChange>
                </w:rPr>
                <w:delText>12pm</w:delText>
              </w:r>
            </w:del>
          </w:p>
        </w:tc>
      </w:tr>
      <w:tr w:rsidR="00983C75" w:rsidRPr="004E65F1" w:rsidDel="00EC2039" w14:paraId="5E788939" w14:textId="22AE1A71" w:rsidTr="008324D3">
        <w:trPr>
          <w:trHeight w:val="529"/>
          <w:jc w:val="center"/>
          <w:del w:id="400" w:author="Tebokgo Mabuto (ECP)" w:date="2026-09-09T11:12:00Z" w16du:dateUtc="2026-09-09T09:12:00Z"/>
        </w:trPr>
        <w:tc>
          <w:tcPr>
            <w:tcW w:w="2122" w:type="dxa"/>
            <w:tcBorders>
              <w:bottom w:val="single" w:sz="4" w:space="0" w:color="auto"/>
            </w:tcBorders>
            <w:vAlign w:val="bottom"/>
          </w:tcPr>
          <w:p w14:paraId="7DF660B6" w14:textId="0E4E5BA3"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01" w:author="Tebokgo Mabuto (ECP)" w:date="2026-09-09T11:12:00Z" w16du:dateUtc="2026-09-09T09:12:00Z"/>
                <w:rFonts w:ascii="Arial" w:hAnsi="Arial" w:cs="Arial"/>
                <w:sz w:val="18"/>
                <w:szCs w:val="18"/>
              </w:rPr>
            </w:pPr>
            <w:del w:id="402" w:author="Tebokgo Mabuto (ECP)" w:date="2026-09-09T11:12:00Z" w16du:dateUtc="2026-09-09T09:12:00Z">
              <w:r w:rsidRPr="00726A23" w:rsidDel="00EC2039">
                <w:rPr>
                  <w:rFonts w:ascii="Arial" w:hAnsi="Arial" w:cs="Arial"/>
                  <w:sz w:val="18"/>
                  <w:szCs w:val="18"/>
                </w:rPr>
                <w:delText>DESCRIPTION</w:delText>
              </w:r>
            </w:del>
          </w:p>
        </w:tc>
        <w:tc>
          <w:tcPr>
            <w:tcW w:w="7250" w:type="dxa"/>
            <w:gridSpan w:val="11"/>
            <w:tcBorders>
              <w:bottom w:val="single" w:sz="4" w:space="0" w:color="auto"/>
            </w:tcBorders>
            <w:vAlign w:val="bottom"/>
          </w:tcPr>
          <w:p w14:paraId="6FE9268B" w14:textId="75463D64" w:rsidR="00983C75" w:rsidRPr="00C64403" w:rsidDel="00EC2039" w:rsidRDefault="00A45B23">
            <w:pPr>
              <w:pStyle w:val="paragraph"/>
              <w:rPr>
                <w:del w:id="403" w:author="Tebokgo Mabuto (ECP)" w:date="2026-09-09T11:12:00Z" w16du:dateUtc="2026-09-09T09:12:00Z"/>
                <w:rFonts w:ascii="Arial" w:hAnsi="Arial" w:cs="Arial"/>
                <w:sz w:val="18"/>
                <w:szCs w:val="18"/>
                <w:rPrChange w:id="404" w:author="Tebokgo Mabuto (ECP)" w:date="2026-07-17T11:38:00Z" w16du:dateUtc="2026-07-17T09:38:00Z">
                  <w:rPr>
                    <w:del w:id="405" w:author="Tebokgo Mabuto (ECP)" w:date="2026-09-09T11:12:00Z" w16du:dateUtc="2026-09-09T09:12:00Z"/>
                    <w:rFonts w:ascii="Arial" w:eastAsia="Microsoft Sans Serif" w:hAnsi="Arial" w:cs="Arial"/>
                    <w:b/>
                    <w:bCs/>
                    <w:sz w:val="18"/>
                    <w:szCs w:val="18"/>
                    <w:lang w:val="en-US" w:eastAsia="en-US"/>
                  </w:rPr>
                </w:rPrChange>
              </w:rPr>
              <w:pPrChange w:id="406" w:author="Tebokgo Mabuto (ECP)" w:date="2026-07-17T08:34:00Z" w16du:dateUtc="2026-07-17T06:34:00Z">
                <w:pPr>
                  <w:pStyle w:val="paragraph"/>
                  <w:spacing w:before="0" w:beforeAutospacing="0" w:after="0" w:afterAutospacing="0"/>
                  <w:jc w:val="both"/>
                  <w:textAlignment w:val="baseline"/>
                </w:pPr>
              </w:pPrChange>
            </w:pPr>
            <w:del w:id="407" w:author="Tebokgo Mabuto (ECP)" w:date="2026-07-15T11:01:00Z" w16du:dateUtc="2026-07-15T09:01:00Z">
              <w:r w:rsidRPr="00C64403" w:rsidDel="00662C81">
                <w:rPr>
                  <w:rFonts w:ascii="Arial" w:eastAsia="Microsoft Sans Serif" w:hAnsi="Arial" w:cs="Arial"/>
                  <w:sz w:val="18"/>
                  <w:szCs w:val="18"/>
                  <w:lang w:val="en-US" w:eastAsia="en-US"/>
                  <w:rPrChange w:id="408" w:author="Tebokgo Mabuto (ECP)" w:date="2026-07-17T11:38:00Z" w16du:dateUtc="2026-07-17T09:38:00Z">
                    <w:rPr>
                      <w:rFonts w:ascii="Arial" w:eastAsia="Microsoft Sans Serif" w:hAnsi="Arial" w:cs="Arial"/>
                      <w:b/>
                      <w:bCs/>
                      <w:sz w:val="18"/>
                      <w:szCs w:val="18"/>
                      <w:highlight w:val="yellow"/>
                      <w:lang w:val="en-US" w:eastAsia="en-US"/>
                    </w:rPr>
                  </w:rPrChange>
                </w:rPr>
                <w:delText>(Note to compiler: insert the project description)</w:delText>
              </w:r>
            </w:del>
          </w:p>
        </w:tc>
      </w:tr>
      <w:tr w:rsidR="00983C75" w:rsidRPr="004E65F1" w:rsidDel="00EC2039" w14:paraId="7819260B" w14:textId="1216BD21" w:rsidTr="008324D3">
        <w:trPr>
          <w:trHeight w:val="227"/>
          <w:jc w:val="center"/>
          <w:del w:id="409" w:author="Tebokgo Mabuto (ECP)" w:date="2026-09-09T11:12:00Z" w16du:dateUtc="2026-09-09T09:12:00Z"/>
        </w:trPr>
        <w:tc>
          <w:tcPr>
            <w:tcW w:w="2122" w:type="dxa"/>
            <w:tcBorders>
              <w:bottom w:val="single" w:sz="4" w:space="0" w:color="auto"/>
            </w:tcBorders>
            <w:vAlign w:val="bottom"/>
          </w:tcPr>
          <w:p w14:paraId="51352ABF" w14:textId="0A0B14B6"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10" w:author="Tebokgo Mabuto (ECP)" w:date="2026-09-09T11:12:00Z" w16du:dateUtc="2026-09-09T09:12:00Z"/>
                <w:rFonts w:ascii="Arial" w:hAnsi="Arial" w:cs="Arial"/>
                <w:sz w:val="18"/>
                <w:szCs w:val="18"/>
              </w:rPr>
            </w:pPr>
            <w:commentRangeStart w:id="411"/>
            <w:del w:id="412" w:author="Tebokgo Mabuto (ECP)" w:date="2026-09-09T11:12:00Z" w16du:dateUtc="2026-09-09T09:12:00Z">
              <w:r w:rsidRPr="00726A23" w:rsidDel="00EC2039">
                <w:rPr>
                  <w:rFonts w:ascii="Arial" w:hAnsi="Arial" w:cs="Arial"/>
                  <w:sz w:val="18"/>
                  <w:szCs w:val="18"/>
                </w:rPr>
                <w:delText>VALIDITY PERIOD</w:delText>
              </w:r>
              <w:commentRangeEnd w:id="411"/>
              <w:r w:rsidR="00662C81" w:rsidRPr="00726A23" w:rsidDel="00EC2039">
                <w:rPr>
                  <w:rStyle w:val="CommentReference"/>
                  <w:rFonts w:ascii="Arial" w:hAnsi="Arial" w:cs="Arial"/>
                  <w:sz w:val="18"/>
                  <w:szCs w:val="18"/>
                </w:rPr>
                <w:commentReference w:id="411"/>
              </w:r>
            </w:del>
          </w:p>
        </w:tc>
        <w:tc>
          <w:tcPr>
            <w:tcW w:w="7250" w:type="dxa"/>
            <w:gridSpan w:val="11"/>
            <w:tcBorders>
              <w:bottom w:val="single" w:sz="4" w:space="0" w:color="auto"/>
            </w:tcBorders>
            <w:vAlign w:val="bottom"/>
          </w:tcPr>
          <w:p w14:paraId="7FB5AF75" w14:textId="64EA7852"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13" w:author="Tebokgo Mabuto (ECP)" w:date="2026-09-09T11:12:00Z" w16du:dateUtc="2026-09-09T09:12:00Z"/>
                <w:rFonts w:ascii="Arial" w:hAnsi="Arial" w:cs="Arial"/>
                <w:sz w:val="18"/>
                <w:szCs w:val="18"/>
              </w:rPr>
            </w:pPr>
            <w:del w:id="414" w:author="Tebokgo Mabuto (ECP)" w:date="2026-09-09T11:12:00Z" w16du:dateUtc="2026-09-09T09:12:00Z">
              <w:r w:rsidRPr="00726A23" w:rsidDel="00EC2039">
                <w:rPr>
                  <w:rFonts w:ascii="Arial" w:hAnsi="Arial" w:cs="Arial"/>
                  <w:sz w:val="18"/>
                  <w:szCs w:val="18"/>
                </w:rPr>
                <w:delText>12 Weeks calendar days including the first day and including the last day.</w:delText>
              </w:r>
            </w:del>
          </w:p>
        </w:tc>
      </w:tr>
      <w:tr w:rsidR="00983C75" w:rsidRPr="004E65F1" w:rsidDel="00EC2039" w14:paraId="5202E3D8" w14:textId="11D3011A" w:rsidTr="008324D3">
        <w:trPr>
          <w:trHeight w:val="208"/>
          <w:jc w:val="center"/>
          <w:del w:id="415" w:author="Tebokgo Mabuto (ECP)" w:date="2026-09-09T11:12:00Z" w16du:dateUtc="2026-09-09T09:12:00Z"/>
        </w:trPr>
        <w:tc>
          <w:tcPr>
            <w:tcW w:w="9372" w:type="dxa"/>
            <w:gridSpan w:val="12"/>
            <w:tcBorders>
              <w:top w:val="single" w:sz="4" w:space="0" w:color="auto"/>
            </w:tcBorders>
            <w:shd w:val="clear" w:color="auto" w:fill="DDD9C3"/>
            <w:vAlign w:val="bottom"/>
          </w:tcPr>
          <w:p w14:paraId="77D56EA7" w14:textId="0D625E94"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16" w:author="Tebokgo Mabuto (ECP)" w:date="2026-09-09T11:12:00Z" w16du:dateUtc="2026-09-09T09:12:00Z"/>
                <w:rFonts w:ascii="Arial" w:hAnsi="Arial" w:cs="Arial"/>
                <w:sz w:val="18"/>
                <w:szCs w:val="18"/>
              </w:rPr>
            </w:pPr>
            <w:del w:id="417" w:author="Tebokgo Mabuto (ECP)" w:date="2026-09-09T11:12:00Z" w16du:dateUtc="2026-09-09T09:12:00Z">
              <w:r w:rsidRPr="00726A23" w:rsidDel="00EC2039">
                <w:rPr>
                  <w:rFonts w:ascii="Arial" w:hAnsi="Arial" w:cs="Arial"/>
                  <w:sz w:val="18"/>
                  <w:szCs w:val="18"/>
                </w:rPr>
                <w:delText>BIDDING PROCEDURE ENQUIRIES MAY BE DIRECTED TO</w:delText>
              </w:r>
            </w:del>
          </w:p>
        </w:tc>
      </w:tr>
      <w:tr w:rsidR="00983C75" w:rsidRPr="004E65F1" w:rsidDel="00EC2039" w14:paraId="464D2A1F" w14:textId="7A6E646A" w:rsidTr="008324D3">
        <w:trPr>
          <w:trHeight w:val="302"/>
          <w:jc w:val="center"/>
          <w:del w:id="418" w:author="Tebokgo Mabuto (ECP)" w:date="2026-09-09T11:12:00Z" w16du:dateUtc="2026-09-09T09:12:00Z"/>
        </w:trPr>
        <w:tc>
          <w:tcPr>
            <w:tcW w:w="2870" w:type="dxa"/>
            <w:gridSpan w:val="3"/>
            <w:tcBorders>
              <w:top w:val="single" w:sz="4" w:space="0" w:color="auto"/>
            </w:tcBorders>
            <w:vAlign w:val="bottom"/>
          </w:tcPr>
          <w:p w14:paraId="53EBB3F4" w14:textId="6B921784" w:rsidR="00983C75" w:rsidRPr="00726A23" w:rsidDel="00EC2039" w:rsidRDefault="00983C75">
            <w:pPr>
              <w:tabs>
                <w:tab w:val="left" w:pos="720"/>
                <w:tab w:val="left" w:pos="1134"/>
                <w:tab w:val="left" w:pos="1944"/>
                <w:tab w:val="left" w:pos="3384"/>
                <w:tab w:val="left" w:pos="3744"/>
                <w:tab w:val="left" w:pos="4644"/>
                <w:tab w:val="left" w:pos="5760"/>
                <w:tab w:val="left" w:pos="7920"/>
              </w:tabs>
              <w:jc w:val="both"/>
              <w:rPr>
                <w:del w:id="419" w:author="Tebokgo Mabuto (ECP)" w:date="2026-09-09T11:12:00Z" w16du:dateUtc="2026-09-09T09:12:00Z"/>
                <w:rFonts w:ascii="Arial" w:hAnsi="Arial" w:cs="Arial"/>
                <w:sz w:val="18"/>
                <w:szCs w:val="18"/>
              </w:rPr>
              <w:pPrChange w:id="420" w:author="Tebokgo Mabuto (ECP)" w:date="2026-09-02T08:03:00Z" w16du:dateUtc="2026-09-02T06:03:00Z">
                <w:pPr>
                  <w:tabs>
                    <w:tab w:val="left" w:pos="720"/>
                    <w:tab w:val="left" w:pos="1944"/>
                    <w:tab w:val="left" w:pos="3384"/>
                    <w:tab w:val="left" w:pos="3744"/>
                    <w:tab w:val="left" w:pos="4644"/>
                    <w:tab w:val="left" w:pos="5760"/>
                    <w:tab w:val="left" w:pos="7920"/>
                  </w:tabs>
                  <w:jc w:val="both"/>
                </w:pPr>
              </w:pPrChange>
            </w:pPr>
            <w:del w:id="421" w:author="Tebokgo Mabuto (ECP)" w:date="2026-09-09T11:12:00Z" w16du:dateUtc="2026-09-09T09:12:00Z">
              <w:r w:rsidRPr="00726A23" w:rsidDel="00EC2039">
                <w:rPr>
                  <w:rFonts w:ascii="Arial" w:hAnsi="Arial" w:cs="Arial"/>
                  <w:sz w:val="18"/>
                  <w:szCs w:val="18"/>
                </w:rPr>
                <w:delText>CONTACT PERSON</w:delText>
              </w:r>
            </w:del>
          </w:p>
        </w:tc>
        <w:tc>
          <w:tcPr>
            <w:tcW w:w="6502" w:type="dxa"/>
            <w:gridSpan w:val="9"/>
            <w:tcBorders>
              <w:top w:val="single" w:sz="4" w:space="0" w:color="auto"/>
            </w:tcBorders>
            <w:vAlign w:val="bottom"/>
          </w:tcPr>
          <w:p w14:paraId="1463735B" w14:textId="507382D1" w:rsidR="00983C75" w:rsidRPr="005E0008" w:rsidDel="00EC2039" w:rsidRDefault="00A45B23" w:rsidP="005E0008">
            <w:pPr>
              <w:tabs>
                <w:tab w:val="left" w:pos="720"/>
                <w:tab w:val="left" w:pos="1134"/>
                <w:tab w:val="left" w:pos="1944"/>
                <w:tab w:val="left" w:pos="3384"/>
                <w:tab w:val="left" w:pos="3744"/>
                <w:tab w:val="left" w:pos="4644"/>
                <w:tab w:val="left" w:pos="5760"/>
                <w:tab w:val="left" w:pos="7920"/>
              </w:tabs>
              <w:jc w:val="both"/>
              <w:rPr>
                <w:del w:id="422" w:author="Tebokgo Mabuto (ECP)" w:date="2026-09-09T11:12:00Z" w16du:dateUtc="2026-09-09T09:12:00Z"/>
                <w:rFonts w:ascii="Arial" w:hAnsi="Arial" w:cs="Arial"/>
                <w:sz w:val="18"/>
                <w:szCs w:val="18"/>
              </w:rPr>
            </w:pPr>
            <w:del w:id="423" w:author="Tebokgo Mabuto (ECP)" w:date="2026-09-02T08:02:00Z" w16du:dateUtc="2026-09-02T06:02:00Z">
              <w:r w:rsidRPr="005E0008" w:rsidDel="005E0008">
                <w:rPr>
                  <w:rFonts w:ascii="Arial" w:hAnsi="Arial" w:cs="Arial"/>
                  <w:sz w:val="18"/>
                  <w:szCs w:val="18"/>
                  <w:rPrChange w:id="424" w:author="Tebokgo Mabuto (ECP)" w:date="2026-09-02T08:03:00Z" w16du:dateUtc="2026-09-02T06:03:00Z">
                    <w:rPr/>
                  </w:rPrChange>
                </w:rPr>
                <w:fldChar w:fldCharType="begin"/>
              </w:r>
              <w:r w:rsidRPr="005E0008" w:rsidDel="005E0008">
                <w:rPr>
                  <w:rFonts w:ascii="Arial" w:hAnsi="Arial" w:cs="Arial"/>
                  <w:sz w:val="18"/>
                  <w:szCs w:val="18"/>
                  <w:rPrChange w:id="425" w:author="Tebokgo Mabuto (ECP)" w:date="2026-09-02T08:03:00Z" w16du:dateUtc="2026-09-02T06:03:00Z">
                    <w:rPr/>
                  </w:rPrChange>
                </w:rPr>
                <w:delInstrText>HYPERLINK "mailto:ProcurementHO07@sanral.co.za"</w:delInstrText>
              </w:r>
              <w:r w:rsidRPr="00EC2039" w:rsidDel="005E0008">
                <w:rPr>
                  <w:rFonts w:ascii="Arial" w:hAnsi="Arial" w:cs="Arial"/>
                  <w:sz w:val="18"/>
                  <w:szCs w:val="18"/>
                </w:rPr>
              </w:r>
              <w:r w:rsidRPr="005E0008" w:rsidDel="005E0008">
                <w:rPr>
                  <w:rFonts w:ascii="Arial" w:hAnsi="Arial" w:cs="Arial"/>
                  <w:sz w:val="18"/>
                  <w:szCs w:val="18"/>
                  <w:rPrChange w:id="426" w:author="Tebokgo Mabuto (ECP)" w:date="2026-09-02T08:03:00Z" w16du:dateUtc="2026-09-02T06:03:00Z">
                    <w:rPr/>
                  </w:rPrChange>
                </w:rPr>
                <w:fldChar w:fldCharType="separate"/>
              </w:r>
              <w:r w:rsidRPr="005E0008" w:rsidDel="005E0008">
                <w:rPr>
                  <w:rPrChange w:id="427" w:author="Tebokgo Mabuto (ECP)" w:date="2026-09-02T08:03:00Z" w16du:dateUtc="2026-09-02T06:03:00Z">
                    <w:rPr>
                      <w:rStyle w:val="Hyperlink"/>
                      <w:rFonts w:ascii="Arial" w:hAnsi="Arial" w:cs="Arial"/>
                      <w:sz w:val="18"/>
                      <w:szCs w:val="18"/>
                      <w:highlight w:val="yellow"/>
                    </w:rPr>
                  </w:rPrChange>
                </w:rPr>
                <w:delText>(Note</w:delText>
              </w:r>
              <w:r w:rsidRPr="005E0008" w:rsidDel="005E0008">
                <w:rPr>
                  <w:rFonts w:ascii="Arial" w:hAnsi="Arial" w:cs="Arial"/>
                  <w:sz w:val="18"/>
                  <w:szCs w:val="18"/>
                  <w:rPrChange w:id="428" w:author="Tebokgo Mabuto (ECP)" w:date="2026-09-02T08:03:00Z" w16du:dateUtc="2026-09-02T06:03:00Z">
                    <w:rPr/>
                  </w:rPrChange>
                </w:rPr>
                <w:fldChar w:fldCharType="end"/>
              </w:r>
              <w:r w:rsidRPr="005E0008" w:rsidDel="005E0008">
                <w:rPr>
                  <w:rFonts w:ascii="Arial" w:hAnsi="Arial" w:cs="Arial"/>
                  <w:sz w:val="18"/>
                  <w:szCs w:val="18"/>
                  <w:rPrChange w:id="429" w:author="Tebokgo Mabuto (ECP)" w:date="2026-09-02T08:03:00Z" w16du:dateUtc="2026-09-02T06:03:00Z">
                    <w:rPr>
                      <w:rFonts w:ascii="Arial" w:hAnsi="Arial" w:cs="Arial"/>
                      <w:sz w:val="18"/>
                      <w:szCs w:val="18"/>
                      <w:highlight w:val="yellow"/>
                    </w:rPr>
                  </w:rPrChange>
                </w:rPr>
                <w:delText xml:space="preserve"> to compiler: insert relevant procurement email address)</w:delText>
              </w:r>
            </w:del>
          </w:p>
        </w:tc>
      </w:tr>
      <w:tr w:rsidR="00983C75" w:rsidRPr="004E65F1" w:rsidDel="00EC2039" w14:paraId="62C17957" w14:textId="55560477" w:rsidTr="008324D3">
        <w:trPr>
          <w:trHeight w:val="302"/>
          <w:jc w:val="center"/>
          <w:del w:id="430" w:author="Tebokgo Mabuto (ECP)" w:date="2026-09-09T11:12:00Z" w16du:dateUtc="2026-09-09T09:12:00Z"/>
        </w:trPr>
        <w:tc>
          <w:tcPr>
            <w:tcW w:w="2870" w:type="dxa"/>
            <w:gridSpan w:val="3"/>
            <w:tcBorders>
              <w:top w:val="single" w:sz="4" w:space="0" w:color="auto"/>
            </w:tcBorders>
            <w:vAlign w:val="bottom"/>
          </w:tcPr>
          <w:p w14:paraId="1955CCB8" w14:textId="77ECB5BB" w:rsidR="00983C75" w:rsidRPr="00726A23" w:rsidDel="00EC2039" w:rsidRDefault="00983C75" w:rsidP="00CC0A9A">
            <w:pPr>
              <w:tabs>
                <w:tab w:val="left" w:pos="720"/>
                <w:tab w:val="left" w:pos="1944"/>
                <w:tab w:val="left" w:pos="3384"/>
                <w:tab w:val="left" w:pos="3744"/>
                <w:tab w:val="left" w:pos="4644"/>
                <w:tab w:val="left" w:pos="5760"/>
                <w:tab w:val="left" w:pos="7920"/>
              </w:tabs>
              <w:jc w:val="both"/>
              <w:rPr>
                <w:del w:id="431" w:author="Tebokgo Mabuto (ECP)" w:date="2026-09-09T11:12:00Z" w16du:dateUtc="2026-09-09T09:12:00Z"/>
                <w:rFonts w:ascii="Arial" w:hAnsi="Arial" w:cs="Arial"/>
                <w:sz w:val="18"/>
                <w:szCs w:val="18"/>
              </w:rPr>
            </w:pPr>
            <w:del w:id="432" w:author="Tebokgo Mabuto (ECP)" w:date="2026-09-09T11:12:00Z" w16du:dateUtc="2026-09-09T09:12:00Z">
              <w:r w:rsidRPr="00726A23" w:rsidDel="00EC2039">
                <w:rPr>
                  <w:rFonts w:ascii="Arial" w:hAnsi="Arial" w:cs="Arial"/>
                  <w:sz w:val="18"/>
                  <w:szCs w:val="18"/>
                </w:rPr>
                <w:delText>TELEPHONE NUMBER</w:delText>
              </w:r>
            </w:del>
          </w:p>
        </w:tc>
        <w:tc>
          <w:tcPr>
            <w:tcW w:w="6502" w:type="dxa"/>
            <w:gridSpan w:val="9"/>
            <w:tcBorders>
              <w:top w:val="single" w:sz="4" w:space="0" w:color="auto"/>
            </w:tcBorders>
            <w:vAlign w:val="bottom"/>
          </w:tcPr>
          <w:p w14:paraId="0B9B6013" w14:textId="4C6B8EE7"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33" w:author="Tebokgo Mabuto (ECP)" w:date="2026-09-09T11:12:00Z" w16du:dateUtc="2026-09-09T09:12:00Z"/>
                <w:rFonts w:ascii="Arial" w:hAnsi="Arial" w:cs="Arial"/>
                <w:sz w:val="18"/>
                <w:szCs w:val="18"/>
              </w:rPr>
            </w:pPr>
            <w:del w:id="434" w:author="Tebokgo Mabuto (ECP)" w:date="2026-09-09T11:12:00Z" w16du:dateUtc="2026-09-09T09:12:00Z">
              <w:r w:rsidRPr="00726A23" w:rsidDel="00EC2039">
                <w:rPr>
                  <w:rFonts w:ascii="Arial" w:hAnsi="Arial" w:cs="Arial"/>
                  <w:sz w:val="18"/>
                  <w:szCs w:val="18"/>
                </w:rPr>
                <w:delText>01</w:delText>
              </w:r>
            </w:del>
            <w:ins w:id="435" w:author="Avela Mnyaka (ECP)" w:date="2026-09-02T09:28:00Z" w16du:dateUtc="2026-09-02T07:28:00Z">
              <w:del w:id="436" w:author="Tebokgo Mabuto (ECP)" w:date="2026-09-09T11:12:00Z" w16du:dateUtc="2026-09-09T09:12:00Z">
                <w:r w:rsidR="002C5BCC" w:rsidDel="00EC2039">
                  <w:rPr>
                    <w:rFonts w:ascii="Arial" w:hAnsi="Arial" w:cs="Arial"/>
                    <w:sz w:val="18"/>
                    <w:szCs w:val="18"/>
                  </w:rPr>
                  <w:delText xml:space="preserve">041 </w:delText>
                </w:r>
                <w:r w:rsidR="008B59AE" w:rsidDel="00EC2039">
                  <w:rPr>
                    <w:rFonts w:ascii="Arial" w:hAnsi="Arial" w:cs="Arial"/>
                    <w:sz w:val="18"/>
                    <w:szCs w:val="18"/>
                  </w:rPr>
                  <w:delText>398 3200</w:delText>
                </w:r>
              </w:del>
            </w:ins>
            <w:del w:id="437" w:author="Tebokgo Mabuto (ECP)" w:date="2026-09-09T11:12:00Z" w16du:dateUtc="2026-09-09T09:12:00Z">
              <w:r w:rsidR="002C4F63" w:rsidRPr="00726A23" w:rsidDel="00EC2039">
                <w:rPr>
                  <w:rFonts w:ascii="Arial" w:hAnsi="Arial" w:cs="Arial"/>
                  <w:sz w:val="18"/>
                  <w:szCs w:val="18"/>
                </w:rPr>
                <w:delText>2</w:delText>
              </w:r>
              <w:r w:rsidRPr="00726A23" w:rsidDel="00EC2039">
                <w:rPr>
                  <w:rFonts w:ascii="Arial" w:hAnsi="Arial" w:cs="Arial"/>
                  <w:sz w:val="18"/>
                  <w:szCs w:val="18"/>
                </w:rPr>
                <w:delText> 844 8000</w:delText>
              </w:r>
            </w:del>
          </w:p>
        </w:tc>
      </w:tr>
      <w:tr w:rsidR="00983C75" w:rsidRPr="004E65F1" w:rsidDel="00EC2039" w14:paraId="7B255492" w14:textId="7D187527" w:rsidTr="008324D3">
        <w:trPr>
          <w:trHeight w:val="268"/>
          <w:jc w:val="center"/>
          <w:del w:id="438" w:author="Tebokgo Mabuto (ECP)" w:date="2026-09-09T11:12:00Z" w16du:dateUtc="2026-09-09T09:12:00Z"/>
        </w:trPr>
        <w:tc>
          <w:tcPr>
            <w:tcW w:w="2870" w:type="dxa"/>
            <w:gridSpan w:val="3"/>
            <w:tcBorders>
              <w:top w:val="single" w:sz="4" w:space="0" w:color="auto"/>
            </w:tcBorders>
            <w:vAlign w:val="bottom"/>
          </w:tcPr>
          <w:p w14:paraId="3358E08A" w14:textId="023049C2" w:rsidR="00983C75" w:rsidRPr="00726A23" w:rsidDel="00EC2039" w:rsidRDefault="00983C75" w:rsidP="00CC0A9A">
            <w:pPr>
              <w:tabs>
                <w:tab w:val="left" w:pos="720"/>
                <w:tab w:val="left" w:pos="1944"/>
                <w:tab w:val="left" w:pos="3384"/>
                <w:tab w:val="left" w:pos="3744"/>
                <w:tab w:val="left" w:pos="4644"/>
                <w:tab w:val="left" w:pos="5760"/>
                <w:tab w:val="left" w:pos="7920"/>
              </w:tabs>
              <w:jc w:val="both"/>
              <w:rPr>
                <w:del w:id="439" w:author="Tebokgo Mabuto (ECP)" w:date="2026-09-09T11:12:00Z" w16du:dateUtc="2026-09-09T09:12:00Z"/>
                <w:rFonts w:ascii="Arial" w:hAnsi="Arial" w:cs="Arial"/>
                <w:sz w:val="18"/>
                <w:szCs w:val="18"/>
              </w:rPr>
            </w:pPr>
            <w:del w:id="440" w:author="Tebokgo Mabuto (ECP)" w:date="2026-09-09T11:12:00Z" w16du:dateUtc="2026-09-09T09:12:00Z">
              <w:r w:rsidRPr="00726A23" w:rsidDel="00EC2039">
                <w:rPr>
                  <w:rFonts w:ascii="Arial" w:hAnsi="Arial" w:cs="Arial"/>
                  <w:sz w:val="18"/>
                  <w:szCs w:val="18"/>
                </w:rPr>
                <w:delText>E-MAIL ADDRESS</w:delText>
              </w:r>
            </w:del>
          </w:p>
        </w:tc>
        <w:tc>
          <w:tcPr>
            <w:tcW w:w="6502" w:type="dxa"/>
            <w:gridSpan w:val="9"/>
            <w:tcBorders>
              <w:top w:val="single" w:sz="4" w:space="0" w:color="auto"/>
            </w:tcBorders>
            <w:vAlign w:val="bottom"/>
          </w:tcPr>
          <w:p w14:paraId="73AAD11E" w14:textId="46B3DC55" w:rsidR="00983C75" w:rsidRPr="005723AF" w:rsidDel="00EC2039" w:rsidRDefault="00A45B23" w:rsidP="00CC0A9A">
            <w:pPr>
              <w:tabs>
                <w:tab w:val="left" w:pos="720"/>
                <w:tab w:val="left" w:pos="1134"/>
                <w:tab w:val="left" w:pos="1944"/>
                <w:tab w:val="left" w:pos="3384"/>
                <w:tab w:val="left" w:pos="3744"/>
                <w:tab w:val="left" w:pos="4644"/>
                <w:tab w:val="left" w:pos="5760"/>
                <w:tab w:val="left" w:pos="7920"/>
              </w:tabs>
              <w:jc w:val="both"/>
              <w:rPr>
                <w:del w:id="441" w:author="Tebokgo Mabuto (ECP)" w:date="2026-09-09T11:12:00Z" w16du:dateUtc="2026-09-09T09:12:00Z"/>
                <w:rFonts w:ascii="Arial" w:hAnsi="Arial" w:cs="Arial"/>
                <w:sz w:val="18"/>
                <w:szCs w:val="18"/>
                <w:rPrChange w:id="442" w:author="Avela Mnyaka (ECP)" w:date="2026-09-02T09:29:00Z" w16du:dateUtc="2026-09-02T07:29:00Z">
                  <w:rPr>
                    <w:del w:id="443" w:author="Tebokgo Mabuto (ECP)" w:date="2026-09-09T11:12:00Z" w16du:dateUtc="2026-09-09T09:12:00Z"/>
                    <w:rFonts w:ascii="Arial" w:hAnsi="Arial" w:cs="Arial"/>
                    <w:sz w:val="18"/>
                    <w:szCs w:val="18"/>
                    <w:highlight w:val="green"/>
                  </w:rPr>
                </w:rPrChange>
              </w:rPr>
            </w:pPr>
            <w:del w:id="444" w:author="Tebokgo Mabuto (ECP)" w:date="2026-09-09T11:12:00Z" w16du:dateUtc="2026-09-09T09:12:00Z">
              <w:r w:rsidRPr="005723AF" w:rsidDel="00EC2039">
                <w:rPr>
                  <w:rFonts w:ascii="Arial" w:hAnsi="Arial" w:cs="Arial"/>
                  <w:sz w:val="18"/>
                  <w:szCs w:val="18"/>
                  <w:rPrChange w:id="445" w:author="Avela Mnyaka (ECP)" w:date="2026-09-02T09:29:00Z" w16du:dateUtc="2026-09-02T07:29:00Z">
                    <w:rPr/>
                  </w:rPrChange>
                </w:rPr>
                <w:fldChar w:fldCharType="begin"/>
              </w:r>
              <w:r w:rsidRPr="005723AF" w:rsidDel="00EC2039">
                <w:rPr>
                  <w:rFonts w:ascii="Arial" w:hAnsi="Arial" w:cs="Arial"/>
                  <w:sz w:val="18"/>
                  <w:szCs w:val="18"/>
                  <w:rPrChange w:id="446" w:author="Avela Mnyaka (ECP)" w:date="2026-09-02T09:29:00Z" w16du:dateUtc="2026-09-02T07:29:00Z">
                    <w:rPr/>
                  </w:rPrChange>
                </w:rPr>
                <w:delInstrText>HYPERLINK "mailto:ProcurementHO07@sanral.co.za"</w:delInstrText>
              </w:r>
              <w:r w:rsidRPr="00EC2039" w:rsidDel="00EC2039">
                <w:rPr>
                  <w:rFonts w:ascii="Arial" w:hAnsi="Arial" w:cs="Arial"/>
                  <w:sz w:val="18"/>
                  <w:szCs w:val="18"/>
                </w:rPr>
              </w:r>
              <w:r w:rsidRPr="005723AF" w:rsidDel="00EC2039">
                <w:rPr>
                  <w:rFonts w:ascii="Arial" w:hAnsi="Arial" w:cs="Arial"/>
                  <w:sz w:val="18"/>
                  <w:szCs w:val="18"/>
                  <w:rPrChange w:id="447" w:author="Avela Mnyaka (ECP)" w:date="2026-09-02T09:29:00Z" w16du:dateUtc="2026-09-02T07:29:00Z">
                    <w:rPr/>
                  </w:rPrChange>
                </w:rPr>
                <w:fldChar w:fldCharType="separate"/>
              </w:r>
              <w:r w:rsidRPr="005723AF" w:rsidDel="00EC2039">
                <w:rPr>
                  <w:rPrChange w:id="448" w:author="Avela Mnyaka (ECP)" w:date="2026-09-02T09:29:00Z" w16du:dateUtc="2026-09-02T07:29:00Z">
                    <w:rPr>
                      <w:rStyle w:val="Hyperlink"/>
                      <w:rFonts w:ascii="Arial" w:hAnsi="Arial" w:cs="Arial"/>
                      <w:sz w:val="18"/>
                      <w:szCs w:val="18"/>
                      <w:highlight w:val="yellow"/>
                    </w:rPr>
                  </w:rPrChange>
                </w:rPr>
                <w:delText>(Note</w:delText>
              </w:r>
              <w:r w:rsidRPr="005723AF" w:rsidDel="00EC2039">
                <w:rPr>
                  <w:rFonts w:ascii="Arial" w:hAnsi="Arial" w:cs="Arial"/>
                  <w:sz w:val="18"/>
                  <w:szCs w:val="18"/>
                  <w:rPrChange w:id="449" w:author="Avela Mnyaka (ECP)" w:date="2026-09-02T09:29:00Z" w16du:dateUtc="2026-09-02T07:29:00Z">
                    <w:rPr/>
                  </w:rPrChange>
                </w:rPr>
                <w:fldChar w:fldCharType="end"/>
              </w:r>
              <w:r w:rsidRPr="005723AF" w:rsidDel="00EC2039">
                <w:rPr>
                  <w:rFonts w:ascii="Arial" w:hAnsi="Arial" w:cs="Arial"/>
                  <w:sz w:val="18"/>
                  <w:szCs w:val="18"/>
                  <w:rPrChange w:id="450" w:author="Avela Mnyaka (ECP)" w:date="2026-09-02T09:29:00Z" w16du:dateUtc="2026-09-02T07:29:00Z">
                    <w:rPr>
                      <w:rFonts w:ascii="Arial" w:hAnsi="Arial" w:cs="Arial"/>
                      <w:sz w:val="18"/>
                      <w:szCs w:val="18"/>
                      <w:highlight w:val="yellow"/>
                    </w:rPr>
                  </w:rPrChange>
                </w:rPr>
                <w:delText xml:space="preserve"> to compiler: insert relevant procurement email address)</w:delText>
              </w:r>
            </w:del>
            <w:ins w:id="451" w:author="Avela Mnyaka (ECP)" w:date="2026-09-02T09:29:00Z" w16du:dateUtc="2026-09-02T07:29:00Z">
              <w:del w:id="452" w:author="Tebokgo Mabuto (ECP)" w:date="2026-09-09T11:12:00Z" w16du:dateUtc="2026-09-09T09:12:00Z">
                <w:r w:rsidR="008B59AE" w:rsidRPr="005723AF" w:rsidDel="00EC2039">
                  <w:rPr>
                    <w:rFonts w:ascii="Arial" w:hAnsi="Arial" w:cs="Arial"/>
                    <w:sz w:val="18"/>
                    <w:szCs w:val="18"/>
                    <w:rPrChange w:id="453" w:author="Avela Mnyaka (ECP)" w:date="2026-09-02T09:29:00Z" w16du:dateUtc="2026-09-02T07:29:00Z">
                      <w:rPr/>
                    </w:rPrChange>
                  </w:rPr>
                  <w:delText>procu</w:delText>
                </w:r>
                <w:r w:rsidR="005723AF" w:rsidRPr="005723AF" w:rsidDel="00EC2039">
                  <w:rPr>
                    <w:rFonts w:ascii="Arial" w:hAnsi="Arial" w:cs="Arial"/>
                    <w:sz w:val="18"/>
                    <w:szCs w:val="18"/>
                    <w:rPrChange w:id="454" w:author="Avela Mnyaka (ECP)" w:date="2026-09-02T09:29:00Z" w16du:dateUtc="2026-09-02T07:29:00Z">
                      <w:rPr/>
                    </w:rPrChange>
                  </w:rPr>
                  <w:delText>rementsr6@sanral.co.za</w:delText>
                </w:r>
              </w:del>
            </w:ins>
          </w:p>
        </w:tc>
      </w:tr>
      <w:tr w:rsidR="00983C75" w:rsidRPr="004E65F1" w:rsidDel="00EC2039" w14:paraId="0E109D92" w14:textId="4E142935" w:rsidTr="008324D3">
        <w:trPr>
          <w:trHeight w:val="227"/>
          <w:jc w:val="center"/>
          <w:del w:id="455" w:author="Tebokgo Mabuto (ECP)" w:date="2026-09-09T11:12:00Z" w16du:dateUtc="2026-09-09T09:12:00Z"/>
        </w:trPr>
        <w:tc>
          <w:tcPr>
            <w:tcW w:w="9372" w:type="dxa"/>
            <w:gridSpan w:val="12"/>
            <w:shd w:val="clear" w:color="auto" w:fill="DDD9C3"/>
            <w:vAlign w:val="bottom"/>
          </w:tcPr>
          <w:p w14:paraId="622A5BCC" w14:textId="2E5355ED"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56" w:author="Tebokgo Mabuto (ECP)" w:date="2026-09-09T11:12:00Z" w16du:dateUtc="2026-09-09T09:12:00Z"/>
                <w:rFonts w:ascii="Arial" w:hAnsi="Arial" w:cs="Arial"/>
                <w:sz w:val="18"/>
                <w:szCs w:val="18"/>
              </w:rPr>
            </w:pPr>
            <w:del w:id="457" w:author="Tebokgo Mabuto (ECP)" w:date="2026-09-09T11:12:00Z" w16du:dateUtc="2026-09-09T09:12:00Z">
              <w:r w:rsidRPr="00726A23" w:rsidDel="00EC2039">
                <w:rPr>
                  <w:rFonts w:ascii="Arial" w:hAnsi="Arial" w:cs="Arial"/>
                  <w:sz w:val="18"/>
                  <w:szCs w:val="18"/>
                </w:rPr>
                <w:delText>SUPPLIER INFORMATION</w:delText>
              </w:r>
            </w:del>
          </w:p>
        </w:tc>
      </w:tr>
      <w:tr w:rsidR="00983C75" w:rsidRPr="004E65F1" w:rsidDel="00EC2039" w14:paraId="2A8F3807" w14:textId="57FD277F" w:rsidTr="008324D3">
        <w:trPr>
          <w:trHeight w:val="340"/>
          <w:jc w:val="center"/>
          <w:del w:id="458" w:author="Tebokgo Mabuto (ECP)" w:date="2026-09-09T11:12:00Z" w16du:dateUtc="2026-09-09T09:12:00Z"/>
        </w:trPr>
        <w:tc>
          <w:tcPr>
            <w:tcW w:w="2852" w:type="dxa"/>
            <w:gridSpan w:val="2"/>
            <w:vAlign w:val="bottom"/>
          </w:tcPr>
          <w:p w14:paraId="2E799234" w14:textId="4F7D3305"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59" w:author="Tebokgo Mabuto (ECP)" w:date="2026-09-09T11:12:00Z" w16du:dateUtc="2026-09-09T09:12:00Z"/>
                <w:rFonts w:ascii="Arial" w:hAnsi="Arial" w:cs="Arial"/>
                <w:sz w:val="18"/>
                <w:szCs w:val="18"/>
              </w:rPr>
            </w:pPr>
            <w:del w:id="460" w:author="Tebokgo Mabuto (ECP)" w:date="2026-09-09T11:12:00Z" w16du:dateUtc="2026-09-09T09:12:00Z">
              <w:r w:rsidRPr="00726A23" w:rsidDel="00EC2039">
                <w:rPr>
                  <w:rFonts w:ascii="Arial" w:hAnsi="Arial" w:cs="Arial"/>
                  <w:sz w:val="18"/>
                  <w:szCs w:val="18"/>
                </w:rPr>
                <w:delText>NAME OF BIDDER</w:delText>
              </w:r>
            </w:del>
          </w:p>
        </w:tc>
        <w:tc>
          <w:tcPr>
            <w:tcW w:w="6520" w:type="dxa"/>
            <w:gridSpan w:val="10"/>
            <w:vAlign w:val="bottom"/>
          </w:tcPr>
          <w:p w14:paraId="08EA9628" w14:textId="111B1B90"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61" w:author="Tebokgo Mabuto (ECP)" w:date="2026-09-09T11:12:00Z" w16du:dateUtc="2026-09-09T09:12:00Z"/>
                <w:rFonts w:ascii="Arial" w:hAnsi="Arial" w:cs="Arial"/>
                <w:sz w:val="18"/>
                <w:szCs w:val="18"/>
              </w:rPr>
            </w:pPr>
          </w:p>
        </w:tc>
      </w:tr>
      <w:tr w:rsidR="00983C75" w:rsidRPr="004E65F1" w:rsidDel="00EC2039" w14:paraId="13064157" w14:textId="3E7ACAE6" w:rsidTr="008324D3">
        <w:trPr>
          <w:trHeight w:val="340"/>
          <w:jc w:val="center"/>
          <w:del w:id="462" w:author="Tebokgo Mabuto (ECP)" w:date="2026-09-09T11:12:00Z" w16du:dateUtc="2026-09-09T09:12:00Z"/>
        </w:trPr>
        <w:tc>
          <w:tcPr>
            <w:tcW w:w="2852" w:type="dxa"/>
            <w:gridSpan w:val="2"/>
            <w:vAlign w:val="bottom"/>
          </w:tcPr>
          <w:p w14:paraId="5365208F" w14:textId="476AD118"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63" w:author="Tebokgo Mabuto (ECP)" w:date="2026-09-09T11:12:00Z" w16du:dateUtc="2026-09-09T09:12:00Z"/>
                <w:rFonts w:ascii="Arial" w:hAnsi="Arial" w:cs="Arial"/>
                <w:sz w:val="18"/>
                <w:szCs w:val="18"/>
              </w:rPr>
            </w:pPr>
            <w:del w:id="464" w:author="Tebokgo Mabuto (ECP)" w:date="2026-09-09T11:12:00Z" w16du:dateUtc="2026-09-09T09:12:00Z">
              <w:r w:rsidRPr="00726A23" w:rsidDel="00EC2039">
                <w:rPr>
                  <w:rFonts w:ascii="Arial" w:hAnsi="Arial" w:cs="Arial"/>
                  <w:sz w:val="18"/>
                  <w:szCs w:val="18"/>
                </w:rPr>
                <w:delText>POSTAL ADDRESS</w:delText>
              </w:r>
            </w:del>
          </w:p>
        </w:tc>
        <w:tc>
          <w:tcPr>
            <w:tcW w:w="6520" w:type="dxa"/>
            <w:gridSpan w:val="10"/>
            <w:vAlign w:val="bottom"/>
          </w:tcPr>
          <w:p w14:paraId="699EFABE" w14:textId="67E45AC3"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65" w:author="Tebokgo Mabuto (ECP)" w:date="2026-09-09T11:12:00Z" w16du:dateUtc="2026-09-09T09:12:00Z"/>
                <w:rFonts w:ascii="Arial" w:hAnsi="Arial" w:cs="Arial"/>
                <w:sz w:val="18"/>
                <w:szCs w:val="18"/>
              </w:rPr>
            </w:pPr>
          </w:p>
        </w:tc>
      </w:tr>
      <w:tr w:rsidR="00983C75" w:rsidRPr="004E65F1" w:rsidDel="00EC2039" w14:paraId="2586A90B" w14:textId="6A96B674" w:rsidTr="008324D3">
        <w:trPr>
          <w:trHeight w:val="340"/>
          <w:jc w:val="center"/>
          <w:del w:id="466" w:author="Tebokgo Mabuto (ECP)" w:date="2026-09-09T11:12:00Z" w16du:dateUtc="2026-09-09T09:12:00Z"/>
        </w:trPr>
        <w:tc>
          <w:tcPr>
            <w:tcW w:w="2852" w:type="dxa"/>
            <w:gridSpan w:val="2"/>
            <w:vAlign w:val="bottom"/>
          </w:tcPr>
          <w:p w14:paraId="720552CF" w14:textId="6C13C46A"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67" w:author="Tebokgo Mabuto (ECP)" w:date="2026-09-09T11:12:00Z" w16du:dateUtc="2026-09-09T09:12:00Z"/>
                <w:rFonts w:ascii="Arial" w:hAnsi="Arial" w:cs="Arial"/>
                <w:sz w:val="18"/>
                <w:szCs w:val="18"/>
              </w:rPr>
            </w:pPr>
            <w:del w:id="468" w:author="Tebokgo Mabuto (ECP)" w:date="2026-09-09T11:12:00Z" w16du:dateUtc="2026-09-09T09:12:00Z">
              <w:r w:rsidRPr="00726A23" w:rsidDel="00EC2039">
                <w:rPr>
                  <w:rFonts w:ascii="Arial" w:hAnsi="Arial" w:cs="Arial"/>
                  <w:sz w:val="18"/>
                  <w:szCs w:val="18"/>
                </w:rPr>
                <w:delText>STREET ADDRESS</w:delText>
              </w:r>
            </w:del>
          </w:p>
        </w:tc>
        <w:tc>
          <w:tcPr>
            <w:tcW w:w="6520" w:type="dxa"/>
            <w:gridSpan w:val="10"/>
            <w:vAlign w:val="bottom"/>
          </w:tcPr>
          <w:p w14:paraId="5146D5D8" w14:textId="4D6303D4"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69" w:author="Tebokgo Mabuto (ECP)" w:date="2026-09-09T11:12:00Z" w16du:dateUtc="2026-09-09T09:12:00Z"/>
                <w:rFonts w:ascii="Arial" w:hAnsi="Arial" w:cs="Arial"/>
                <w:sz w:val="18"/>
                <w:szCs w:val="18"/>
              </w:rPr>
            </w:pPr>
          </w:p>
        </w:tc>
      </w:tr>
      <w:tr w:rsidR="00726A23" w:rsidRPr="004E65F1" w:rsidDel="00EC2039" w14:paraId="439BB144" w14:textId="52D763C8" w:rsidTr="008324D3">
        <w:trPr>
          <w:trHeight w:val="340"/>
          <w:jc w:val="center"/>
          <w:del w:id="470" w:author="Tebokgo Mabuto (ECP)" w:date="2026-09-09T11:12:00Z" w16du:dateUtc="2026-09-09T09:12:00Z"/>
        </w:trPr>
        <w:tc>
          <w:tcPr>
            <w:tcW w:w="2852" w:type="dxa"/>
            <w:gridSpan w:val="2"/>
            <w:vAlign w:val="bottom"/>
          </w:tcPr>
          <w:p w14:paraId="3A0FE237" w14:textId="320453F3"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71" w:author="Tebokgo Mabuto (ECP)" w:date="2026-09-09T11:12:00Z" w16du:dateUtc="2026-09-09T09:12:00Z"/>
                <w:rFonts w:ascii="Arial" w:hAnsi="Arial" w:cs="Arial"/>
                <w:sz w:val="18"/>
                <w:szCs w:val="18"/>
              </w:rPr>
            </w:pPr>
            <w:del w:id="472" w:author="Tebokgo Mabuto (ECP)" w:date="2026-09-09T11:12:00Z" w16du:dateUtc="2026-09-09T09:12:00Z">
              <w:r w:rsidRPr="00726A23" w:rsidDel="00EC2039">
                <w:rPr>
                  <w:rFonts w:ascii="Arial" w:hAnsi="Arial" w:cs="Arial"/>
                  <w:sz w:val="18"/>
                  <w:szCs w:val="18"/>
                </w:rPr>
                <w:delText>TELEPHONE NUMBER</w:delText>
              </w:r>
            </w:del>
          </w:p>
        </w:tc>
        <w:tc>
          <w:tcPr>
            <w:tcW w:w="1254" w:type="dxa"/>
            <w:gridSpan w:val="3"/>
            <w:vAlign w:val="bottom"/>
          </w:tcPr>
          <w:p w14:paraId="0E661BF2" w14:textId="2E709E72"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73" w:author="Tebokgo Mabuto (ECP)" w:date="2026-09-09T11:12:00Z" w16du:dateUtc="2026-09-09T09:12:00Z"/>
                <w:rFonts w:ascii="Arial" w:hAnsi="Arial" w:cs="Arial"/>
                <w:sz w:val="18"/>
                <w:szCs w:val="18"/>
              </w:rPr>
            </w:pPr>
            <w:del w:id="474" w:author="Tebokgo Mabuto (ECP)" w:date="2026-09-09T11:12:00Z" w16du:dateUtc="2026-09-09T09:12:00Z">
              <w:r w:rsidRPr="00726A23" w:rsidDel="00EC2039">
                <w:rPr>
                  <w:rFonts w:ascii="Arial" w:hAnsi="Arial" w:cs="Arial"/>
                  <w:sz w:val="18"/>
                  <w:szCs w:val="18"/>
                </w:rPr>
                <w:delText>CODE</w:delText>
              </w:r>
            </w:del>
          </w:p>
        </w:tc>
        <w:tc>
          <w:tcPr>
            <w:tcW w:w="2110" w:type="dxa"/>
            <w:gridSpan w:val="2"/>
            <w:vAlign w:val="bottom"/>
          </w:tcPr>
          <w:p w14:paraId="7E4ABCB8" w14:textId="317B3C14"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75" w:author="Tebokgo Mabuto (ECP)" w:date="2026-09-09T11:12:00Z" w16du:dateUtc="2026-09-09T09:12:00Z"/>
                <w:rFonts w:ascii="Arial" w:hAnsi="Arial" w:cs="Arial"/>
                <w:sz w:val="18"/>
                <w:szCs w:val="18"/>
              </w:rPr>
            </w:pPr>
          </w:p>
        </w:tc>
        <w:tc>
          <w:tcPr>
            <w:tcW w:w="1361" w:type="dxa"/>
            <w:gridSpan w:val="2"/>
            <w:vAlign w:val="bottom"/>
          </w:tcPr>
          <w:p w14:paraId="1436ECB0" w14:textId="61AF7EA5"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76" w:author="Tebokgo Mabuto (ECP)" w:date="2026-09-09T11:12:00Z" w16du:dateUtc="2026-09-09T09:12:00Z"/>
                <w:rFonts w:ascii="Arial" w:hAnsi="Arial" w:cs="Arial"/>
                <w:sz w:val="18"/>
                <w:szCs w:val="18"/>
              </w:rPr>
            </w:pPr>
            <w:del w:id="477" w:author="Tebokgo Mabuto (ECP)" w:date="2026-09-09T11:12:00Z" w16du:dateUtc="2026-09-09T09:12:00Z">
              <w:r w:rsidRPr="00726A23" w:rsidDel="00EC2039">
                <w:rPr>
                  <w:rFonts w:ascii="Arial" w:hAnsi="Arial" w:cs="Arial"/>
                  <w:sz w:val="18"/>
                  <w:szCs w:val="18"/>
                </w:rPr>
                <w:delText>NUMBER</w:delText>
              </w:r>
            </w:del>
          </w:p>
        </w:tc>
        <w:tc>
          <w:tcPr>
            <w:tcW w:w="1795" w:type="dxa"/>
            <w:gridSpan w:val="3"/>
            <w:vAlign w:val="bottom"/>
          </w:tcPr>
          <w:p w14:paraId="1A22C992" w14:textId="249A69BE"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78" w:author="Tebokgo Mabuto (ECP)" w:date="2026-09-09T11:12:00Z" w16du:dateUtc="2026-09-09T09:12:00Z"/>
                <w:rFonts w:ascii="Arial" w:hAnsi="Arial" w:cs="Arial"/>
                <w:sz w:val="18"/>
                <w:szCs w:val="18"/>
              </w:rPr>
            </w:pPr>
          </w:p>
        </w:tc>
      </w:tr>
      <w:tr w:rsidR="00983C75" w:rsidRPr="004E65F1" w:rsidDel="00EC2039" w14:paraId="0571AB76" w14:textId="25359E3C" w:rsidTr="008324D3">
        <w:trPr>
          <w:trHeight w:val="340"/>
          <w:jc w:val="center"/>
          <w:del w:id="479" w:author="Tebokgo Mabuto (ECP)" w:date="2026-09-09T11:12:00Z" w16du:dateUtc="2026-09-09T09:12:00Z"/>
        </w:trPr>
        <w:tc>
          <w:tcPr>
            <w:tcW w:w="2852" w:type="dxa"/>
            <w:gridSpan w:val="2"/>
            <w:vAlign w:val="bottom"/>
          </w:tcPr>
          <w:p w14:paraId="46EC65A1" w14:textId="41ABF7B2"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80" w:author="Tebokgo Mabuto (ECP)" w:date="2026-09-09T11:12:00Z" w16du:dateUtc="2026-09-09T09:12:00Z"/>
                <w:rFonts w:ascii="Arial" w:hAnsi="Arial" w:cs="Arial"/>
                <w:sz w:val="18"/>
                <w:szCs w:val="18"/>
              </w:rPr>
            </w:pPr>
            <w:del w:id="481" w:author="Tebokgo Mabuto (ECP)" w:date="2026-09-09T11:12:00Z" w16du:dateUtc="2026-09-09T09:12:00Z">
              <w:r w:rsidRPr="00726A23" w:rsidDel="00EC2039">
                <w:rPr>
                  <w:rFonts w:ascii="Arial" w:hAnsi="Arial" w:cs="Arial"/>
                  <w:sz w:val="18"/>
                  <w:szCs w:val="18"/>
                </w:rPr>
                <w:delText>CELLPHONE NUMBER</w:delText>
              </w:r>
            </w:del>
          </w:p>
        </w:tc>
        <w:tc>
          <w:tcPr>
            <w:tcW w:w="6520" w:type="dxa"/>
            <w:gridSpan w:val="10"/>
            <w:vAlign w:val="bottom"/>
          </w:tcPr>
          <w:p w14:paraId="7603A8DA" w14:textId="7D4A4492"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82" w:author="Tebokgo Mabuto (ECP)" w:date="2026-09-09T11:12:00Z" w16du:dateUtc="2026-09-09T09:12:00Z"/>
                <w:rFonts w:ascii="Arial" w:hAnsi="Arial" w:cs="Arial"/>
                <w:sz w:val="18"/>
                <w:szCs w:val="18"/>
              </w:rPr>
            </w:pPr>
          </w:p>
        </w:tc>
      </w:tr>
      <w:tr w:rsidR="00983C75" w:rsidRPr="004E65F1" w:rsidDel="00EC2039" w14:paraId="7B4CA0FD" w14:textId="45905CCC" w:rsidTr="008324D3">
        <w:trPr>
          <w:trHeight w:val="340"/>
          <w:jc w:val="center"/>
          <w:del w:id="483" w:author="Tebokgo Mabuto (ECP)" w:date="2026-09-09T11:12:00Z" w16du:dateUtc="2026-09-09T09:12:00Z"/>
        </w:trPr>
        <w:tc>
          <w:tcPr>
            <w:tcW w:w="2852" w:type="dxa"/>
            <w:gridSpan w:val="2"/>
            <w:vAlign w:val="bottom"/>
          </w:tcPr>
          <w:p w14:paraId="74CB6F82" w14:textId="5C5C034D"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84" w:author="Tebokgo Mabuto (ECP)" w:date="2026-09-09T11:12:00Z" w16du:dateUtc="2026-09-09T09:12:00Z"/>
                <w:rFonts w:ascii="Arial" w:hAnsi="Arial" w:cs="Arial"/>
                <w:sz w:val="18"/>
                <w:szCs w:val="18"/>
              </w:rPr>
            </w:pPr>
            <w:del w:id="485" w:author="Tebokgo Mabuto (ECP)" w:date="2026-09-09T11:12:00Z" w16du:dateUtc="2026-09-09T09:12:00Z">
              <w:r w:rsidRPr="00726A23" w:rsidDel="00EC2039">
                <w:rPr>
                  <w:rFonts w:ascii="Arial" w:hAnsi="Arial" w:cs="Arial"/>
                  <w:sz w:val="18"/>
                  <w:szCs w:val="18"/>
                </w:rPr>
                <w:delText>E-MAIL ADDRESS</w:delText>
              </w:r>
            </w:del>
          </w:p>
        </w:tc>
        <w:tc>
          <w:tcPr>
            <w:tcW w:w="6520" w:type="dxa"/>
            <w:gridSpan w:val="10"/>
            <w:vAlign w:val="bottom"/>
          </w:tcPr>
          <w:p w14:paraId="3B81BD6C" w14:textId="50F79808"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86" w:author="Tebokgo Mabuto (ECP)" w:date="2026-09-09T11:12:00Z" w16du:dateUtc="2026-09-09T09:12:00Z"/>
                <w:rFonts w:ascii="Arial" w:hAnsi="Arial" w:cs="Arial"/>
                <w:sz w:val="18"/>
                <w:szCs w:val="18"/>
              </w:rPr>
            </w:pPr>
          </w:p>
        </w:tc>
      </w:tr>
      <w:tr w:rsidR="00983C75" w:rsidRPr="004E65F1" w:rsidDel="00EC2039" w14:paraId="6382DF7B" w14:textId="25D35515" w:rsidTr="008324D3">
        <w:trPr>
          <w:trHeight w:val="299"/>
          <w:jc w:val="center"/>
          <w:del w:id="487" w:author="Tebokgo Mabuto (ECP)" w:date="2026-09-09T11:12:00Z" w16du:dateUtc="2026-09-09T09:12:00Z"/>
        </w:trPr>
        <w:tc>
          <w:tcPr>
            <w:tcW w:w="2852" w:type="dxa"/>
            <w:gridSpan w:val="2"/>
            <w:vAlign w:val="bottom"/>
          </w:tcPr>
          <w:p w14:paraId="45C8F20F" w14:textId="42A750BE"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88" w:author="Tebokgo Mabuto (ECP)" w:date="2026-09-09T11:12:00Z" w16du:dateUtc="2026-09-09T09:12:00Z"/>
                <w:rFonts w:ascii="Arial" w:hAnsi="Arial" w:cs="Arial"/>
                <w:sz w:val="18"/>
                <w:szCs w:val="18"/>
              </w:rPr>
            </w:pPr>
            <w:del w:id="489" w:author="Tebokgo Mabuto (ECP)" w:date="2026-09-09T11:12:00Z" w16du:dateUtc="2026-09-09T09:12:00Z">
              <w:r w:rsidRPr="00726A23" w:rsidDel="00EC2039">
                <w:rPr>
                  <w:rFonts w:ascii="Arial" w:hAnsi="Arial" w:cs="Arial"/>
                  <w:sz w:val="18"/>
                  <w:szCs w:val="18"/>
                </w:rPr>
                <w:delText>VAT REGISTRATION NUMBER</w:delText>
              </w:r>
            </w:del>
          </w:p>
        </w:tc>
        <w:tc>
          <w:tcPr>
            <w:tcW w:w="6520" w:type="dxa"/>
            <w:gridSpan w:val="10"/>
            <w:vAlign w:val="bottom"/>
          </w:tcPr>
          <w:p w14:paraId="48FB15DF" w14:textId="27D15C6C"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90" w:author="Tebokgo Mabuto (ECP)" w:date="2026-09-09T11:12:00Z" w16du:dateUtc="2026-09-09T09:12:00Z"/>
                <w:rFonts w:ascii="Arial" w:hAnsi="Arial" w:cs="Arial"/>
                <w:sz w:val="18"/>
                <w:szCs w:val="18"/>
              </w:rPr>
            </w:pPr>
          </w:p>
        </w:tc>
      </w:tr>
      <w:tr w:rsidR="00726A23" w:rsidRPr="004E65F1" w:rsidDel="00EC2039" w14:paraId="42F84165" w14:textId="538CAD5B" w:rsidTr="008324D3">
        <w:trPr>
          <w:trHeight w:val="1256"/>
          <w:jc w:val="center"/>
          <w:del w:id="491" w:author="Tebokgo Mabuto (ECP)" w:date="2026-09-09T11:12:00Z" w16du:dateUtc="2026-09-09T09:12:00Z"/>
        </w:trPr>
        <w:tc>
          <w:tcPr>
            <w:tcW w:w="2852" w:type="dxa"/>
            <w:gridSpan w:val="2"/>
          </w:tcPr>
          <w:p w14:paraId="2EC458DC" w14:textId="6F04E07A"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92" w:author="Tebokgo Mabuto (ECP)" w:date="2026-09-09T11:12:00Z" w16du:dateUtc="2026-09-09T09:12:00Z"/>
                <w:rFonts w:ascii="Arial" w:hAnsi="Arial" w:cs="Arial"/>
                <w:sz w:val="18"/>
                <w:szCs w:val="18"/>
              </w:rPr>
            </w:pPr>
            <w:commentRangeStart w:id="493"/>
            <w:del w:id="494" w:author="Tebokgo Mabuto (ECP)" w:date="2026-09-09T11:12:00Z" w16du:dateUtc="2026-09-09T09:12:00Z">
              <w:r w:rsidRPr="00726A23" w:rsidDel="00EC2039">
                <w:rPr>
                  <w:rFonts w:ascii="Arial" w:hAnsi="Arial" w:cs="Arial"/>
                  <w:sz w:val="18"/>
                  <w:szCs w:val="18"/>
                </w:rPr>
                <w:delText>SUPPLIER COMPLIANCE STATUS</w:delText>
              </w:r>
            </w:del>
          </w:p>
        </w:tc>
        <w:tc>
          <w:tcPr>
            <w:tcW w:w="1254" w:type="dxa"/>
            <w:gridSpan w:val="3"/>
          </w:tcPr>
          <w:p w14:paraId="3D91CE55" w14:textId="7BAA4DB8"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95" w:author="Tebokgo Mabuto (ECP)" w:date="2026-09-09T11:12:00Z" w16du:dateUtc="2026-09-09T09:12:00Z"/>
                <w:rFonts w:ascii="Arial" w:hAnsi="Arial" w:cs="Arial"/>
                <w:sz w:val="18"/>
                <w:szCs w:val="18"/>
              </w:rPr>
            </w:pPr>
            <w:del w:id="496" w:author="Tebokgo Mabuto (ECP)" w:date="2026-09-09T11:12:00Z" w16du:dateUtc="2026-09-09T09:12:00Z">
              <w:r w:rsidRPr="00726A23" w:rsidDel="00EC2039">
                <w:rPr>
                  <w:rFonts w:ascii="Arial" w:hAnsi="Arial" w:cs="Arial"/>
                  <w:sz w:val="18"/>
                  <w:szCs w:val="18"/>
                </w:rPr>
                <w:delText>TAX COMPLIANCE SYSTEM PIN:</w:delText>
              </w:r>
            </w:del>
          </w:p>
        </w:tc>
        <w:tc>
          <w:tcPr>
            <w:tcW w:w="1083" w:type="dxa"/>
            <w:vAlign w:val="bottom"/>
          </w:tcPr>
          <w:p w14:paraId="1DA567A0" w14:textId="4F74926A"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97" w:author="Tebokgo Mabuto (ECP)" w:date="2026-09-09T11:12:00Z" w16du:dateUtc="2026-09-09T09:12:00Z"/>
                <w:rFonts w:ascii="Arial" w:hAnsi="Arial" w:cs="Arial"/>
                <w:sz w:val="18"/>
                <w:szCs w:val="18"/>
              </w:rPr>
            </w:pPr>
          </w:p>
        </w:tc>
        <w:tc>
          <w:tcPr>
            <w:tcW w:w="1027" w:type="dxa"/>
            <w:vAlign w:val="center"/>
          </w:tcPr>
          <w:p w14:paraId="6D85294F" w14:textId="1A108701"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498" w:author="Tebokgo Mabuto (ECP)" w:date="2026-09-09T11:12:00Z" w16du:dateUtc="2026-09-09T09:12:00Z"/>
                <w:rFonts w:ascii="Arial" w:hAnsi="Arial" w:cs="Arial"/>
                <w:sz w:val="18"/>
                <w:szCs w:val="18"/>
              </w:rPr>
            </w:pPr>
            <w:del w:id="499" w:author="Tebokgo Mabuto (ECP)" w:date="2026-09-09T11:12:00Z" w16du:dateUtc="2026-09-09T09:12:00Z">
              <w:r w:rsidRPr="00726A23" w:rsidDel="00EC2039">
                <w:rPr>
                  <w:rFonts w:ascii="Arial" w:hAnsi="Arial" w:cs="Arial"/>
                  <w:sz w:val="18"/>
                  <w:szCs w:val="18"/>
                </w:rPr>
                <w:delText>OR</w:delText>
              </w:r>
            </w:del>
          </w:p>
        </w:tc>
        <w:tc>
          <w:tcPr>
            <w:tcW w:w="1228" w:type="dxa"/>
            <w:vAlign w:val="bottom"/>
          </w:tcPr>
          <w:p w14:paraId="288EA0C7" w14:textId="3DBAFADC"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spacing w:after="240"/>
              <w:jc w:val="both"/>
              <w:rPr>
                <w:del w:id="500" w:author="Tebokgo Mabuto (ECP)" w:date="2026-09-09T11:12:00Z" w16du:dateUtc="2026-09-09T09:12:00Z"/>
                <w:rFonts w:ascii="Arial" w:hAnsi="Arial" w:cs="Arial"/>
                <w:sz w:val="18"/>
                <w:szCs w:val="18"/>
              </w:rPr>
            </w:pPr>
            <w:del w:id="501" w:author="Tebokgo Mabuto (ECP)" w:date="2026-09-09T11:12:00Z" w16du:dateUtc="2026-09-09T09:12:00Z">
              <w:r w:rsidRPr="00726A23" w:rsidDel="00EC2039">
                <w:rPr>
                  <w:rFonts w:ascii="Arial" w:hAnsi="Arial" w:cs="Arial"/>
                  <w:sz w:val="18"/>
                  <w:szCs w:val="18"/>
                </w:rPr>
                <w:delText>CENTRAL SUPPLIER DATABASE</w:delText>
              </w:r>
            </w:del>
          </w:p>
        </w:tc>
        <w:tc>
          <w:tcPr>
            <w:tcW w:w="1928" w:type="dxa"/>
            <w:gridSpan w:val="4"/>
            <w:vAlign w:val="bottom"/>
          </w:tcPr>
          <w:p w14:paraId="02BACD7C" w14:textId="501E428C"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02" w:author="Tebokgo Mabuto (ECP)" w:date="2026-09-09T11:12:00Z" w16du:dateUtc="2026-09-09T09:12:00Z"/>
                <w:rFonts w:ascii="Arial" w:hAnsi="Arial" w:cs="Arial"/>
                <w:sz w:val="18"/>
                <w:szCs w:val="18"/>
              </w:rPr>
            </w:pPr>
            <w:del w:id="503" w:author="Tebokgo Mabuto (ECP)" w:date="2026-09-09T11:12:00Z" w16du:dateUtc="2026-09-09T09:12:00Z">
              <w:r w:rsidRPr="00726A23" w:rsidDel="00EC2039">
                <w:rPr>
                  <w:rFonts w:ascii="Arial" w:hAnsi="Arial" w:cs="Arial"/>
                  <w:sz w:val="18"/>
                  <w:szCs w:val="18"/>
                </w:rPr>
                <w:delText>UNIQUE REGISTRATION REFERENCE NUMBER:</w:delText>
              </w:r>
            </w:del>
          </w:p>
          <w:p w14:paraId="5369C3B2" w14:textId="33EBC8DB"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04" w:author="Tebokgo Mabuto (ECP)" w:date="2026-09-09T11:12:00Z" w16du:dateUtc="2026-09-09T09:12:00Z"/>
                <w:rFonts w:ascii="Arial" w:hAnsi="Arial" w:cs="Arial"/>
                <w:sz w:val="18"/>
                <w:szCs w:val="18"/>
              </w:rPr>
            </w:pPr>
          </w:p>
          <w:p w14:paraId="66B182EA" w14:textId="4EACBAF2"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05" w:author="Tebokgo Mabuto (ECP)" w:date="2026-09-09T11:12:00Z" w16du:dateUtc="2026-09-09T09:12:00Z"/>
                <w:rFonts w:ascii="Arial" w:hAnsi="Arial" w:cs="Arial"/>
                <w:sz w:val="18"/>
                <w:szCs w:val="18"/>
              </w:rPr>
            </w:pPr>
            <w:del w:id="506" w:author="Tebokgo Mabuto (ECP)" w:date="2026-09-09T11:12:00Z" w16du:dateUtc="2026-09-09T09:12:00Z">
              <w:r w:rsidRPr="00726A23" w:rsidDel="00EC2039">
                <w:rPr>
                  <w:rFonts w:ascii="Arial" w:hAnsi="Arial" w:cs="Arial"/>
                  <w:sz w:val="18"/>
                  <w:szCs w:val="18"/>
                </w:rPr>
                <w:delText>MAAA</w:delText>
              </w:r>
              <w:commentRangeEnd w:id="493"/>
              <w:r w:rsidR="00662C81" w:rsidRPr="00726A23" w:rsidDel="00EC2039">
                <w:rPr>
                  <w:rStyle w:val="CommentReference"/>
                  <w:rFonts w:ascii="Arial" w:hAnsi="Arial" w:cs="Arial"/>
                  <w:sz w:val="18"/>
                  <w:szCs w:val="18"/>
                </w:rPr>
                <w:commentReference w:id="493"/>
              </w:r>
            </w:del>
          </w:p>
        </w:tc>
      </w:tr>
      <w:tr w:rsidR="00983C75" w:rsidRPr="004E65F1" w:rsidDel="00EC2039" w14:paraId="142965AD" w14:textId="3D2162F1" w:rsidTr="008324D3">
        <w:trPr>
          <w:trHeight w:val="922"/>
          <w:jc w:val="center"/>
          <w:del w:id="507" w:author="Tebokgo Mabuto (ECP)" w:date="2026-09-09T11:12:00Z" w16du:dateUtc="2026-09-09T09:12:00Z"/>
        </w:trPr>
        <w:tc>
          <w:tcPr>
            <w:tcW w:w="2852" w:type="dxa"/>
            <w:gridSpan w:val="2"/>
          </w:tcPr>
          <w:p w14:paraId="48F1993B" w14:textId="6A3DCBE8"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08" w:author="Tebokgo Mabuto (ECP)" w:date="2026-09-09T11:12:00Z" w16du:dateUtc="2026-09-09T09:12:00Z"/>
                <w:rFonts w:ascii="Arial" w:hAnsi="Arial" w:cs="Arial"/>
                <w:sz w:val="18"/>
                <w:szCs w:val="18"/>
              </w:rPr>
            </w:pPr>
            <w:del w:id="509" w:author="Tebokgo Mabuto (ECP)" w:date="2026-09-09T11:12:00Z" w16du:dateUtc="2026-09-09T09:12:00Z">
              <w:r w:rsidRPr="00726A23" w:rsidDel="00EC2039">
                <w:rPr>
                  <w:rFonts w:ascii="Arial" w:hAnsi="Arial" w:cs="Arial"/>
                  <w:sz w:val="18"/>
                  <w:szCs w:val="18"/>
                </w:rPr>
                <w:delText>B-BBEE STATUS LEVEL VERIFICATION CERTIFICATE</w:delText>
              </w:r>
            </w:del>
          </w:p>
          <w:p w14:paraId="77904898" w14:textId="5FC46BE1"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10" w:author="Tebokgo Mabuto (ECP)" w:date="2026-09-09T11:12:00Z" w16du:dateUtc="2026-09-09T09:12:00Z"/>
                <w:rFonts w:ascii="Arial" w:hAnsi="Arial" w:cs="Arial"/>
                <w:sz w:val="18"/>
                <w:szCs w:val="18"/>
              </w:rPr>
            </w:pPr>
          </w:p>
        </w:tc>
        <w:tc>
          <w:tcPr>
            <w:tcW w:w="2337" w:type="dxa"/>
            <w:gridSpan w:val="4"/>
          </w:tcPr>
          <w:p w14:paraId="753DD917" w14:textId="711209AC"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11" w:author="Tebokgo Mabuto (ECP)" w:date="2026-09-09T11:12:00Z" w16du:dateUtc="2026-09-09T09:12:00Z"/>
                <w:rFonts w:ascii="Arial" w:hAnsi="Arial" w:cs="Arial"/>
                <w:sz w:val="18"/>
                <w:szCs w:val="18"/>
              </w:rPr>
            </w:pPr>
            <w:del w:id="512" w:author="Tebokgo Mabuto (ECP)" w:date="2026-09-09T11:12:00Z" w16du:dateUtc="2026-09-09T09:12:00Z">
              <w:r w:rsidRPr="00726A23" w:rsidDel="00EC2039">
                <w:rPr>
                  <w:rFonts w:ascii="Arial" w:hAnsi="Arial" w:cs="Arial"/>
                  <w:sz w:val="18"/>
                  <w:szCs w:val="18"/>
                </w:rPr>
                <w:delText>TICK APPLICABLE BOX]</w:delText>
              </w:r>
            </w:del>
          </w:p>
          <w:p w14:paraId="60BE3A85" w14:textId="5C09FD26"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13" w:author="Tebokgo Mabuto (ECP)" w:date="2026-09-09T11:12:00Z" w16du:dateUtc="2026-09-09T09:12:00Z"/>
                <w:rFonts w:ascii="Arial" w:hAnsi="Arial" w:cs="Arial"/>
                <w:sz w:val="18"/>
                <w:szCs w:val="18"/>
              </w:rPr>
            </w:pPr>
          </w:p>
          <w:p w14:paraId="7CD7E132" w14:textId="064189C7"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14" w:author="Tebokgo Mabuto (ECP)" w:date="2026-09-09T11:12:00Z" w16du:dateUtc="2026-09-09T09:12:00Z"/>
                <w:rFonts w:ascii="Arial" w:hAnsi="Arial" w:cs="Arial"/>
                <w:sz w:val="18"/>
                <w:szCs w:val="18"/>
              </w:rPr>
            </w:pPr>
          </w:p>
          <w:p w14:paraId="00E7360D" w14:textId="60C203D5"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15" w:author="Tebokgo Mabuto (ECP)" w:date="2026-09-09T11:12:00Z" w16du:dateUtc="2026-09-09T09:12:00Z"/>
                <w:rFonts w:ascii="Arial" w:hAnsi="Arial" w:cs="Arial"/>
                <w:sz w:val="18"/>
                <w:szCs w:val="18"/>
              </w:rPr>
            </w:pPr>
            <w:del w:id="516" w:author="Tebokgo Mabuto (ECP)" w:date="2026-09-09T11:12:00Z" w16du:dateUtc="2026-09-09T09:12:00Z">
              <w:r w:rsidRPr="00726A23" w:rsidDel="00EC2039">
                <w:rPr>
                  <w:rFonts w:ascii="Arial" w:hAnsi="Arial" w:cs="Arial"/>
                  <w:sz w:val="18"/>
                  <w:szCs w:val="18"/>
                </w:rPr>
                <w:fldChar w:fldCharType="begin">
                  <w:ffData>
                    <w:name w:val="Check1"/>
                    <w:enabled/>
                    <w:calcOnExit w:val="0"/>
                    <w:checkBox>
                      <w:sizeAuto/>
                      <w:default w:val="0"/>
                    </w:checkBox>
                  </w:ffData>
                </w:fldChar>
              </w:r>
              <w:r w:rsidRPr="00726A23" w:rsidDel="00EC2039">
                <w:rPr>
                  <w:rFonts w:ascii="Arial" w:hAnsi="Arial" w:cs="Arial"/>
                  <w:sz w:val="18"/>
                  <w:szCs w:val="18"/>
                </w:rPr>
                <w:delInstrText xml:space="preserve"> FORMCHECKBOX </w:delInstrText>
              </w:r>
              <w:r w:rsidRPr="00726A23" w:rsidDel="00EC2039">
                <w:rPr>
                  <w:rFonts w:ascii="Arial" w:hAnsi="Arial" w:cs="Arial"/>
                  <w:sz w:val="18"/>
                  <w:szCs w:val="18"/>
                </w:rPr>
              </w:r>
              <w:r w:rsidRPr="00726A23" w:rsidDel="00EC2039">
                <w:rPr>
                  <w:rFonts w:ascii="Arial" w:hAnsi="Arial" w:cs="Arial"/>
                  <w:sz w:val="18"/>
                  <w:szCs w:val="18"/>
                </w:rPr>
                <w:fldChar w:fldCharType="separate"/>
              </w:r>
              <w:r w:rsidRPr="00726A23" w:rsidDel="00EC2039">
                <w:rPr>
                  <w:rFonts w:ascii="Arial" w:hAnsi="Arial" w:cs="Arial"/>
                  <w:sz w:val="18"/>
                  <w:szCs w:val="18"/>
                </w:rPr>
                <w:fldChar w:fldCharType="end"/>
              </w:r>
              <w:r w:rsidRPr="00726A23" w:rsidDel="00EC2039">
                <w:rPr>
                  <w:rFonts w:ascii="Arial" w:hAnsi="Arial" w:cs="Arial"/>
                  <w:sz w:val="18"/>
                  <w:szCs w:val="18"/>
                </w:rPr>
                <w:delText xml:space="preserve"> Yes                     </w:delText>
              </w:r>
              <w:r w:rsidRPr="00726A23" w:rsidDel="00EC2039">
                <w:rPr>
                  <w:rFonts w:ascii="Arial" w:hAnsi="Arial" w:cs="Arial"/>
                  <w:sz w:val="18"/>
                  <w:szCs w:val="18"/>
                </w:rPr>
                <w:fldChar w:fldCharType="begin">
                  <w:ffData>
                    <w:name w:val="Check2"/>
                    <w:enabled/>
                    <w:calcOnExit w:val="0"/>
                    <w:checkBox>
                      <w:sizeAuto/>
                      <w:default w:val="0"/>
                    </w:checkBox>
                  </w:ffData>
                </w:fldChar>
              </w:r>
              <w:r w:rsidRPr="00726A23" w:rsidDel="00EC2039">
                <w:rPr>
                  <w:rFonts w:ascii="Arial" w:hAnsi="Arial" w:cs="Arial"/>
                  <w:sz w:val="18"/>
                  <w:szCs w:val="18"/>
                </w:rPr>
                <w:delInstrText xml:space="preserve"> FORMCHECKBOX </w:delInstrText>
              </w:r>
              <w:r w:rsidRPr="00726A23" w:rsidDel="00EC2039">
                <w:rPr>
                  <w:rFonts w:ascii="Arial" w:hAnsi="Arial" w:cs="Arial"/>
                  <w:sz w:val="18"/>
                  <w:szCs w:val="18"/>
                </w:rPr>
              </w:r>
              <w:r w:rsidRPr="00726A23" w:rsidDel="00EC2039">
                <w:rPr>
                  <w:rFonts w:ascii="Arial" w:hAnsi="Arial" w:cs="Arial"/>
                  <w:sz w:val="18"/>
                  <w:szCs w:val="18"/>
                </w:rPr>
                <w:fldChar w:fldCharType="separate"/>
              </w:r>
              <w:r w:rsidRPr="00726A23" w:rsidDel="00EC2039">
                <w:rPr>
                  <w:rFonts w:ascii="Arial" w:hAnsi="Arial" w:cs="Arial"/>
                  <w:sz w:val="18"/>
                  <w:szCs w:val="18"/>
                </w:rPr>
                <w:fldChar w:fldCharType="end"/>
              </w:r>
              <w:r w:rsidRPr="00726A23" w:rsidDel="00EC2039">
                <w:rPr>
                  <w:rFonts w:ascii="Arial" w:hAnsi="Arial" w:cs="Arial"/>
                  <w:sz w:val="18"/>
                  <w:szCs w:val="18"/>
                </w:rPr>
                <w:delText xml:space="preserve"> No</w:delText>
              </w:r>
            </w:del>
          </w:p>
        </w:tc>
        <w:tc>
          <w:tcPr>
            <w:tcW w:w="2388" w:type="dxa"/>
            <w:gridSpan w:val="3"/>
          </w:tcPr>
          <w:p w14:paraId="41114001" w14:textId="153E32AF"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17" w:author="Tebokgo Mabuto (ECP)" w:date="2026-09-09T11:12:00Z" w16du:dateUtc="2026-09-09T09:12:00Z"/>
                <w:rFonts w:ascii="Arial" w:hAnsi="Arial" w:cs="Arial"/>
                <w:sz w:val="18"/>
                <w:szCs w:val="18"/>
              </w:rPr>
            </w:pPr>
            <w:del w:id="518" w:author="Tebokgo Mabuto (ECP)" w:date="2026-09-09T11:12:00Z" w16du:dateUtc="2026-09-09T09:12:00Z">
              <w:r w:rsidRPr="00726A23" w:rsidDel="00EC2039">
                <w:rPr>
                  <w:rFonts w:ascii="Arial" w:hAnsi="Arial" w:cs="Arial"/>
                  <w:sz w:val="18"/>
                  <w:szCs w:val="18"/>
                </w:rPr>
                <w:delText xml:space="preserve">B-BBEE STATUS LEVEL SWORN AFFIDAVIT  </w:delText>
              </w:r>
            </w:del>
          </w:p>
          <w:p w14:paraId="4DD13171" w14:textId="0E2B30D4"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19" w:author="Tebokgo Mabuto (ECP)" w:date="2026-09-09T11:12:00Z" w16du:dateUtc="2026-09-09T09:12:00Z"/>
                <w:rFonts w:ascii="Arial" w:hAnsi="Arial" w:cs="Arial"/>
                <w:sz w:val="18"/>
                <w:szCs w:val="18"/>
              </w:rPr>
            </w:pPr>
          </w:p>
          <w:p w14:paraId="6D62A180" w14:textId="29FCF2E8"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20" w:author="Tebokgo Mabuto (ECP)" w:date="2026-09-09T11:12:00Z" w16du:dateUtc="2026-09-09T09:12:00Z"/>
                <w:rFonts w:ascii="Arial" w:hAnsi="Arial" w:cs="Arial"/>
                <w:sz w:val="18"/>
                <w:szCs w:val="18"/>
              </w:rPr>
            </w:pPr>
          </w:p>
        </w:tc>
        <w:tc>
          <w:tcPr>
            <w:tcW w:w="1795" w:type="dxa"/>
            <w:gridSpan w:val="3"/>
          </w:tcPr>
          <w:p w14:paraId="7BDAA973" w14:textId="51499C9B"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21" w:author="Tebokgo Mabuto (ECP)" w:date="2026-09-09T11:12:00Z" w16du:dateUtc="2026-09-09T09:12:00Z"/>
                <w:rFonts w:ascii="Arial" w:hAnsi="Arial" w:cs="Arial"/>
                <w:sz w:val="18"/>
                <w:szCs w:val="18"/>
              </w:rPr>
            </w:pPr>
            <w:del w:id="522" w:author="Tebokgo Mabuto (ECP)" w:date="2026-09-09T11:12:00Z" w16du:dateUtc="2026-09-09T09:12:00Z">
              <w:r w:rsidRPr="00726A23" w:rsidDel="00EC2039">
                <w:rPr>
                  <w:rFonts w:ascii="Arial" w:hAnsi="Arial" w:cs="Arial"/>
                  <w:sz w:val="18"/>
                  <w:szCs w:val="18"/>
                </w:rPr>
                <w:delText>[TICK APPLICABLE BOX]</w:delText>
              </w:r>
            </w:del>
          </w:p>
          <w:p w14:paraId="0EA3AE05" w14:textId="1009C240"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23" w:author="Tebokgo Mabuto (ECP)" w:date="2026-09-09T11:12:00Z" w16du:dateUtc="2026-09-09T09:12:00Z"/>
                <w:rFonts w:ascii="Arial" w:hAnsi="Arial" w:cs="Arial"/>
                <w:sz w:val="18"/>
                <w:szCs w:val="18"/>
              </w:rPr>
            </w:pPr>
          </w:p>
          <w:p w14:paraId="184B19CC" w14:textId="78AA6CEB"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24" w:author="Tebokgo Mabuto (ECP)" w:date="2026-09-09T11:12:00Z" w16du:dateUtc="2026-09-09T09:12:00Z"/>
                <w:rFonts w:ascii="Arial" w:hAnsi="Arial" w:cs="Arial"/>
                <w:sz w:val="18"/>
                <w:szCs w:val="18"/>
              </w:rPr>
            </w:pPr>
            <w:del w:id="525" w:author="Tebokgo Mabuto (ECP)" w:date="2026-09-09T11:12:00Z" w16du:dateUtc="2026-09-09T09:12:00Z">
              <w:r w:rsidRPr="00726A23" w:rsidDel="00EC2039">
                <w:rPr>
                  <w:rFonts w:ascii="Arial" w:hAnsi="Arial" w:cs="Arial"/>
                  <w:sz w:val="18"/>
                  <w:szCs w:val="18"/>
                </w:rPr>
                <w:fldChar w:fldCharType="begin">
                  <w:ffData>
                    <w:name w:val="Check1"/>
                    <w:enabled/>
                    <w:calcOnExit w:val="0"/>
                    <w:checkBox>
                      <w:sizeAuto/>
                      <w:default w:val="0"/>
                    </w:checkBox>
                  </w:ffData>
                </w:fldChar>
              </w:r>
              <w:r w:rsidRPr="00726A23" w:rsidDel="00EC2039">
                <w:rPr>
                  <w:rFonts w:ascii="Arial" w:hAnsi="Arial" w:cs="Arial"/>
                  <w:sz w:val="18"/>
                  <w:szCs w:val="18"/>
                </w:rPr>
                <w:delInstrText xml:space="preserve"> FORMCHECKBOX </w:delInstrText>
              </w:r>
              <w:r w:rsidRPr="00726A23" w:rsidDel="00EC2039">
                <w:rPr>
                  <w:rFonts w:ascii="Arial" w:hAnsi="Arial" w:cs="Arial"/>
                  <w:sz w:val="18"/>
                  <w:szCs w:val="18"/>
                </w:rPr>
              </w:r>
              <w:r w:rsidRPr="00726A23" w:rsidDel="00EC2039">
                <w:rPr>
                  <w:rFonts w:ascii="Arial" w:hAnsi="Arial" w:cs="Arial"/>
                  <w:sz w:val="18"/>
                  <w:szCs w:val="18"/>
                </w:rPr>
                <w:fldChar w:fldCharType="separate"/>
              </w:r>
              <w:r w:rsidRPr="00726A23" w:rsidDel="00EC2039">
                <w:rPr>
                  <w:rFonts w:ascii="Arial" w:hAnsi="Arial" w:cs="Arial"/>
                  <w:sz w:val="18"/>
                  <w:szCs w:val="18"/>
                </w:rPr>
                <w:fldChar w:fldCharType="end"/>
              </w:r>
              <w:r w:rsidRPr="00726A23" w:rsidDel="00EC2039">
                <w:rPr>
                  <w:rFonts w:ascii="Arial" w:hAnsi="Arial" w:cs="Arial"/>
                  <w:sz w:val="18"/>
                  <w:szCs w:val="18"/>
                </w:rPr>
                <w:delText xml:space="preserve"> Yes                  </w:delText>
              </w:r>
              <w:r w:rsidRPr="00726A23" w:rsidDel="00EC2039">
                <w:rPr>
                  <w:rFonts w:ascii="Arial" w:hAnsi="Arial" w:cs="Arial"/>
                  <w:sz w:val="18"/>
                  <w:szCs w:val="18"/>
                </w:rPr>
                <w:fldChar w:fldCharType="begin">
                  <w:ffData>
                    <w:name w:val="Check2"/>
                    <w:enabled/>
                    <w:calcOnExit w:val="0"/>
                    <w:checkBox>
                      <w:sizeAuto/>
                      <w:default w:val="0"/>
                    </w:checkBox>
                  </w:ffData>
                </w:fldChar>
              </w:r>
              <w:r w:rsidRPr="00726A23" w:rsidDel="00EC2039">
                <w:rPr>
                  <w:rFonts w:ascii="Arial" w:hAnsi="Arial" w:cs="Arial"/>
                  <w:sz w:val="18"/>
                  <w:szCs w:val="18"/>
                </w:rPr>
                <w:delInstrText xml:space="preserve"> FORMCHECKBOX </w:delInstrText>
              </w:r>
              <w:r w:rsidRPr="00726A23" w:rsidDel="00EC2039">
                <w:rPr>
                  <w:rFonts w:ascii="Arial" w:hAnsi="Arial" w:cs="Arial"/>
                  <w:sz w:val="18"/>
                  <w:szCs w:val="18"/>
                </w:rPr>
              </w:r>
              <w:r w:rsidRPr="00726A23" w:rsidDel="00EC2039">
                <w:rPr>
                  <w:rFonts w:ascii="Arial" w:hAnsi="Arial" w:cs="Arial"/>
                  <w:sz w:val="18"/>
                  <w:szCs w:val="18"/>
                </w:rPr>
                <w:fldChar w:fldCharType="separate"/>
              </w:r>
              <w:r w:rsidRPr="00726A23" w:rsidDel="00EC2039">
                <w:rPr>
                  <w:rFonts w:ascii="Arial" w:hAnsi="Arial" w:cs="Arial"/>
                  <w:sz w:val="18"/>
                  <w:szCs w:val="18"/>
                </w:rPr>
                <w:fldChar w:fldCharType="end"/>
              </w:r>
              <w:r w:rsidRPr="00726A23" w:rsidDel="00EC2039">
                <w:rPr>
                  <w:rFonts w:ascii="Arial" w:hAnsi="Arial" w:cs="Arial"/>
                  <w:sz w:val="18"/>
                  <w:szCs w:val="18"/>
                </w:rPr>
                <w:delText xml:space="preserve"> No</w:delText>
              </w:r>
            </w:del>
          </w:p>
        </w:tc>
      </w:tr>
      <w:tr w:rsidR="00983C75" w:rsidRPr="004E65F1" w:rsidDel="00EC2039" w14:paraId="76CCA276" w14:textId="2510C7DF" w:rsidTr="008324D3">
        <w:trPr>
          <w:trHeight w:val="454"/>
          <w:jc w:val="center"/>
          <w:del w:id="526" w:author="Tebokgo Mabuto (ECP)" w:date="2026-09-09T11:12:00Z" w16du:dateUtc="2026-09-09T09:12:00Z"/>
        </w:trPr>
        <w:tc>
          <w:tcPr>
            <w:tcW w:w="9372" w:type="dxa"/>
            <w:gridSpan w:val="12"/>
            <w:shd w:val="clear" w:color="auto" w:fill="DDD9C3"/>
            <w:vAlign w:val="bottom"/>
          </w:tcPr>
          <w:p w14:paraId="132E6B07" w14:textId="45D55AFF" w:rsidR="00983C75" w:rsidRPr="00726A23" w:rsidDel="00EC2039" w:rsidRDefault="00983C75" w:rsidP="00CC0A9A">
            <w:pPr>
              <w:tabs>
                <w:tab w:val="left" w:pos="720"/>
                <w:tab w:val="left" w:pos="1944"/>
                <w:tab w:val="left" w:pos="3384"/>
                <w:tab w:val="left" w:pos="3744"/>
                <w:tab w:val="left" w:pos="4644"/>
                <w:tab w:val="left" w:pos="5760"/>
                <w:tab w:val="left" w:pos="7920"/>
              </w:tabs>
              <w:jc w:val="both"/>
              <w:rPr>
                <w:del w:id="527" w:author="Tebokgo Mabuto (ECP)" w:date="2026-09-09T11:12:00Z" w16du:dateUtc="2026-09-09T09:12:00Z"/>
                <w:rFonts w:ascii="Arial" w:hAnsi="Arial" w:cs="Arial"/>
                <w:sz w:val="18"/>
                <w:szCs w:val="18"/>
              </w:rPr>
            </w:pPr>
            <w:del w:id="528" w:author="Tebokgo Mabuto (ECP)" w:date="2026-09-09T11:12:00Z" w16du:dateUtc="2026-09-09T09:12:00Z">
              <w:r w:rsidRPr="00726A23" w:rsidDel="00EC2039">
                <w:rPr>
                  <w:rFonts w:ascii="Arial" w:hAnsi="Arial" w:cs="Arial"/>
                  <w:sz w:val="18"/>
                  <w:szCs w:val="18"/>
                </w:rPr>
                <w:delText>[A B-BBEE STATUS LEVEL VERIFICATION CERTIFICATE/ SWORN AFFIDAVIT  MUST</w:delText>
              </w:r>
            </w:del>
            <w:ins w:id="529" w:author="Avela Mnyaka (ECP)" w:date="2026-09-02T09:29:00Z" w16du:dateUtc="2026-09-02T07:29:00Z">
              <w:del w:id="530" w:author="Tebokgo Mabuto (ECP)" w:date="2026-09-09T11:12:00Z" w16du:dateUtc="2026-09-09T09:12:00Z">
                <w:r w:rsidR="008B59AE" w:rsidRPr="00726A23" w:rsidDel="00EC2039">
                  <w:rPr>
                    <w:rFonts w:ascii="Arial" w:hAnsi="Arial" w:cs="Arial"/>
                    <w:sz w:val="18"/>
                    <w:szCs w:val="18"/>
                  </w:rPr>
                  <w:delText>AFFIDAVIT MUST</w:delText>
                </w:r>
              </w:del>
            </w:ins>
            <w:del w:id="531" w:author="Tebokgo Mabuto (ECP)" w:date="2026-09-09T11:12:00Z" w16du:dateUtc="2026-09-09T09:12:00Z">
              <w:r w:rsidRPr="00726A23" w:rsidDel="00EC2039">
                <w:rPr>
                  <w:rFonts w:ascii="Arial" w:hAnsi="Arial" w:cs="Arial"/>
                  <w:sz w:val="18"/>
                  <w:szCs w:val="18"/>
                </w:rPr>
                <w:delText xml:space="preserve"> BE SUBMITTED FOR PURPOSES OF COMPLIANCE WITH THE B-BBEE ACT]</w:delText>
              </w:r>
            </w:del>
          </w:p>
        </w:tc>
      </w:tr>
      <w:tr w:rsidR="00983C75" w:rsidRPr="004E65F1" w:rsidDel="00EC2039" w14:paraId="7A58DE54" w14:textId="029D9B75" w:rsidTr="008324D3">
        <w:trPr>
          <w:trHeight w:val="865"/>
          <w:jc w:val="center"/>
          <w:del w:id="532" w:author="Tebokgo Mabuto (ECP)" w:date="2026-09-09T11:12:00Z" w16du:dateUtc="2026-09-09T09:12:00Z"/>
        </w:trPr>
        <w:tc>
          <w:tcPr>
            <w:tcW w:w="7577" w:type="dxa"/>
            <w:gridSpan w:val="9"/>
            <w:vAlign w:val="center"/>
          </w:tcPr>
          <w:p w14:paraId="23818E8B" w14:textId="4E6518CA" w:rsidR="00983C75" w:rsidRPr="00726A23" w:rsidDel="00EC2039" w:rsidRDefault="00983C75" w:rsidP="00CC0A9A">
            <w:pPr>
              <w:keepNext/>
              <w:tabs>
                <w:tab w:val="num" w:pos="567"/>
              </w:tabs>
              <w:ind w:left="567" w:hanging="567"/>
              <w:jc w:val="both"/>
              <w:outlineLvl w:val="3"/>
              <w:rPr>
                <w:del w:id="533" w:author="Tebokgo Mabuto (ECP)" w:date="2026-09-09T11:12:00Z" w16du:dateUtc="2026-09-09T09:12:00Z"/>
                <w:rFonts w:ascii="Arial" w:hAnsi="Arial" w:cs="Arial"/>
                <w:sz w:val="18"/>
                <w:szCs w:val="18"/>
              </w:rPr>
            </w:pPr>
            <w:del w:id="534" w:author="Tebokgo Mabuto (ECP)" w:date="2026-09-09T11:12:00Z" w16du:dateUtc="2026-09-09T09:12:00Z">
              <w:r w:rsidRPr="00726A23" w:rsidDel="00EC2039">
                <w:rPr>
                  <w:rFonts w:ascii="Arial" w:hAnsi="Arial" w:cs="Arial"/>
                  <w:sz w:val="18"/>
                  <w:szCs w:val="18"/>
                </w:rPr>
                <w:delText>ARE YOU A FOREIGN BASED SUPPLIER FOR THE GOODS /SERVICES /WORKS OFFERED?</w:delText>
              </w:r>
              <w:r w:rsidRPr="00726A23" w:rsidDel="00EC2039">
                <w:rPr>
                  <w:rFonts w:ascii="Arial" w:hAnsi="Arial" w:cs="Arial"/>
                  <w:sz w:val="18"/>
                  <w:szCs w:val="18"/>
                </w:rPr>
                <w:br/>
              </w:r>
            </w:del>
          </w:p>
        </w:tc>
        <w:tc>
          <w:tcPr>
            <w:tcW w:w="1795" w:type="dxa"/>
            <w:gridSpan w:val="3"/>
            <w:vAlign w:val="bottom"/>
          </w:tcPr>
          <w:p w14:paraId="3C461FC5" w14:textId="709B5165"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35" w:author="Tebokgo Mabuto (ECP)" w:date="2026-09-09T11:12:00Z" w16du:dateUtc="2026-09-09T09:12:00Z"/>
                <w:rFonts w:ascii="Arial" w:hAnsi="Arial" w:cs="Arial"/>
                <w:sz w:val="18"/>
                <w:szCs w:val="18"/>
              </w:rPr>
            </w:pPr>
            <w:del w:id="536" w:author="Tebokgo Mabuto (ECP)" w:date="2026-09-09T11:12:00Z" w16du:dateUtc="2026-09-09T09:12:00Z">
              <w:r w:rsidRPr="00726A23" w:rsidDel="00EC2039">
                <w:rPr>
                  <w:rFonts w:ascii="Arial" w:hAnsi="Arial" w:cs="Arial"/>
                  <w:sz w:val="18"/>
                  <w:szCs w:val="18"/>
                </w:rPr>
                <w:fldChar w:fldCharType="begin">
                  <w:ffData>
                    <w:name w:val="Check1"/>
                    <w:enabled/>
                    <w:calcOnExit w:val="0"/>
                    <w:checkBox>
                      <w:sizeAuto/>
                      <w:default w:val="0"/>
                    </w:checkBox>
                  </w:ffData>
                </w:fldChar>
              </w:r>
              <w:r w:rsidRPr="00726A23" w:rsidDel="00EC2039">
                <w:rPr>
                  <w:rFonts w:ascii="Arial" w:hAnsi="Arial" w:cs="Arial"/>
                  <w:sz w:val="18"/>
                  <w:szCs w:val="18"/>
                </w:rPr>
                <w:delInstrText xml:space="preserve"> FORMCHECKBOX </w:delInstrText>
              </w:r>
              <w:r w:rsidRPr="00726A23" w:rsidDel="00EC2039">
                <w:rPr>
                  <w:rFonts w:ascii="Arial" w:hAnsi="Arial" w:cs="Arial"/>
                  <w:sz w:val="18"/>
                  <w:szCs w:val="18"/>
                </w:rPr>
              </w:r>
              <w:r w:rsidRPr="00726A23" w:rsidDel="00EC2039">
                <w:rPr>
                  <w:rFonts w:ascii="Arial" w:hAnsi="Arial" w:cs="Arial"/>
                  <w:sz w:val="18"/>
                  <w:szCs w:val="18"/>
                </w:rPr>
                <w:fldChar w:fldCharType="separate"/>
              </w:r>
              <w:r w:rsidRPr="00726A23" w:rsidDel="00EC2039">
                <w:rPr>
                  <w:rFonts w:ascii="Arial" w:hAnsi="Arial" w:cs="Arial"/>
                  <w:sz w:val="18"/>
                  <w:szCs w:val="18"/>
                </w:rPr>
                <w:fldChar w:fldCharType="end"/>
              </w:r>
              <w:r w:rsidRPr="00726A23" w:rsidDel="00EC2039">
                <w:rPr>
                  <w:rFonts w:ascii="Arial" w:hAnsi="Arial" w:cs="Arial"/>
                  <w:sz w:val="18"/>
                  <w:szCs w:val="18"/>
                </w:rPr>
                <w:delText xml:space="preserve">Yes </w:delText>
              </w:r>
              <w:r w:rsidRPr="00726A23" w:rsidDel="00EC2039">
                <w:rPr>
                  <w:rFonts w:ascii="Arial" w:hAnsi="Arial" w:cs="Arial"/>
                  <w:sz w:val="18"/>
                  <w:szCs w:val="18"/>
                </w:rPr>
                <w:fldChar w:fldCharType="begin">
                  <w:ffData>
                    <w:name w:val="Check2"/>
                    <w:enabled/>
                    <w:calcOnExit w:val="0"/>
                    <w:checkBox>
                      <w:sizeAuto/>
                      <w:default w:val="0"/>
                    </w:checkBox>
                  </w:ffData>
                </w:fldChar>
              </w:r>
              <w:r w:rsidRPr="00726A23" w:rsidDel="00EC2039">
                <w:rPr>
                  <w:rFonts w:ascii="Arial" w:hAnsi="Arial" w:cs="Arial"/>
                  <w:sz w:val="18"/>
                  <w:szCs w:val="18"/>
                </w:rPr>
                <w:delInstrText xml:space="preserve"> FORMCHECKBOX </w:delInstrText>
              </w:r>
              <w:r w:rsidRPr="00726A23" w:rsidDel="00EC2039">
                <w:rPr>
                  <w:rFonts w:ascii="Arial" w:hAnsi="Arial" w:cs="Arial"/>
                  <w:sz w:val="18"/>
                  <w:szCs w:val="18"/>
                </w:rPr>
              </w:r>
              <w:r w:rsidRPr="00726A23" w:rsidDel="00EC2039">
                <w:rPr>
                  <w:rFonts w:ascii="Arial" w:hAnsi="Arial" w:cs="Arial"/>
                  <w:sz w:val="18"/>
                  <w:szCs w:val="18"/>
                </w:rPr>
                <w:fldChar w:fldCharType="separate"/>
              </w:r>
              <w:r w:rsidRPr="00726A23" w:rsidDel="00EC2039">
                <w:rPr>
                  <w:rFonts w:ascii="Arial" w:hAnsi="Arial" w:cs="Arial"/>
                  <w:sz w:val="18"/>
                  <w:szCs w:val="18"/>
                </w:rPr>
                <w:fldChar w:fldCharType="end"/>
              </w:r>
              <w:r w:rsidRPr="00726A23" w:rsidDel="00EC2039">
                <w:rPr>
                  <w:rFonts w:ascii="Arial" w:hAnsi="Arial" w:cs="Arial"/>
                  <w:sz w:val="18"/>
                  <w:szCs w:val="18"/>
                </w:rPr>
                <w:delText>No</w:delText>
              </w:r>
              <w:r w:rsidRPr="00726A23" w:rsidDel="00EC2039">
                <w:rPr>
                  <w:rFonts w:ascii="Arial" w:hAnsi="Arial" w:cs="Arial"/>
                  <w:sz w:val="18"/>
                  <w:szCs w:val="18"/>
                </w:rPr>
                <w:br/>
              </w:r>
            </w:del>
          </w:p>
          <w:p w14:paraId="7D63D7C0" w14:textId="254FD4A6" w:rsidR="00983C75" w:rsidRPr="00726A23"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37" w:author="Tebokgo Mabuto (ECP)" w:date="2026-09-09T11:12:00Z" w16du:dateUtc="2026-09-09T09:12:00Z"/>
                <w:rFonts w:ascii="Arial" w:hAnsi="Arial" w:cs="Arial"/>
                <w:sz w:val="18"/>
                <w:szCs w:val="18"/>
              </w:rPr>
            </w:pPr>
            <w:del w:id="538" w:author="Tebokgo Mabuto (ECP)" w:date="2026-09-09T11:12:00Z" w16du:dateUtc="2026-09-09T09:12:00Z">
              <w:r w:rsidRPr="00726A23" w:rsidDel="00EC2039">
                <w:rPr>
                  <w:rFonts w:ascii="Arial" w:hAnsi="Arial" w:cs="Arial"/>
                  <w:sz w:val="18"/>
                  <w:szCs w:val="18"/>
                </w:rPr>
                <w:delText>[IF YES, ANSWER QUESTIONAIRE BELOW ]</w:delText>
              </w:r>
            </w:del>
          </w:p>
        </w:tc>
      </w:tr>
      <w:tr w:rsidR="00983C75" w:rsidRPr="004E65F1" w:rsidDel="00EC2039" w14:paraId="0A1CD65B" w14:textId="7E51A58C" w:rsidTr="008324D3">
        <w:trPr>
          <w:trHeight w:val="340"/>
          <w:jc w:val="center"/>
          <w:del w:id="539" w:author="Tebokgo Mabuto (ECP)" w:date="2026-09-09T11:12:00Z" w16du:dateUtc="2026-09-09T09:12:00Z"/>
        </w:trPr>
        <w:tc>
          <w:tcPr>
            <w:tcW w:w="9372" w:type="dxa"/>
            <w:gridSpan w:val="12"/>
            <w:shd w:val="clear" w:color="auto" w:fill="DDD9C3"/>
            <w:vAlign w:val="center"/>
          </w:tcPr>
          <w:p w14:paraId="3E5626D7" w14:textId="73617EFD" w:rsidR="00983C75" w:rsidRPr="004E65F1" w:rsidDel="00EC2039" w:rsidRDefault="00983C75" w:rsidP="00CC0A9A">
            <w:pPr>
              <w:tabs>
                <w:tab w:val="left" w:pos="720"/>
                <w:tab w:val="left" w:pos="1134"/>
                <w:tab w:val="left" w:pos="1944"/>
                <w:tab w:val="left" w:pos="3384"/>
                <w:tab w:val="left" w:pos="3744"/>
                <w:tab w:val="left" w:pos="4644"/>
                <w:tab w:val="left" w:pos="5760"/>
                <w:tab w:val="left" w:pos="7920"/>
              </w:tabs>
              <w:jc w:val="both"/>
              <w:rPr>
                <w:del w:id="540" w:author="Tebokgo Mabuto (ECP)" w:date="2026-09-09T11:12:00Z" w16du:dateUtc="2026-09-09T09:12:00Z"/>
                <w:rFonts w:ascii="Arial" w:hAnsi="Arial" w:cs="Arial"/>
                <w:sz w:val="20"/>
                <w:szCs w:val="20"/>
              </w:rPr>
            </w:pPr>
            <w:del w:id="541" w:author="Tebokgo Mabuto (ECP)" w:date="2026-09-09T11:12:00Z" w16du:dateUtc="2026-09-09T09:12:00Z">
              <w:r w:rsidRPr="004E65F1" w:rsidDel="00EC2039">
                <w:rPr>
                  <w:rFonts w:ascii="Arial" w:hAnsi="Arial" w:cs="Arial"/>
                  <w:sz w:val="20"/>
                  <w:szCs w:val="20"/>
                </w:rPr>
                <w:delText>QUESTIONNAIRE TO BIDDING FOREIGN SUPPLIERS</w:delText>
              </w:r>
            </w:del>
          </w:p>
        </w:tc>
      </w:tr>
      <w:tr w:rsidR="00983C75" w:rsidRPr="004E65F1" w:rsidDel="00EC2039" w14:paraId="4C2F20FD" w14:textId="7A36645D" w:rsidTr="008324D3">
        <w:trPr>
          <w:trHeight w:val="19"/>
          <w:jc w:val="center"/>
          <w:del w:id="542" w:author="Tebokgo Mabuto (ECP)" w:date="2026-09-09T11:12:00Z" w16du:dateUtc="2026-09-09T09:12:00Z"/>
        </w:trPr>
        <w:tc>
          <w:tcPr>
            <w:tcW w:w="9372" w:type="dxa"/>
            <w:gridSpan w:val="12"/>
            <w:vAlign w:val="center"/>
          </w:tcPr>
          <w:p w14:paraId="0F582925" w14:textId="28D9DB4E" w:rsidR="00983C75" w:rsidRPr="002F73F2" w:rsidDel="00EC2039" w:rsidRDefault="00983C75" w:rsidP="00CC0A9A">
            <w:pPr>
              <w:tabs>
                <w:tab w:val="left" w:pos="0"/>
                <w:tab w:val="left" w:pos="426"/>
              </w:tabs>
              <w:adjustRightInd w:val="0"/>
              <w:spacing w:before="120"/>
              <w:jc w:val="both"/>
              <w:rPr>
                <w:del w:id="543" w:author="Tebokgo Mabuto (ECP)" w:date="2026-09-09T11:12:00Z" w16du:dateUtc="2026-09-09T09:12:00Z"/>
                <w:rFonts w:ascii="Arial" w:hAnsi="Arial" w:cs="Arial"/>
                <w:sz w:val="18"/>
                <w:szCs w:val="18"/>
              </w:rPr>
            </w:pPr>
            <w:del w:id="544" w:author="Tebokgo Mabuto (ECP)" w:date="2026-09-09T11:12:00Z" w16du:dateUtc="2026-09-09T09:12:00Z">
              <w:r w:rsidRPr="002F73F2" w:rsidDel="00EC2039">
                <w:rPr>
                  <w:rFonts w:ascii="Arial" w:hAnsi="Arial" w:cs="Arial"/>
                  <w:sz w:val="18"/>
                  <w:szCs w:val="18"/>
                </w:rPr>
                <w:delText>IS THE ENTITY A RESIDENT OF THE REPUBLIC OF SOUTH AFRICA (RSA)?</w:delText>
              </w:r>
              <w:r w:rsidRPr="002F73F2" w:rsidDel="00EC2039">
                <w:rPr>
                  <w:rFonts w:ascii="Arial" w:hAnsi="Arial" w:cs="Arial"/>
                  <w:sz w:val="18"/>
                  <w:szCs w:val="18"/>
                </w:rPr>
                <w:tab/>
              </w:r>
              <w:r w:rsidRPr="002F73F2" w:rsidDel="00EC2039">
                <w:rPr>
                  <w:rFonts w:ascii="Arial" w:hAnsi="Arial" w:cs="Arial"/>
                  <w:sz w:val="18"/>
                  <w:szCs w:val="18"/>
                </w:rPr>
                <w:tab/>
                <w:delText xml:space="preserve">         </w:delText>
              </w:r>
            </w:del>
            <w:del w:id="545" w:author="Tebokgo Mabuto (ECP)" w:date="2026-07-15T11:04:00Z" w16du:dateUtc="2026-07-15T09:04:00Z">
              <w:r w:rsidRPr="002F73F2" w:rsidDel="00FE0ED0">
                <w:rPr>
                  <w:rFonts w:ascii="Arial" w:hAnsi="Arial" w:cs="Arial"/>
                  <w:sz w:val="18"/>
                  <w:szCs w:val="18"/>
                </w:rPr>
                <w:delText xml:space="preserve">                    </w:delText>
              </w:r>
            </w:del>
            <w:del w:id="546" w:author="Tebokgo Mabuto (ECP)" w:date="2026-09-09T11:12:00Z" w16du:dateUtc="2026-09-09T09:12:00Z">
              <w:r w:rsidRPr="002F73F2" w:rsidDel="00EC2039">
                <w:rPr>
                  <w:rFonts w:ascii="Arial" w:hAnsi="Arial" w:cs="Arial"/>
                  <w:sz w:val="18"/>
                  <w:szCs w:val="18"/>
                </w:rPr>
                <w:delText xml:space="preserve">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YES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NO</w:delText>
              </w:r>
            </w:del>
          </w:p>
          <w:p w14:paraId="442F19E0" w14:textId="0D78EC6E" w:rsidR="00983C75" w:rsidRPr="002F73F2" w:rsidDel="00EC2039" w:rsidRDefault="00983C75" w:rsidP="00CC0A9A">
            <w:pPr>
              <w:tabs>
                <w:tab w:val="left" w:pos="0"/>
                <w:tab w:val="left" w:pos="426"/>
              </w:tabs>
              <w:adjustRightInd w:val="0"/>
              <w:spacing w:before="120"/>
              <w:jc w:val="both"/>
              <w:rPr>
                <w:del w:id="547" w:author="Tebokgo Mabuto (ECP)" w:date="2026-09-09T11:12:00Z" w16du:dateUtc="2026-09-09T09:12:00Z"/>
                <w:rFonts w:ascii="Arial" w:hAnsi="Arial" w:cs="Arial"/>
                <w:sz w:val="18"/>
                <w:szCs w:val="18"/>
              </w:rPr>
            </w:pPr>
            <w:del w:id="548" w:author="Tebokgo Mabuto (ECP)" w:date="2026-09-09T11:12:00Z" w16du:dateUtc="2026-09-09T09:12:00Z">
              <w:r w:rsidRPr="002F73F2" w:rsidDel="00EC2039">
                <w:rPr>
                  <w:rFonts w:ascii="Arial" w:hAnsi="Arial" w:cs="Arial"/>
                  <w:sz w:val="18"/>
                  <w:szCs w:val="18"/>
                </w:rPr>
                <w:delText>DOES THE ENTITY HAVE A BRANCH IN THE RSA?</w:delText>
              </w:r>
              <w:r w:rsidRPr="002F73F2" w:rsidDel="00EC2039">
                <w:rPr>
                  <w:rFonts w:ascii="Arial" w:hAnsi="Arial" w:cs="Arial"/>
                  <w:sz w:val="18"/>
                  <w:szCs w:val="18"/>
                </w:rPr>
                <w:tab/>
              </w:r>
              <w:r w:rsidRPr="002F73F2" w:rsidDel="00EC2039">
                <w:rPr>
                  <w:rFonts w:ascii="Arial" w:hAnsi="Arial" w:cs="Arial"/>
                  <w:sz w:val="18"/>
                  <w:szCs w:val="18"/>
                </w:rPr>
                <w:tab/>
              </w:r>
              <w:r w:rsidRPr="002F73F2" w:rsidDel="00EC2039">
                <w:rPr>
                  <w:rFonts w:ascii="Arial" w:hAnsi="Arial" w:cs="Arial"/>
                  <w:sz w:val="18"/>
                  <w:szCs w:val="18"/>
                </w:rPr>
                <w:tab/>
              </w:r>
              <w:r w:rsidRPr="002F73F2" w:rsidDel="00EC2039">
                <w:rPr>
                  <w:rFonts w:ascii="Arial" w:hAnsi="Arial" w:cs="Arial"/>
                  <w:sz w:val="18"/>
                  <w:szCs w:val="18"/>
                </w:rPr>
                <w:tab/>
                <w:delText xml:space="preserve">                       </w:delText>
              </w:r>
            </w:del>
            <w:del w:id="549" w:author="Tebokgo Mabuto (ECP)" w:date="2026-07-15T11:04:00Z" w16du:dateUtc="2026-07-15T09:04:00Z">
              <w:r w:rsidRPr="002F73F2" w:rsidDel="00FE0ED0">
                <w:rPr>
                  <w:rFonts w:ascii="Arial" w:hAnsi="Arial" w:cs="Arial"/>
                  <w:sz w:val="18"/>
                  <w:szCs w:val="18"/>
                </w:rPr>
                <w:delText xml:space="preserve">                    </w:delText>
              </w:r>
            </w:del>
            <w:del w:id="550" w:author="Tebokgo Mabuto (ECP)" w:date="2026-09-09T11:12:00Z" w16du:dateUtc="2026-09-09T09:12:00Z">
              <w:r w:rsidRPr="002F73F2" w:rsidDel="00EC2039">
                <w:rPr>
                  <w:rFonts w:ascii="Arial" w:hAnsi="Arial" w:cs="Arial"/>
                  <w:sz w:val="18"/>
                  <w:szCs w:val="18"/>
                </w:rPr>
                <w:delText xml:space="preserve">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YES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NO</w:delText>
              </w:r>
            </w:del>
          </w:p>
          <w:p w14:paraId="5E00915F" w14:textId="4A2FAAF0" w:rsidR="00983C75" w:rsidRPr="002F73F2" w:rsidDel="00EC2039" w:rsidRDefault="00983C75" w:rsidP="00CC0A9A">
            <w:pPr>
              <w:tabs>
                <w:tab w:val="left" w:pos="0"/>
                <w:tab w:val="left" w:pos="426"/>
              </w:tabs>
              <w:adjustRightInd w:val="0"/>
              <w:spacing w:before="120"/>
              <w:jc w:val="both"/>
              <w:rPr>
                <w:del w:id="551" w:author="Tebokgo Mabuto (ECP)" w:date="2026-09-09T11:12:00Z" w16du:dateUtc="2026-09-09T09:12:00Z"/>
                <w:rFonts w:ascii="Arial" w:hAnsi="Arial" w:cs="Arial"/>
                <w:sz w:val="18"/>
                <w:szCs w:val="18"/>
              </w:rPr>
            </w:pPr>
            <w:del w:id="552" w:author="Tebokgo Mabuto (ECP)" w:date="2026-09-09T11:12:00Z" w16du:dateUtc="2026-09-09T09:12:00Z">
              <w:r w:rsidRPr="002F73F2" w:rsidDel="00EC2039">
                <w:rPr>
                  <w:rFonts w:ascii="Arial" w:hAnsi="Arial" w:cs="Arial"/>
                  <w:sz w:val="18"/>
                  <w:szCs w:val="18"/>
                </w:rPr>
                <w:delText xml:space="preserve">DOES THE ENTITY HAVE A PERMANENT ESTABLISHMENT IN THE </w:delText>
              </w:r>
              <w:smartTag w:uri="urn:schemas-microsoft-com:office:smarttags" w:element="stockticker">
                <w:r w:rsidRPr="002F73F2" w:rsidDel="00EC2039">
                  <w:rPr>
                    <w:rFonts w:ascii="Arial" w:hAnsi="Arial" w:cs="Arial"/>
                    <w:sz w:val="18"/>
                    <w:szCs w:val="18"/>
                  </w:rPr>
                  <w:delText>RSA</w:delText>
                </w:r>
              </w:smartTag>
            </w:del>
            <w:del w:id="553" w:author="Tebokgo Mabuto (ECP)" w:date="2026-07-15T11:04:00Z" w16du:dateUtc="2026-07-15T09:04:00Z">
              <w:r w:rsidRPr="002F73F2" w:rsidDel="00FE0ED0">
                <w:rPr>
                  <w:rFonts w:ascii="Arial" w:hAnsi="Arial" w:cs="Arial"/>
                  <w:sz w:val="18"/>
                  <w:szCs w:val="18"/>
                </w:rPr>
                <w:delText>?</w:delText>
              </w:r>
              <w:r w:rsidRPr="002F73F2" w:rsidDel="00FE0ED0">
                <w:rPr>
                  <w:rFonts w:ascii="Arial" w:hAnsi="Arial" w:cs="Arial"/>
                  <w:sz w:val="18"/>
                  <w:szCs w:val="18"/>
                </w:rPr>
                <w:tab/>
                <w:delText xml:space="preserve">                                   </w:delText>
              </w:r>
            </w:del>
            <w:del w:id="554" w:author="Tebokgo Mabuto (ECP)" w:date="2026-09-09T11:12:00Z" w16du:dateUtc="2026-09-09T09:12:00Z">
              <w:r w:rsidRPr="002F73F2" w:rsidDel="00EC2039">
                <w:rPr>
                  <w:rFonts w:ascii="Arial" w:hAnsi="Arial" w:cs="Arial"/>
                  <w:sz w:val="18"/>
                  <w:szCs w:val="18"/>
                </w:rPr>
                <w:delText xml:space="preserve">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YES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NO</w:delText>
              </w:r>
            </w:del>
          </w:p>
          <w:p w14:paraId="56D5D209" w14:textId="33E41C6A" w:rsidR="00983C75" w:rsidRPr="002F73F2" w:rsidDel="00EC2039" w:rsidRDefault="00983C75" w:rsidP="00CC0A9A">
            <w:pPr>
              <w:tabs>
                <w:tab w:val="left" w:pos="0"/>
                <w:tab w:val="left" w:pos="426"/>
              </w:tabs>
              <w:adjustRightInd w:val="0"/>
              <w:spacing w:before="120"/>
              <w:jc w:val="both"/>
              <w:rPr>
                <w:del w:id="555" w:author="Tebokgo Mabuto (ECP)" w:date="2026-09-09T11:12:00Z" w16du:dateUtc="2026-09-09T09:12:00Z"/>
                <w:rFonts w:ascii="Arial" w:hAnsi="Arial" w:cs="Arial"/>
                <w:sz w:val="18"/>
                <w:szCs w:val="18"/>
              </w:rPr>
            </w:pPr>
            <w:del w:id="556" w:author="Tebokgo Mabuto (ECP)" w:date="2026-09-09T11:12:00Z" w16du:dateUtc="2026-09-09T09:12:00Z">
              <w:r w:rsidRPr="002F73F2" w:rsidDel="00EC2039">
                <w:rPr>
                  <w:rFonts w:ascii="Arial" w:hAnsi="Arial" w:cs="Arial"/>
                  <w:sz w:val="18"/>
                  <w:szCs w:val="18"/>
                </w:rPr>
                <w:delText>DOES THE ENTITY HAVE ANY SOURCE OF INCOME IN THE RSA?</w:delText>
              </w:r>
              <w:r w:rsidRPr="002F73F2" w:rsidDel="00EC2039">
                <w:rPr>
                  <w:rFonts w:ascii="Arial" w:hAnsi="Arial" w:cs="Arial"/>
                  <w:sz w:val="18"/>
                  <w:szCs w:val="18"/>
                </w:rPr>
                <w:tab/>
              </w:r>
              <w:r w:rsidRPr="002F73F2" w:rsidDel="00EC2039">
                <w:rPr>
                  <w:rFonts w:ascii="Arial" w:hAnsi="Arial" w:cs="Arial"/>
                  <w:sz w:val="18"/>
                  <w:szCs w:val="18"/>
                </w:rPr>
                <w:tab/>
                <w:delText xml:space="preserve">                     </w:delText>
              </w:r>
            </w:del>
            <w:del w:id="557" w:author="Tebokgo Mabuto (ECP)" w:date="2026-07-15T11:04:00Z" w16du:dateUtc="2026-07-15T09:04:00Z">
              <w:r w:rsidRPr="002F73F2" w:rsidDel="00FE0ED0">
                <w:rPr>
                  <w:rFonts w:ascii="Arial" w:hAnsi="Arial" w:cs="Arial"/>
                  <w:sz w:val="18"/>
                  <w:szCs w:val="18"/>
                </w:rPr>
                <w:delText xml:space="preserve">                        </w:delText>
              </w:r>
            </w:del>
            <w:del w:id="558" w:author="Tebokgo Mabuto (ECP)" w:date="2026-09-09T11:12:00Z" w16du:dateUtc="2026-09-09T09:12:00Z">
              <w:r w:rsidRPr="002F73F2" w:rsidDel="00EC2039">
                <w:rPr>
                  <w:rFonts w:ascii="Arial" w:hAnsi="Arial" w:cs="Arial"/>
                  <w:sz w:val="18"/>
                  <w:szCs w:val="18"/>
                </w:rPr>
                <w:delText xml:space="preserve">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YES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NO</w:delText>
              </w:r>
            </w:del>
          </w:p>
          <w:p w14:paraId="74C9BFA7" w14:textId="77FEAEEA" w:rsidR="00FE0ED0" w:rsidRPr="002F73F2" w:rsidDel="00EC2039" w:rsidRDefault="00983C75" w:rsidP="00CC0A9A">
            <w:pPr>
              <w:tabs>
                <w:tab w:val="left" w:pos="0"/>
                <w:tab w:val="left" w:pos="426"/>
              </w:tabs>
              <w:adjustRightInd w:val="0"/>
              <w:spacing w:before="120"/>
              <w:jc w:val="both"/>
              <w:rPr>
                <w:del w:id="559" w:author="Tebokgo Mabuto (ECP)" w:date="2026-09-09T11:12:00Z" w16du:dateUtc="2026-09-09T09:12:00Z"/>
                <w:rFonts w:ascii="Arial" w:hAnsi="Arial" w:cs="Arial"/>
                <w:sz w:val="18"/>
                <w:szCs w:val="18"/>
              </w:rPr>
            </w:pPr>
            <w:del w:id="560" w:author="Tebokgo Mabuto (ECP)" w:date="2026-09-09T11:12:00Z" w16du:dateUtc="2026-09-09T09:12:00Z">
              <w:r w:rsidRPr="002F73F2" w:rsidDel="00EC2039">
                <w:rPr>
                  <w:rFonts w:ascii="Arial" w:hAnsi="Arial" w:cs="Arial"/>
                  <w:sz w:val="18"/>
                  <w:szCs w:val="18"/>
                </w:rPr>
                <w:delText>IS THE ENTITY LIABLE IN THE RSA FOR ANY FORM OF TAXATION?</w:delText>
              </w:r>
            </w:del>
            <w:del w:id="561" w:author="Tebokgo Mabuto (ECP)" w:date="2026-07-15T11:04:00Z" w16du:dateUtc="2026-07-15T09:04:00Z">
              <w:r w:rsidRPr="002F73F2" w:rsidDel="00FE0ED0">
                <w:rPr>
                  <w:rFonts w:ascii="Arial" w:hAnsi="Arial" w:cs="Arial"/>
                  <w:sz w:val="18"/>
                  <w:szCs w:val="18"/>
                </w:rPr>
                <w:tab/>
              </w:r>
              <w:r w:rsidRPr="002F73F2" w:rsidDel="00FE0ED0">
                <w:rPr>
                  <w:rFonts w:ascii="Arial" w:hAnsi="Arial" w:cs="Arial"/>
                  <w:sz w:val="18"/>
                  <w:szCs w:val="18"/>
                </w:rPr>
                <w:tab/>
                <w:delText xml:space="preserve">            </w:delText>
              </w:r>
            </w:del>
            <w:del w:id="562" w:author="Tebokgo Mabuto (ECP)" w:date="2026-09-09T11:12:00Z" w16du:dateUtc="2026-09-09T09:12:00Z">
              <w:r w:rsidRPr="002F73F2" w:rsidDel="00EC2039">
                <w:rPr>
                  <w:rFonts w:ascii="Arial" w:hAnsi="Arial" w:cs="Arial"/>
                  <w:sz w:val="18"/>
                  <w:szCs w:val="18"/>
                </w:rPr>
                <w:delText xml:space="preserve">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YES  </w:delText>
              </w:r>
              <w:r w:rsidRPr="002F73F2" w:rsidDel="00EC2039">
                <w:rPr>
                  <w:rFonts w:ascii="Arial" w:hAnsi="Arial" w:cs="Arial"/>
                  <w:sz w:val="18"/>
                  <w:szCs w:val="18"/>
                </w:rPr>
                <w:fldChar w:fldCharType="begin">
                  <w:ffData>
                    <w:name w:val="Check1"/>
                    <w:enabled/>
                    <w:calcOnExit w:val="0"/>
                    <w:checkBox>
                      <w:sizeAuto/>
                      <w:default w:val="0"/>
                    </w:checkBox>
                  </w:ffData>
                </w:fldChar>
              </w:r>
              <w:r w:rsidRPr="002F73F2" w:rsidDel="00EC2039">
                <w:rPr>
                  <w:rFonts w:ascii="Arial" w:hAnsi="Arial" w:cs="Arial"/>
                  <w:sz w:val="18"/>
                  <w:szCs w:val="18"/>
                </w:rPr>
                <w:delInstrText xml:space="preserve"> FORMCHECKBOX </w:delInstrText>
              </w:r>
              <w:r w:rsidRPr="002F73F2" w:rsidDel="00EC2039">
                <w:rPr>
                  <w:rFonts w:ascii="Arial" w:hAnsi="Arial" w:cs="Arial"/>
                  <w:sz w:val="18"/>
                  <w:szCs w:val="18"/>
                </w:rPr>
              </w:r>
              <w:r w:rsidRPr="002F73F2" w:rsidDel="00EC2039">
                <w:rPr>
                  <w:rFonts w:ascii="Arial" w:hAnsi="Arial" w:cs="Arial"/>
                  <w:sz w:val="18"/>
                  <w:szCs w:val="18"/>
                </w:rPr>
                <w:fldChar w:fldCharType="separate"/>
              </w:r>
              <w:r w:rsidRPr="002F73F2" w:rsidDel="00EC2039">
                <w:rPr>
                  <w:rFonts w:ascii="Arial" w:hAnsi="Arial" w:cs="Arial"/>
                  <w:sz w:val="18"/>
                  <w:szCs w:val="18"/>
                </w:rPr>
                <w:fldChar w:fldCharType="end"/>
              </w:r>
              <w:r w:rsidRPr="002F73F2" w:rsidDel="00EC2039">
                <w:rPr>
                  <w:rFonts w:ascii="Arial" w:hAnsi="Arial" w:cs="Arial"/>
                  <w:sz w:val="18"/>
                  <w:szCs w:val="18"/>
                </w:rPr>
                <w:delText xml:space="preserve"> NO</w:delText>
              </w:r>
            </w:del>
          </w:p>
          <w:p w14:paraId="4A93C41A" w14:textId="00893528" w:rsidR="00983C75" w:rsidRPr="002F73F2" w:rsidDel="00FE0ED0" w:rsidRDefault="00983C75" w:rsidP="00CC0A9A">
            <w:pPr>
              <w:tabs>
                <w:tab w:val="left" w:pos="426"/>
              </w:tabs>
              <w:spacing w:line="215" w:lineRule="auto"/>
              <w:jc w:val="both"/>
              <w:rPr>
                <w:del w:id="563" w:author="Tebokgo Mabuto (ECP)" w:date="2026-07-15T11:05:00Z" w16du:dateUtc="2026-07-15T09:05:00Z"/>
                <w:rFonts w:ascii="Arial" w:hAnsi="Arial" w:cs="Arial"/>
                <w:sz w:val="18"/>
                <w:szCs w:val="18"/>
              </w:rPr>
            </w:pPr>
            <w:del w:id="564" w:author="Tebokgo Mabuto (ECP)" w:date="2026-09-09T11:12:00Z" w16du:dateUtc="2026-09-09T09:12:00Z">
              <w:r w:rsidRPr="002F73F2" w:rsidDel="00EC2039">
                <w:rPr>
                  <w:rFonts w:ascii="Arial" w:hAnsi="Arial" w:cs="Arial"/>
                  <w:sz w:val="18"/>
                  <w:szCs w:val="18"/>
                </w:rPr>
                <w:delText>IF THE ANSWER IS “NO” TO ALL OF THE ABOVE, THEN IT IS NOT A REQUIREMENT TO REGISTER FOR A TAX COMPLIANCE STATUS SYSTEM PIN CODE FROM THE SOUTH AFRICAN REVENUE SERVICE (SARS) AND IF NOT REGISTER AS PER 1.3 BELOW.</w:delText>
              </w:r>
            </w:del>
          </w:p>
          <w:p w14:paraId="21D6E580" w14:textId="2AC8F39C" w:rsidR="00983C75" w:rsidRPr="002F73F2" w:rsidDel="00EC2039" w:rsidRDefault="00983C75">
            <w:pPr>
              <w:tabs>
                <w:tab w:val="left" w:pos="426"/>
              </w:tabs>
              <w:spacing w:line="215" w:lineRule="auto"/>
              <w:jc w:val="both"/>
              <w:rPr>
                <w:del w:id="565" w:author="Tebokgo Mabuto (ECP)" w:date="2026-09-09T11:12:00Z" w16du:dateUtc="2026-09-09T09:12:00Z"/>
                <w:rFonts w:ascii="Arial" w:hAnsi="Arial" w:cs="Arial"/>
                <w:sz w:val="18"/>
                <w:szCs w:val="18"/>
              </w:rPr>
              <w:pPrChange w:id="566" w:author="Tebokgo Mabuto (ECP)" w:date="2026-07-15T11:05:00Z" w16du:dateUtc="2026-07-15T09:05:00Z">
                <w:pPr>
                  <w:tabs>
                    <w:tab w:val="left" w:pos="720"/>
                    <w:tab w:val="left" w:pos="1134"/>
                    <w:tab w:val="left" w:pos="1944"/>
                    <w:tab w:val="left" w:pos="3384"/>
                    <w:tab w:val="left" w:pos="3744"/>
                    <w:tab w:val="left" w:pos="4644"/>
                    <w:tab w:val="left" w:pos="5760"/>
                    <w:tab w:val="left" w:pos="7920"/>
                  </w:tabs>
                  <w:ind w:right="-101"/>
                  <w:jc w:val="both"/>
                </w:pPr>
              </w:pPrChange>
            </w:pPr>
          </w:p>
        </w:tc>
      </w:tr>
    </w:tbl>
    <w:p w14:paraId="6722B4E0" w14:textId="13B52E13" w:rsidR="00983C75" w:rsidRPr="004E65F1" w:rsidDel="00EC2039" w:rsidRDefault="00983C75" w:rsidP="00CC0A9A">
      <w:pPr>
        <w:tabs>
          <w:tab w:val="left" w:pos="720"/>
          <w:tab w:val="left" w:pos="1944"/>
          <w:tab w:val="left" w:pos="3384"/>
          <w:tab w:val="left" w:pos="3744"/>
          <w:tab w:val="left" w:pos="4644"/>
          <w:tab w:val="left" w:pos="5760"/>
          <w:tab w:val="left" w:pos="7920"/>
        </w:tabs>
        <w:spacing w:line="215" w:lineRule="auto"/>
        <w:jc w:val="both"/>
        <w:rPr>
          <w:del w:id="567" w:author="Tebokgo Mabuto (ECP)" w:date="2026-09-09T11:12:00Z" w16du:dateUtc="2026-09-09T09:12:00Z"/>
          <w:rFonts w:ascii="Arial" w:hAnsi="Arial" w:cs="Arial"/>
          <w:sz w:val="20"/>
          <w:szCs w:val="20"/>
        </w:rPr>
      </w:pPr>
    </w:p>
    <w:p w14:paraId="55F46793" w14:textId="28B54886" w:rsidR="007406B1" w:rsidDel="00EC2039" w:rsidRDefault="007406B1" w:rsidP="00CC0A9A">
      <w:pPr>
        <w:tabs>
          <w:tab w:val="left" w:pos="720"/>
          <w:tab w:val="left" w:pos="1944"/>
          <w:tab w:val="left" w:pos="3384"/>
          <w:tab w:val="left" w:pos="3744"/>
          <w:tab w:val="left" w:pos="4644"/>
          <w:tab w:val="left" w:pos="5760"/>
          <w:tab w:val="left" w:pos="7920"/>
        </w:tabs>
        <w:spacing w:line="215" w:lineRule="auto"/>
        <w:jc w:val="both"/>
        <w:rPr>
          <w:del w:id="568" w:author="Tebokgo Mabuto (ECP)" w:date="2026-09-09T11:12:00Z" w16du:dateUtc="2026-09-09T09:12:00Z"/>
          <w:rFonts w:ascii="Arial" w:hAnsi="Arial" w:cs="Arial"/>
          <w:sz w:val="20"/>
          <w:szCs w:val="20"/>
        </w:rPr>
      </w:pPr>
    </w:p>
    <w:p w14:paraId="563E23E8" w14:textId="4DAC0A4E" w:rsidR="008324D3" w:rsidDel="00EC2039" w:rsidRDefault="008324D3" w:rsidP="00CC0A9A">
      <w:pPr>
        <w:tabs>
          <w:tab w:val="left" w:pos="720"/>
          <w:tab w:val="left" w:pos="1944"/>
          <w:tab w:val="left" w:pos="3384"/>
          <w:tab w:val="left" w:pos="3744"/>
          <w:tab w:val="left" w:pos="4644"/>
          <w:tab w:val="left" w:pos="5760"/>
          <w:tab w:val="left" w:pos="7920"/>
        </w:tabs>
        <w:spacing w:line="215" w:lineRule="auto"/>
        <w:jc w:val="both"/>
        <w:rPr>
          <w:del w:id="569" w:author="Tebokgo Mabuto (ECP)" w:date="2026-09-09T11:12:00Z" w16du:dateUtc="2026-09-09T09:12:00Z"/>
          <w:rFonts w:ascii="Arial" w:hAnsi="Arial" w:cs="Arial"/>
          <w:sz w:val="20"/>
          <w:szCs w:val="20"/>
        </w:rPr>
      </w:pPr>
    </w:p>
    <w:p w14:paraId="4440CC18" w14:textId="5C143311" w:rsidR="008324D3" w:rsidDel="00EC2039" w:rsidRDefault="008324D3" w:rsidP="00CC0A9A">
      <w:pPr>
        <w:tabs>
          <w:tab w:val="left" w:pos="720"/>
          <w:tab w:val="left" w:pos="1944"/>
          <w:tab w:val="left" w:pos="3384"/>
          <w:tab w:val="left" w:pos="3744"/>
          <w:tab w:val="left" w:pos="4644"/>
          <w:tab w:val="left" w:pos="5760"/>
          <w:tab w:val="left" w:pos="7920"/>
        </w:tabs>
        <w:spacing w:line="215" w:lineRule="auto"/>
        <w:jc w:val="both"/>
        <w:rPr>
          <w:del w:id="570" w:author="Tebokgo Mabuto (ECP)" w:date="2026-09-09T11:12:00Z" w16du:dateUtc="2026-09-09T09:12:00Z"/>
          <w:rFonts w:ascii="Arial" w:hAnsi="Arial" w:cs="Arial"/>
          <w:sz w:val="20"/>
          <w:szCs w:val="20"/>
        </w:rPr>
      </w:pPr>
    </w:p>
    <w:p w14:paraId="000E51F3" w14:textId="0DF80020" w:rsidR="008324D3" w:rsidDel="00EC2039" w:rsidRDefault="008324D3" w:rsidP="00CC0A9A">
      <w:pPr>
        <w:tabs>
          <w:tab w:val="left" w:pos="720"/>
          <w:tab w:val="left" w:pos="1944"/>
          <w:tab w:val="left" w:pos="3384"/>
          <w:tab w:val="left" w:pos="3744"/>
          <w:tab w:val="left" w:pos="4644"/>
          <w:tab w:val="left" w:pos="5760"/>
          <w:tab w:val="left" w:pos="7920"/>
        </w:tabs>
        <w:spacing w:line="215" w:lineRule="auto"/>
        <w:jc w:val="both"/>
        <w:rPr>
          <w:del w:id="571" w:author="Tebokgo Mabuto (ECP)" w:date="2026-09-09T11:12:00Z" w16du:dateUtc="2026-09-09T09:12:00Z"/>
          <w:rFonts w:ascii="Arial" w:hAnsi="Arial" w:cs="Arial"/>
          <w:sz w:val="20"/>
          <w:szCs w:val="20"/>
        </w:rPr>
      </w:pPr>
    </w:p>
    <w:p w14:paraId="4F8E1FFD" w14:textId="7E298325" w:rsidR="008324D3" w:rsidDel="00EC2039" w:rsidRDefault="008324D3" w:rsidP="00CC0A9A">
      <w:pPr>
        <w:tabs>
          <w:tab w:val="left" w:pos="720"/>
          <w:tab w:val="left" w:pos="1944"/>
          <w:tab w:val="left" w:pos="3384"/>
          <w:tab w:val="left" w:pos="3744"/>
          <w:tab w:val="left" w:pos="4644"/>
          <w:tab w:val="left" w:pos="5760"/>
          <w:tab w:val="left" w:pos="7920"/>
        </w:tabs>
        <w:spacing w:line="215" w:lineRule="auto"/>
        <w:jc w:val="both"/>
        <w:rPr>
          <w:del w:id="572" w:author="Tebokgo Mabuto (ECP)" w:date="2026-09-09T11:12:00Z" w16du:dateUtc="2026-09-09T09:12:00Z"/>
          <w:rFonts w:ascii="Arial" w:hAnsi="Arial" w:cs="Arial"/>
          <w:sz w:val="20"/>
          <w:szCs w:val="20"/>
        </w:rPr>
      </w:pPr>
    </w:p>
    <w:p w14:paraId="0A8CDF59" w14:textId="19991323" w:rsidR="008324D3" w:rsidRPr="004E65F1" w:rsidDel="00EC2039" w:rsidRDefault="008324D3" w:rsidP="00CC0A9A">
      <w:pPr>
        <w:tabs>
          <w:tab w:val="left" w:pos="720"/>
          <w:tab w:val="left" w:pos="1944"/>
          <w:tab w:val="left" w:pos="3384"/>
          <w:tab w:val="left" w:pos="3744"/>
          <w:tab w:val="left" w:pos="4644"/>
          <w:tab w:val="left" w:pos="5760"/>
          <w:tab w:val="left" w:pos="7920"/>
        </w:tabs>
        <w:spacing w:line="215" w:lineRule="auto"/>
        <w:jc w:val="both"/>
        <w:rPr>
          <w:del w:id="573" w:author="Tebokgo Mabuto (ECP)" w:date="2026-09-09T11:12:00Z" w16du:dateUtc="2026-09-09T09:12:00Z"/>
          <w:rFonts w:ascii="Arial" w:hAnsi="Arial" w:cs="Arial"/>
          <w:sz w:val="20"/>
          <w:szCs w:val="20"/>
        </w:rPr>
      </w:pPr>
    </w:p>
    <w:p w14:paraId="6A5CB517" w14:textId="207FE063" w:rsidR="007406B1" w:rsidRPr="004E65F1" w:rsidDel="00EC2039" w:rsidRDefault="007406B1" w:rsidP="00CC0A9A">
      <w:pPr>
        <w:tabs>
          <w:tab w:val="left" w:pos="720"/>
          <w:tab w:val="left" w:pos="1944"/>
          <w:tab w:val="left" w:pos="3384"/>
          <w:tab w:val="left" w:pos="3744"/>
          <w:tab w:val="left" w:pos="4644"/>
          <w:tab w:val="left" w:pos="5760"/>
          <w:tab w:val="left" w:pos="7920"/>
        </w:tabs>
        <w:spacing w:line="215" w:lineRule="auto"/>
        <w:jc w:val="both"/>
        <w:rPr>
          <w:del w:id="574" w:author="Tebokgo Mabuto (ECP)" w:date="2026-09-09T11:12:00Z" w16du:dateUtc="2026-09-09T09:12:00Z"/>
          <w:rFonts w:ascii="Arial" w:hAnsi="Arial" w:cs="Arial"/>
          <w:sz w:val="20"/>
          <w:szCs w:val="20"/>
        </w:rPr>
      </w:pPr>
    </w:p>
    <w:p w14:paraId="3981DDD3" w14:textId="1885F6DA" w:rsidR="00983C75" w:rsidRPr="004E65F1" w:rsidDel="00EC2039" w:rsidRDefault="00983C75" w:rsidP="00F3296B">
      <w:pPr>
        <w:tabs>
          <w:tab w:val="left" w:pos="720"/>
          <w:tab w:val="left" w:pos="1944"/>
          <w:tab w:val="left" w:pos="3384"/>
          <w:tab w:val="left" w:pos="3744"/>
          <w:tab w:val="left" w:pos="4644"/>
          <w:tab w:val="left" w:pos="5760"/>
          <w:tab w:val="left" w:pos="7920"/>
        </w:tabs>
        <w:spacing w:line="215" w:lineRule="auto"/>
        <w:jc w:val="center"/>
        <w:rPr>
          <w:del w:id="575" w:author="Tebokgo Mabuto (ECP)" w:date="2026-09-09T11:12:00Z" w16du:dateUtc="2026-09-09T09:12:00Z"/>
          <w:rFonts w:ascii="Arial" w:hAnsi="Arial" w:cs="Arial"/>
          <w:b/>
          <w:bCs/>
          <w:sz w:val="20"/>
          <w:szCs w:val="20"/>
        </w:rPr>
      </w:pPr>
      <w:del w:id="576" w:author="Tebokgo Mabuto (ECP)" w:date="2026-09-09T11:12:00Z" w16du:dateUtc="2026-09-09T09:12:00Z">
        <w:r w:rsidRPr="004E65F1" w:rsidDel="00EC2039">
          <w:rPr>
            <w:rFonts w:ascii="Arial" w:hAnsi="Arial" w:cs="Arial"/>
            <w:b/>
            <w:bCs/>
            <w:sz w:val="20"/>
            <w:szCs w:val="20"/>
          </w:rPr>
          <w:delText>PART B</w:delText>
        </w:r>
      </w:del>
    </w:p>
    <w:p w14:paraId="4627C96F" w14:textId="6C081A1F" w:rsidR="00983C75" w:rsidRPr="004E65F1" w:rsidDel="00EC2039" w:rsidRDefault="00983C75" w:rsidP="00F3296B">
      <w:pPr>
        <w:tabs>
          <w:tab w:val="left" w:pos="720"/>
          <w:tab w:val="left" w:pos="1944"/>
          <w:tab w:val="left" w:pos="3384"/>
          <w:tab w:val="left" w:pos="3744"/>
          <w:tab w:val="left" w:pos="4644"/>
          <w:tab w:val="left" w:pos="5760"/>
          <w:tab w:val="left" w:pos="7920"/>
        </w:tabs>
        <w:spacing w:line="215" w:lineRule="auto"/>
        <w:jc w:val="center"/>
        <w:rPr>
          <w:del w:id="577" w:author="Tebokgo Mabuto (ECP)" w:date="2026-09-09T11:12:00Z" w16du:dateUtc="2026-09-09T09:12:00Z"/>
          <w:rFonts w:ascii="Arial" w:hAnsi="Arial" w:cs="Arial"/>
          <w:b/>
          <w:bCs/>
          <w:sz w:val="20"/>
          <w:szCs w:val="20"/>
        </w:rPr>
      </w:pPr>
      <w:del w:id="578" w:author="Tebokgo Mabuto (ECP)" w:date="2026-09-09T11:12:00Z" w16du:dateUtc="2026-09-09T09:12:00Z">
        <w:r w:rsidRPr="004E65F1" w:rsidDel="00EC2039">
          <w:rPr>
            <w:rFonts w:ascii="Arial" w:hAnsi="Arial" w:cs="Arial"/>
            <w:b/>
            <w:bCs/>
            <w:sz w:val="20"/>
            <w:szCs w:val="20"/>
          </w:rPr>
          <w:delText>TERMS AND CONDITIONS FOR BIDDING</w:delText>
        </w:r>
      </w:del>
    </w:p>
    <w:p w14:paraId="7F6782BC" w14:textId="0DDF1A64" w:rsidR="00983C75" w:rsidRPr="004E65F1" w:rsidDel="00EC2039" w:rsidRDefault="00983C75" w:rsidP="00F3296B">
      <w:pPr>
        <w:tabs>
          <w:tab w:val="left" w:pos="720"/>
          <w:tab w:val="left" w:pos="8190"/>
        </w:tabs>
        <w:spacing w:line="215" w:lineRule="auto"/>
        <w:jc w:val="center"/>
        <w:rPr>
          <w:del w:id="579" w:author="Tebokgo Mabuto (ECP)" w:date="2026-09-09T11:12:00Z" w16du:dateUtc="2026-09-09T09:12:00Z"/>
          <w:rFonts w:ascii="Arial" w:hAnsi="Arial" w:cs="Arial"/>
          <w:b/>
          <w:bCs/>
          <w:sz w:val="20"/>
          <w:szCs w:val="20"/>
        </w:rPr>
      </w:pPr>
    </w:p>
    <w:tbl>
      <w:tblPr>
        <w:tblW w:w="9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2"/>
      </w:tblGrid>
      <w:tr w:rsidR="00983C75" w:rsidRPr="004E65F1" w:rsidDel="00EC2039" w14:paraId="62FF058C" w14:textId="1160C7A6" w:rsidTr="00781CE8">
        <w:trPr>
          <w:trHeight w:val="357"/>
          <w:del w:id="580" w:author="Tebokgo Mabuto (ECP)" w:date="2026-09-09T11:12:00Z" w16du:dateUtc="2026-09-09T09:12:00Z"/>
        </w:trPr>
        <w:tc>
          <w:tcPr>
            <w:tcW w:w="9282" w:type="dxa"/>
            <w:shd w:val="clear" w:color="auto" w:fill="DDD9C3"/>
          </w:tcPr>
          <w:p w14:paraId="410F5737" w14:textId="0FD9B5CA" w:rsidR="00983C75" w:rsidRPr="00726A23" w:rsidDel="00EC2039" w:rsidRDefault="00983C75" w:rsidP="00CC0A9A">
            <w:pPr>
              <w:numPr>
                <w:ilvl w:val="0"/>
                <w:numId w:val="1"/>
              </w:numPr>
              <w:tabs>
                <w:tab w:val="left" w:pos="426"/>
              </w:tabs>
              <w:autoSpaceDE/>
              <w:autoSpaceDN/>
              <w:spacing w:line="215" w:lineRule="auto"/>
              <w:jc w:val="both"/>
              <w:rPr>
                <w:del w:id="581" w:author="Tebokgo Mabuto (ECP)" w:date="2026-09-09T11:12:00Z" w16du:dateUtc="2026-09-09T09:12:00Z"/>
                <w:rFonts w:ascii="Arial" w:hAnsi="Arial" w:cs="Arial"/>
                <w:sz w:val="18"/>
                <w:szCs w:val="18"/>
              </w:rPr>
            </w:pPr>
            <w:del w:id="582" w:author="Tebokgo Mabuto (ECP)" w:date="2026-09-09T11:12:00Z" w16du:dateUtc="2026-09-09T09:12:00Z">
              <w:r w:rsidRPr="00726A23" w:rsidDel="00EC2039">
                <w:rPr>
                  <w:rFonts w:ascii="Arial" w:hAnsi="Arial" w:cs="Arial"/>
                  <w:sz w:val="18"/>
                  <w:szCs w:val="18"/>
                </w:rPr>
                <w:delText>TAX COMPLIANCE REQUIREMENTS</w:delText>
              </w:r>
            </w:del>
          </w:p>
          <w:p w14:paraId="0491A8A2" w14:textId="2E1FB49D" w:rsidR="00983C75" w:rsidRPr="00726A23" w:rsidDel="00EC2039" w:rsidRDefault="00983C75" w:rsidP="00CC0A9A">
            <w:pPr>
              <w:tabs>
                <w:tab w:val="left" w:pos="426"/>
              </w:tabs>
              <w:spacing w:line="215" w:lineRule="auto"/>
              <w:ind w:left="360"/>
              <w:jc w:val="both"/>
              <w:rPr>
                <w:del w:id="583" w:author="Tebokgo Mabuto (ECP)" w:date="2026-09-09T11:12:00Z" w16du:dateUtc="2026-09-09T09:12:00Z"/>
                <w:rFonts w:ascii="Arial" w:hAnsi="Arial" w:cs="Arial"/>
                <w:sz w:val="18"/>
                <w:szCs w:val="18"/>
              </w:rPr>
            </w:pPr>
          </w:p>
        </w:tc>
      </w:tr>
      <w:tr w:rsidR="00983C75" w:rsidRPr="004E65F1" w:rsidDel="00EC2039" w14:paraId="643835DC" w14:textId="6E56B251" w:rsidTr="00781CE8">
        <w:trPr>
          <w:trHeight w:val="2696"/>
          <w:del w:id="584" w:author="Tebokgo Mabuto (ECP)" w:date="2026-09-09T11:12:00Z" w16du:dateUtc="2026-09-09T09:12:00Z"/>
        </w:trPr>
        <w:tc>
          <w:tcPr>
            <w:tcW w:w="9282" w:type="dxa"/>
            <w:shd w:val="clear" w:color="auto" w:fill="FFFFFF"/>
          </w:tcPr>
          <w:p w14:paraId="6C84BCA0" w14:textId="1F75CEB5" w:rsidR="00983C75" w:rsidRPr="00726A23" w:rsidDel="00EC2039" w:rsidRDefault="00983C75" w:rsidP="00CC0A9A">
            <w:pPr>
              <w:numPr>
                <w:ilvl w:val="1"/>
                <w:numId w:val="2"/>
              </w:numPr>
              <w:tabs>
                <w:tab w:val="left" w:pos="426"/>
              </w:tabs>
              <w:adjustRightInd w:val="0"/>
              <w:spacing w:after="120"/>
              <w:ind w:left="426" w:hanging="426"/>
              <w:jc w:val="both"/>
              <w:rPr>
                <w:del w:id="585" w:author="Tebokgo Mabuto (ECP)" w:date="2026-09-09T11:12:00Z" w16du:dateUtc="2026-09-09T09:12:00Z"/>
                <w:rFonts w:ascii="Arial" w:hAnsi="Arial" w:cs="Arial"/>
                <w:sz w:val="18"/>
                <w:szCs w:val="18"/>
              </w:rPr>
            </w:pPr>
            <w:del w:id="586" w:author="Tebokgo Mabuto (ECP)" w:date="2026-09-09T11:12:00Z" w16du:dateUtc="2026-09-09T09:12:00Z">
              <w:r w:rsidRPr="00726A23" w:rsidDel="00EC2039">
                <w:rPr>
                  <w:rFonts w:ascii="Arial" w:hAnsi="Arial" w:cs="Arial"/>
                  <w:sz w:val="18"/>
                  <w:szCs w:val="18"/>
                </w:rPr>
                <w:delText xml:space="preserve">BIDDERS MUST ENSURE COMPLIANCE WITH THEIR TAX OBLIGATIONS. </w:delText>
              </w:r>
            </w:del>
          </w:p>
          <w:p w14:paraId="3B452E20" w14:textId="40CA4A3A" w:rsidR="00983C75" w:rsidRPr="00726A23" w:rsidDel="00EC2039" w:rsidRDefault="00983C75" w:rsidP="00CC0A9A">
            <w:pPr>
              <w:numPr>
                <w:ilvl w:val="1"/>
                <w:numId w:val="2"/>
              </w:numPr>
              <w:tabs>
                <w:tab w:val="left" w:pos="426"/>
              </w:tabs>
              <w:adjustRightInd w:val="0"/>
              <w:spacing w:after="120"/>
              <w:ind w:left="426" w:hanging="426"/>
              <w:jc w:val="both"/>
              <w:rPr>
                <w:del w:id="587" w:author="Tebokgo Mabuto (ECP)" w:date="2026-09-09T11:12:00Z" w16du:dateUtc="2026-09-09T09:12:00Z"/>
                <w:rFonts w:ascii="Arial" w:hAnsi="Arial" w:cs="Arial"/>
                <w:sz w:val="18"/>
                <w:szCs w:val="18"/>
              </w:rPr>
            </w:pPr>
            <w:del w:id="588" w:author="Tebokgo Mabuto (ECP)" w:date="2026-09-09T11:12:00Z" w16du:dateUtc="2026-09-09T09:12:00Z">
              <w:r w:rsidRPr="00726A23" w:rsidDel="00EC2039">
                <w:rPr>
                  <w:rFonts w:ascii="Arial" w:hAnsi="Arial" w:cs="Arial"/>
                  <w:sz w:val="18"/>
                  <w:szCs w:val="18"/>
                </w:rPr>
                <w:delText>BIDDERS ARE REQUIRED TO SUBMIT THEIR UNIQUE PERSONAL IDENTIFICATION NUMBER (PIN) ISSUED BY SARS TO ENABLE   THE ORGAN OF STATE TO VERIFY THE TAXPAYER’S PROFILE AND TAX STATUS.</w:delText>
              </w:r>
            </w:del>
          </w:p>
          <w:p w14:paraId="68075FF5" w14:textId="26F72339" w:rsidR="00983C75" w:rsidRPr="00726A23" w:rsidDel="00EC2039" w:rsidRDefault="00983C75" w:rsidP="00CC0A9A">
            <w:pPr>
              <w:numPr>
                <w:ilvl w:val="1"/>
                <w:numId w:val="2"/>
              </w:numPr>
              <w:tabs>
                <w:tab w:val="left" w:pos="426"/>
              </w:tabs>
              <w:adjustRightInd w:val="0"/>
              <w:spacing w:after="120"/>
              <w:ind w:left="426" w:hanging="426"/>
              <w:jc w:val="both"/>
              <w:rPr>
                <w:del w:id="589" w:author="Tebokgo Mabuto (ECP)" w:date="2026-09-09T11:12:00Z" w16du:dateUtc="2026-09-09T09:12:00Z"/>
                <w:rFonts w:ascii="Arial" w:hAnsi="Arial" w:cs="Arial"/>
                <w:sz w:val="18"/>
                <w:szCs w:val="18"/>
              </w:rPr>
            </w:pPr>
            <w:del w:id="590" w:author="Tebokgo Mabuto (ECP)" w:date="2026-09-09T11:12:00Z" w16du:dateUtc="2026-09-09T09:12:00Z">
              <w:r w:rsidRPr="00726A23" w:rsidDel="00EC2039">
                <w:rPr>
                  <w:rFonts w:ascii="Arial" w:hAnsi="Arial" w:cs="Arial"/>
                  <w:sz w:val="18"/>
                  <w:szCs w:val="18"/>
                </w:rPr>
                <w:delText xml:space="preserve">APPLICATION FOR TAX COMPLIANCE STATUS (TCS) PIN MAY BE MADE VIA E-FILING THROUGH THE SARS WEBSITE </w:delText>
              </w:r>
              <w:r w:rsidDel="00EC2039">
                <w:fldChar w:fldCharType="begin"/>
              </w:r>
              <w:r w:rsidDel="00EC2039">
                <w:delInstrText>HYPERLINK "http://www.sars.gov.za"</w:delInstrText>
              </w:r>
              <w:r w:rsidDel="00EC2039">
                <w:fldChar w:fldCharType="separate"/>
              </w:r>
              <w:r w:rsidRPr="00726A23" w:rsidDel="00EC2039">
                <w:rPr>
                  <w:rFonts w:ascii="Arial" w:hAnsi="Arial" w:cs="Arial"/>
                  <w:sz w:val="18"/>
                  <w:szCs w:val="18"/>
                </w:rPr>
                <w:delText>WWW.SARS.GOV.ZA</w:delText>
              </w:r>
              <w:r w:rsidDel="00EC2039">
                <w:fldChar w:fldCharType="end"/>
              </w:r>
              <w:r w:rsidRPr="00726A23" w:rsidDel="00EC2039">
                <w:rPr>
                  <w:rFonts w:ascii="Arial" w:hAnsi="Arial" w:cs="Arial"/>
                  <w:sz w:val="18"/>
                  <w:szCs w:val="18"/>
                </w:rPr>
                <w:delText>.</w:delText>
              </w:r>
            </w:del>
          </w:p>
          <w:p w14:paraId="7DF92E24" w14:textId="44B84889" w:rsidR="00983C75" w:rsidRPr="00726A23" w:rsidDel="00EC2039" w:rsidRDefault="00983C75" w:rsidP="00CC0A9A">
            <w:pPr>
              <w:numPr>
                <w:ilvl w:val="1"/>
                <w:numId w:val="2"/>
              </w:numPr>
              <w:tabs>
                <w:tab w:val="left" w:pos="426"/>
              </w:tabs>
              <w:adjustRightInd w:val="0"/>
              <w:spacing w:after="120"/>
              <w:ind w:left="426" w:hanging="426"/>
              <w:jc w:val="both"/>
              <w:rPr>
                <w:del w:id="591" w:author="Tebokgo Mabuto (ECP)" w:date="2026-09-09T11:12:00Z" w16du:dateUtc="2026-09-09T09:12:00Z"/>
                <w:rFonts w:ascii="Arial" w:hAnsi="Arial" w:cs="Arial"/>
                <w:sz w:val="18"/>
                <w:szCs w:val="18"/>
              </w:rPr>
            </w:pPr>
            <w:del w:id="592" w:author="Tebokgo Mabuto (ECP)" w:date="2026-09-09T11:12:00Z" w16du:dateUtc="2026-09-09T09:12:00Z">
              <w:r w:rsidRPr="00726A23" w:rsidDel="00EC2039">
                <w:rPr>
                  <w:rFonts w:ascii="Arial" w:hAnsi="Arial" w:cs="Arial"/>
                  <w:sz w:val="18"/>
                  <w:szCs w:val="18"/>
                </w:rPr>
                <w:delText xml:space="preserve">BIDDERS MAY ALSO SUBMIT A PRINTED TCS CERTIFICATE TOGETHER WITH THE BID. </w:delText>
              </w:r>
            </w:del>
          </w:p>
          <w:p w14:paraId="5B6C09BF" w14:textId="26AADE84" w:rsidR="00983C75" w:rsidRPr="00726A23" w:rsidDel="00EC2039" w:rsidRDefault="00983C75" w:rsidP="00CC0A9A">
            <w:pPr>
              <w:numPr>
                <w:ilvl w:val="1"/>
                <w:numId w:val="2"/>
              </w:numPr>
              <w:tabs>
                <w:tab w:val="left" w:pos="426"/>
              </w:tabs>
              <w:adjustRightInd w:val="0"/>
              <w:spacing w:after="120"/>
              <w:ind w:left="426" w:hanging="426"/>
              <w:jc w:val="both"/>
              <w:rPr>
                <w:del w:id="593" w:author="Tebokgo Mabuto (ECP)" w:date="2026-09-09T11:12:00Z" w16du:dateUtc="2026-09-09T09:12:00Z"/>
                <w:rFonts w:ascii="Arial" w:hAnsi="Arial" w:cs="Arial"/>
                <w:sz w:val="18"/>
                <w:szCs w:val="18"/>
              </w:rPr>
            </w:pPr>
            <w:del w:id="594" w:author="Tebokgo Mabuto (ECP)" w:date="2026-09-09T11:12:00Z" w16du:dateUtc="2026-09-09T09:12:00Z">
              <w:r w:rsidRPr="00726A23" w:rsidDel="00EC2039">
                <w:rPr>
                  <w:rFonts w:ascii="Arial" w:hAnsi="Arial" w:cs="Arial"/>
                  <w:sz w:val="18"/>
                  <w:szCs w:val="18"/>
                </w:rPr>
                <w:delText>IN BIDS WHERE UNINCORPORATED CONSORTIA / JOINT VENTURES / SUB-CONTRACTORS ARE INVOLVED, EACH PARTY MUST SUBMIT A SEPARATE   TCS CERTIFICATE / PIN / CSD NUMBER.</w:delText>
              </w:r>
            </w:del>
          </w:p>
          <w:p w14:paraId="5ABEC92A" w14:textId="04272F85" w:rsidR="00983C75" w:rsidRPr="00726A23" w:rsidDel="00EC2039" w:rsidRDefault="00983C75" w:rsidP="00CC0A9A">
            <w:pPr>
              <w:numPr>
                <w:ilvl w:val="1"/>
                <w:numId w:val="2"/>
              </w:numPr>
              <w:tabs>
                <w:tab w:val="left" w:pos="426"/>
              </w:tabs>
              <w:adjustRightInd w:val="0"/>
              <w:spacing w:after="120"/>
              <w:ind w:left="426" w:hanging="426"/>
              <w:jc w:val="both"/>
              <w:rPr>
                <w:del w:id="595" w:author="Tebokgo Mabuto (ECP)" w:date="2026-09-09T11:12:00Z" w16du:dateUtc="2026-09-09T09:12:00Z"/>
                <w:rFonts w:ascii="Arial" w:hAnsi="Arial" w:cs="Arial"/>
                <w:sz w:val="18"/>
                <w:szCs w:val="18"/>
              </w:rPr>
            </w:pPr>
            <w:del w:id="596" w:author="Tebokgo Mabuto (ECP)" w:date="2026-09-09T11:12:00Z" w16du:dateUtc="2026-09-09T09:12:00Z">
              <w:r w:rsidRPr="00726A23" w:rsidDel="00EC2039">
                <w:rPr>
                  <w:rFonts w:ascii="Arial" w:hAnsi="Arial" w:cs="Arial"/>
                  <w:sz w:val="18"/>
                  <w:szCs w:val="18"/>
                </w:rPr>
                <w:delText xml:space="preserve">WHERE NO TCS IS AVAILABLE BUT THE BIDDER IS REGISTERED ON THE CENTRAL SUPPLIER DATABASE (CSD), A CSD NUMBER MUST BE PROVIDED. </w:delText>
              </w:r>
            </w:del>
          </w:p>
        </w:tc>
      </w:tr>
    </w:tbl>
    <w:p w14:paraId="5B771E73" w14:textId="0F03C5B0" w:rsidR="00983C75" w:rsidRPr="004E65F1" w:rsidDel="00EC2039" w:rsidRDefault="00983C75" w:rsidP="00CC0A9A">
      <w:pPr>
        <w:adjustRightInd w:val="0"/>
        <w:ind w:left="720" w:hanging="720"/>
        <w:jc w:val="both"/>
        <w:rPr>
          <w:del w:id="597" w:author="Tebokgo Mabuto (ECP)" w:date="2026-09-09T11:12:00Z" w16du:dateUtc="2026-09-09T09:12:00Z"/>
          <w:rFonts w:ascii="Arial" w:hAnsi="Arial" w:cs="Arial"/>
          <w:sz w:val="20"/>
          <w:szCs w:val="20"/>
        </w:rPr>
      </w:pPr>
    </w:p>
    <w:p w14:paraId="03D80057" w14:textId="559AE4BE" w:rsidR="00983C75" w:rsidRPr="004E65F1" w:rsidDel="00EC2039" w:rsidRDefault="00983C75" w:rsidP="00CC0A9A">
      <w:pPr>
        <w:adjustRightInd w:val="0"/>
        <w:ind w:left="720" w:hanging="720"/>
        <w:jc w:val="both"/>
        <w:rPr>
          <w:del w:id="598" w:author="Tebokgo Mabuto (ECP)" w:date="2026-09-09T11:12:00Z" w16du:dateUtc="2026-09-09T09:12:00Z"/>
          <w:rFonts w:ascii="Arial" w:hAnsi="Arial" w:cs="Arial"/>
          <w:sz w:val="20"/>
          <w:szCs w:val="20"/>
        </w:rPr>
      </w:pPr>
      <w:del w:id="599" w:author="Tebokgo Mabuto (ECP)" w:date="2026-09-09T11:12:00Z" w16du:dateUtc="2026-09-09T09:12:00Z">
        <w:r w:rsidRPr="004E65F1" w:rsidDel="00EC2039">
          <w:rPr>
            <w:rFonts w:ascii="Arial" w:hAnsi="Arial" w:cs="Arial"/>
            <w:sz w:val="20"/>
            <w:szCs w:val="20"/>
          </w:rPr>
          <w:delText>NB: FAILURE TO PROVIDE / OR COMPLY WITH ANY OF THE ABOVE PARTICULARS MAY RENDER THE BID INVALID.</w:delText>
        </w:r>
      </w:del>
    </w:p>
    <w:p w14:paraId="1091C5ED" w14:textId="32463C25" w:rsidR="00983C75" w:rsidRPr="004E65F1" w:rsidDel="00EC2039" w:rsidRDefault="00983C75" w:rsidP="00CC0A9A">
      <w:pPr>
        <w:adjustRightInd w:val="0"/>
        <w:ind w:left="720" w:hanging="720"/>
        <w:jc w:val="both"/>
        <w:rPr>
          <w:del w:id="600" w:author="Tebokgo Mabuto (ECP)" w:date="2026-09-09T11:12:00Z" w16du:dateUtc="2026-09-09T09:12:00Z"/>
          <w:rFonts w:ascii="Arial" w:hAnsi="Arial" w:cs="Arial"/>
          <w:sz w:val="20"/>
          <w:szCs w:val="20"/>
        </w:rPr>
      </w:pPr>
    </w:p>
    <w:p w14:paraId="4362D10A" w14:textId="4B7E193A" w:rsidR="00983C75" w:rsidRPr="004E65F1" w:rsidDel="00EC2039" w:rsidRDefault="00983C75" w:rsidP="00CC0A9A">
      <w:pPr>
        <w:adjustRightInd w:val="0"/>
        <w:spacing w:line="360" w:lineRule="auto"/>
        <w:ind w:left="720" w:hanging="720"/>
        <w:jc w:val="both"/>
        <w:rPr>
          <w:del w:id="601" w:author="Tebokgo Mabuto (ECP)" w:date="2026-09-09T11:12:00Z" w16du:dateUtc="2026-09-09T09:12:00Z"/>
          <w:rFonts w:ascii="Arial" w:hAnsi="Arial" w:cs="Arial"/>
          <w:sz w:val="20"/>
          <w:szCs w:val="20"/>
        </w:rPr>
      </w:pPr>
    </w:p>
    <w:p w14:paraId="40FA5276" w14:textId="2CB89F81" w:rsidR="00983C75" w:rsidRPr="004E65F1" w:rsidDel="00EC2039" w:rsidRDefault="00983C75" w:rsidP="00CC0A9A">
      <w:pPr>
        <w:adjustRightInd w:val="0"/>
        <w:spacing w:line="360" w:lineRule="auto"/>
        <w:ind w:left="720" w:hanging="720"/>
        <w:jc w:val="both"/>
        <w:rPr>
          <w:del w:id="602" w:author="Tebokgo Mabuto (ECP)" w:date="2026-09-09T11:12:00Z" w16du:dateUtc="2026-09-09T09:12:00Z"/>
          <w:rFonts w:ascii="Arial" w:hAnsi="Arial" w:cs="Arial"/>
          <w:sz w:val="20"/>
          <w:szCs w:val="20"/>
        </w:rPr>
      </w:pPr>
      <w:del w:id="603" w:author="Tebokgo Mabuto (ECP)" w:date="2026-09-09T11:12:00Z" w16du:dateUtc="2026-09-09T09:12:00Z">
        <w:r w:rsidRPr="004E65F1" w:rsidDel="00EC2039">
          <w:rPr>
            <w:rFonts w:ascii="Arial" w:hAnsi="Arial" w:cs="Arial"/>
            <w:sz w:val="20"/>
            <w:szCs w:val="20"/>
          </w:rPr>
          <w:delText>SIGNATURE OF BIDDER:</w:delText>
        </w:r>
        <w:r w:rsidRPr="004E65F1" w:rsidDel="00EC2039">
          <w:rPr>
            <w:rFonts w:ascii="Arial" w:hAnsi="Arial" w:cs="Arial"/>
            <w:sz w:val="20"/>
            <w:szCs w:val="20"/>
          </w:rPr>
          <w:tab/>
        </w:r>
        <w:r w:rsidRPr="004E65F1" w:rsidDel="00EC2039">
          <w:rPr>
            <w:rFonts w:ascii="Arial" w:hAnsi="Arial" w:cs="Arial"/>
            <w:sz w:val="20"/>
            <w:szCs w:val="20"/>
          </w:rPr>
          <w:tab/>
        </w:r>
        <w:r w:rsidRPr="004E65F1" w:rsidDel="00EC2039">
          <w:rPr>
            <w:rFonts w:ascii="Arial" w:hAnsi="Arial" w:cs="Arial"/>
            <w:sz w:val="20"/>
            <w:szCs w:val="20"/>
          </w:rPr>
          <w:tab/>
        </w:r>
        <w:r w:rsidRPr="004E65F1" w:rsidDel="00EC2039">
          <w:rPr>
            <w:rFonts w:ascii="Arial" w:hAnsi="Arial" w:cs="Arial"/>
            <w:sz w:val="20"/>
            <w:szCs w:val="20"/>
          </w:rPr>
          <w:tab/>
        </w:r>
        <w:r w:rsidRPr="004E65F1" w:rsidDel="00EC2039">
          <w:rPr>
            <w:rFonts w:ascii="Arial" w:hAnsi="Arial" w:cs="Arial"/>
            <w:sz w:val="20"/>
            <w:szCs w:val="20"/>
          </w:rPr>
          <w:tab/>
          <w:delText>……………………………………………</w:delText>
        </w:r>
      </w:del>
    </w:p>
    <w:p w14:paraId="5E3A4CEF" w14:textId="41CBE0EB" w:rsidR="00983C75" w:rsidRPr="004E65F1" w:rsidDel="00EC2039" w:rsidRDefault="00983C75" w:rsidP="00CC0A9A">
      <w:pPr>
        <w:adjustRightInd w:val="0"/>
        <w:spacing w:line="360" w:lineRule="auto"/>
        <w:jc w:val="both"/>
        <w:rPr>
          <w:del w:id="604" w:author="Tebokgo Mabuto (ECP)" w:date="2026-09-09T11:12:00Z" w16du:dateUtc="2026-09-09T09:12:00Z"/>
          <w:rFonts w:ascii="Arial" w:hAnsi="Arial" w:cs="Arial"/>
          <w:sz w:val="20"/>
          <w:szCs w:val="20"/>
        </w:rPr>
      </w:pPr>
    </w:p>
    <w:p w14:paraId="7DA66561" w14:textId="6C168FB1" w:rsidR="00983C75" w:rsidRPr="004E65F1" w:rsidDel="00EC2039" w:rsidRDefault="00983C75" w:rsidP="00CC0A9A">
      <w:pPr>
        <w:adjustRightInd w:val="0"/>
        <w:spacing w:line="360" w:lineRule="auto"/>
        <w:ind w:left="720" w:hanging="720"/>
        <w:jc w:val="both"/>
        <w:rPr>
          <w:del w:id="605" w:author="Tebokgo Mabuto (ECP)" w:date="2026-09-09T11:12:00Z" w16du:dateUtc="2026-09-09T09:12:00Z"/>
          <w:rFonts w:ascii="Arial" w:hAnsi="Arial" w:cs="Arial"/>
          <w:sz w:val="20"/>
          <w:szCs w:val="20"/>
        </w:rPr>
      </w:pPr>
      <w:del w:id="606" w:author="Tebokgo Mabuto (ECP)" w:date="2026-09-09T11:12:00Z" w16du:dateUtc="2026-09-09T09:12:00Z">
        <w:r w:rsidRPr="004E65F1" w:rsidDel="00EC2039">
          <w:rPr>
            <w:rFonts w:ascii="Arial" w:hAnsi="Arial" w:cs="Arial"/>
            <w:sz w:val="20"/>
            <w:szCs w:val="20"/>
          </w:rPr>
          <w:delText>CAPACITY UNDER WHICH THIS BID IS SIGNED:</w:delText>
        </w:r>
        <w:r w:rsidRPr="004E65F1" w:rsidDel="00EC2039">
          <w:rPr>
            <w:rFonts w:ascii="Arial" w:hAnsi="Arial" w:cs="Arial"/>
            <w:sz w:val="20"/>
            <w:szCs w:val="20"/>
          </w:rPr>
          <w:tab/>
        </w:r>
        <w:r w:rsidRPr="004E65F1" w:rsidDel="00EC2039">
          <w:rPr>
            <w:rFonts w:ascii="Arial" w:hAnsi="Arial" w:cs="Arial"/>
            <w:sz w:val="20"/>
            <w:szCs w:val="20"/>
          </w:rPr>
          <w:tab/>
          <w:delText>……………………………………………</w:delText>
        </w:r>
      </w:del>
    </w:p>
    <w:p w14:paraId="738C4467" w14:textId="09D79C00" w:rsidR="00983C75" w:rsidRPr="004E65F1" w:rsidDel="00EC2039" w:rsidRDefault="00983C75" w:rsidP="00CC0A9A">
      <w:pPr>
        <w:adjustRightInd w:val="0"/>
        <w:spacing w:line="360" w:lineRule="auto"/>
        <w:ind w:left="720" w:hanging="720"/>
        <w:jc w:val="both"/>
        <w:rPr>
          <w:del w:id="607" w:author="Tebokgo Mabuto (ECP)" w:date="2026-09-09T11:12:00Z" w16du:dateUtc="2026-09-09T09:12:00Z"/>
          <w:rFonts w:ascii="Arial" w:hAnsi="Arial" w:cs="Arial"/>
          <w:sz w:val="20"/>
          <w:szCs w:val="20"/>
        </w:rPr>
      </w:pPr>
      <w:del w:id="608" w:author="Tebokgo Mabuto (ECP)" w:date="2026-09-09T11:12:00Z" w16du:dateUtc="2026-09-09T09:12:00Z">
        <w:r w:rsidRPr="004E65F1" w:rsidDel="00EC2039">
          <w:rPr>
            <w:rFonts w:ascii="Arial" w:hAnsi="Arial" w:cs="Arial"/>
            <w:sz w:val="20"/>
            <w:szCs w:val="20"/>
          </w:rPr>
          <w:delText>(Proof of authority must be submitted e.g. company resolution)</w:delText>
        </w:r>
      </w:del>
    </w:p>
    <w:p w14:paraId="67292185" w14:textId="2F885D9B" w:rsidR="00983C75" w:rsidRPr="004E65F1" w:rsidDel="00EC2039" w:rsidRDefault="00983C75" w:rsidP="00CC0A9A">
      <w:pPr>
        <w:adjustRightInd w:val="0"/>
        <w:ind w:left="720" w:hanging="720"/>
        <w:jc w:val="both"/>
        <w:rPr>
          <w:del w:id="609" w:author="Tebokgo Mabuto (ECP)" w:date="2026-09-09T11:12:00Z" w16du:dateUtc="2026-09-09T09:12:00Z"/>
          <w:rFonts w:ascii="Arial" w:hAnsi="Arial" w:cs="Arial"/>
          <w:sz w:val="20"/>
          <w:szCs w:val="20"/>
        </w:rPr>
      </w:pPr>
    </w:p>
    <w:p w14:paraId="2FF7E022" w14:textId="2F8A3E66" w:rsidR="00983C75" w:rsidRPr="004E65F1" w:rsidDel="00EC2039" w:rsidRDefault="00983C75" w:rsidP="00CC0A9A">
      <w:pPr>
        <w:jc w:val="both"/>
        <w:rPr>
          <w:del w:id="610" w:author="Tebokgo Mabuto (ECP)" w:date="2026-09-09T11:12:00Z" w16du:dateUtc="2026-09-09T09:12:00Z"/>
          <w:rFonts w:ascii="Arial" w:hAnsi="Arial" w:cs="Arial"/>
          <w:sz w:val="20"/>
          <w:szCs w:val="20"/>
        </w:rPr>
      </w:pPr>
      <w:del w:id="611" w:author="Tebokgo Mabuto (ECP)" w:date="2026-09-09T11:12:00Z" w16du:dateUtc="2026-09-09T09:12:00Z">
        <w:r w:rsidRPr="004E65F1" w:rsidDel="00EC2039">
          <w:rPr>
            <w:rFonts w:ascii="Arial" w:hAnsi="Arial" w:cs="Arial"/>
            <w:sz w:val="20"/>
            <w:szCs w:val="20"/>
          </w:rPr>
          <w:delText>DATE:</w:delText>
        </w:r>
        <w:r w:rsidRPr="004E65F1" w:rsidDel="00EC2039">
          <w:rPr>
            <w:rFonts w:ascii="Arial" w:hAnsi="Arial" w:cs="Arial"/>
            <w:sz w:val="20"/>
            <w:szCs w:val="20"/>
          </w:rPr>
          <w:tab/>
        </w:r>
        <w:r w:rsidRPr="004E65F1" w:rsidDel="00EC2039">
          <w:rPr>
            <w:rFonts w:ascii="Arial" w:hAnsi="Arial" w:cs="Arial"/>
            <w:sz w:val="20"/>
            <w:szCs w:val="20"/>
          </w:rPr>
          <w:tab/>
        </w:r>
        <w:r w:rsidRPr="004E65F1" w:rsidDel="00EC2039">
          <w:rPr>
            <w:rFonts w:ascii="Arial" w:hAnsi="Arial" w:cs="Arial"/>
            <w:sz w:val="20"/>
            <w:szCs w:val="20"/>
          </w:rPr>
          <w:tab/>
        </w:r>
      </w:del>
    </w:p>
    <w:p w14:paraId="535E32A5" w14:textId="439F4F13" w:rsidR="00983C75" w:rsidRPr="004E65F1" w:rsidDel="00EC2039" w:rsidRDefault="00983C75" w:rsidP="00CC0A9A">
      <w:pPr>
        <w:jc w:val="both"/>
        <w:rPr>
          <w:del w:id="612" w:author="Tebokgo Mabuto (ECP)" w:date="2026-09-09T11:12:00Z" w16du:dateUtc="2026-09-09T09:12:00Z"/>
          <w:sz w:val="20"/>
          <w:szCs w:val="20"/>
        </w:rPr>
      </w:pPr>
      <w:del w:id="613" w:author="Tebokgo Mabuto (ECP)" w:date="2026-09-09T11:12:00Z" w16du:dateUtc="2026-09-09T09:12:00Z">
        <w:r w:rsidRPr="004E65F1" w:rsidDel="00EC2039">
          <w:rPr>
            <w:rFonts w:ascii="Tahoma" w:eastAsia="Times New Roman" w:hAnsi="Tahoma" w:cs="Times New Roman"/>
            <w:b/>
            <w:sz w:val="20"/>
            <w:szCs w:val="20"/>
            <w:lang w:val="en-GB" w:eastAsia="en-GB"/>
          </w:rPr>
          <w:br w:type="page"/>
        </w:r>
      </w:del>
    </w:p>
    <w:p w14:paraId="0B71F7CB" w14:textId="6B12B74C" w:rsidR="00564CD5" w:rsidRPr="00564CD5" w:rsidDel="00EC2039" w:rsidRDefault="00564CD5" w:rsidP="00564CD5">
      <w:pPr>
        <w:rPr>
          <w:del w:id="614" w:author="Tebokgo Mabuto (ECP)" w:date="2026-09-09T11:12:00Z" w16du:dateUtc="2026-09-09T09:12:00Z"/>
          <w:rFonts w:ascii="Arial" w:hAnsi="Arial" w:cs="Arial"/>
          <w:color w:val="000000"/>
          <w:szCs w:val="20"/>
          <w:lang w:val="en-ZA"/>
        </w:rPr>
      </w:pPr>
      <w:del w:id="615" w:author="Tebokgo Mabuto (ECP)" w:date="2026-09-09T11:12:00Z" w16du:dateUtc="2026-09-09T09:12:00Z">
        <w:r w:rsidRPr="00564CD5" w:rsidDel="00EC2039">
          <w:rPr>
            <w:rFonts w:ascii="Arial" w:hAnsi="Arial" w:cs="Arial"/>
            <w:color w:val="000000"/>
            <w:szCs w:val="20"/>
            <w:lang w:val="en-ZA"/>
          </w:rPr>
          <w:delText>SOUTH AFRICAN NATIONAL ROADS AGENCY SOC LIMITED</w:delText>
        </w:r>
      </w:del>
    </w:p>
    <w:p w14:paraId="2E3BEBC2" w14:textId="722F64B5" w:rsidR="00564CD5" w:rsidRPr="00564CD5" w:rsidDel="00EC2039" w:rsidRDefault="00564CD5" w:rsidP="00564CD5">
      <w:pPr>
        <w:rPr>
          <w:del w:id="616" w:author="Tebokgo Mabuto (ECP)" w:date="2026-09-09T11:12:00Z" w16du:dateUtc="2026-09-09T09:12:00Z"/>
          <w:rFonts w:ascii="Arial" w:hAnsi="Arial" w:cs="Arial"/>
          <w:b/>
          <w:bCs/>
          <w:color w:val="000000"/>
          <w:szCs w:val="20"/>
          <w:lang w:val="en-ZA"/>
        </w:rPr>
      </w:pPr>
      <w:del w:id="617" w:author="Tebokgo Mabuto (ECP)" w:date="2026-09-09T11:12:00Z" w16du:dateUtc="2026-09-09T09:12:00Z">
        <w:r w:rsidRPr="00564CD5" w:rsidDel="00EC2039">
          <w:rPr>
            <w:rFonts w:ascii="Arial" w:hAnsi="Arial" w:cs="Arial"/>
            <w:b/>
            <w:bCs/>
            <w:color w:val="000000"/>
            <w:szCs w:val="20"/>
            <w:lang w:val="en-ZA"/>
          </w:rPr>
          <w:delText xml:space="preserve">NRA </w:delText>
        </w:r>
        <w:r w:rsidRPr="005723AF" w:rsidDel="00EC2039">
          <w:rPr>
            <w:rFonts w:ascii="Arial" w:hAnsi="Arial" w:cs="Arial"/>
            <w:b/>
            <w:bCs/>
            <w:color w:val="000000"/>
            <w:szCs w:val="20"/>
            <w:lang w:val="en-ZA"/>
            <w:rPrChange w:id="618" w:author="Avela Mnyaka (ECP)" w:date="2026-09-02T09:30:00Z" w16du:dateUtc="2026-09-02T07:30:00Z">
              <w:rPr>
                <w:rFonts w:ascii="Arial" w:hAnsi="Arial" w:cs="Arial"/>
                <w:b/>
                <w:bCs/>
                <w:color w:val="000000"/>
                <w:szCs w:val="20"/>
                <w:highlight w:val="yellow"/>
                <w:lang w:val="en-ZA"/>
              </w:rPr>
            </w:rPrChange>
          </w:rPr>
          <w:delText>20XX</w:delText>
        </w:r>
      </w:del>
      <w:ins w:id="619" w:author="Avela Mnyaka (ECP)" w:date="2026-09-02T09:30:00Z" w16du:dateUtc="2026-09-02T07:30:00Z">
        <w:del w:id="620" w:author="Tebokgo Mabuto (ECP)" w:date="2026-09-09T11:12:00Z" w16du:dateUtc="2026-09-09T09:12:00Z">
          <w:r w:rsidR="005723AF" w:rsidRPr="005723AF" w:rsidDel="00EC2039">
            <w:rPr>
              <w:rFonts w:ascii="Arial" w:hAnsi="Arial" w:cs="Arial"/>
              <w:b/>
              <w:bCs/>
              <w:color w:val="000000"/>
              <w:szCs w:val="20"/>
              <w:lang w:val="en-ZA"/>
              <w:rPrChange w:id="621" w:author="Avela Mnyaka (ECP)" w:date="2026-09-02T09:30:00Z" w16du:dateUtc="2026-09-02T07:30:00Z">
                <w:rPr>
                  <w:rFonts w:ascii="Arial" w:hAnsi="Arial" w:cs="Arial"/>
                  <w:b/>
                  <w:bCs/>
                  <w:color w:val="000000"/>
                  <w:szCs w:val="20"/>
                  <w:highlight w:val="yellow"/>
                  <w:lang w:val="en-ZA"/>
                </w:rPr>
              </w:rPrChange>
            </w:rPr>
            <w:delText>2025</w:delText>
          </w:r>
        </w:del>
      </w:ins>
      <w:del w:id="622" w:author="Tebokgo Mabuto (ECP)" w:date="2026-09-09T11:12:00Z" w16du:dateUtc="2026-09-09T09:12:00Z">
        <w:r w:rsidRPr="005723AF" w:rsidDel="00EC2039">
          <w:rPr>
            <w:rFonts w:ascii="Arial" w:hAnsi="Arial" w:cs="Arial"/>
            <w:b/>
            <w:bCs/>
            <w:color w:val="000000"/>
            <w:szCs w:val="20"/>
            <w:lang w:val="en-ZA"/>
            <w:rPrChange w:id="623" w:author="Avela Mnyaka (ECP)" w:date="2026-09-02T09:30:00Z" w16du:dateUtc="2026-09-02T07:30:00Z">
              <w:rPr>
                <w:rFonts w:ascii="Arial" w:hAnsi="Arial" w:cs="Arial"/>
                <w:b/>
                <w:bCs/>
                <w:color w:val="000000"/>
                <w:szCs w:val="20"/>
                <w:highlight w:val="yellow"/>
                <w:lang w:val="en-ZA"/>
              </w:rPr>
            </w:rPrChange>
          </w:rPr>
          <w:delText>/</w:delText>
        </w:r>
      </w:del>
      <w:ins w:id="624" w:author="Avela Mnyaka (ECP)" w:date="2026-09-02T09:30:00Z" w16du:dateUtc="2026-09-02T07:30:00Z">
        <w:del w:id="625" w:author="Tebokgo Mabuto (ECP)" w:date="2026-09-09T11:12:00Z" w16du:dateUtc="2026-09-09T09:12:00Z">
          <w:r w:rsidR="005723AF" w:rsidRPr="005723AF" w:rsidDel="00EC2039">
            <w:rPr>
              <w:rFonts w:ascii="Arial" w:hAnsi="Arial" w:cs="Arial"/>
              <w:b/>
              <w:bCs/>
              <w:color w:val="000000"/>
              <w:szCs w:val="20"/>
              <w:lang w:val="en-ZA"/>
              <w:rPrChange w:id="626" w:author="Avela Mnyaka (ECP)" w:date="2026-09-02T09:30:00Z" w16du:dateUtc="2026-09-02T07:30:00Z">
                <w:rPr>
                  <w:rFonts w:ascii="Arial" w:hAnsi="Arial" w:cs="Arial"/>
                  <w:b/>
                  <w:bCs/>
                  <w:color w:val="000000"/>
                  <w:szCs w:val="20"/>
                  <w:highlight w:val="yellow"/>
                  <w:lang w:val="en-ZA"/>
                </w:rPr>
              </w:rPrChange>
            </w:rPr>
            <w:delText>0425</w:delText>
          </w:r>
        </w:del>
      </w:ins>
      <w:del w:id="627" w:author="Tebokgo Mabuto (ECP)" w:date="2026-09-09T11:12:00Z" w16du:dateUtc="2026-09-09T09:12:00Z">
        <w:r w:rsidRPr="005723AF" w:rsidDel="00EC2039">
          <w:rPr>
            <w:rFonts w:ascii="Arial" w:hAnsi="Arial" w:cs="Arial"/>
            <w:b/>
            <w:bCs/>
            <w:color w:val="000000"/>
            <w:szCs w:val="20"/>
            <w:lang w:val="en-ZA"/>
            <w:rPrChange w:id="628" w:author="Avela Mnyaka (ECP)" w:date="2026-09-02T09:30:00Z" w16du:dateUtc="2026-09-02T07:30:00Z">
              <w:rPr>
                <w:rFonts w:ascii="Arial" w:hAnsi="Arial" w:cs="Arial"/>
                <w:b/>
                <w:bCs/>
                <w:color w:val="000000"/>
                <w:szCs w:val="20"/>
                <w:highlight w:val="yellow"/>
                <w:lang w:val="en-ZA"/>
              </w:rPr>
            </w:rPrChange>
          </w:rPr>
          <w:delText>YYYY</w:delText>
        </w:r>
        <w:r w:rsidRPr="00564CD5" w:rsidDel="00EC2039">
          <w:rPr>
            <w:rFonts w:ascii="Arial" w:hAnsi="Arial" w:cs="Arial"/>
            <w:b/>
            <w:bCs/>
            <w:color w:val="000000"/>
            <w:szCs w:val="20"/>
            <w:lang w:val="en-ZA"/>
          </w:rPr>
          <w:delText xml:space="preserve"> </w:delText>
        </w:r>
        <w:r w:rsidRPr="00564CD5" w:rsidDel="00EC2039">
          <w:rPr>
            <w:rFonts w:ascii="Arial" w:hAnsi="Arial" w:cs="Arial"/>
            <w:b/>
            <w:bCs/>
            <w:color w:val="000000"/>
            <w:szCs w:val="20"/>
            <w:highlight w:val="yellow"/>
            <w:lang w:val="en-ZA"/>
          </w:rPr>
          <w:delText>(Insert SCM Reference number)</w:delText>
        </w:r>
      </w:del>
    </w:p>
    <w:p w14:paraId="4BD0301E" w14:textId="5CFFAF41" w:rsidR="00564CD5" w:rsidRPr="00564CD5" w:rsidDel="00EC2039" w:rsidRDefault="00564CD5" w:rsidP="00564CD5">
      <w:pPr>
        <w:rPr>
          <w:del w:id="629" w:author="Tebokgo Mabuto (ECP)" w:date="2026-09-09T11:12:00Z" w16du:dateUtc="2026-09-09T09:12:00Z"/>
          <w:rFonts w:ascii="Arial" w:hAnsi="Arial" w:cs="Arial"/>
          <w:i/>
          <w:iCs/>
          <w:color w:val="000000"/>
          <w:szCs w:val="20"/>
          <w:lang w:val="en-ZA"/>
        </w:rPr>
      </w:pPr>
      <w:del w:id="630" w:author="Tebokgo Mabuto (ECP)" w:date="2026-09-09T11:12:00Z" w16du:dateUtc="2026-09-09T09:12:00Z">
        <w:r w:rsidRPr="00564CD5" w:rsidDel="00EC2039">
          <w:rPr>
            <w:rFonts w:ascii="Arial" w:hAnsi="Arial" w:cs="Arial"/>
            <w:b/>
            <w:bCs/>
            <w:color w:val="000000"/>
            <w:szCs w:val="20"/>
            <w:lang w:val="en-ZA"/>
          </w:rPr>
          <w:delText xml:space="preserve">CONTRACT SANRAL </w:delText>
        </w:r>
      </w:del>
      <w:del w:id="631" w:author="Tebokgo Mabuto (ECP)" w:date="2026-07-15T11:06:00Z" w16du:dateUtc="2026-07-15T09:06:00Z">
        <w:r w:rsidRPr="00564CD5" w:rsidDel="00FE0ED0">
          <w:rPr>
            <w:rFonts w:ascii="Arial" w:hAnsi="Arial" w:cs="Arial"/>
            <w:b/>
            <w:bCs/>
            <w:color w:val="000000"/>
            <w:szCs w:val="20"/>
            <w:lang w:val="en-ZA"/>
          </w:rPr>
          <w:delText>N.</w:delText>
        </w:r>
        <w:r w:rsidRPr="00564CD5" w:rsidDel="00FE0ED0">
          <w:rPr>
            <w:rFonts w:ascii="Arial" w:hAnsi="Arial" w:cs="Arial"/>
            <w:b/>
            <w:bCs/>
            <w:color w:val="000000"/>
            <w:szCs w:val="20"/>
            <w:highlight w:val="yellow"/>
            <w:lang w:val="en-ZA"/>
          </w:rPr>
          <w:delText>xxx-xxx-xxxx/1F</w:delText>
        </w:r>
        <w:r w:rsidRPr="00564CD5" w:rsidDel="00FE0ED0">
          <w:rPr>
            <w:rFonts w:ascii="Arial" w:hAnsi="Arial" w:cs="Arial"/>
            <w:b/>
            <w:bCs/>
            <w:color w:val="000000"/>
            <w:szCs w:val="20"/>
            <w:lang w:val="en-ZA"/>
          </w:rPr>
          <w:delText xml:space="preserve">  </w:delText>
        </w:r>
        <w:r w:rsidRPr="00564CD5" w:rsidDel="00FE0ED0">
          <w:rPr>
            <w:rFonts w:ascii="Arial" w:hAnsi="Arial" w:cs="Arial"/>
            <w:b/>
            <w:bCs/>
            <w:color w:val="000000"/>
            <w:szCs w:val="20"/>
            <w:highlight w:val="yellow"/>
            <w:lang w:val="en-ZA"/>
          </w:rPr>
          <w:delText>(Insert Contract number)</w:delText>
        </w:r>
      </w:del>
    </w:p>
    <w:p w14:paraId="713B4FD1" w14:textId="57F32F9F" w:rsidR="00564CD5" w:rsidDel="00EC2039" w:rsidRDefault="00564CD5" w:rsidP="00CC0A9A">
      <w:pPr>
        <w:jc w:val="both"/>
        <w:rPr>
          <w:del w:id="632" w:author="Tebokgo Mabuto (ECP)" w:date="2026-09-09T11:12:00Z" w16du:dateUtc="2026-09-09T09:12:00Z"/>
          <w:rStyle w:val="normaltextrun"/>
          <w:rFonts w:ascii="Arial" w:hAnsi="Arial" w:cs="Arial"/>
          <w:b/>
          <w:bCs/>
          <w:color w:val="000000"/>
          <w:sz w:val="20"/>
          <w:szCs w:val="20"/>
          <w:shd w:val="clear" w:color="auto" w:fill="FFFFFF"/>
        </w:rPr>
      </w:pPr>
    </w:p>
    <w:p w14:paraId="5FC9C9EB" w14:textId="75C8AFDC" w:rsidR="00983C75" w:rsidRPr="004E65F1" w:rsidDel="00EC2039" w:rsidRDefault="00983C75" w:rsidP="00CC0A9A">
      <w:pPr>
        <w:jc w:val="both"/>
        <w:rPr>
          <w:del w:id="633" w:author="Tebokgo Mabuto (ECP)" w:date="2026-09-09T11:12:00Z" w16du:dateUtc="2026-09-09T09:12:00Z"/>
          <w:rStyle w:val="normaltextrun"/>
          <w:rFonts w:ascii="Arial" w:hAnsi="Arial" w:cs="Arial"/>
          <w:b/>
          <w:bCs/>
          <w:color w:val="000000"/>
          <w:sz w:val="20"/>
          <w:szCs w:val="20"/>
          <w:shd w:val="clear" w:color="auto" w:fill="FFFFFF"/>
        </w:rPr>
      </w:pPr>
      <w:del w:id="634" w:author="Tebokgo Mabuto (ECP)" w:date="2026-09-09T11:12:00Z" w16du:dateUtc="2026-09-09T09:12:00Z">
        <w:r w:rsidRPr="004E65F1" w:rsidDel="00EC2039">
          <w:rPr>
            <w:rStyle w:val="normaltextrun"/>
            <w:rFonts w:ascii="Arial" w:hAnsi="Arial" w:cs="Arial"/>
            <w:b/>
            <w:bCs/>
            <w:color w:val="000000"/>
            <w:sz w:val="20"/>
            <w:szCs w:val="20"/>
            <w:shd w:val="clear" w:color="auto" w:fill="FFFFFF"/>
          </w:rPr>
          <w:delText>T1.1</w:delText>
        </w:r>
        <w:r w:rsidRPr="004E65F1" w:rsidDel="00EC2039">
          <w:rPr>
            <w:rStyle w:val="tabchar"/>
            <w:rFonts w:ascii="Arial" w:hAnsi="Arial" w:cs="Arial"/>
            <w:b/>
            <w:bCs/>
            <w:color w:val="000000"/>
            <w:sz w:val="20"/>
            <w:szCs w:val="20"/>
            <w:shd w:val="clear" w:color="auto" w:fill="FFFFFF"/>
          </w:rPr>
          <w:tab/>
        </w:r>
        <w:r w:rsidRPr="004E65F1" w:rsidDel="00EC2039">
          <w:rPr>
            <w:rStyle w:val="normaltextrun"/>
            <w:rFonts w:ascii="Arial" w:hAnsi="Arial" w:cs="Arial"/>
            <w:b/>
            <w:bCs/>
            <w:color w:val="000000"/>
            <w:sz w:val="20"/>
            <w:szCs w:val="20"/>
            <w:shd w:val="clear" w:color="auto" w:fill="FFFFFF"/>
          </w:rPr>
          <w:delText>TENDER NOTICE AND INVITATION TO TENDER</w:delText>
        </w:r>
      </w:del>
    </w:p>
    <w:p w14:paraId="5B51032F" w14:textId="2F0F7AF1" w:rsidR="00712BFF" w:rsidRPr="00FC173F" w:rsidDel="00EC2039" w:rsidRDefault="00712BFF" w:rsidP="00CC0A9A">
      <w:pPr>
        <w:jc w:val="both"/>
        <w:rPr>
          <w:del w:id="635" w:author="Tebokgo Mabuto (ECP)" w:date="2026-09-09T11:12:00Z" w16du:dateUtc="2026-09-09T09:12:00Z"/>
          <w:rStyle w:val="normaltextrun"/>
          <w:rFonts w:ascii="Arial" w:hAnsi="Arial" w:cs="Arial"/>
          <w:b/>
          <w:bCs/>
          <w:color w:val="000000"/>
          <w:sz w:val="20"/>
          <w:szCs w:val="20"/>
          <w:shd w:val="clear" w:color="auto" w:fill="FFFFFF"/>
        </w:rPr>
      </w:pPr>
    </w:p>
    <w:p w14:paraId="5E3624DA" w14:textId="7C2588C8" w:rsidR="00FC173F" w:rsidRPr="00E236DF" w:rsidDel="00EC2039" w:rsidRDefault="00FC173F" w:rsidP="00E236DF">
      <w:pPr>
        <w:jc w:val="both"/>
        <w:rPr>
          <w:del w:id="636" w:author="Tebokgo Mabuto (ECP)" w:date="2026-09-09T11:12:00Z" w16du:dateUtc="2026-09-09T09:12:00Z"/>
          <w:rFonts w:ascii="Arial" w:hAnsi="Arial" w:cs="Arial"/>
          <w:b/>
          <w:bCs/>
          <w:sz w:val="20"/>
          <w:szCs w:val="20"/>
          <w:lang w:val="en-ZA"/>
          <w:rPrChange w:id="637" w:author="Tebokgo Mabuto (ECP)" w:date="2026-07-17T08:35:00Z" w16du:dateUtc="2026-07-17T06:35:00Z">
            <w:rPr>
              <w:del w:id="638" w:author="Tebokgo Mabuto (ECP)" w:date="2026-09-09T11:12:00Z" w16du:dateUtc="2026-09-09T09:12:00Z"/>
              <w:rFonts w:ascii="Arial" w:hAnsi="Arial" w:cs="Arial"/>
              <w:sz w:val="20"/>
              <w:szCs w:val="20"/>
            </w:rPr>
          </w:rPrChange>
        </w:rPr>
      </w:pPr>
      <w:del w:id="639" w:author="Tebokgo Mabuto (ECP)" w:date="2026-09-09T11:12:00Z" w16du:dateUtc="2026-09-09T09:12:00Z">
        <w:r w:rsidRPr="00FC173F" w:rsidDel="00EC2039">
          <w:rPr>
            <w:rFonts w:ascii="Arial" w:hAnsi="Arial" w:cs="Arial"/>
            <w:sz w:val="20"/>
            <w:szCs w:val="20"/>
          </w:rPr>
          <w:delText xml:space="preserve">The South African National Roads Agency SOC Limited (SANRAL) invites tenders for the provision of </w:delText>
        </w:r>
      </w:del>
      <w:del w:id="640" w:author="Tebokgo Mabuto (ECP)" w:date="2026-07-15T11:07:00Z" w16du:dateUtc="2026-07-15T09:07:00Z">
        <w:r w:rsidRPr="00E236DF" w:rsidDel="00FE0ED0">
          <w:rPr>
            <w:rFonts w:ascii="Arial" w:hAnsi="Arial" w:cs="Arial"/>
            <w:i/>
            <w:color w:val="000000"/>
            <w:sz w:val="20"/>
            <w:szCs w:val="20"/>
            <w:highlight w:val="yellow"/>
          </w:rPr>
          <w:delText>(state project description)</w:delText>
        </w:r>
      </w:del>
      <w:del w:id="641" w:author="Tebokgo Mabuto (ECP)" w:date="2026-09-09T11:12:00Z" w16du:dateUtc="2026-09-09T09:12:00Z">
        <w:r w:rsidRPr="00E236DF" w:rsidDel="00EC2039">
          <w:rPr>
            <w:rFonts w:ascii="Arial" w:hAnsi="Arial" w:cs="Arial"/>
            <w:sz w:val="20"/>
            <w:szCs w:val="20"/>
          </w:rPr>
          <w:delText>.</w:delText>
        </w:r>
        <w:r w:rsidRPr="00FC173F" w:rsidDel="00EC2039">
          <w:rPr>
            <w:rFonts w:ascii="Arial" w:hAnsi="Arial" w:cs="Arial"/>
            <w:sz w:val="20"/>
            <w:szCs w:val="20"/>
          </w:rPr>
          <w:delText xml:space="preserve"> This project is in the province of </w:delText>
        </w:r>
      </w:del>
      <w:del w:id="642" w:author="Tebokgo Mabuto (ECP)" w:date="2026-06-30T10:20:00Z" w16du:dateUtc="2026-06-30T08:20:00Z">
        <w:r w:rsidRPr="000C1D28" w:rsidDel="00334DF0">
          <w:rPr>
            <w:rFonts w:ascii="Arial" w:hAnsi="Arial" w:cs="Arial"/>
            <w:iCs/>
            <w:color w:val="000000"/>
            <w:sz w:val="20"/>
            <w:szCs w:val="20"/>
            <w:highlight w:val="yellow"/>
            <w:rPrChange w:id="643" w:author="Tebokgo Mabuto (ECP)" w:date="2026-06-30T10:20:00Z" w16du:dateUtc="2026-06-30T08:20:00Z">
              <w:rPr>
                <w:rFonts w:ascii="Arial" w:hAnsi="Arial" w:cs="Arial"/>
                <w:i/>
                <w:color w:val="000000"/>
                <w:sz w:val="20"/>
                <w:szCs w:val="20"/>
                <w:highlight w:val="yellow"/>
              </w:rPr>
            </w:rPrChange>
          </w:rPr>
          <w:delText>(state province)</w:delText>
        </w:r>
      </w:del>
      <w:del w:id="644" w:author="Tebokgo Mabuto (ECP)" w:date="2026-09-09T11:12:00Z" w16du:dateUtc="2026-09-09T09:12:00Z">
        <w:r w:rsidRPr="00FC173F" w:rsidDel="00EC2039">
          <w:rPr>
            <w:rFonts w:ascii="Arial" w:hAnsi="Arial" w:cs="Arial"/>
            <w:color w:val="000000"/>
            <w:sz w:val="20"/>
            <w:szCs w:val="20"/>
          </w:rPr>
          <w:delText xml:space="preserve"> </w:delText>
        </w:r>
        <w:r w:rsidRPr="00FC173F" w:rsidDel="00EC2039">
          <w:rPr>
            <w:rFonts w:ascii="Arial" w:hAnsi="Arial" w:cs="Arial"/>
            <w:sz w:val="20"/>
            <w:szCs w:val="20"/>
          </w:rPr>
          <w:delText>and in the district municipalit</w:delText>
        </w:r>
      </w:del>
      <w:del w:id="645" w:author="Tebokgo Mabuto (ECP)" w:date="2026-07-17T08:36:00Z" w16du:dateUtc="2026-07-17T06:36:00Z">
        <w:r w:rsidRPr="00FC173F" w:rsidDel="00E236DF">
          <w:rPr>
            <w:rFonts w:ascii="Arial" w:hAnsi="Arial" w:cs="Arial"/>
            <w:sz w:val="20"/>
            <w:szCs w:val="20"/>
          </w:rPr>
          <w:delText>y</w:delText>
        </w:r>
      </w:del>
      <w:del w:id="646" w:author="Tebokgo Mabuto (ECP)" w:date="2026-07-15T11:09:00Z" w16du:dateUtc="2026-07-15T09:09:00Z">
        <w:r w:rsidRPr="00FC173F" w:rsidDel="00FE0ED0">
          <w:rPr>
            <w:rFonts w:ascii="Arial" w:hAnsi="Arial" w:cs="Arial"/>
            <w:sz w:val="20"/>
            <w:szCs w:val="20"/>
          </w:rPr>
          <w:delText>/local municipality</w:delText>
        </w:r>
      </w:del>
      <w:del w:id="647" w:author="Tebokgo Mabuto (ECP)" w:date="2026-09-09T11:12:00Z" w16du:dateUtc="2026-09-09T09:12:00Z">
        <w:r w:rsidRPr="00FC173F" w:rsidDel="00EC2039">
          <w:rPr>
            <w:rFonts w:ascii="Arial" w:hAnsi="Arial" w:cs="Arial"/>
            <w:sz w:val="20"/>
            <w:szCs w:val="20"/>
          </w:rPr>
          <w:delText xml:space="preserve"> </w:delText>
        </w:r>
      </w:del>
      <w:del w:id="648" w:author="Tebokgo Mabuto (ECP)" w:date="2026-07-17T11:05:00Z" w16du:dateUtc="2026-07-17T09:05:00Z">
        <w:r w:rsidRPr="00FC173F" w:rsidDel="004A19E8">
          <w:rPr>
            <w:rFonts w:ascii="Arial" w:hAnsi="Arial" w:cs="Arial"/>
            <w:sz w:val="20"/>
            <w:szCs w:val="20"/>
          </w:rPr>
          <w:delText xml:space="preserve">of </w:delText>
        </w:r>
      </w:del>
      <w:del w:id="649" w:author="Tebokgo Mabuto (ECP)" w:date="2026-07-15T11:09:00Z" w16du:dateUtc="2026-07-15T09:09:00Z">
        <w:r w:rsidRPr="00FC173F" w:rsidDel="00FE0ED0">
          <w:rPr>
            <w:rFonts w:ascii="Arial" w:hAnsi="Arial" w:cs="Arial"/>
            <w:i/>
            <w:color w:val="000000"/>
            <w:sz w:val="20"/>
            <w:szCs w:val="20"/>
            <w:highlight w:val="yellow"/>
          </w:rPr>
          <w:delText>(state municipality)</w:delText>
        </w:r>
        <w:r w:rsidRPr="00FC173F" w:rsidDel="00FE0ED0">
          <w:rPr>
            <w:rFonts w:ascii="Arial" w:hAnsi="Arial" w:cs="Arial"/>
            <w:i/>
            <w:color w:val="000000"/>
            <w:sz w:val="20"/>
            <w:szCs w:val="20"/>
          </w:rPr>
          <w:delText xml:space="preserve"> </w:delText>
        </w:r>
      </w:del>
      <w:del w:id="650" w:author="Tebokgo Mabuto (ECP)" w:date="2026-09-09T11:12:00Z" w16du:dateUtc="2026-09-09T09:12:00Z">
        <w:r w:rsidRPr="00FC173F" w:rsidDel="00EC2039">
          <w:rPr>
            <w:rFonts w:ascii="Arial" w:hAnsi="Arial" w:cs="Arial"/>
            <w:sz w:val="20"/>
            <w:szCs w:val="20"/>
          </w:rPr>
          <w:delText>and the approximate programme is for design and construction documentation to be completed by</w:delText>
        </w:r>
      </w:del>
      <w:del w:id="651" w:author="Tebokgo Mabuto (ECP)" w:date="2026-07-15T11:10:00Z" w16du:dateUtc="2026-07-15T09:10:00Z">
        <w:r w:rsidRPr="00FC173F" w:rsidDel="00FE0ED0">
          <w:rPr>
            <w:rFonts w:ascii="Arial" w:hAnsi="Arial" w:cs="Arial"/>
            <w:sz w:val="20"/>
            <w:szCs w:val="20"/>
          </w:rPr>
          <w:delText xml:space="preserve"> </w:delText>
        </w:r>
        <w:r w:rsidRPr="00FC173F" w:rsidDel="00FE0ED0">
          <w:rPr>
            <w:rFonts w:ascii="Arial" w:hAnsi="Arial" w:cs="Arial"/>
            <w:i/>
            <w:sz w:val="20"/>
            <w:szCs w:val="20"/>
            <w:highlight w:val="yellow"/>
          </w:rPr>
          <w:delText>(enter month and year)</w:delText>
        </w:r>
      </w:del>
      <w:del w:id="652" w:author="Tebokgo Mabuto (ECP)" w:date="2026-09-09T11:12:00Z" w16du:dateUtc="2026-09-09T09:12:00Z">
        <w:r w:rsidRPr="00FC173F" w:rsidDel="00EC2039">
          <w:rPr>
            <w:rFonts w:ascii="Arial" w:hAnsi="Arial" w:cs="Arial"/>
            <w:i/>
            <w:sz w:val="20"/>
            <w:szCs w:val="20"/>
          </w:rPr>
          <w:delText xml:space="preserve">, </w:delText>
        </w:r>
        <w:r w:rsidRPr="00FC173F" w:rsidDel="00EC2039">
          <w:rPr>
            <w:rFonts w:ascii="Arial" w:hAnsi="Arial" w:cs="Arial"/>
            <w:sz w:val="20"/>
            <w:szCs w:val="20"/>
          </w:rPr>
          <w:delText>followed by supervision of</w:delText>
        </w:r>
        <w:r w:rsidRPr="00FE0ED0" w:rsidDel="00EC2039">
          <w:rPr>
            <w:rFonts w:ascii="Arial" w:hAnsi="Arial" w:cs="Arial"/>
            <w:sz w:val="20"/>
            <w:szCs w:val="20"/>
          </w:rPr>
          <w:delText xml:space="preserve"> </w:delText>
        </w:r>
      </w:del>
      <w:del w:id="653" w:author="Tebokgo Mabuto (ECP)" w:date="2026-07-15T11:10:00Z" w16du:dateUtc="2026-07-15T09:10:00Z">
        <w:r w:rsidRPr="00FE0ED0" w:rsidDel="00FE0ED0">
          <w:rPr>
            <w:rFonts w:ascii="Arial" w:hAnsi="Arial" w:cs="Arial"/>
            <w:color w:val="000000"/>
            <w:sz w:val="20"/>
            <w:szCs w:val="20"/>
            <w:highlight w:val="yellow"/>
            <w:rPrChange w:id="654" w:author="Tebokgo Mabuto (ECP)" w:date="2026-07-15T11:11:00Z" w16du:dateUtc="2026-07-15T09:11:00Z">
              <w:rPr>
                <w:rFonts w:ascii="Arial" w:hAnsi="Arial" w:cs="Arial"/>
                <w:i/>
                <w:iCs/>
                <w:color w:val="000000"/>
                <w:sz w:val="20"/>
                <w:szCs w:val="20"/>
                <w:highlight w:val="yellow"/>
              </w:rPr>
            </w:rPrChange>
          </w:rPr>
          <w:delText>(enter anticipated duration of construction)</w:delText>
        </w:r>
        <w:r w:rsidRPr="00FE0ED0" w:rsidDel="00FE0ED0">
          <w:rPr>
            <w:rFonts w:ascii="Arial" w:hAnsi="Arial" w:cs="Arial"/>
            <w:color w:val="000000"/>
            <w:sz w:val="20"/>
            <w:szCs w:val="20"/>
            <w:highlight w:val="yellow"/>
          </w:rPr>
          <w:delText>…</w:delText>
        </w:r>
      </w:del>
      <w:del w:id="655" w:author="Tebokgo Mabuto (ECP)" w:date="2026-09-09T11:12:00Z" w16du:dateUtc="2026-09-09T09:12:00Z">
        <w:r w:rsidRPr="00FC173F" w:rsidDel="00EC2039">
          <w:rPr>
            <w:rFonts w:ascii="Arial" w:hAnsi="Arial" w:cs="Arial"/>
            <w:sz w:val="20"/>
            <w:szCs w:val="20"/>
          </w:rPr>
          <w:delText xml:space="preserve"> months, commencing</w:delText>
        </w:r>
      </w:del>
      <w:del w:id="656" w:author="Tebokgo Mabuto (ECP)" w:date="2026-07-15T11:10:00Z" w16du:dateUtc="2026-07-15T09:10:00Z">
        <w:r w:rsidRPr="00FC173F" w:rsidDel="00FE0ED0">
          <w:rPr>
            <w:rFonts w:ascii="Arial" w:hAnsi="Arial" w:cs="Arial"/>
            <w:sz w:val="20"/>
            <w:szCs w:val="20"/>
          </w:rPr>
          <w:delText xml:space="preserve"> </w:delText>
        </w:r>
        <w:r w:rsidRPr="00FC173F" w:rsidDel="00FE0ED0">
          <w:rPr>
            <w:rFonts w:ascii="Arial" w:hAnsi="Arial" w:cs="Arial"/>
            <w:i/>
            <w:sz w:val="20"/>
            <w:szCs w:val="20"/>
            <w:highlight w:val="yellow"/>
          </w:rPr>
          <w:delText>(state date)</w:delText>
        </w:r>
      </w:del>
      <w:del w:id="657" w:author="Tebokgo Mabuto (ECP)" w:date="2026-09-09T11:12:00Z" w16du:dateUtc="2026-09-09T09:12:00Z">
        <w:r w:rsidRPr="00FE0ED0" w:rsidDel="00EC2039">
          <w:rPr>
            <w:rFonts w:ascii="Arial" w:hAnsi="Arial" w:cs="Arial"/>
            <w:iCs/>
            <w:sz w:val="20"/>
            <w:szCs w:val="20"/>
          </w:rPr>
          <w:delText>.</w:delText>
        </w:r>
      </w:del>
    </w:p>
    <w:p w14:paraId="5E309FED" w14:textId="46FD62BB" w:rsidR="00FC173F" w:rsidRPr="00FC173F" w:rsidDel="00EC2039" w:rsidRDefault="00FC173F" w:rsidP="00FC173F">
      <w:pPr>
        <w:jc w:val="both"/>
        <w:rPr>
          <w:del w:id="658" w:author="Tebokgo Mabuto (ECP)" w:date="2026-09-09T11:12:00Z" w16du:dateUtc="2026-09-09T09:12:00Z"/>
          <w:rFonts w:ascii="Arial" w:hAnsi="Arial" w:cs="Arial"/>
          <w:sz w:val="20"/>
          <w:szCs w:val="20"/>
        </w:rPr>
      </w:pPr>
    </w:p>
    <w:p w14:paraId="0A74340C" w14:textId="565E0589" w:rsidR="00FC173F" w:rsidRPr="00FC173F" w:rsidDel="00EC2039" w:rsidRDefault="00FC173F" w:rsidP="00FC173F">
      <w:pPr>
        <w:jc w:val="both"/>
        <w:rPr>
          <w:del w:id="659" w:author="Tebokgo Mabuto (ECP)" w:date="2026-09-09T11:12:00Z" w16du:dateUtc="2026-09-09T09:12:00Z"/>
          <w:rFonts w:ascii="Arial" w:hAnsi="Arial" w:cs="Arial"/>
          <w:color w:val="000000"/>
          <w:sz w:val="20"/>
          <w:szCs w:val="20"/>
        </w:rPr>
      </w:pPr>
      <w:del w:id="660" w:author="Tebokgo Mabuto (ECP)" w:date="2026-09-09T11:12:00Z" w16du:dateUtc="2026-09-09T09:12:00Z">
        <w:r w:rsidRPr="00FC173F" w:rsidDel="00EC2039">
          <w:rPr>
            <w:rFonts w:ascii="Arial" w:hAnsi="Arial" w:cs="Arial"/>
            <w:color w:val="000000"/>
            <w:sz w:val="20"/>
            <w:szCs w:val="20"/>
          </w:rPr>
          <w:delText>Only tenderers who</w:delText>
        </w:r>
        <w:r w:rsidRPr="00FC173F" w:rsidDel="00EC2039">
          <w:rPr>
            <w:rFonts w:ascii="Arial" w:hAnsi="Arial" w:cs="Arial"/>
            <w:bCs/>
            <w:iCs/>
            <w:color w:val="000000" w:themeColor="text1"/>
            <w:sz w:val="20"/>
            <w:szCs w:val="20"/>
          </w:rPr>
          <w:delText xml:space="preserve"> are registered on the National Treasury Central Supplier Database at the tender closing date, </w:delText>
        </w:r>
        <w:r w:rsidRPr="00FC173F" w:rsidDel="00EC2039">
          <w:rPr>
            <w:rFonts w:ascii="Arial" w:hAnsi="Arial" w:cs="Arial"/>
            <w:color w:val="000000"/>
            <w:sz w:val="20"/>
            <w:szCs w:val="20"/>
          </w:rPr>
          <w:delText>are eligible to tender.</w:delText>
        </w:r>
      </w:del>
    </w:p>
    <w:p w14:paraId="26FD67E2" w14:textId="700731A2" w:rsidR="00FC173F" w:rsidRPr="00FC173F" w:rsidDel="00EC2039" w:rsidRDefault="00FC173F" w:rsidP="00FC173F">
      <w:pPr>
        <w:jc w:val="both"/>
        <w:rPr>
          <w:del w:id="661" w:author="Tebokgo Mabuto (ECP)" w:date="2026-09-09T11:12:00Z" w16du:dateUtc="2026-09-09T09:12:00Z"/>
          <w:rFonts w:ascii="Arial" w:hAnsi="Arial" w:cs="Arial"/>
          <w:color w:val="000000"/>
          <w:sz w:val="20"/>
          <w:szCs w:val="20"/>
        </w:rPr>
      </w:pPr>
    </w:p>
    <w:p w14:paraId="6287136E" w14:textId="50A914DB" w:rsidR="00FC173F" w:rsidRPr="00FC173F" w:rsidDel="00EC2039" w:rsidRDefault="00FC173F" w:rsidP="00FC173F">
      <w:pPr>
        <w:jc w:val="both"/>
        <w:rPr>
          <w:del w:id="662" w:author="Tebokgo Mabuto (ECP)" w:date="2026-09-09T11:12:00Z" w16du:dateUtc="2026-09-09T09:12:00Z"/>
          <w:rFonts w:ascii="Arial" w:hAnsi="Arial" w:cs="Arial"/>
          <w:color w:val="000000"/>
          <w:sz w:val="20"/>
          <w:szCs w:val="20"/>
        </w:rPr>
      </w:pPr>
      <w:del w:id="663" w:author="Tebokgo Mabuto (ECP)" w:date="2026-09-09T11:12:00Z" w16du:dateUtc="2026-09-09T09:12:00Z">
        <w:r w:rsidRPr="00FC173F" w:rsidDel="00EC2039">
          <w:rPr>
            <w:rFonts w:ascii="Arial" w:hAnsi="Arial" w:cs="Arial"/>
            <w:color w:val="000000"/>
            <w:sz w:val="20"/>
            <w:szCs w:val="20"/>
          </w:rPr>
          <w:delText>Joint Ventures (JV) will be allowed on condition that one JV partner is a Targeted Enterprise. The JV partner will, however, not contribute to sub-contract target for Targeted Enterprises.</w:delText>
        </w:r>
      </w:del>
    </w:p>
    <w:p w14:paraId="730143FE" w14:textId="0191E5E3" w:rsidR="00FC173F" w:rsidRPr="00FC173F" w:rsidDel="00EC2039" w:rsidRDefault="00FC173F" w:rsidP="00FC173F">
      <w:pPr>
        <w:jc w:val="both"/>
        <w:rPr>
          <w:del w:id="664" w:author="Tebokgo Mabuto (ECP)" w:date="2026-09-09T11:12:00Z" w16du:dateUtc="2026-09-09T09:12:00Z"/>
          <w:rFonts w:ascii="Arial" w:hAnsi="Arial" w:cs="Arial"/>
          <w:i/>
          <w:color w:val="000000"/>
          <w:sz w:val="20"/>
          <w:szCs w:val="20"/>
        </w:rPr>
      </w:pPr>
    </w:p>
    <w:p w14:paraId="129A49BB" w14:textId="355349D9" w:rsidR="00FC173F" w:rsidRPr="00FC173F" w:rsidDel="00EC2039" w:rsidRDefault="00FC173F" w:rsidP="00FC173F">
      <w:pPr>
        <w:jc w:val="both"/>
        <w:rPr>
          <w:del w:id="665" w:author="Tebokgo Mabuto (ECP)" w:date="2026-09-09T11:12:00Z" w16du:dateUtc="2026-09-09T09:12:00Z"/>
          <w:rFonts w:ascii="Arial" w:hAnsi="Arial" w:cs="Arial"/>
          <w:b/>
          <w:sz w:val="20"/>
          <w:szCs w:val="20"/>
        </w:rPr>
      </w:pPr>
      <w:del w:id="666" w:author="Tebokgo Mabuto (ECP)" w:date="2026-09-09T11:12:00Z" w16du:dateUtc="2026-09-09T09:12:00Z">
        <w:r w:rsidRPr="00FC173F" w:rsidDel="00EC2039">
          <w:rPr>
            <w:rFonts w:ascii="Arial" w:hAnsi="Arial" w:cs="Arial"/>
            <w:b/>
            <w:sz w:val="20"/>
            <w:szCs w:val="20"/>
          </w:rPr>
          <w:delText>TENDER DOCUMENTS</w:delText>
        </w:r>
      </w:del>
    </w:p>
    <w:p w14:paraId="440B587C" w14:textId="5744DA4E" w:rsidR="00FC173F" w:rsidRPr="00FC173F" w:rsidDel="00EC2039" w:rsidRDefault="00FC173F" w:rsidP="00FC173F">
      <w:pPr>
        <w:jc w:val="both"/>
        <w:rPr>
          <w:del w:id="667" w:author="Tebokgo Mabuto (ECP)" w:date="2026-09-09T11:12:00Z" w16du:dateUtc="2026-09-09T09:12:00Z"/>
          <w:rFonts w:ascii="Arial" w:hAnsi="Arial" w:cs="Arial"/>
          <w:sz w:val="20"/>
          <w:szCs w:val="20"/>
        </w:rPr>
      </w:pPr>
    </w:p>
    <w:p w14:paraId="4B6F8237" w14:textId="5EAC4ADC" w:rsidR="00FC173F" w:rsidRPr="00FC173F" w:rsidDel="00EC2039" w:rsidRDefault="00FC173F" w:rsidP="001A5605">
      <w:pPr>
        <w:jc w:val="both"/>
        <w:rPr>
          <w:del w:id="668" w:author="Tebokgo Mabuto (ECP)" w:date="2026-09-09T11:12:00Z" w16du:dateUtc="2026-09-09T09:12:00Z"/>
          <w:rFonts w:ascii="Arial" w:hAnsi="Arial" w:cs="Arial"/>
          <w:sz w:val="20"/>
          <w:szCs w:val="20"/>
        </w:rPr>
      </w:pPr>
      <w:del w:id="669" w:author="Tebokgo Mabuto (ECP)" w:date="2026-09-09T11:12:00Z" w16du:dateUtc="2026-09-09T09:12:00Z">
        <w:r w:rsidRPr="00FC173F" w:rsidDel="00EC2039">
          <w:rPr>
            <w:rFonts w:ascii="Arial" w:hAnsi="Arial" w:cs="Arial"/>
            <w:sz w:val="20"/>
            <w:szCs w:val="20"/>
          </w:rPr>
          <w:delText xml:space="preserve">Tender documents are available from </w:delText>
        </w:r>
      </w:del>
      <w:del w:id="670" w:author="Tebokgo Mabuto (ECP)" w:date="2026-07-15T11:13:00Z" w16du:dateUtc="2026-07-15T09:13:00Z">
        <w:r w:rsidRPr="001A6156" w:rsidDel="001A6156">
          <w:rPr>
            <w:rFonts w:ascii="Arial" w:hAnsi="Arial" w:cs="Arial"/>
            <w:sz w:val="20"/>
            <w:szCs w:val="20"/>
          </w:rPr>
          <w:delText>(</w:delText>
        </w:r>
        <w:r w:rsidRPr="001A6156" w:rsidDel="001A6156">
          <w:rPr>
            <w:rFonts w:ascii="Arial" w:hAnsi="Arial" w:cs="Arial"/>
            <w:sz w:val="20"/>
            <w:szCs w:val="20"/>
            <w:highlight w:val="yellow"/>
            <w:rPrChange w:id="671" w:author="Tebokgo Mabuto (ECP)" w:date="2026-07-15T11:13:00Z" w16du:dateUtc="2026-07-15T09:13:00Z">
              <w:rPr>
                <w:rFonts w:ascii="Arial" w:hAnsi="Arial" w:cs="Arial"/>
                <w:i/>
                <w:iCs/>
                <w:sz w:val="20"/>
                <w:szCs w:val="20"/>
                <w:highlight w:val="yellow"/>
              </w:rPr>
            </w:rPrChange>
          </w:rPr>
          <w:delText>Note to compiler: Insert date of advertisement)</w:delText>
        </w:r>
      </w:del>
      <w:del w:id="672" w:author="Tebokgo Mabuto (ECP)" w:date="2026-09-09T11:12:00Z" w16du:dateUtc="2026-09-09T09:12:00Z">
        <w:r w:rsidRPr="00FC173F" w:rsidDel="00EC2039">
          <w:rPr>
            <w:rFonts w:ascii="Arial" w:hAnsi="Arial" w:cs="Arial"/>
            <w:i/>
            <w:iCs/>
            <w:sz w:val="20"/>
            <w:szCs w:val="20"/>
          </w:rPr>
          <w:delText xml:space="preserve"> </w:delText>
        </w:r>
        <w:r w:rsidR="001A5605" w:rsidRPr="000760E6" w:rsidDel="00EC2039">
          <w:rPr>
            <w:rFonts w:ascii="Arial" w:hAnsi="Arial" w:cs="Arial"/>
            <w:sz w:val="20"/>
            <w:szCs w:val="20"/>
            <w:rPrChange w:id="673" w:author="Tebokgo Mabuto (ECP)" w:date="2026-09-02T08:04:00Z" w16du:dateUtc="2026-09-02T06:04:00Z">
              <w:rPr>
                <w:rFonts w:ascii="Arial" w:hAnsi="Arial" w:cs="Arial"/>
                <w:i/>
                <w:iCs/>
                <w:sz w:val="20"/>
                <w:szCs w:val="20"/>
              </w:rPr>
            </w:rPrChange>
          </w:rPr>
          <w:delText>f</w:delText>
        </w:r>
        <w:r w:rsidR="001A5605" w:rsidRPr="000760E6" w:rsidDel="00EC2039">
          <w:rPr>
            <w:rFonts w:ascii="Arial" w:hAnsi="Arial" w:cs="Arial"/>
            <w:sz w:val="20"/>
            <w:szCs w:val="20"/>
          </w:rPr>
          <w:delText>or</w:delText>
        </w:r>
        <w:r w:rsidR="001A5605" w:rsidDel="00EC2039">
          <w:rPr>
            <w:rFonts w:ascii="Arial" w:hAnsi="Arial" w:cs="Arial"/>
            <w:sz w:val="20"/>
            <w:szCs w:val="20"/>
          </w:rPr>
          <w:delText xml:space="preserve"> free download</w:delText>
        </w:r>
        <w:r w:rsidRPr="00FC173F" w:rsidDel="00EC2039">
          <w:rPr>
            <w:rFonts w:ascii="Arial" w:hAnsi="Arial" w:cs="Arial"/>
            <w:sz w:val="20"/>
            <w:szCs w:val="20"/>
          </w:rPr>
          <w:delText xml:space="preserve"> from the SANRAL’s website</w:delText>
        </w:r>
        <w:r w:rsidRPr="00FC173F" w:rsidDel="00EC2039">
          <w:rPr>
            <w:rFonts w:ascii="Arial" w:hAnsi="Arial" w:cs="Arial"/>
            <w:i/>
            <w:iCs/>
            <w:sz w:val="20"/>
            <w:szCs w:val="20"/>
          </w:rPr>
          <w:delText xml:space="preserve">. </w:delText>
        </w:r>
        <w:r w:rsidRPr="00FC173F" w:rsidDel="00EC2039">
          <w:rPr>
            <w:rFonts w:ascii="Arial" w:hAnsi="Arial" w:cs="Arial"/>
            <w:sz w:val="20"/>
            <w:szCs w:val="20"/>
          </w:rPr>
          <w:delText>Tenderers must have access to Microsoft © Office 2013 and Acrobat Adobe © 9.0 or similar compatible software.</w:delText>
        </w:r>
      </w:del>
    </w:p>
    <w:p w14:paraId="0FE35CD6" w14:textId="12C0BE07" w:rsidR="00FC173F" w:rsidRPr="00FC173F" w:rsidDel="00EC2039" w:rsidRDefault="00FC173F" w:rsidP="00FC173F">
      <w:pPr>
        <w:jc w:val="both"/>
        <w:rPr>
          <w:del w:id="674" w:author="Tebokgo Mabuto (ECP)" w:date="2026-09-09T11:12:00Z" w16du:dateUtc="2026-09-09T09:12:00Z"/>
          <w:rFonts w:ascii="Arial" w:hAnsi="Arial" w:cs="Arial"/>
          <w:sz w:val="20"/>
          <w:szCs w:val="20"/>
        </w:rPr>
      </w:pPr>
    </w:p>
    <w:p w14:paraId="6A71F282" w14:textId="45045300" w:rsidR="00FC173F" w:rsidRPr="00FC173F" w:rsidDel="00EC2039" w:rsidRDefault="00FC173F" w:rsidP="00FC173F">
      <w:pPr>
        <w:jc w:val="both"/>
        <w:rPr>
          <w:del w:id="675" w:author="Tebokgo Mabuto (ECP)" w:date="2026-09-09T11:12:00Z" w16du:dateUtc="2026-09-09T09:12:00Z"/>
          <w:rFonts w:ascii="Arial" w:hAnsi="Arial" w:cs="Arial"/>
          <w:b/>
          <w:sz w:val="20"/>
          <w:szCs w:val="20"/>
        </w:rPr>
      </w:pPr>
      <w:del w:id="676" w:author="Tebokgo Mabuto (ECP)" w:date="2026-09-09T11:12:00Z" w16du:dateUtc="2026-09-09T09:12:00Z">
        <w:r w:rsidRPr="00FC173F" w:rsidDel="00EC2039">
          <w:rPr>
            <w:rFonts w:ascii="Arial" w:hAnsi="Arial" w:cs="Arial"/>
            <w:b/>
            <w:sz w:val="20"/>
            <w:szCs w:val="20"/>
          </w:rPr>
          <w:delText xml:space="preserve">TENDERER’S MEETING </w:delText>
        </w:r>
        <w:bookmarkStart w:id="677" w:name="_Hlk80703712"/>
      </w:del>
    </w:p>
    <w:p w14:paraId="30714463" w14:textId="51F10230" w:rsidR="00FC173F" w:rsidRPr="00FC173F" w:rsidDel="00EC2039" w:rsidRDefault="00FC173F" w:rsidP="00FC173F">
      <w:pPr>
        <w:jc w:val="both"/>
        <w:rPr>
          <w:del w:id="678" w:author="Tebokgo Mabuto (ECP)" w:date="2026-09-09T11:12:00Z" w16du:dateUtc="2026-09-09T09:12:00Z"/>
          <w:rFonts w:ascii="Arial" w:hAnsi="Arial" w:cs="Arial"/>
          <w:b/>
          <w:sz w:val="20"/>
          <w:szCs w:val="20"/>
        </w:rPr>
      </w:pPr>
    </w:p>
    <w:p w14:paraId="26C77E8D" w14:textId="391CDB73" w:rsidR="00FC173F" w:rsidRPr="00FC173F" w:rsidDel="00EC2039" w:rsidRDefault="00FC173F" w:rsidP="00FC173F">
      <w:pPr>
        <w:pStyle w:val="Default"/>
        <w:jc w:val="both"/>
        <w:rPr>
          <w:del w:id="679" w:author="Tebokgo Mabuto (ECP)" w:date="2026-09-09T11:12:00Z" w16du:dateUtc="2026-09-09T09:12:00Z"/>
          <w:rFonts w:ascii="Arial" w:hAnsi="Arial" w:cs="Arial"/>
          <w:sz w:val="20"/>
          <w:szCs w:val="20"/>
        </w:rPr>
      </w:pPr>
      <w:bookmarkStart w:id="680" w:name="_Hlk80703663"/>
      <w:bookmarkEnd w:id="677"/>
      <w:del w:id="681" w:author="Tebokgo Mabuto (ECP)" w:date="2026-09-09T11:12:00Z" w16du:dateUtc="2026-09-09T09:12:00Z">
        <w:r w:rsidRPr="00FC173F" w:rsidDel="00EC2039">
          <w:rPr>
            <w:rFonts w:ascii="Arial" w:hAnsi="Arial" w:cs="Arial"/>
            <w:b/>
            <w:bCs/>
            <w:sz w:val="20"/>
            <w:szCs w:val="20"/>
          </w:rPr>
          <w:delText xml:space="preserve">Compulsory clarification </w:delText>
        </w:r>
        <w:r w:rsidR="001A5605" w:rsidDel="00EC2039">
          <w:rPr>
            <w:rFonts w:ascii="Arial" w:hAnsi="Arial" w:cs="Arial"/>
            <w:b/>
            <w:bCs/>
            <w:sz w:val="20"/>
            <w:szCs w:val="20"/>
          </w:rPr>
          <w:delText>session</w:delText>
        </w:r>
      </w:del>
    </w:p>
    <w:p w14:paraId="4E4EA364" w14:textId="231BA3DF" w:rsidR="00FC173F" w:rsidRPr="00FC173F" w:rsidDel="00EC2039" w:rsidRDefault="00FC173F" w:rsidP="00FC173F">
      <w:pPr>
        <w:pStyle w:val="Default"/>
        <w:jc w:val="both"/>
        <w:rPr>
          <w:del w:id="682" w:author="Tebokgo Mabuto (ECP)" w:date="2026-09-09T11:12:00Z" w16du:dateUtc="2026-09-09T09:12:00Z"/>
          <w:rFonts w:ascii="Arial" w:hAnsi="Arial" w:cs="Arial"/>
          <w:b/>
          <w:bCs/>
          <w:i/>
          <w:iCs/>
          <w:color w:val="BEBEBE"/>
          <w:sz w:val="20"/>
          <w:szCs w:val="20"/>
        </w:rPr>
      </w:pPr>
    </w:p>
    <w:p w14:paraId="4BC36603" w14:textId="4642541D" w:rsidR="00D20F72" w:rsidDel="00EC2039" w:rsidRDefault="00FC173F" w:rsidP="00D20F72">
      <w:pPr>
        <w:pStyle w:val="Default"/>
        <w:jc w:val="both"/>
        <w:rPr>
          <w:ins w:id="683" w:author="Avela Mnyaka (ECP)" w:date="2026-09-02T09:33:00Z" w16du:dateUtc="2026-09-02T07:33:00Z"/>
          <w:del w:id="684" w:author="Tebokgo Mabuto (ECP)" w:date="2026-09-09T11:12:00Z" w16du:dateUtc="2026-09-09T09:12:00Z"/>
          <w:rFonts w:ascii="Arial" w:hAnsi="Arial" w:cs="Arial"/>
          <w:color w:val="auto"/>
          <w:sz w:val="20"/>
          <w:szCs w:val="20"/>
        </w:rPr>
      </w:pPr>
      <w:del w:id="685" w:author="Tebokgo Mabuto (ECP)" w:date="2026-09-09T11:12:00Z" w16du:dateUtc="2026-09-09T09:12:00Z">
        <w:r w:rsidRPr="00EC2039" w:rsidDel="00EC2039">
          <w:rPr>
            <w:rFonts w:ascii="Arial" w:hAnsi="Arial" w:cs="Arial"/>
            <w:color w:val="auto"/>
            <w:sz w:val="20"/>
            <w:szCs w:val="20"/>
          </w:rPr>
          <w:delText xml:space="preserve">A compulsory clarification briefing meeting will be </w:delText>
        </w:r>
        <w:r w:rsidR="001A5605" w:rsidRPr="00EC2039" w:rsidDel="00EC2039">
          <w:rPr>
            <w:rFonts w:ascii="Arial" w:hAnsi="Arial" w:cs="Arial"/>
            <w:color w:val="auto"/>
            <w:sz w:val="20"/>
            <w:szCs w:val="20"/>
          </w:rPr>
          <w:delText>conducted virtually</w:delText>
        </w:r>
        <w:r w:rsidRPr="005E0008" w:rsidDel="00EC2039">
          <w:rPr>
            <w:rFonts w:ascii="Arial" w:hAnsi="Arial" w:cs="Arial"/>
            <w:b/>
            <w:bCs/>
            <w:i/>
            <w:iCs/>
            <w:color w:val="auto"/>
            <w:sz w:val="20"/>
            <w:szCs w:val="20"/>
            <w:rPrChange w:id="686" w:author="Tebokgo Mabuto (ECP)" w:date="2026-09-02T08:03:00Z" w16du:dateUtc="2026-09-02T06:03:00Z">
              <w:rPr>
                <w:rFonts w:ascii="Arial" w:hAnsi="Arial" w:cs="Arial"/>
                <w:b/>
                <w:bCs/>
                <w:i/>
                <w:iCs/>
                <w:color w:val="BEBEBE"/>
                <w:sz w:val="20"/>
                <w:szCs w:val="20"/>
              </w:rPr>
            </w:rPrChange>
          </w:rPr>
          <w:delText xml:space="preserve"> </w:delText>
        </w:r>
        <w:r w:rsidRPr="00EC2039" w:rsidDel="00EC2039">
          <w:rPr>
            <w:rFonts w:ascii="Arial" w:hAnsi="Arial" w:cs="Arial"/>
            <w:color w:val="auto"/>
            <w:sz w:val="20"/>
            <w:szCs w:val="20"/>
          </w:rPr>
          <w:delText xml:space="preserve">on </w:delText>
        </w:r>
        <w:r w:rsidR="001A5605" w:rsidRPr="00EC2039" w:rsidDel="00EC2039">
          <w:rPr>
            <w:rFonts w:ascii="Arial" w:hAnsi="Arial" w:cs="Arial"/>
            <w:color w:val="auto"/>
            <w:sz w:val="20"/>
            <w:szCs w:val="20"/>
          </w:rPr>
          <w:delText>…..</w:delText>
        </w:r>
        <w:r w:rsidRPr="00EC2039" w:rsidDel="00EC2039">
          <w:rPr>
            <w:rFonts w:ascii="Arial" w:hAnsi="Arial" w:cs="Arial"/>
            <w:color w:val="auto"/>
            <w:sz w:val="20"/>
            <w:szCs w:val="20"/>
          </w:rPr>
          <w:delText xml:space="preserve">… </w:delText>
        </w:r>
        <w:r w:rsidRPr="00EC2039" w:rsidDel="00EC2039">
          <w:rPr>
            <w:rFonts w:ascii="Arial" w:hAnsi="Arial" w:cs="Arial"/>
            <w:i/>
            <w:iCs/>
            <w:color w:val="auto"/>
            <w:sz w:val="20"/>
            <w:szCs w:val="20"/>
            <w:highlight w:val="yellow"/>
          </w:rPr>
          <w:delText>(Note to compiler: Insert the date)</w:delText>
        </w:r>
      </w:del>
      <w:ins w:id="687" w:author="Avela Mnyaka (ECP)" w:date="2026-09-02T09:31:00Z" w16du:dateUtc="2026-09-02T07:31:00Z">
        <w:del w:id="688" w:author="Tebokgo Mabuto (ECP)" w:date="2026-09-09T11:12:00Z" w16du:dateUtc="2026-09-09T09:12:00Z">
          <w:r w:rsidR="00D45954" w:rsidDel="00EC2039">
            <w:rPr>
              <w:rFonts w:ascii="Arial" w:hAnsi="Arial" w:cs="Arial"/>
              <w:color w:val="auto"/>
              <w:sz w:val="20"/>
              <w:szCs w:val="20"/>
            </w:rPr>
            <w:delText>17</w:delText>
          </w:r>
          <w:r w:rsidR="00515AD0" w:rsidDel="00EC2039">
            <w:rPr>
              <w:rFonts w:ascii="Arial" w:hAnsi="Arial" w:cs="Arial"/>
              <w:color w:val="auto"/>
              <w:sz w:val="20"/>
              <w:szCs w:val="20"/>
            </w:rPr>
            <w:delText xml:space="preserve"> September 2026</w:delText>
          </w:r>
        </w:del>
      </w:ins>
      <w:del w:id="689" w:author="Tebokgo Mabuto (ECP)" w:date="2026-09-09T11:12:00Z" w16du:dateUtc="2026-09-09T09:12:00Z">
        <w:r w:rsidRPr="00EC2039" w:rsidDel="00EC2039">
          <w:rPr>
            <w:rFonts w:ascii="Arial" w:hAnsi="Arial" w:cs="Arial"/>
            <w:color w:val="auto"/>
            <w:sz w:val="20"/>
            <w:szCs w:val="20"/>
          </w:rPr>
          <w:delText xml:space="preserve"> at</w:delText>
        </w:r>
        <w:r w:rsidR="001A5605" w:rsidRPr="00EC2039" w:rsidDel="00EC2039">
          <w:rPr>
            <w:rFonts w:ascii="Arial" w:hAnsi="Arial" w:cs="Arial"/>
            <w:color w:val="auto"/>
            <w:sz w:val="20"/>
            <w:szCs w:val="20"/>
          </w:rPr>
          <w:delText xml:space="preserve"> …….</w:delText>
        </w:r>
        <w:r w:rsidRPr="00EC2039" w:rsidDel="00EC2039">
          <w:rPr>
            <w:rFonts w:ascii="Arial" w:hAnsi="Arial" w:cs="Arial"/>
            <w:color w:val="auto"/>
            <w:sz w:val="20"/>
            <w:szCs w:val="20"/>
          </w:rPr>
          <w:delText xml:space="preserve"> </w:delText>
        </w:r>
        <w:r w:rsidRPr="00EC2039" w:rsidDel="00EC2039">
          <w:rPr>
            <w:rFonts w:ascii="Arial" w:hAnsi="Arial" w:cs="Arial"/>
            <w:i/>
            <w:iCs/>
            <w:color w:val="auto"/>
            <w:sz w:val="20"/>
            <w:szCs w:val="20"/>
            <w:highlight w:val="yellow"/>
          </w:rPr>
          <w:delText>(Note to compiler: Insert the time)</w:delText>
        </w:r>
      </w:del>
      <w:ins w:id="690" w:author="Avela Mnyaka (ECP)" w:date="2026-09-02T09:32:00Z" w16du:dateUtc="2026-09-02T07:32:00Z">
        <w:del w:id="691" w:author="Tebokgo Mabuto (ECP)" w:date="2026-09-09T11:12:00Z" w16du:dateUtc="2026-09-09T09:12:00Z">
          <w:r w:rsidR="00515AD0" w:rsidDel="00EC2039">
            <w:rPr>
              <w:rFonts w:ascii="Arial" w:hAnsi="Arial" w:cs="Arial"/>
              <w:color w:val="auto"/>
              <w:sz w:val="20"/>
              <w:szCs w:val="20"/>
            </w:rPr>
            <w:delText>11:00</w:delText>
          </w:r>
        </w:del>
      </w:ins>
      <w:del w:id="692" w:author="Tebokgo Mabuto (ECP)" w:date="2026-09-09T11:12:00Z" w16du:dateUtc="2026-09-09T09:12:00Z">
        <w:r w:rsidR="001A5605" w:rsidRPr="005E0008" w:rsidDel="00EC2039">
          <w:rPr>
            <w:rFonts w:ascii="Arial" w:hAnsi="Arial" w:cs="Arial"/>
            <w:b/>
            <w:bCs/>
            <w:i/>
            <w:iCs/>
            <w:color w:val="auto"/>
            <w:sz w:val="20"/>
            <w:szCs w:val="20"/>
            <w:rPrChange w:id="693" w:author="Tebokgo Mabuto (ECP)" w:date="2026-09-02T08:03:00Z" w16du:dateUtc="2026-09-02T06:03:00Z">
              <w:rPr>
                <w:rFonts w:ascii="Arial" w:hAnsi="Arial" w:cs="Arial"/>
                <w:b/>
                <w:bCs/>
                <w:i/>
                <w:iCs/>
                <w:color w:val="BEBEBE"/>
                <w:sz w:val="20"/>
                <w:szCs w:val="20"/>
              </w:rPr>
            </w:rPrChange>
          </w:rPr>
          <w:delText xml:space="preserve"> </w:delText>
        </w:r>
        <w:r w:rsidR="001A5605" w:rsidRPr="005E0008" w:rsidDel="00EC2039">
          <w:rPr>
            <w:rFonts w:ascii="Arial" w:hAnsi="Arial" w:cs="Arial"/>
            <w:color w:val="auto"/>
            <w:sz w:val="20"/>
            <w:szCs w:val="20"/>
            <w:rPrChange w:id="694" w:author="Tebokgo Mabuto (ECP)" w:date="2026-09-02T08:03:00Z" w16du:dateUtc="2026-09-02T06:03:00Z">
              <w:rPr>
                <w:rFonts w:ascii="Arial" w:hAnsi="Arial" w:cs="Arial"/>
                <w:color w:val="BEBEBE"/>
                <w:sz w:val="20"/>
                <w:szCs w:val="20"/>
              </w:rPr>
            </w:rPrChange>
          </w:rPr>
          <w:delText>for a period of ± 2 (two) hours. The briefing session will start punctually</w:delText>
        </w:r>
      </w:del>
      <w:ins w:id="695" w:author="Avela Mnyaka (ECP)" w:date="2026-09-02T09:33:00Z" w16du:dateUtc="2026-09-02T07:33:00Z">
        <w:del w:id="696" w:author="Tebokgo Mabuto (ECP)" w:date="2026-09-09T11:12:00Z" w16du:dateUtc="2026-09-09T09:12:00Z">
          <w:r w:rsidR="00D20F72" w:rsidRPr="00D20F72" w:rsidDel="00EC2039">
            <w:rPr>
              <w:rFonts w:ascii="Arial" w:hAnsi="Arial" w:cs="Arial"/>
              <w:color w:val="auto"/>
              <w:sz w:val="20"/>
              <w:szCs w:val="20"/>
            </w:rPr>
            <w:delText>punctually,</w:delText>
          </w:r>
        </w:del>
      </w:ins>
      <w:del w:id="697" w:author="Tebokgo Mabuto (ECP)" w:date="2026-09-09T11:12:00Z" w16du:dateUtc="2026-09-09T09:12:00Z">
        <w:r w:rsidR="001A5605" w:rsidRPr="005E0008" w:rsidDel="00EC2039">
          <w:rPr>
            <w:rFonts w:ascii="Arial" w:hAnsi="Arial" w:cs="Arial"/>
            <w:color w:val="auto"/>
            <w:sz w:val="20"/>
            <w:szCs w:val="20"/>
            <w:rPrChange w:id="698" w:author="Tebokgo Mabuto (ECP)" w:date="2026-09-02T08:03:00Z" w16du:dateUtc="2026-09-02T06:03:00Z">
              <w:rPr>
                <w:rFonts w:ascii="Arial" w:hAnsi="Arial" w:cs="Arial"/>
                <w:color w:val="BEBEBE"/>
                <w:sz w:val="20"/>
                <w:szCs w:val="20"/>
              </w:rPr>
            </w:rPrChange>
          </w:rPr>
          <w:delText xml:space="preserve"> and information will not be repeated for the benefit of tenderers arriving late. The briefing meeting can be accessed using the following link:  MS Teams – join the meeting now </w:delText>
        </w:r>
      </w:del>
    </w:p>
    <w:p w14:paraId="6A7B6D92" w14:textId="4DFABA3C" w:rsidR="00D20F72" w:rsidRPr="00D20F72" w:rsidDel="00EC2039" w:rsidRDefault="00D20F72" w:rsidP="00D20F72">
      <w:pPr>
        <w:pStyle w:val="Default"/>
        <w:jc w:val="both"/>
        <w:rPr>
          <w:ins w:id="699" w:author="Avela Mnyaka (ECP)" w:date="2026-09-02T09:33:00Z"/>
          <w:del w:id="700" w:author="Tebokgo Mabuto (ECP)" w:date="2026-09-09T11:12:00Z" w16du:dateUtc="2026-09-09T09:12:00Z"/>
          <w:rFonts w:ascii="Arial" w:hAnsi="Arial" w:cs="Arial"/>
          <w:sz w:val="20"/>
          <w:szCs w:val="20"/>
        </w:rPr>
      </w:pPr>
      <w:ins w:id="701" w:author="Avela Mnyaka (ECP)" w:date="2026-09-02T09:33:00Z">
        <w:del w:id="702" w:author="Tebokgo Mabuto (ECP)" w:date="2026-09-09T11:12:00Z" w16du:dateUtc="2026-09-09T09:12:00Z">
          <w:r w:rsidRPr="00D20F72" w:rsidDel="00EC2039">
            <w:rPr>
              <w:rFonts w:ascii="Arial" w:hAnsi="Arial" w:cs="Arial"/>
              <w:b/>
              <w:bCs/>
              <w:sz w:val="20"/>
              <w:szCs w:val="20"/>
            </w:rPr>
            <w:delText>Microsoft Teams meeting</w:delText>
          </w:r>
        </w:del>
      </w:ins>
    </w:p>
    <w:p w14:paraId="1C275FB8" w14:textId="707209B6" w:rsidR="00D20F72" w:rsidRPr="00D20F72" w:rsidDel="00EC2039" w:rsidRDefault="00D20F72" w:rsidP="00D20F72">
      <w:pPr>
        <w:pStyle w:val="Default"/>
        <w:jc w:val="both"/>
        <w:rPr>
          <w:ins w:id="703" w:author="Avela Mnyaka (ECP)" w:date="2026-09-02T09:33:00Z"/>
          <w:del w:id="704" w:author="Tebokgo Mabuto (ECP)" w:date="2026-09-09T11:12:00Z" w16du:dateUtc="2026-09-09T09:12:00Z"/>
          <w:rFonts w:ascii="Arial" w:hAnsi="Arial" w:cs="Arial"/>
          <w:sz w:val="20"/>
          <w:szCs w:val="20"/>
          <w:lang w:val="en-US"/>
        </w:rPr>
      </w:pPr>
      <w:ins w:id="705" w:author="Avela Mnyaka (ECP)" w:date="2026-09-02T09:33:00Z">
        <w:del w:id="706" w:author="Tebokgo Mabuto (ECP)" w:date="2026-09-09T11:12:00Z" w16du:dateUtc="2026-09-09T09:12:00Z">
          <w:r w:rsidRPr="00D20F72" w:rsidDel="00EC2039">
            <w:rPr>
              <w:rFonts w:ascii="Arial" w:hAnsi="Arial" w:cs="Arial"/>
              <w:b/>
              <w:bCs/>
              <w:sz w:val="20"/>
              <w:szCs w:val="20"/>
              <w:lang w:val="en-US"/>
            </w:rPr>
            <w:delText>Join: </w:delText>
          </w:r>
        </w:del>
      </w:ins>
      <w:ins w:id="707" w:author="Avela Mnyaka (ECP)" w:date="2026-09-02T09:33:00Z" w16du:dateUtc="2026-09-02T07:33:00Z">
        <w:del w:id="708" w:author="Tebokgo Mabuto (ECP)" w:date="2026-09-09T11:12:00Z" w16du:dateUtc="2026-09-09T09:12:00Z">
          <w:r w:rsidDel="00EC2039">
            <w:rPr>
              <w:rFonts w:ascii="Arial" w:hAnsi="Arial" w:cs="Arial"/>
              <w:sz w:val="20"/>
              <w:szCs w:val="20"/>
              <w:lang w:val="en-US"/>
            </w:rPr>
            <w:fldChar w:fldCharType="begin"/>
          </w:r>
          <w:r w:rsidDel="00EC2039">
            <w:rPr>
              <w:rFonts w:ascii="Arial" w:hAnsi="Arial" w:cs="Arial"/>
              <w:sz w:val="20"/>
              <w:szCs w:val="20"/>
              <w:lang w:val="en-US"/>
            </w:rPr>
            <w:delInstrText>HYPERLINK "</w:delInstrText>
          </w:r>
        </w:del>
      </w:ins>
      <w:ins w:id="709" w:author="Avela Mnyaka (ECP)" w:date="2026-09-02T09:33:00Z">
        <w:del w:id="710" w:author="Tebokgo Mabuto (ECP)" w:date="2026-09-09T11:12:00Z" w16du:dateUtc="2026-09-09T09:12:00Z">
          <w:r w:rsidRPr="00D20F72" w:rsidDel="00EC2039">
            <w:rPr>
              <w:rPrChange w:id="711" w:author="Avela Mnyaka (ECP)" w:date="2026-09-02T09:33:00Z" w16du:dateUtc="2026-09-02T07:33:00Z">
                <w:rPr>
                  <w:rStyle w:val="Hyperlink"/>
                  <w:rFonts w:ascii="Arial" w:hAnsi="Arial" w:cs="Arial"/>
                  <w:sz w:val="20"/>
                  <w:szCs w:val="20"/>
                  <w:lang w:val="en-US"/>
                </w:rPr>
              </w:rPrChange>
            </w:rPr>
            <w:delInstrText>https://teams.microsoft.com/meet/357886583893366?p=7v2jt6iwrg5BOY2K8v</w:delInstrText>
          </w:r>
        </w:del>
      </w:ins>
      <w:ins w:id="712" w:author="Avela Mnyaka (ECP)" w:date="2026-09-02T09:33:00Z" w16du:dateUtc="2026-09-02T07:33:00Z">
        <w:del w:id="713" w:author="Tebokgo Mabuto (ECP)" w:date="2026-09-09T11:12:00Z" w16du:dateUtc="2026-09-09T09:12:00Z">
          <w:r w:rsidDel="00EC2039">
            <w:rPr>
              <w:rFonts w:ascii="Arial" w:hAnsi="Arial" w:cs="Arial"/>
              <w:sz w:val="20"/>
              <w:szCs w:val="20"/>
              <w:lang w:val="en-US"/>
            </w:rPr>
            <w:delInstrText>"</w:delInstrText>
          </w:r>
          <w:r w:rsidDel="00EC2039">
            <w:rPr>
              <w:rFonts w:ascii="Arial" w:hAnsi="Arial" w:cs="Arial"/>
              <w:sz w:val="20"/>
              <w:szCs w:val="20"/>
              <w:lang w:val="en-US"/>
            </w:rPr>
          </w:r>
          <w:r w:rsidDel="00EC2039">
            <w:rPr>
              <w:rFonts w:ascii="Arial" w:hAnsi="Arial" w:cs="Arial"/>
              <w:sz w:val="20"/>
              <w:szCs w:val="20"/>
              <w:lang w:val="en-US"/>
            </w:rPr>
            <w:fldChar w:fldCharType="separate"/>
          </w:r>
        </w:del>
      </w:ins>
      <w:ins w:id="714" w:author="Avela Mnyaka (ECP)" w:date="2026-09-02T09:33:00Z">
        <w:del w:id="715" w:author="Tebokgo Mabuto (ECP)" w:date="2026-09-09T11:12:00Z" w16du:dateUtc="2026-09-09T09:12:00Z">
          <w:r w:rsidRPr="00D20F72" w:rsidDel="00EC2039">
            <w:rPr>
              <w:rStyle w:val="Hyperlink"/>
              <w:rFonts w:ascii="Arial" w:hAnsi="Arial" w:cs="Arial"/>
              <w:sz w:val="20"/>
              <w:szCs w:val="20"/>
              <w:lang w:val="en-US"/>
            </w:rPr>
            <w:delText>https://teams.microsoft.com/meet/357886583893366?p=7v2jt6iwrg5BOY2K8v</w:delText>
          </w:r>
        </w:del>
      </w:ins>
      <w:ins w:id="716" w:author="Avela Mnyaka (ECP)" w:date="2026-09-02T09:33:00Z" w16du:dateUtc="2026-09-02T07:33:00Z">
        <w:del w:id="717" w:author="Tebokgo Mabuto (ECP)" w:date="2026-09-09T11:12:00Z" w16du:dateUtc="2026-09-09T09:12:00Z">
          <w:r w:rsidDel="00EC2039">
            <w:rPr>
              <w:rFonts w:ascii="Arial" w:hAnsi="Arial" w:cs="Arial"/>
              <w:sz w:val="20"/>
              <w:szCs w:val="20"/>
              <w:lang w:val="en-US"/>
            </w:rPr>
            <w:fldChar w:fldCharType="end"/>
          </w:r>
        </w:del>
      </w:ins>
    </w:p>
    <w:p w14:paraId="2D8FDBFA" w14:textId="2488F7BF" w:rsidR="00D20F72" w:rsidRPr="00D20F72" w:rsidDel="00EC2039" w:rsidRDefault="00D20F72" w:rsidP="00D20F72">
      <w:pPr>
        <w:pStyle w:val="Default"/>
        <w:jc w:val="both"/>
        <w:rPr>
          <w:ins w:id="718" w:author="Avela Mnyaka (ECP)" w:date="2026-09-02T09:33:00Z"/>
          <w:del w:id="719" w:author="Tebokgo Mabuto (ECP)" w:date="2026-09-09T11:12:00Z" w16du:dateUtc="2026-09-09T09:12:00Z"/>
          <w:rFonts w:ascii="Arial" w:hAnsi="Arial" w:cs="Arial"/>
          <w:sz w:val="20"/>
          <w:szCs w:val="20"/>
          <w:lang w:val="en-US"/>
        </w:rPr>
      </w:pPr>
      <w:ins w:id="720" w:author="Avela Mnyaka (ECP)" w:date="2026-09-02T09:33:00Z">
        <w:del w:id="721" w:author="Tebokgo Mabuto (ECP)" w:date="2026-09-09T11:12:00Z" w16du:dateUtc="2026-09-09T09:12:00Z">
          <w:r w:rsidRPr="00D20F72" w:rsidDel="00EC2039">
            <w:rPr>
              <w:rFonts w:ascii="Arial" w:hAnsi="Arial" w:cs="Arial"/>
              <w:sz w:val="20"/>
              <w:szCs w:val="20"/>
              <w:lang w:val="en-US"/>
            </w:rPr>
            <w:delText>Meeting ID: 357 886 583 893 366</w:delText>
          </w:r>
        </w:del>
      </w:ins>
    </w:p>
    <w:p w14:paraId="02F6E043" w14:textId="36779876" w:rsidR="00D20F72" w:rsidRPr="00D20F72" w:rsidDel="00EC2039" w:rsidRDefault="00D20F72" w:rsidP="00D20F72">
      <w:pPr>
        <w:pStyle w:val="Default"/>
        <w:jc w:val="both"/>
        <w:rPr>
          <w:ins w:id="722" w:author="Avela Mnyaka (ECP)" w:date="2026-09-02T09:33:00Z"/>
          <w:del w:id="723" w:author="Tebokgo Mabuto (ECP)" w:date="2026-09-09T11:12:00Z" w16du:dateUtc="2026-09-09T09:12:00Z"/>
          <w:rFonts w:ascii="Arial" w:hAnsi="Arial" w:cs="Arial"/>
          <w:sz w:val="20"/>
          <w:szCs w:val="20"/>
          <w:lang w:val="en-US"/>
        </w:rPr>
      </w:pPr>
      <w:ins w:id="724" w:author="Avela Mnyaka (ECP)" w:date="2026-09-02T09:33:00Z">
        <w:del w:id="725" w:author="Tebokgo Mabuto (ECP)" w:date="2026-09-09T11:12:00Z" w16du:dateUtc="2026-09-09T09:12:00Z">
          <w:r w:rsidRPr="00D20F72" w:rsidDel="00EC2039">
            <w:rPr>
              <w:rFonts w:ascii="Arial" w:hAnsi="Arial" w:cs="Arial"/>
              <w:sz w:val="20"/>
              <w:szCs w:val="20"/>
              <w:lang w:val="en-US"/>
            </w:rPr>
            <w:delText>Passcode: aq9eX994 </w:delText>
          </w:r>
        </w:del>
      </w:ins>
    </w:p>
    <w:p w14:paraId="39DF07B3" w14:textId="6F54067F" w:rsidR="00FC173F" w:rsidRPr="00EC2039" w:rsidDel="00EC2039" w:rsidRDefault="001A5605" w:rsidP="00FC173F">
      <w:pPr>
        <w:pStyle w:val="Default"/>
        <w:jc w:val="both"/>
        <w:rPr>
          <w:del w:id="726" w:author="Tebokgo Mabuto (ECP)" w:date="2026-09-09T11:12:00Z" w16du:dateUtc="2026-09-09T09:12:00Z"/>
          <w:rFonts w:ascii="Arial" w:hAnsi="Arial" w:cs="Arial"/>
          <w:i/>
          <w:iCs/>
          <w:color w:val="auto"/>
          <w:sz w:val="20"/>
          <w:szCs w:val="20"/>
        </w:rPr>
      </w:pPr>
      <w:del w:id="727" w:author="Tebokgo Mabuto (ECP)" w:date="2026-09-09T11:12:00Z" w16du:dateUtc="2026-09-09T09:12:00Z">
        <w:r w:rsidRPr="008152E9" w:rsidDel="00EC2039">
          <w:rPr>
            <w:rFonts w:ascii="Arial" w:hAnsi="Arial" w:cs="Arial"/>
            <w:i/>
            <w:iCs/>
            <w:color w:val="auto"/>
            <w:sz w:val="20"/>
            <w:szCs w:val="20"/>
            <w:rPrChange w:id="728" w:author="Avela Mnyaka (ECP)" w:date="2026-09-02T09:32:00Z" w16du:dateUtc="2026-09-02T07:32:00Z">
              <w:rPr>
                <w:rFonts w:ascii="Arial" w:hAnsi="Arial" w:cs="Arial"/>
                <w:i/>
                <w:iCs/>
                <w:color w:val="BEBEBE"/>
                <w:sz w:val="20"/>
                <w:szCs w:val="20"/>
                <w:highlight w:val="yellow"/>
              </w:rPr>
            </w:rPrChange>
          </w:rPr>
          <w:delText>(Note to compiler: set up the meeting and insert the Meeting ID and Passcode here)</w:delText>
        </w:r>
        <w:r w:rsidRPr="008152E9" w:rsidDel="00EC2039">
          <w:rPr>
            <w:rFonts w:ascii="Arial" w:hAnsi="Arial" w:cs="Arial"/>
            <w:i/>
            <w:iCs/>
            <w:color w:val="auto"/>
            <w:sz w:val="20"/>
            <w:szCs w:val="20"/>
            <w:rPrChange w:id="729" w:author="Avela Mnyaka (ECP)" w:date="2026-09-02T09:32:00Z" w16du:dateUtc="2026-09-02T07:32:00Z">
              <w:rPr>
                <w:rFonts w:ascii="Arial" w:hAnsi="Arial" w:cs="Arial"/>
                <w:i/>
                <w:iCs/>
                <w:color w:val="BEBEBE"/>
                <w:sz w:val="20"/>
                <w:szCs w:val="20"/>
              </w:rPr>
            </w:rPrChange>
          </w:rPr>
          <w:delText>.</w:delText>
        </w:r>
      </w:del>
    </w:p>
    <w:p w14:paraId="3C3725BC" w14:textId="058A18AC" w:rsidR="00FC173F" w:rsidRPr="00FC173F" w:rsidDel="00EC2039" w:rsidRDefault="00FC173F" w:rsidP="00FC173F">
      <w:pPr>
        <w:pStyle w:val="Default"/>
        <w:jc w:val="both"/>
        <w:rPr>
          <w:del w:id="730" w:author="Tebokgo Mabuto (ECP)" w:date="2026-09-09T11:12:00Z" w16du:dateUtc="2026-09-09T09:12:00Z"/>
          <w:rFonts w:ascii="Arial" w:hAnsi="Arial" w:cs="Arial"/>
          <w:sz w:val="20"/>
          <w:szCs w:val="20"/>
        </w:rPr>
      </w:pPr>
    </w:p>
    <w:p w14:paraId="2AAF709E" w14:textId="22E6D6CF" w:rsidR="00FC173F" w:rsidRPr="00FC173F" w:rsidDel="00EC2039" w:rsidRDefault="00FC173F" w:rsidP="00FC173F">
      <w:pPr>
        <w:tabs>
          <w:tab w:val="left" w:pos="720"/>
        </w:tabs>
        <w:jc w:val="both"/>
        <w:rPr>
          <w:del w:id="731" w:author="Tebokgo Mabuto (ECP)" w:date="2026-09-09T11:12:00Z" w16du:dateUtc="2026-09-09T09:12:00Z"/>
          <w:rFonts w:ascii="Arial" w:hAnsi="Arial" w:cs="Arial"/>
          <w:b/>
          <w:bCs/>
          <w:sz w:val="20"/>
          <w:szCs w:val="20"/>
        </w:rPr>
      </w:pPr>
      <w:del w:id="732" w:author="Tebokgo Mabuto (ECP)" w:date="2026-09-09T11:12:00Z" w16du:dateUtc="2026-09-09T09:12:00Z">
        <w:r w:rsidRPr="00FC173F" w:rsidDel="00EC2039">
          <w:rPr>
            <w:rFonts w:ascii="Arial" w:hAnsi="Arial" w:cs="Arial"/>
            <w:b/>
            <w:bCs/>
            <w:sz w:val="20"/>
            <w:szCs w:val="20"/>
          </w:rPr>
          <w:delText>Late arrivals</w:delText>
        </w:r>
        <w:r w:rsidR="001A5605" w:rsidDel="00EC2039">
          <w:rPr>
            <w:rFonts w:ascii="Arial" w:hAnsi="Arial" w:cs="Arial"/>
            <w:b/>
            <w:bCs/>
            <w:sz w:val="20"/>
            <w:szCs w:val="20"/>
          </w:rPr>
          <w:delText xml:space="preserve"> (more than 15 minutes late)</w:delText>
        </w:r>
        <w:r w:rsidRPr="00FC173F" w:rsidDel="00EC2039">
          <w:rPr>
            <w:rFonts w:ascii="Arial" w:hAnsi="Arial" w:cs="Arial"/>
            <w:b/>
            <w:bCs/>
            <w:sz w:val="20"/>
            <w:szCs w:val="20"/>
          </w:rPr>
          <w:delText xml:space="preserve"> will not be allowed to participate in the meeting and their submissions shall be declared non-responsive. A tenderer’s representative cannot represent more than one tenderer at the tender briefing meeting.</w:delText>
        </w:r>
      </w:del>
    </w:p>
    <w:p w14:paraId="278036A4" w14:textId="0CCB7FF8" w:rsidR="00FC173F" w:rsidRPr="00FC173F" w:rsidDel="00EC2039" w:rsidRDefault="00FC173F" w:rsidP="00FC173F">
      <w:pPr>
        <w:tabs>
          <w:tab w:val="left" w:pos="720"/>
        </w:tabs>
        <w:jc w:val="both"/>
        <w:rPr>
          <w:del w:id="733" w:author="Tebokgo Mabuto (ECP)" w:date="2026-09-09T11:12:00Z" w16du:dateUtc="2026-09-09T09:12:00Z"/>
          <w:rFonts w:ascii="Arial" w:hAnsi="Arial" w:cs="Arial"/>
          <w:b/>
          <w:sz w:val="20"/>
          <w:szCs w:val="20"/>
        </w:rPr>
      </w:pPr>
    </w:p>
    <w:p w14:paraId="1BD7B610" w14:textId="37479153" w:rsidR="00FC173F" w:rsidRPr="00FC173F" w:rsidDel="00EC2039" w:rsidRDefault="00FC173F" w:rsidP="004311D2">
      <w:pPr>
        <w:tabs>
          <w:tab w:val="right" w:leader="dot" w:pos="4536"/>
          <w:tab w:val="right" w:leader="dot" w:pos="9072"/>
        </w:tabs>
        <w:jc w:val="both"/>
        <w:rPr>
          <w:del w:id="734" w:author="Tebokgo Mabuto (ECP)" w:date="2026-09-09T11:12:00Z" w16du:dateUtc="2026-09-09T09:12:00Z"/>
          <w:rFonts w:ascii="Arial" w:hAnsi="Arial" w:cs="Arial"/>
          <w:i/>
          <w:iCs/>
          <w:color w:val="000000"/>
          <w:sz w:val="20"/>
          <w:szCs w:val="20"/>
          <w:highlight w:val="yellow"/>
          <w:lang w:eastAsia="en-GB"/>
        </w:rPr>
      </w:pPr>
      <w:del w:id="735" w:author="Tebokgo Mabuto (ECP)" w:date="2026-09-09T11:12:00Z" w16du:dateUtc="2026-09-09T09:12:00Z">
        <w:r w:rsidRPr="00FC173F" w:rsidDel="00EC2039">
          <w:rPr>
            <w:rFonts w:ascii="Arial" w:hAnsi="Arial" w:cs="Arial"/>
            <w:sz w:val="20"/>
            <w:szCs w:val="20"/>
          </w:rPr>
          <w:delText xml:space="preserve">A </w:delText>
        </w:r>
        <w:r w:rsidR="001A5605" w:rsidDel="00EC2039">
          <w:rPr>
            <w:rFonts w:ascii="Arial" w:hAnsi="Arial" w:cs="Arial"/>
            <w:sz w:val="20"/>
            <w:szCs w:val="20"/>
          </w:rPr>
          <w:delText>tender</w:delText>
        </w:r>
        <w:r w:rsidRPr="00FC173F" w:rsidDel="00EC2039">
          <w:rPr>
            <w:rFonts w:ascii="Arial" w:hAnsi="Arial" w:cs="Arial"/>
            <w:sz w:val="20"/>
            <w:szCs w:val="20"/>
          </w:rPr>
          <w:delText xml:space="preserve"> clarification briefing </w:delText>
        </w:r>
        <w:r w:rsidR="001A5605" w:rsidDel="00EC2039">
          <w:rPr>
            <w:rFonts w:ascii="Arial" w:hAnsi="Arial" w:cs="Arial"/>
            <w:sz w:val="20"/>
            <w:szCs w:val="20"/>
          </w:rPr>
          <w:delText>presentation will be sent to all tenderers who attended the briefing session. It is the responsibility of the tenderer to ensure they receive the presentation.</w:delText>
        </w:r>
      </w:del>
    </w:p>
    <w:bookmarkEnd w:id="680"/>
    <w:p w14:paraId="3D704899" w14:textId="4F9EFC63" w:rsidR="00FC173F" w:rsidRPr="00FC173F" w:rsidDel="00EC2039" w:rsidRDefault="00FC173F" w:rsidP="00FC173F">
      <w:pPr>
        <w:tabs>
          <w:tab w:val="left" w:pos="720"/>
        </w:tabs>
        <w:jc w:val="both"/>
        <w:rPr>
          <w:del w:id="736" w:author="Tebokgo Mabuto (ECP)" w:date="2026-09-09T11:12:00Z" w16du:dateUtc="2026-09-09T09:12:00Z"/>
          <w:rFonts w:ascii="Arial" w:hAnsi="Arial" w:cs="Arial"/>
          <w:sz w:val="20"/>
          <w:szCs w:val="20"/>
        </w:rPr>
      </w:pPr>
    </w:p>
    <w:p w14:paraId="179DE5AF" w14:textId="7E0F0D28" w:rsidR="00FC173F" w:rsidRPr="00FC173F" w:rsidDel="00EC2039" w:rsidRDefault="00FC173F" w:rsidP="00FC173F">
      <w:pPr>
        <w:tabs>
          <w:tab w:val="left" w:pos="720"/>
        </w:tabs>
        <w:jc w:val="both"/>
        <w:rPr>
          <w:del w:id="737" w:author="Tebokgo Mabuto (ECP)" w:date="2026-09-09T11:12:00Z" w16du:dateUtc="2026-09-09T09:12:00Z"/>
          <w:rFonts w:ascii="Arial" w:hAnsi="Arial" w:cs="Arial"/>
          <w:b/>
          <w:sz w:val="20"/>
          <w:szCs w:val="20"/>
        </w:rPr>
      </w:pPr>
      <w:del w:id="738" w:author="Tebokgo Mabuto (ECP)" w:date="2026-09-09T11:12:00Z" w16du:dateUtc="2026-09-09T09:12:00Z">
        <w:r w:rsidRPr="00FC173F" w:rsidDel="00EC2039">
          <w:rPr>
            <w:rFonts w:ascii="Arial" w:hAnsi="Arial" w:cs="Arial"/>
            <w:b/>
            <w:sz w:val="20"/>
            <w:szCs w:val="20"/>
          </w:rPr>
          <w:delText xml:space="preserve">CLOSING </w:delText>
        </w:r>
        <w:r w:rsidR="004311D2" w:rsidDel="00EC2039">
          <w:rPr>
            <w:rFonts w:ascii="Arial" w:hAnsi="Arial" w:cs="Arial"/>
            <w:b/>
            <w:sz w:val="20"/>
            <w:szCs w:val="20"/>
          </w:rPr>
          <w:delText>DATE</w:delText>
        </w:r>
      </w:del>
    </w:p>
    <w:p w14:paraId="1F8124B9" w14:textId="2278B8A3" w:rsidR="00FC173F" w:rsidRPr="00FC173F" w:rsidDel="00EC2039" w:rsidRDefault="00FC173F" w:rsidP="00FC173F">
      <w:pPr>
        <w:tabs>
          <w:tab w:val="left" w:pos="720"/>
        </w:tabs>
        <w:jc w:val="both"/>
        <w:rPr>
          <w:del w:id="739" w:author="Tebokgo Mabuto (ECP)" w:date="2026-09-09T11:12:00Z" w16du:dateUtc="2026-09-09T09:12:00Z"/>
          <w:rFonts w:ascii="Arial" w:hAnsi="Arial" w:cs="Arial"/>
          <w:sz w:val="20"/>
          <w:szCs w:val="20"/>
        </w:rPr>
      </w:pPr>
    </w:p>
    <w:p w14:paraId="386A7EE3" w14:textId="3B92D3EC" w:rsidR="00FC173F" w:rsidRPr="00FC173F" w:rsidDel="00EC2039" w:rsidRDefault="00FC173F" w:rsidP="00FC173F">
      <w:pPr>
        <w:tabs>
          <w:tab w:val="left" w:pos="720"/>
        </w:tabs>
        <w:jc w:val="both"/>
        <w:rPr>
          <w:del w:id="740" w:author="Tebokgo Mabuto (ECP)" w:date="2026-09-09T11:12:00Z" w16du:dateUtc="2026-09-09T09:12:00Z"/>
          <w:rFonts w:ascii="Arial" w:hAnsi="Arial" w:cs="Arial"/>
          <w:sz w:val="20"/>
          <w:szCs w:val="20"/>
        </w:rPr>
      </w:pPr>
      <w:bookmarkStart w:id="741" w:name="_Hlk39158870"/>
      <w:del w:id="742" w:author="Tebokgo Mabuto (ECP)" w:date="2026-09-09T11:12:00Z" w16du:dateUtc="2026-09-09T09:12:00Z">
        <w:r w:rsidRPr="00FC173F" w:rsidDel="00EC2039">
          <w:rPr>
            <w:rFonts w:ascii="Arial" w:hAnsi="Arial" w:cs="Arial"/>
            <w:sz w:val="20"/>
            <w:szCs w:val="20"/>
          </w:rPr>
          <w:delText>The closing time and date for receipt of tenders is 1</w:delText>
        </w:r>
        <w:r w:rsidR="004311D2" w:rsidDel="00EC2039">
          <w:rPr>
            <w:rFonts w:ascii="Arial" w:hAnsi="Arial" w:cs="Arial"/>
            <w:sz w:val="20"/>
            <w:szCs w:val="20"/>
          </w:rPr>
          <w:delText>2</w:delText>
        </w:r>
        <w:r w:rsidRPr="00FC173F" w:rsidDel="00EC2039">
          <w:rPr>
            <w:rFonts w:ascii="Arial" w:hAnsi="Arial" w:cs="Arial"/>
            <w:sz w:val="20"/>
            <w:szCs w:val="20"/>
          </w:rPr>
          <w:delText xml:space="preserve">:00 on </w:delText>
        </w:r>
      </w:del>
      <w:del w:id="743" w:author="Tebokgo Mabuto (ECP)" w:date="2026-07-15T11:14:00Z" w16du:dateUtc="2026-07-15T09:14:00Z">
        <w:r w:rsidRPr="00FC173F" w:rsidDel="001A6156">
          <w:rPr>
            <w:rFonts w:ascii="Arial" w:hAnsi="Arial" w:cs="Arial"/>
            <w:sz w:val="20"/>
            <w:szCs w:val="20"/>
          </w:rPr>
          <w:delText xml:space="preserve">…… </w:delText>
        </w:r>
        <w:r w:rsidRPr="00FC173F" w:rsidDel="001A6156">
          <w:rPr>
            <w:rFonts w:ascii="Arial" w:hAnsi="Arial" w:cs="Arial"/>
            <w:i/>
            <w:color w:val="000000"/>
            <w:sz w:val="20"/>
            <w:szCs w:val="20"/>
            <w:highlight w:val="yellow"/>
          </w:rPr>
          <w:delText>(Note to compiler: insert day and date</w:delText>
        </w:r>
        <w:r w:rsidR="000F16A7" w:rsidDel="001A6156">
          <w:rPr>
            <w:rFonts w:ascii="Arial" w:hAnsi="Arial" w:cs="Arial"/>
            <w:i/>
            <w:color w:val="000000"/>
            <w:sz w:val="20"/>
            <w:szCs w:val="20"/>
            <w:highlight w:val="yellow"/>
          </w:rPr>
          <w:delText xml:space="preserve"> that is not less than </w:delText>
        </w:r>
        <w:commentRangeStart w:id="744"/>
        <w:r w:rsidR="000F16A7" w:rsidDel="001A6156">
          <w:rPr>
            <w:rFonts w:ascii="Arial" w:hAnsi="Arial" w:cs="Arial"/>
            <w:i/>
            <w:color w:val="000000"/>
            <w:sz w:val="20"/>
            <w:szCs w:val="20"/>
            <w:highlight w:val="yellow"/>
          </w:rPr>
          <w:delText>28 calendar days from Advertisement date</w:delText>
        </w:r>
        <w:commentRangeEnd w:id="744"/>
        <w:r w:rsidR="008B1C2D" w:rsidDel="001A6156">
          <w:rPr>
            <w:rStyle w:val="CommentReference"/>
            <w:rFonts w:ascii="Arial" w:hAnsi="Arial" w:cs="Arial"/>
            <w:i/>
            <w:color w:val="000000"/>
            <w:sz w:val="20"/>
            <w:szCs w:val="20"/>
            <w:highlight w:val="yellow"/>
          </w:rPr>
          <w:commentReference w:id="744"/>
        </w:r>
        <w:r w:rsidR="004311D2" w:rsidDel="001A6156">
          <w:rPr>
            <w:rFonts w:ascii="Arial" w:hAnsi="Arial" w:cs="Arial"/>
            <w:i/>
            <w:color w:val="000000"/>
            <w:sz w:val="20"/>
            <w:szCs w:val="20"/>
            <w:highlight w:val="yellow"/>
          </w:rPr>
          <w:delText>)</w:delText>
        </w:r>
      </w:del>
      <w:ins w:id="745" w:author="Avela Mnyaka (ECP)" w:date="2026-09-02T09:26:00Z" w16du:dateUtc="2026-09-02T07:26:00Z">
        <w:del w:id="746" w:author="Tebokgo Mabuto (ECP)" w:date="2026-09-09T11:12:00Z" w16du:dateUtc="2026-09-09T09:12:00Z">
          <w:r w:rsidR="00502981" w:rsidDel="00EC2039">
            <w:rPr>
              <w:rFonts w:ascii="Arial" w:hAnsi="Arial" w:cs="Arial"/>
              <w:sz w:val="20"/>
              <w:szCs w:val="20"/>
            </w:rPr>
            <w:delText xml:space="preserve">22 October </w:delText>
          </w:r>
        </w:del>
      </w:ins>
      <w:del w:id="747" w:author="Tebokgo Mabuto (ECP)" w:date="2026-09-09T11:12:00Z" w16du:dateUtc="2026-09-09T09:12:00Z">
        <w:r w:rsidRPr="00FC173F" w:rsidDel="00EC2039">
          <w:rPr>
            <w:rFonts w:ascii="Arial" w:hAnsi="Arial" w:cs="Arial"/>
            <w:i/>
            <w:color w:val="000000"/>
            <w:sz w:val="20"/>
            <w:szCs w:val="20"/>
          </w:rPr>
          <w:delText xml:space="preserve"> </w:delText>
        </w:r>
      </w:del>
    </w:p>
    <w:p w14:paraId="68928E59" w14:textId="0AD8E399" w:rsidR="00FC173F" w:rsidDel="00EC2039" w:rsidRDefault="00FC173F" w:rsidP="00FC173F">
      <w:pPr>
        <w:tabs>
          <w:tab w:val="left" w:pos="720"/>
        </w:tabs>
        <w:jc w:val="both"/>
        <w:rPr>
          <w:del w:id="748" w:author="Tebokgo Mabuto (ECP)" w:date="2026-09-09T11:12:00Z" w16du:dateUtc="2026-09-09T09:12:00Z"/>
          <w:rFonts w:ascii="Arial" w:hAnsi="Arial" w:cs="Arial"/>
          <w:sz w:val="20"/>
          <w:szCs w:val="20"/>
        </w:rPr>
      </w:pPr>
    </w:p>
    <w:p w14:paraId="05C7883B" w14:textId="41888BF7" w:rsidR="004311D2" w:rsidDel="00EC2039" w:rsidRDefault="004311D2" w:rsidP="00FC173F">
      <w:pPr>
        <w:tabs>
          <w:tab w:val="left" w:pos="720"/>
        </w:tabs>
        <w:jc w:val="both"/>
        <w:rPr>
          <w:del w:id="749" w:author="Tebokgo Mabuto (ECP)" w:date="2026-09-09T11:12:00Z" w16du:dateUtc="2026-09-09T09:12:00Z"/>
          <w:rFonts w:ascii="Arial" w:hAnsi="Arial" w:cs="Arial"/>
          <w:sz w:val="20"/>
          <w:szCs w:val="20"/>
        </w:rPr>
      </w:pPr>
      <w:del w:id="750" w:author="Tebokgo Mabuto (ECP)" w:date="2026-09-09T11:12:00Z" w16du:dateUtc="2026-09-09T09:12:00Z">
        <w:r w:rsidDel="00EC2039">
          <w:rPr>
            <w:rFonts w:ascii="Arial" w:hAnsi="Arial" w:cs="Arial"/>
            <w:sz w:val="20"/>
            <w:szCs w:val="20"/>
          </w:rPr>
          <w:delText>Tenders must be placed inside the tender box at:</w:delText>
        </w:r>
      </w:del>
    </w:p>
    <w:p w14:paraId="43A53F18" w14:textId="2E6E6A0F" w:rsidR="004311D2" w:rsidDel="00EC2039" w:rsidRDefault="004311D2" w:rsidP="00FC173F">
      <w:pPr>
        <w:tabs>
          <w:tab w:val="left" w:pos="720"/>
        </w:tabs>
        <w:jc w:val="both"/>
        <w:rPr>
          <w:del w:id="751" w:author="Tebokgo Mabuto (ECP)" w:date="2026-09-09T11:12:00Z" w16du:dateUtc="2026-09-09T09:12:00Z"/>
          <w:rFonts w:ascii="Arial" w:hAnsi="Arial" w:cs="Arial"/>
          <w:sz w:val="20"/>
          <w:szCs w:val="20"/>
        </w:rPr>
      </w:pPr>
    </w:p>
    <w:p w14:paraId="45D42C0C" w14:textId="5CE7876E" w:rsidR="004311D2" w:rsidRPr="00274F2E" w:rsidDel="008D79AC" w:rsidRDefault="004311D2" w:rsidP="00FC173F">
      <w:pPr>
        <w:tabs>
          <w:tab w:val="left" w:pos="720"/>
        </w:tabs>
        <w:jc w:val="both"/>
        <w:rPr>
          <w:del w:id="752" w:author="Tebokgo Mabuto (ECP)" w:date="2026-06-30T10:23:00Z" w16du:dateUtc="2026-06-30T08:23:00Z"/>
          <w:rFonts w:ascii="Arial" w:hAnsi="Arial" w:cs="Arial"/>
          <w:i/>
          <w:iCs/>
          <w:sz w:val="20"/>
          <w:szCs w:val="20"/>
        </w:rPr>
      </w:pPr>
      <w:del w:id="753" w:author="Tebokgo Mabuto (ECP)" w:date="2026-09-09T11:12:00Z" w16du:dateUtc="2026-09-09T09:12:00Z">
        <w:r w:rsidRPr="00274F2E" w:rsidDel="00EC2039">
          <w:rPr>
            <w:rFonts w:ascii="Arial" w:hAnsi="Arial" w:cs="Arial"/>
            <w:sz w:val="20"/>
            <w:szCs w:val="20"/>
          </w:rPr>
          <w:delText>The Reception Area</w:delText>
        </w:r>
      </w:del>
    </w:p>
    <w:p w14:paraId="32D5B538" w14:textId="24040E50" w:rsidR="004311D2" w:rsidRPr="001A6156" w:rsidDel="008D79AC" w:rsidRDefault="004311D2" w:rsidP="00FC173F">
      <w:pPr>
        <w:tabs>
          <w:tab w:val="left" w:pos="720"/>
        </w:tabs>
        <w:jc w:val="both"/>
        <w:rPr>
          <w:del w:id="754" w:author="Tebokgo Mabuto (ECP)" w:date="2026-06-30T10:23:00Z" w16du:dateUtc="2026-06-30T08:23:00Z"/>
          <w:rFonts w:ascii="Arial" w:hAnsi="Arial" w:cs="Arial"/>
          <w:sz w:val="20"/>
          <w:szCs w:val="20"/>
        </w:rPr>
      </w:pPr>
      <w:commentRangeStart w:id="755"/>
      <w:del w:id="756" w:author="Tebokgo Mabuto (ECP)" w:date="2026-06-30T10:23:00Z" w16du:dateUtc="2026-06-30T08:23:00Z">
        <w:r w:rsidRPr="001A6156" w:rsidDel="008D79AC">
          <w:rPr>
            <w:rFonts w:ascii="Arial" w:hAnsi="Arial" w:cs="Arial"/>
            <w:i/>
            <w:iCs/>
            <w:sz w:val="20"/>
            <w:szCs w:val="20"/>
            <w:rPrChange w:id="757" w:author="Tebokgo Mabuto (ECP)" w:date="2026-07-15T11:14:00Z" w16du:dateUtc="2026-07-15T09:14:00Z">
              <w:rPr>
                <w:rFonts w:ascii="Arial" w:hAnsi="Arial" w:cs="Arial"/>
                <w:i/>
                <w:iCs/>
                <w:sz w:val="20"/>
                <w:szCs w:val="20"/>
                <w:highlight w:val="yellow"/>
              </w:rPr>
            </w:rPrChange>
          </w:rPr>
          <w:delText>(Note to compiler:  insert relevant Provincial Office details)</w:delText>
        </w:r>
      </w:del>
    </w:p>
    <w:commentRangeEnd w:id="755"/>
    <w:p w14:paraId="44AB768B" w14:textId="22CD2FF6" w:rsidR="00274F2E" w:rsidRPr="00FC173F" w:rsidDel="00EC2039" w:rsidRDefault="00701D51" w:rsidP="00FC173F">
      <w:pPr>
        <w:tabs>
          <w:tab w:val="left" w:pos="720"/>
        </w:tabs>
        <w:jc w:val="both"/>
        <w:rPr>
          <w:del w:id="758" w:author="Tebokgo Mabuto (ECP)" w:date="2026-09-09T11:12:00Z" w16du:dateUtc="2026-09-09T09:12:00Z"/>
          <w:rFonts w:ascii="Arial" w:hAnsi="Arial" w:cs="Arial"/>
          <w:sz w:val="20"/>
          <w:szCs w:val="20"/>
        </w:rPr>
      </w:pPr>
      <w:del w:id="759" w:author="Tebokgo Mabuto (ECP)" w:date="2026-09-09T11:12:00Z" w16du:dateUtc="2026-09-09T09:12:00Z">
        <w:r w:rsidRPr="00FC173F" w:rsidDel="00EC2039">
          <w:rPr>
            <w:rStyle w:val="CommentReference"/>
            <w:rFonts w:ascii="Arial" w:hAnsi="Arial" w:cs="Arial"/>
            <w:sz w:val="20"/>
            <w:szCs w:val="20"/>
          </w:rPr>
          <w:commentReference w:id="755"/>
        </w:r>
      </w:del>
    </w:p>
    <w:p w14:paraId="596BDBE6" w14:textId="34B058AD" w:rsidR="00FC173F" w:rsidRPr="004311D2" w:rsidDel="00EC2039" w:rsidRDefault="00FC173F" w:rsidP="004311D2">
      <w:pPr>
        <w:pStyle w:val="ListParagraph"/>
        <w:numPr>
          <w:ilvl w:val="0"/>
          <w:numId w:val="126"/>
        </w:numPr>
        <w:tabs>
          <w:tab w:val="left" w:pos="720"/>
        </w:tabs>
        <w:jc w:val="both"/>
        <w:rPr>
          <w:del w:id="760" w:author="Tebokgo Mabuto (ECP)" w:date="2026-09-09T11:12:00Z" w16du:dateUtc="2026-09-09T09:12:00Z"/>
          <w:color w:val="000000"/>
          <w:sz w:val="20"/>
          <w:szCs w:val="20"/>
        </w:rPr>
      </w:pPr>
      <w:del w:id="761" w:author="Tebokgo Mabuto (ECP)" w:date="2026-09-09T11:12:00Z" w16du:dateUtc="2026-09-09T09:12:00Z">
        <w:r w:rsidRPr="004311D2" w:rsidDel="00EC2039">
          <w:rPr>
            <w:sz w:val="20"/>
            <w:szCs w:val="20"/>
          </w:rPr>
          <w:delText>Telegraphic, telephonic, telex, facsimile</w:delText>
        </w:r>
        <w:r w:rsidR="004311D2" w:rsidDel="00EC2039">
          <w:rPr>
            <w:sz w:val="20"/>
            <w:szCs w:val="20"/>
          </w:rPr>
          <w:delText xml:space="preserve">, e-mailed </w:delText>
        </w:r>
        <w:r w:rsidRPr="004311D2" w:rsidDel="00EC2039">
          <w:rPr>
            <w:sz w:val="20"/>
            <w:szCs w:val="20"/>
          </w:rPr>
          <w:delText xml:space="preserve">tenders will </w:delText>
        </w:r>
        <w:r w:rsidR="004311D2" w:rsidDel="00EC2039">
          <w:rPr>
            <w:sz w:val="20"/>
            <w:szCs w:val="20"/>
          </w:rPr>
          <w:delText>NOT</w:delText>
        </w:r>
        <w:r w:rsidRPr="004311D2" w:rsidDel="00EC2039">
          <w:rPr>
            <w:sz w:val="20"/>
            <w:szCs w:val="20"/>
          </w:rPr>
          <w:delText xml:space="preserve"> be accepted</w:delText>
        </w:r>
        <w:r w:rsidRPr="004311D2" w:rsidDel="00EC2039">
          <w:rPr>
            <w:b/>
            <w:bCs/>
            <w:sz w:val="20"/>
            <w:szCs w:val="20"/>
          </w:rPr>
          <w:delText>.</w:delText>
        </w:r>
        <w:r w:rsidRPr="004311D2" w:rsidDel="00EC2039">
          <w:rPr>
            <w:b/>
            <w:bCs/>
            <w:i/>
            <w:iCs/>
            <w:color w:val="000000"/>
            <w:sz w:val="20"/>
            <w:szCs w:val="20"/>
          </w:rPr>
          <w:delText xml:space="preserve"> </w:delText>
        </w:r>
        <w:bookmarkStart w:id="762" w:name="_Hlk104359211"/>
      </w:del>
    </w:p>
    <w:p w14:paraId="03FC3B4B" w14:textId="57E0778B" w:rsidR="004311D2" w:rsidDel="00EC2039" w:rsidRDefault="004311D2" w:rsidP="004311D2">
      <w:pPr>
        <w:pStyle w:val="ListParagraph"/>
        <w:numPr>
          <w:ilvl w:val="0"/>
          <w:numId w:val="126"/>
        </w:numPr>
        <w:tabs>
          <w:tab w:val="left" w:pos="720"/>
        </w:tabs>
        <w:jc w:val="both"/>
        <w:rPr>
          <w:del w:id="763" w:author="Tebokgo Mabuto (ECP)" w:date="2026-09-09T11:12:00Z" w16du:dateUtc="2026-09-09T09:12:00Z"/>
          <w:color w:val="000000"/>
          <w:sz w:val="20"/>
          <w:szCs w:val="20"/>
        </w:rPr>
      </w:pPr>
      <w:del w:id="764" w:author="Tebokgo Mabuto (ECP)" w:date="2026-09-09T11:12:00Z" w16du:dateUtc="2026-09-09T09:12:00Z">
        <w:r w:rsidDel="00EC2039">
          <w:rPr>
            <w:sz w:val="20"/>
            <w:szCs w:val="20"/>
          </w:rPr>
          <w:delText>No late tenders will be accepted after closing date and time</w:delText>
        </w:r>
        <w:r w:rsidRPr="004311D2" w:rsidDel="00EC2039">
          <w:rPr>
            <w:color w:val="000000"/>
            <w:sz w:val="20"/>
            <w:szCs w:val="20"/>
          </w:rPr>
          <w:delText>.</w:delText>
        </w:r>
      </w:del>
    </w:p>
    <w:p w14:paraId="60936070" w14:textId="79DFF045" w:rsidR="004311D2" w:rsidDel="00EC2039" w:rsidRDefault="004311D2" w:rsidP="004311D2">
      <w:pPr>
        <w:pStyle w:val="ListParagraph"/>
        <w:numPr>
          <w:ilvl w:val="0"/>
          <w:numId w:val="126"/>
        </w:numPr>
        <w:tabs>
          <w:tab w:val="left" w:pos="720"/>
        </w:tabs>
        <w:jc w:val="both"/>
        <w:rPr>
          <w:del w:id="765" w:author="Tebokgo Mabuto (ECP)" w:date="2026-09-09T11:12:00Z" w16du:dateUtc="2026-09-09T09:12:00Z"/>
          <w:color w:val="000000"/>
          <w:sz w:val="20"/>
          <w:szCs w:val="20"/>
        </w:rPr>
      </w:pPr>
      <w:del w:id="766" w:author="Tebokgo Mabuto (ECP)" w:date="2026-09-09T11:12:00Z" w16du:dateUtc="2026-09-09T09:12:00Z">
        <w:r w:rsidDel="00EC2039">
          <w:rPr>
            <w:color w:val="000000"/>
            <w:sz w:val="20"/>
            <w:szCs w:val="20"/>
          </w:rPr>
          <w:delText>Bidders to ensure that their names and contact details are reflected on the cover page of the tender document.</w:delText>
        </w:r>
      </w:del>
    </w:p>
    <w:p w14:paraId="2E549F11" w14:textId="7B09DBA4" w:rsidR="004311D2" w:rsidDel="00EC2039" w:rsidRDefault="004311D2" w:rsidP="004311D2">
      <w:pPr>
        <w:pStyle w:val="ListParagraph"/>
        <w:numPr>
          <w:ilvl w:val="0"/>
          <w:numId w:val="126"/>
        </w:numPr>
        <w:tabs>
          <w:tab w:val="left" w:pos="720"/>
        </w:tabs>
        <w:jc w:val="both"/>
        <w:rPr>
          <w:del w:id="767" w:author="Tebokgo Mabuto (ECP)" w:date="2026-09-09T11:12:00Z" w16du:dateUtc="2026-09-09T09:12:00Z"/>
          <w:color w:val="000000"/>
          <w:sz w:val="20"/>
          <w:szCs w:val="20"/>
        </w:rPr>
      </w:pPr>
      <w:del w:id="768" w:author="Tebokgo Mabuto (ECP)" w:date="2026-09-09T11:12:00Z" w16du:dateUtc="2026-09-09T09:12:00Z">
        <w:r w:rsidDel="00EC2039">
          <w:rPr>
            <w:color w:val="000000"/>
            <w:sz w:val="20"/>
            <w:szCs w:val="20"/>
          </w:rPr>
          <w:delText>Tenders may only be submitted on the tender documentation that is issued.</w:delText>
        </w:r>
      </w:del>
    </w:p>
    <w:p w14:paraId="33022D9D" w14:textId="5387B389" w:rsidR="004311D2" w:rsidRPr="004311D2" w:rsidDel="00EC2039" w:rsidRDefault="004311D2" w:rsidP="004311D2">
      <w:pPr>
        <w:pStyle w:val="ListParagraph"/>
        <w:numPr>
          <w:ilvl w:val="0"/>
          <w:numId w:val="126"/>
        </w:numPr>
        <w:tabs>
          <w:tab w:val="left" w:pos="720"/>
        </w:tabs>
        <w:jc w:val="both"/>
        <w:rPr>
          <w:del w:id="769" w:author="Tebokgo Mabuto (ECP)" w:date="2026-09-09T11:12:00Z" w16du:dateUtc="2026-09-09T09:12:00Z"/>
          <w:color w:val="000000"/>
          <w:sz w:val="20"/>
          <w:szCs w:val="20"/>
        </w:rPr>
      </w:pPr>
      <w:del w:id="770" w:author="Tebokgo Mabuto (ECP)" w:date="2026-09-09T11:12:00Z" w16du:dateUtc="2026-09-09T09:12:00Z">
        <w:r w:rsidDel="00EC2039">
          <w:rPr>
            <w:color w:val="000000"/>
            <w:sz w:val="20"/>
            <w:szCs w:val="20"/>
          </w:rPr>
          <w:delText>Requirements for sealing, addressing, delivery, opening and assessment of tender are shared in the Tender Data.</w:delText>
        </w:r>
      </w:del>
    </w:p>
    <w:bookmarkEnd w:id="762"/>
    <w:p w14:paraId="2D6A86AF" w14:textId="17FF7353" w:rsidR="00FC173F" w:rsidRPr="00FC173F" w:rsidDel="00EC2039" w:rsidRDefault="00FC173F" w:rsidP="00FC173F">
      <w:pPr>
        <w:jc w:val="both"/>
        <w:rPr>
          <w:del w:id="771" w:author="Tebokgo Mabuto (ECP)" w:date="2026-09-09T11:12:00Z" w16du:dateUtc="2026-09-09T09:12:00Z"/>
          <w:rFonts w:ascii="Arial" w:hAnsi="Arial" w:cs="Arial"/>
          <w:sz w:val="20"/>
          <w:szCs w:val="20"/>
        </w:rPr>
      </w:pPr>
    </w:p>
    <w:p w14:paraId="6ABDAF47" w14:textId="4CCC9CEB" w:rsidR="00FC173F" w:rsidRPr="00FC173F" w:rsidDel="00EC2039" w:rsidRDefault="00FC173F" w:rsidP="00FC173F">
      <w:pPr>
        <w:jc w:val="both"/>
        <w:rPr>
          <w:del w:id="772" w:author="Tebokgo Mabuto (ECP)" w:date="2026-09-09T11:12:00Z" w16du:dateUtc="2026-09-09T09:12:00Z"/>
          <w:rFonts w:ascii="Arial" w:hAnsi="Arial" w:cs="Arial"/>
          <w:i/>
          <w:color w:val="000000"/>
          <w:sz w:val="20"/>
          <w:szCs w:val="20"/>
        </w:rPr>
      </w:pPr>
      <w:del w:id="773" w:author="Tebokgo Mabuto (ECP)" w:date="2026-09-09T11:12:00Z" w16du:dateUtc="2026-09-09T09:12:00Z">
        <w:r w:rsidRPr="00FC173F" w:rsidDel="00EC2039">
          <w:rPr>
            <w:rFonts w:ascii="Arial" w:hAnsi="Arial" w:cs="Arial"/>
            <w:sz w:val="20"/>
            <w:szCs w:val="20"/>
          </w:rPr>
          <w:delText xml:space="preserve">Queries relating to issues arising from these documents may be addressed to: </w:delText>
        </w:r>
        <w:r w:rsidRPr="00FC173F" w:rsidDel="00EC2039">
          <w:rPr>
            <w:rFonts w:ascii="Arial" w:hAnsi="Arial" w:cs="Arial"/>
            <w:i/>
            <w:color w:val="000000"/>
            <w:sz w:val="20"/>
            <w:szCs w:val="20"/>
            <w:highlight w:val="yellow"/>
          </w:rPr>
          <w:delText>(Note to compiler: insert</w:delText>
        </w:r>
        <w:r w:rsidR="004311D2" w:rsidDel="00EC2039">
          <w:rPr>
            <w:rFonts w:ascii="Arial" w:hAnsi="Arial" w:cs="Arial"/>
            <w:i/>
            <w:color w:val="000000"/>
            <w:sz w:val="20"/>
            <w:szCs w:val="20"/>
            <w:highlight w:val="yellow"/>
          </w:rPr>
          <w:delText xml:space="preserve"> the relevant </w:delText>
        </w:r>
        <w:r w:rsidRPr="00FC173F" w:rsidDel="00EC2039">
          <w:rPr>
            <w:rFonts w:ascii="Arial" w:hAnsi="Arial" w:cs="Arial"/>
            <w:i/>
            <w:color w:val="000000"/>
            <w:sz w:val="20"/>
            <w:szCs w:val="20"/>
            <w:highlight w:val="yellow"/>
          </w:rPr>
          <w:delText>SCM Official’s generic email)</w:delText>
        </w:r>
      </w:del>
    </w:p>
    <w:p w14:paraId="09FA307B" w14:textId="60ACBF75" w:rsidR="00FC173F" w:rsidRPr="00FC173F" w:rsidDel="00EC2039" w:rsidRDefault="00FC173F" w:rsidP="00FC173F">
      <w:pPr>
        <w:tabs>
          <w:tab w:val="left" w:pos="0"/>
          <w:tab w:val="left" w:leader="dot" w:pos="5040"/>
        </w:tabs>
        <w:rPr>
          <w:del w:id="774" w:author="Tebokgo Mabuto (ECP)" w:date="2026-09-09T11:12:00Z" w16du:dateUtc="2026-09-09T09:12:00Z"/>
          <w:rFonts w:ascii="Arial" w:hAnsi="Arial" w:cs="Arial"/>
          <w:sz w:val="20"/>
          <w:szCs w:val="20"/>
        </w:rPr>
      </w:pPr>
    </w:p>
    <w:p w14:paraId="5E22918F" w14:textId="2355A088" w:rsidR="00FC173F" w:rsidRPr="00FC173F" w:rsidDel="00EC2039" w:rsidRDefault="00FC173F" w:rsidP="00FC173F">
      <w:pPr>
        <w:tabs>
          <w:tab w:val="left" w:pos="0"/>
          <w:tab w:val="left" w:leader="dot" w:pos="5040"/>
        </w:tabs>
        <w:rPr>
          <w:del w:id="775" w:author="Tebokgo Mabuto (ECP)" w:date="2026-09-09T11:12:00Z" w16du:dateUtc="2026-09-09T09:12:00Z"/>
          <w:rFonts w:ascii="Arial" w:hAnsi="Arial" w:cs="Arial"/>
          <w:sz w:val="20"/>
          <w:szCs w:val="20"/>
        </w:rPr>
      </w:pPr>
      <w:del w:id="776" w:author="Tebokgo Mabuto (ECP)" w:date="2026-09-09T11:12:00Z" w16du:dateUtc="2026-09-09T09:12:00Z">
        <w:r w:rsidRPr="00FC173F" w:rsidDel="00EC2039">
          <w:rPr>
            <w:rFonts w:ascii="Arial" w:hAnsi="Arial" w:cs="Arial"/>
            <w:sz w:val="20"/>
            <w:szCs w:val="20"/>
          </w:rPr>
          <w:delText>e-mail:</w:delText>
        </w:r>
        <w:r w:rsidRPr="00FC173F" w:rsidDel="00EC2039">
          <w:rPr>
            <w:rFonts w:ascii="Arial" w:hAnsi="Arial" w:cs="Arial"/>
            <w:sz w:val="20"/>
            <w:szCs w:val="20"/>
          </w:rPr>
          <w:tab/>
        </w:r>
      </w:del>
      <w:ins w:id="777" w:author="Avela Mnyaka (ECP)" w:date="2026-09-02T09:35:00Z" w16du:dateUtc="2026-09-02T07:35:00Z">
        <w:del w:id="778" w:author="Tebokgo Mabuto (ECP)" w:date="2026-09-09T10:02:00Z" w16du:dateUtc="2026-09-09T08:02:00Z">
          <w:r w:rsidR="004F44A5" w:rsidDel="009F5995">
            <w:rPr>
              <w:rFonts w:ascii="Arial" w:hAnsi="Arial" w:cs="Arial"/>
              <w:sz w:val="20"/>
              <w:szCs w:val="20"/>
            </w:rPr>
            <w:delText>a</w:delText>
          </w:r>
        </w:del>
      </w:ins>
    </w:p>
    <w:bookmarkEnd w:id="741"/>
    <w:p w14:paraId="6F370199" w14:textId="26FC4152" w:rsidR="00FC173F" w:rsidDel="00EC2039" w:rsidRDefault="00FC173F" w:rsidP="00FC173F">
      <w:pPr>
        <w:rPr>
          <w:del w:id="779" w:author="Tebokgo Mabuto (ECP)" w:date="2026-09-09T11:12:00Z" w16du:dateUtc="2026-09-09T09:12:00Z"/>
          <w:rFonts w:cs="Arial"/>
        </w:rPr>
      </w:pPr>
    </w:p>
    <w:p w14:paraId="6FAD1A51" w14:textId="3662BE4E" w:rsidR="004311D2" w:rsidRPr="002528AA" w:rsidDel="00EC2039" w:rsidRDefault="004311D2" w:rsidP="00FC173F">
      <w:pPr>
        <w:rPr>
          <w:del w:id="780" w:author="Tebokgo Mabuto (ECP)" w:date="2026-09-09T11:12:00Z" w16du:dateUtc="2026-09-09T09:12:00Z"/>
          <w:rFonts w:cs="Arial"/>
        </w:rPr>
      </w:pPr>
    </w:p>
    <w:p w14:paraId="1F9CA16C" w14:textId="052B962C" w:rsidR="00FC173F" w:rsidDel="00EC2039" w:rsidRDefault="00FC173F">
      <w:pPr>
        <w:rPr>
          <w:del w:id="781" w:author="Tebokgo Mabuto (ECP)" w:date="2026-09-09T11:12:00Z" w16du:dateUtc="2026-09-09T09:12:00Z"/>
          <w:rFonts w:ascii="Arial" w:hAnsi="Arial" w:cs="Arial"/>
          <w:sz w:val="20"/>
          <w:szCs w:val="20"/>
        </w:rPr>
      </w:pPr>
    </w:p>
    <w:p w14:paraId="3BECD95D" w14:textId="742CD5AC" w:rsidR="00FC173F" w:rsidDel="00EC2039" w:rsidRDefault="00FC173F">
      <w:pPr>
        <w:rPr>
          <w:del w:id="782" w:author="Tebokgo Mabuto (ECP)" w:date="2026-09-09T11:12:00Z" w16du:dateUtc="2026-09-09T09:12:00Z"/>
          <w:rFonts w:ascii="Arial" w:hAnsi="Arial" w:cs="Arial"/>
          <w:sz w:val="20"/>
          <w:szCs w:val="20"/>
        </w:rPr>
      </w:pPr>
    </w:p>
    <w:p w14:paraId="4047A8E9" w14:textId="719A44C6" w:rsidR="00FC173F" w:rsidDel="00EC2039" w:rsidRDefault="00FC173F">
      <w:pPr>
        <w:rPr>
          <w:del w:id="783" w:author="Tebokgo Mabuto (ECP)" w:date="2026-09-09T11:12:00Z" w16du:dateUtc="2026-09-09T09:12:00Z"/>
          <w:rFonts w:ascii="Arial" w:hAnsi="Arial" w:cs="Arial"/>
          <w:sz w:val="20"/>
          <w:szCs w:val="20"/>
        </w:rPr>
      </w:pPr>
      <w:del w:id="784" w:author="Tebokgo Mabuto (ECP)" w:date="2026-09-09T11:12:00Z" w16du:dateUtc="2026-09-09T09:12:00Z">
        <w:r w:rsidDel="00EC2039">
          <w:rPr>
            <w:rFonts w:ascii="Arial" w:hAnsi="Arial" w:cs="Arial"/>
            <w:sz w:val="20"/>
            <w:szCs w:val="20"/>
          </w:rPr>
          <w:br w:type="page"/>
        </w:r>
      </w:del>
    </w:p>
    <w:p w14:paraId="56280104" w14:textId="464D4BE7" w:rsidR="007406B1" w:rsidRPr="004E65F1" w:rsidDel="00EC2039" w:rsidRDefault="007406B1" w:rsidP="007406B1">
      <w:pPr>
        <w:jc w:val="both"/>
        <w:rPr>
          <w:del w:id="785" w:author="Tebokgo Mabuto (ECP)" w:date="2026-09-09T11:12:00Z" w16du:dateUtc="2026-09-09T09:12:00Z"/>
          <w:sz w:val="20"/>
          <w:szCs w:val="20"/>
        </w:rPr>
      </w:pPr>
    </w:p>
    <w:p w14:paraId="3DE1769F" w14:textId="69793342" w:rsidR="009E174F" w:rsidRPr="004E65F1" w:rsidDel="00EC2039" w:rsidRDefault="009E174F" w:rsidP="00CC0A9A">
      <w:pPr>
        <w:pStyle w:val="paragraph"/>
        <w:spacing w:before="0" w:beforeAutospacing="0" w:after="0" w:afterAutospacing="0"/>
        <w:jc w:val="both"/>
        <w:textAlignment w:val="baseline"/>
        <w:rPr>
          <w:del w:id="786" w:author="Tebokgo Mabuto (ECP)" w:date="2026-09-09T11:12:00Z" w16du:dateUtc="2026-09-09T09:12:00Z"/>
          <w:rFonts w:ascii="Segoe UI" w:hAnsi="Segoe UI" w:cs="Segoe UI"/>
          <w:b/>
          <w:bCs/>
          <w:sz w:val="20"/>
          <w:szCs w:val="20"/>
        </w:rPr>
      </w:pPr>
      <w:del w:id="787" w:author="Tebokgo Mabuto (ECP)" w:date="2026-09-09T11:12:00Z" w16du:dateUtc="2026-09-09T09:12:00Z">
        <w:r w:rsidRPr="004E65F1" w:rsidDel="00EC2039">
          <w:rPr>
            <w:rStyle w:val="normaltextrun"/>
            <w:rFonts w:ascii="Arial" w:eastAsiaTheme="majorEastAsia" w:hAnsi="Arial" w:cs="Arial"/>
            <w:b/>
            <w:bCs/>
            <w:color w:val="000000"/>
            <w:sz w:val="20"/>
            <w:szCs w:val="20"/>
          </w:rPr>
          <w:delText>T.1.2</w:delText>
        </w:r>
        <w:r w:rsidRPr="004E65F1" w:rsidDel="00EC2039">
          <w:rPr>
            <w:rStyle w:val="tabchar"/>
            <w:rFonts w:ascii="Calibri" w:eastAsiaTheme="majorEastAsia" w:hAnsi="Calibri" w:cs="Calibri"/>
            <w:b/>
            <w:bCs/>
            <w:color w:val="000000"/>
            <w:sz w:val="20"/>
            <w:szCs w:val="20"/>
          </w:rPr>
          <w:tab/>
        </w:r>
        <w:r w:rsidRPr="004E65F1" w:rsidDel="00EC2039">
          <w:rPr>
            <w:rStyle w:val="normaltextrun"/>
            <w:rFonts w:ascii="Arial" w:eastAsiaTheme="majorEastAsia" w:hAnsi="Arial" w:cs="Arial"/>
            <w:b/>
            <w:bCs/>
            <w:color w:val="000000"/>
            <w:sz w:val="20"/>
            <w:szCs w:val="20"/>
          </w:rPr>
          <w:delText>TENDER DATA</w:delText>
        </w:r>
        <w:r w:rsidRPr="004E65F1" w:rsidDel="00EC2039">
          <w:rPr>
            <w:rStyle w:val="eop"/>
            <w:rFonts w:ascii="Arial" w:eastAsiaTheme="majorEastAsia" w:hAnsi="Arial" w:cs="Arial"/>
            <w:b/>
            <w:bCs/>
            <w:color w:val="000000"/>
            <w:sz w:val="20"/>
            <w:szCs w:val="20"/>
          </w:rPr>
          <w:delText> </w:delText>
        </w:r>
      </w:del>
    </w:p>
    <w:p w14:paraId="0D9081DD" w14:textId="2F0FA0C4" w:rsidR="009E174F" w:rsidRPr="004E65F1" w:rsidDel="00EC2039" w:rsidRDefault="009E174F" w:rsidP="00CC0A9A">
      <w:pPr>
        <w:pStyle w:val="paragraph"/>
        <w:spacing w:before="0" w:beforeAutospacing="0" w:after="0" w:afterAutospacing="0"/>
        <w:jc w:val="both"/>
        <w:textAlignment w:val="baseline"/>
        <w:rPr>
          <w:del w:id="788" w:author="Tebokgo Mabuto (ECP)" w:date="2026-09-09T11:12:00Z" w16du:dateUtc="2026-09-09T09:12:00Z"/>
          <w:rFonts w:ascii="Segoe UI" w:hAnsi="Segoe UI" w:cs="Segoe UI"/>
          <w:sz w:val="20"/>
          <w:szCs w:val="20"/>
        </w:rPr>
      </w:pPr>
      <w:del w:id="789" w:author="Tebokgo Mabuto (ECP)" w:date="2026-09-09T11:12:00Z" w16du:dateUtc="2026-09-09T09:12:00Z">
        <w:r w:rsidRPr="004E65F1" w:rsidDel="00EC2039">
          <w:rPr>
            <w:rStyle w:val="eop"/>
            <w:rFonts w:ascii="Arial" w:eastAsiaTheme="majorEastAsia" w:hAnsi="Arial" w:cs="Arial"/>
            <w:color w:val="000000"/>
            <w:sz w:val="20"/>
            <w:szCs w:val="20"/>
          </w:rPr>
          <w:delText> </w:delText>
        </w:r>
      </w:del>
    </w:p>
    <w:p w14:paraId="7BD2B56D" w14:textId="69F148C7" w:rsidR="009E174F" w:rsidRPr="004E65F1" w:rsidDel="00EC2039" w:rsidRDefault="009E174F" w:rsidP="00CC0A9A">
      <w:pPr>
        <w:pStyle w:val="paragraph"/>
        <w:spacing w:before="0" w:beforeAutospacing="0" w:after="0" w:afterAutospacing="0"/>
        <w:ind w:right="270"/>
        <w:jc w:val="both"/>
        <w:textAlignment w:val="baseline"/>
        <w:rPr>
          <w:del w:id="790" w:author="Tebokgo Mabuto (ECP)" w:date="2026-09-09T11:12:00Z" w16du:dateUtc="2026-09-09T09:12:00Z"/>
          <w:rFonts w:ascii="Segoe UI" w:hAnsi="Segoe UI" w:cs="Segoe UI"/>
          <w:sz w:val="20"/>
          <w:szCs w:val="20"/>
        </w:rPr>
      </w:pPr>
      <w:del w:id="791" w:author="Tebokgo Mabuto (ECP)" w:date="2026-09-09T11:12:00Z" w16du:dateUtc="2026-09-09T09:12:00Z">
        <w:r w:rsidRPr="004E65F1" w:rsidDel="00EC2039">
          <w:rPr>
            <w:rStyle w:val="normaltextrun"/>
            <w:rFonts w:ascii="Arial" w:eastAsiaTheme="majorEastAsia" w:hAnsi="Arial" w:cs="Arial"/>
            <w:sz w:val="20"/>
            <w:szCs w:val="20"/>
          </w:rPr>
          <w:delText>The conditions of tender are the standard conditions of tender as contained in Annexure C of the CIDB STANDARD FOR UNIFORMITY IN ENGINEERING AND CONSTRUCTION WORKS CONTRACTS as per Government Notice No. 423 published in Government Gazette No. 42622 of 08 AUGUST 2019 and as amended from time to time. (see www.cidb.org.za).</w:delText>
        </w:r>
        <w:r w:rsidRPr="004E65F1" w:rsidDel="00EC2039">
          <w:rPr>
            <w:rStyle w:val="eop"/>
            <w:rFonts w:ascii="Arial" w:eastAsiaTheme="majorEastAsia" w:hAnsi="Arial" w:cs="Arial"/>
            <w:sz w:val="20"/>
            <w:szCs w:val="20"/>
          </w:rPr>
          <w:delText> </w:delText>
        </w:r>
      </w:del>
    </w:p>
    <w:p w14:paraId="5D871500" w14:textId="5CE6D225" w:rsidR="009E174F" w:rsidRPr="004E65F1" w:rsidDel="00EC2039" w:rsidRDefault="009E174F" w:rsidP="00CC0A9A">
      <w:pPr>
        <w:pStyle w:val="paragraph"/>
        <w:spacing w:before="0" w:beforeAutospacing="0" w:after="0" w:afterAutospacing="0"/>
        <w:jc w:val="both"/>
        <w:textAlignment w:val="baseline"/>
        <w:rPr>
          <w:del w:id="792" w:author="Tebokgo Mabuto (ECP)" w:date="2026-09-09T11:12:00Z" w16du:dateUtc="2026-09-09T09:12:00Z"/>
          <w:rFonts w:ascii="Segoe UI" w:hAnsi="Segoe UI" w:cs="Segoe UI"/>
          <w:sz w:val="20"/>
          <w:szCs w:val="20"/>
        </w:rPr>
      </w:pPr>
      <w:del w:id="793" w:author="Tebokgo Mabuto (ECP)" w:date="2026-09-09T11:12:00Z" w16du:dateUtc="2026-09-09T09:12:00Z">
        <w:r w:rsidRPr="004E65F1" w:rsidDel="00EC2039">
          <w:rPr>
            <w:rStyle w:val="eop"/>
            <w:rFonts w:ascii="Arial" w:eastAsiaTheme="majorEastAsia" w:hAnsi="Arial" w:cs="Arial"/>
            <w:sz w:val="20"/>
            <w:szCs w:val="20"/>
          </w:rPr>
          <w:delText> </w:delText>
        </w:r>
      </w:del>
    </w:p>
    <w:p w14:paraId="223D8B53" w14:textId="70D1B04C" w:rsidR="009E174F" w:rsidRPr="004E65F1" w:rsidDel="00EC2039" w:rsidRDefault="009E174F" w:rsidP="00CC0A9A">
      <w:pPr>
        <w:pStyle w:val="paragraph"/>
        <w:spacing w:before="0" w:beforeAutospacing="0" w:after="0" w:afterAutospacing="0"/>
        <w:jc w:val="both"/>
        <w:textAlignment w:val="baseline"/>
        <w:rPr>
          <w:del w:id="794" w:author="Tebokgo Mabuto (ECP)" w:date="2026-09-09T11:12:00Z" w16du:dateUtc="2026-09-09T09:12:00Z"/>
          <w:rFonts w:ascii="Segoe UI" w:hAnsi="Segoe UI" w:cs="Segoe UI"/>
          <w:sz w:val="20"/>
          <w:szCs w:val="20"/>
        </w:rPr>
      </w:pPr>
      <w:del w:id="795" w:author="Tebokgo Mabuto (ECP)" w:date="2026-09-09T11:12:00Z" w16du:dateUtc="2026-09-09T09:12:00Z">
        <w:r w:rsidRPr="004E65F1" w:rsidDel="00EC2039">
          <w:rPr>
            <w:rStyle w:val="normaltextrun"/>
            <w:rFonts w:ascii="Arial" w:eastAsiaTheme="majorEastAsia" w:hAnsi="Arial" w:cs="Arial"/>
            <w:sz w:val="20"/>
            <w:szCs w:val="20"/>
            <w:lang w:val="en-GB"/>
          </w:rPr>
          <w:delText>The standard conditions of tender make several references to the tender data for details that apply specifically to this tender. The tender data shall have precedence in the interpretation of any ambiguity or inconsistency between the tender data and the standard conditions of tender.</w:delText>
        </w:r>
        <w:r w:rsidRPr="004E65F1" w:rsidDel="00EC2039">
          <w:rPr>
            <w:rStyle w:val="eop"/>
            <w:rFonts w:ascii="Arial" w:eastAsiaTheme="majorEastAsia" w:hAnsi="Arial" w:cs="Arial"/>
            <w:sz w:val="20"/>
            <w:szCs w:val="20"/>
          </w:rPr>
          <w:delText> </w:delText>
        </w:r>
      </w:del>
    </w:p>
    <w:p w14:paraId="2E16BF54" w14:textId="450DE728" w:rsidR="009E174F" w:rsidRPr="004E65F1" w:rsidDel="00EC2039" w:rsidRDefault="009E174F" w:rsidP="00CC0A9A">
      <w:pPr>
        <w:pStyle w:val="paragraph"/>
        <w:spacing w:before="0" w:beforeAutospacing="0" w:after="0" w:afterAutospacing="0"/>
        <w:jc w:val="both"/>
        <w:textAlignment w:val="baseline"/>
        <w:rPr>
          <w:del w:id="796" w:author="Tebokgo Mabuto (ECP)" w:date="2026-09-09T11:12:00Z" w16du:dateUtc="2026-09-09T09:12:00Z"/>
          <w:rFonts w:ascii="Segoe UI" w:hAnsi="Segoe UI" w:cs="Segoe UI"/>
          <w:sz w:val="20"/>
          <w:szCs w:val="20"/>
        </w:rPr>
      </w:pPr>
      <w:del w:id="797" w:author="Tebokgo Mabuto (ECP)" w:date="2026-09-09T11:12:00Z" w16du:dateUtc="2026-09-09T09:12:00Z">
        <w:r w:rsidRPr="004E65F1" w:rsidDel="00EC2039">
          <w:rPr>
            <w:rStyle w:val="eop"/>
            <w:rFonts w:ascii="Arial" w:eastAsiaTheme="majorEastAsia" w:hAnsi="Arial" w:cs="Arial"/>
            <w:sz w:val="20"/>
            <w:szCs w:val="20"/>
          </w:rPr>
          <w:delText> </w:delText>
        </w:r>
      </w:del>
    </w:p>
    <w:p w14:paraId="39B6BAA1" w14:textId="687EF724" w:rsidR="009E174F" w:rsidRPr="004E65F1" w:rsidDel="00EC2039" w:rsidRDefault="009E174F" w:rsidP="00CC0A9A">
      <w:pPr>
        <w:pStyle w:val="paragraph"/>
        <w:spacing w:before="0" w:beforeAutospacing="0" w:after="0" w:afterAutospacing="0"/>
        <w:ind w:right="270"/>
        <w:jc w:val="both"/>
        <w:textAlignment w:val="baseline"/>
        <w:rPr>
          <w:del w:id="798" w:author="Tebokgo Mabuto (ECP)" w:date="2026-09-09T11:12:00Z" w16du:dateUtc="2026-09-09T09:12:00Z"/>
          <w:rFonts w:ascii="Segoe UI" w:hAnsi="Segoe UI" w:cs="Segoe UI"/>
          <w:sz w:val="20"/>
          <w:szCs w:val="20"/>
        </w:rPr>
      </w:pPr>
      <w:del w:id="799" w:author="Tebokgo Mabuto (ECP)" w:date="2026-09-09T11:12:00Z" w16du:dateUtc="2026-09-09T09:12:00Z">
        <w:r w:rsidRPr="004E65F1" w:rsidDel="00EC2039">
          <w:rPr>
            <w:rStyle w:val="normaltextrun"/>
            <w:rFonts w:ascii="Arial" w:eastAsiaTheme="majorEastAsia" w:hAnsi="Arial" w:cs="Arial"/>
            <w:sz w:val="20"/>
            <w:szCs w:val="20"/>
          </w:rPr>
          <w:delText xml:space="preserve">Each item of data given below is cross-referenced to the clause marked “C” in the </w:delText>
        </w:r>
        <w:r w:rsidR="000024DA" w:rsidRPr="004E65F1" w:rsidDel="00EC2039">
          <w:rPr>
            <w:rStyle w:val="normaltextrun"/>
            <w:rFonts w:ascii="Arial" w:eastAsiaTheme="majorEastAsia" w:hAnsi="Arial" w:cs="Arial"/>
            <w:sz w:val="20"/>
            <w:szCs w:val="20"/>
          </w:rPr>
          <w:delText>above-mentioned</w:delText>
        </w:r>
        <w:r w:rsidRPr="004E65F1" w:rsidDel="00EC2039">
          <w:rPr>
            <w:rStyle w:val="normaltextrun"/>
            <w:rFonts w:ascii="Arial" w:eastAsiaTheme="majorEastAsia" w:hAnsi="Arial" w:cs="Arial"/>
            <w:sz w:val="20"/>
            <w:szCs w:val="20"/>
          </w:rPr>
          <w:delText xml:space="preserve"> Standard Conditions of Tender</w:delText>
        </w:r>
        <w:r w:rsidR="007406B1" w:rsidRPr="004E65F1" w:rsidDel="00EC2039">
          <w:rPr>
            <w:rStyle w:val="normaltextrun"/>
            <w:rFonts w:ascii="Arial" w:eastAsiaTheme="majorEastAsia" w:hAnsi="Arial" w:cs="Arial"/>
            <w:sz w:val="20"/>
            <w:szCs w:val="20"/>
          </w:rPr>
          <w:delText>.</w:delText>
        </w:r>
      </w:del>
    </w:p>
    <w:p w14:paraId="661F4757" w14:textId="69DC012F" w:rsidR="00983C75" w:rsidRPr="004E65F1" w:rsidDel="00EC2039" w:rsidRDefault="00983C75" w:rsidP="00CC0A9A">
      <w:pPr>
        <w:jc w:val="both"/>
        <w:rPr>
          <w:del w:id="800" w:author="Tebokgo Mabuto (ECP)" w:date="2026-09-09T11:12:00Z" w16du:dateUtc="2026-09-09T09:12:00Z"/>
          <w:sz w:val="20"/>
          <w:szCs w:val="20"/>
        </w:rPr>
      </w:pPr>
    </w:p>
    <w:tbl>
      <w:tblPr>
        <w:tblW w:w="10620" w:type="dxa"/>
        <w:tblInd w:w="-27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801" w:author="Tebokgo Mabuto (ECP)" w:date="2026-06-30T14:48:00Z" w16du:dateUtc="2026-06-30T12:48:00Z">
          <w:tblPr>
            <w:tblW w:w="9923"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1045"/>
        <w:gridCol w:w="9575"/>
        <w:tblGridChange w:id="802">
          <w:tblGrid>
            <w:gridCol w:w="1045"/>
            <w:gridCol w:w="2005"/>
            <w:gridCol w:w="1843"/>
            <w:gridCol w:w="5727"/>
            <w:gridCol w:w="2353"/>
          </w:tblGrid>
        </w:tblGridChange>
      </w:tblGrid>
      <w:tr w:rsidR="00DB355E" w:rsidRPr="004E65F1" w:rsidDel="00EC2039" w14:paraId="56CEC208" w14:textId="77FE3085" w:rsidTr="00A2232E">
        <w:trPr>
          <w:trHeight w:val="15"/>
          <w:del w:id="803" w:author="Tebokgo Mabuto (ECP)" w:date="2026-09-09T11:12:00Z" w16du:dateUtc="2026-09-09T09:12:00Z"/>
          <w:trPrChange w:id="804" w:author="Tebokgo Mabuto (ECP)" w:date="2026-06-30T14:48:00Z" w16du:dateUtc="2026-06-30T12:48:00Z">
            <w:trPr>
              <w:gridBefore w:val="2"/>
              <w:trHeight w:val="15"/>
            </w:trPr>
          </w:trPrChange>
        </w:trPr>
        <w:tc>
          <w:tcPr>
            <w:tcW w:w="1045" w:type="dxa"/>
            <w:tcBorders>
              <w:top w:val="single" w:sz="6" w:space="0" w:color="auto"/>
              <w:left w:val="single" w:sz="6" w:space="0" w:color="auto"/>
              <w:bottom w:val="single" w:sz="6" w:space="0" w:color="auto"/>
              <w:right w:val="single" w:sz="6" w:space="0" w:color="auto"/>
            </w:tcBorders>
            <w:hideMark/>
            <w:tcPrChange w:id="805" w:author="Tebokgo Mabuto (ECP)" w:date="2026-06-30T14:48:00Z" w16du:dateUtc="2026-06-30T12:48:00Z">
              <w:tcPr>
                <w:tcW w:w="1843" w:type="dxa"/>
                <w:tcBorders>
                  <w:top w:val="single" w:sz="6" w:space="0" w:color="auto"/>
                  <w:left w:val="single" w:sz="6" w:space="0" w:color="auto"/>
                  <w:bottom w:val="single" w:sz="6" w:space="0" w:color="auto"/>
                  <w:right w:val="single" w:sz="6" w:space="0" w:color="auto"/>
                </w:tcBorders>
                <w:hideMark/>
              </w:tcPr>
            </w:tcPrChange>
          </w:tcPr>
          <w:p w14:paraId="25B6B263" w14:textId="035418DD" w:rsidR="00DB355E" w:rsidRPr="004E65F1" w:rsidDel="00EC2039" w:rsidRDefault="00DB355E" w:rsidP="006D623C">
            <w:pPr>
              <w:textAlignment w:val="baseline"/>
              <w:rPr>
                <w:del w:id="806" w:author="Tebokgo Mabuto (ECP)" w:date="2026-09-09T11:12:00Z" w16du:dateUtc="2026-09-09T09:12:00Z"/>
                <w:rFonts w:ascii="Arial" w:eastAsia="Times New Roman" w:hAnsi="Arial" w:cs="Arial"/>
                <w:sz w:val="20"/>
                <w:szCs w:val="20"/>
                <w:lang w:eastAsia="en-ZA"/>
              </w:rPr>
            </w:pPr>
            <w:del w:id="807" w:author="Tebokgo Mabuto (ECP)" w:date="2026-09-09T11:12:00Z" w16du:dateUtc="2026-09-09T09:12:00Z">
              <w:r w:rsidRPr="004E65F1" w:rsidDel="00EC2039">
                <w:rPr>
                  <w:rFonts w:ascii="Arial" w:eastAsia="Times New Roman" w:hAnsi="Arial" w:cs="Arial"/>
                  <w:b/>
                  <w:bCs/>
                  <w:sz w:val="20"/>
                  <w:szCs w:val="20"/>
                  <w:lang w:val="en-GB" w:eastAsia="en-ZA"/>
                </w:rPr>
                <w:delText>Clause Number</w:delText>
              </w:r>
              <w:r w:rsidRPr="004E65F1" w:rsidDel="00EC2039">
                <w:rPr>
                  <w:rFonts w:ascii="Arial" w:eastAsia="Times New Roman" w:hAnsi="Arial" w:cs="Arial"/>
                  <w:sz w:val="20"/>
                  <w:szCs w:val="20"/>
                  <w:lang w:eastAsia="en-ZA"/>
                </w:rPr>
                <w:delText> </w:delText>
              </w:r>
            </w:del>
          </w:p>
        </w:tc>
        <w:tc>
          <w:tcPr>
            <w:tcW w:w="9575" w:type="dxa"/>
            <w:tcBorders>
              <w:top w:val="single" w:sz="6" w:space="0" w:color="auto"/>
              <w:left w:val="single" w:sz="6" w:space="0" w:color="auto"/>
              <w:bottom w:val="single" w:sz="6" w:space="0" w:color="auto"/>
              <w:right w:val="single" w:sz="6" w:space="0" w:color="auto"/>
            </w:tcBorders>
            <w:hideMark/>
            <w:tcPrChange w:id="808" w:author="Tebokgo Mabuto (ECP)" w:date="2026-06-30T14:48:00Z" w16du:dateUtc="2026-06-30T12:48:00Z">
              <w:tcPr>
                <w:tcW w:w="8080" w:type="dxa"/>
                <w:gridSpan w:val="2"/>
                <w:tcBorders>
                  <w:top w:val="single" w:sz="6" w:space="0" w:color="auto"/>
                  <w:left w:val="single" w:sz="6" w:space="0" w:color="auto"/>
                  <w:bottom w:val="single" w:sz="6" w:space="0" w:color="auto"/>
                  <w:right w:val="single" w:sz="6" w:space="0" w:color="auto"/>
                </w:tcBorders>
                <w:hideMark/>
              </w:tcPr>
            </w:tcPrChange>
          </w:tcPr>
          <w:p w14:paraId="6CE636BC" w14:textId="7B51462D" w:rsidR="00DB355E" w:rsidRPr="004E65F1" w:rsidDel="00EC2039" w:rsidRDefault="00DB355E" w:rsidP="006D623C">
            <w:pPr>
              <w:textAlignment w:val="baseline"/>
              <w:rPr>
                <w:del w:id="809" w:author="Tebokgo Mabuto (ECP)" w:date="2026-09-09T11:12:00Z" w16du:dateUtc="2026-09-09T09:12:00Z"/>
                <w:rFonts w:ascii="Arial" w:eastAsia="Times New Roman" w:hAnsi="Arial" w:cs="Arial"/>
                <w:sz w:val="20"/>
                <w:szCs w:val="20"/>
                <w:lang w:eastAsia="en-ZA"/>
              </w:rPr>
            </w:pPr>
            <w:del w:id="810" w:author="Tebokgo Mabuto (ECP)" w:date="2026-09-09T11:12:00Z" w16du:dateUtc="2026-09-09T09:12:00Z">
              <w:r w:rsidRPr="004E65F1" w:rsidDel="00EC2039">
                <w:rPr>
                  <w:rFonts w:ascii="Arial" w:eastAsia="Times New Roman" w:hAnsi="Arial" w:cs="Arial"/>
                  <w:b/>
                  <w:bCs/>
                  <w:sz w:val="20"/>
                  <w:szCs w:val="20"/>
                  <w:lang w:val="en-GB" w:eastAsia="en-ZA"/>
                </w:rPr>
                <w:delText>Data</w:delText>
              </w:r>
              <w:r w:rsidRPr="004E65F1" w:rsidDel="00EC2039">
                <w:rPr>
                  <w:rFonts w:ascii="Arial" w:eastAsia="Times New Roman" w:hAnsi="Arial" w:cs="Arial"/>
                  <w:sz w:val="20"/>
                  <w:szCs w:val="20"/>
                  <w:lang w:eastAsia="en-ZA"/>
                </w:rPr>
                <w:delText> </w:delText>
              </w:r>
            </w:del>
          </w:p>
        </w:tc>
      </w:tr>
      <w:tr w:rsidR="00DB355E" w:rsidRPr="004E65F1" w:rsidDel="00EC2039" w14:paraId="65C89CF8" w14:textId="564F3F2C" w:rsidTr="00A2232E">
        <w:trPr>
          <w:trHeight w:val="15"/>
          <w:del w:id="811" w:author="Tebokgo Mabuto (ECP)" w:date="2026-09-09T11:12:00Z" w16du:dateUtc="2026-09-09T09:12:00Z"/>
          <w:trPrChange w:id="812" w:author="Tebokgo Mabuto (ECP)" w:date="2026-06-30T14:48:00Z" w16du:dateUtc="2026-06-30T12:48:00Z">
            <w:trPr>
              <w:gridBefore w:val="2"/>
              <w:trHeight w:val="15"/>
            </w:trPr>
          </w:trPrChange>
        </w:trPr>
        <w:tc>
          <w:tcPr>
            <w:tcW w:w="1045" w:type="dxa"/>
            <w:tcBorders>
              <w:top w:val="single" w:sz="6" w:space="0" w:color="auto"/>
              <w:left w:val="single" w:sz="6" w:space="0" w:color="auto"/>
              <w:bottom w:val="single" w:sz="6" w:space="0" w:color="auto"/>
              <w:right w:val="single" w:sz="6" w:space="0" w:color="auto"/>
            </w:tcBorders>
            <w:hideMark/>
            <w:tcPrChange w:id="813" w:author="Tebokgo Mabuto (ECP)" w:date="2026-06-30T14:48:00Z" w16du:dateUtc="2026-06-30T12:48:00Z">
              <w:tcPr>
                <w:tcW w:w="1843" w:type="dxa"/>
                <w:tcBorders>
                  <w:top w:val="single" w:sz="6" w:space="0" w:color="auto"/>
                  <w:left w:val="single" w:sz="6" w:space="0" w:color="auto"/>
                  <w:bottom w:val="single" w:sz="6" w:space="0" w:color="auto"/>
                  <w:right w:val="single" w:sz="6" w:space="0" w:color="auto"/>
                </w:tcBorders>
                <w:hideMark/>
              </w:tcPr>
            </w:tcPrChange>
          </w:tcPr>
          <w:p w14:paraId="54F690EF" w14:textId="43F8BD0C" w:rsidR="00DB355E" w:rsidRPr="004E65F1" w:rsidDel="00EC2039" w:rsidRDefault="00DB355E" w:rsidP="006D623C">
            <w:pPr>
              <w:textAlignment w:val="baseline"/>
              <w:rPr>
                <w:del w:id="814" w:author="Tebokgo Mabuto (ECP)" w:date="2026-09-09T11:12:00Z" w16du:dateUtc="2026-09-09T09:12:00Z"/>
                <w:rFonts w:ascii="Arial" w:eastAsia="Times New Roman" w:hAnsi="Arial" w:cs="Arial"/>
                <w:sz w:val="20"/>
                <w:szCs w:val="20"/>
                <w:lang w:eastAsia="en-ZA"/>
              </w:rPr>
            </w:pPr>
            <w:del w:id="815" w:author="Tebokgo Mabuto (ECP)" w:date="2026-09-09T11:12:00Z" w16du:dateUtc="2026-09-09T09:12:00Z">
              <w:r w:rsidRPr="004E65F1" w:rsidDel="00EC2039">
                <w:rPr>
                  <w:rFonts w:ascii="Arial" w:eastAsia="Times New Roman" w:hAnsi="Arial" w:cs="Arial"/>
                  <w:sz w:val="20"/>
                  <w:szCs w:val="20"/>
                  <w:lang w:val="en-GB" w:eastAsia="en-ZA"/>
                </w:rPr>
                <w:delText>C.1</w:delText>
              </w:r>
              <w:r w:rsidRPr="004E65F1" w:rsidDel="00EC2039">
                <w:rPr>
                  <w:rFonts w:ascii="Arial" w:eastAsia="Times New Roman" w:hAnsi="Arial" w:cs="Arial"/>
                  <w:sz w:val="20"/>
                  <w:szCs w:val="20"/>
                  <w:lang w:eastAsia="en-ZA"/>
                </w:rPr>
                <w:delText> </w:delText>
              </w:r>
            </w:del>
          </w:p>
        </w:tc>
        <w:tc>
          <w:tcPr>
            <w:tcW w:w="9575" w:type="dxa"/>
            <w:tcBorders>
              <w:top w:val="single" w:sz="6" w:space="0" w:color="auto"/>
              <w:left w:val="single" w:sz="6" w:space="0" w:color="auto"/>
              <w:bottom w:val="single" w:sz="6" w:space="0" w:color="auto"/>
              <w:right w:val="single" w:sz="6" w:space="0" w:color="auto"/>
            </w:tcBorders>
            <w:hideMark/>
            <w:tcPrChange w:id="816" w:author="Tebokgo Mabuto (ECP)" w:date="2026-06-30T14:48:00Z" w16du:dateUtc="2026-06-30T12:48:00Z">
              <w:tcPr>
                <w:tcW w:w="8080" w:type="dxa"/>
                <w:gridSpan w:val="2"/>
                <w:tcBorders>
                  <w:top w:val="single" w:sz="6" w:space="0" w:color="auto"/>
                  <w:left w:val="single" w:sz="6" w:space="0" w:color="auto"/>
                  <w:bottom w:val="single" w:sz="6" w:space="0" w:color="auto"/>
                  <w:right w:val="single" w:sz="6" w:space="0" w:color="auto"/>
                </w:tcBorders>
                <w:hideMark/>
              </w:tcPr>
            </w:tcPrChange>
          </w:tcPr>
          <w:p w14:paraId="12230D79" w14:textId="6E51E1C5" w:rsidR="00DB355E" w:rsidRPr="004E65F1" w:rsidDel="00EC2039" w:rsidRDefault="00DB355E" w:rsidP="006D623C">
            <w:pPr>
              <w:jc w:val="both"/>
              <w:textAlignment w:val="baseline"/>
              <w:rPr>
                <w:del w:id="817" w:author="Tebokgo Mabuto (ECP)" w:date="2026-09-09T11:12:00Z" w16du:dateUtc="2026-09-09T09:12:00Z"/>
                <w:rFonts w:ascii="Arial" w:eastAsia="Times New Roman" w:hAnsi="Arial" w:cs="Arial"/>
                <w:b/>
                <w:bCs/>
                <w:sz w:val="20"/>
                <w:szCs w:val="20"/>
                <w:lang w:eastAsia="en-ZA"/>
              </w:rPr>
            </w:pPr>
            <w:del w:id="818" w:author="Tebokgo Mabuto (ECP)" w:date="2026-09-09T11:12:00Z" w16du:dateUtc="2026-09-09T09:12:00Z">
              <w:r w:rsidRPr="004E65F1" w:rsidDel="00EC2039">
                <w:rPr>
                  <w:rFonts w:ascii="Arial" w:eastAsia="Times New Roman" w:hAnsi="Arial" w:cs="Arial"/>
                  <w:b/>
                  <w:bCs/>
                  <w:sz w:val="20"/>
                  <w:szCs w:val="20"/>
                  <w:lang w:val="en-GB" w:eastAsia="en-ZA"/>
                </w:rPr>
                <w:delText>GENERAL</w:delText>
              </w:r>
              <w:r w:rsidRPr="004E65F1" w:rsidDel="00EC2039">
                <w:rPr>
                  <w:rFonts w:ascii="Arial" w:eastAsia="Times New Roman" w:hAnsi="Arial" w:cs="Arial"/>
                  <w:b/>
                  <w:bCs/>
                  <w:sz w:val="20"/>
                  <w:szCs w:val="20"/>
                  <w:lang w:eastAsia="en-ZA"/>
                </w:rPr>
                <w:delText> </w:delText>
              </w:r>
            </w:del>
          </w:p>
        </w:tc>
      </w:tr>
      <w:tr w:rsidR="00DB355E" w:rsidRPr="00A44E31" w:rsidDel="00EC2039" w14:paraId="1AED666E" w14:textId="445CE894" w:rsidTr="00A2232E">
        <w:trPr>
          <w:trHeight w:val="15"/>
          <w:del w:id="819" w:author="Tebokgo Mabuto (ECP)" w:date="2026-09-09T11:12:00Z" w16du:dateUtc="2026-09-09T09:12:00Z"/>
          <w:trPrChange w:id="820" w:author="Tebokgo Mabuto (ECP)" w:date="2026-06-30T14:48:00Z" w16du:dateUtc="2026-06-30T12:48:00Z">
            <w:trPr>
              <w:gridBefore w:val="2"/>
              <w:trHeight w:val="15"/>
            </w:trPr>
          </w:trPrChange>
        </w:trPr>
        <w:tc>
          <w:tcPr>
            <w:tcW w:w="1045" w:type="dxa"/>
            <w:tcBorders>
              <w:top w:val="single" w:sz="6" w:space="0" w:color="auto"/>
              <w:left w:val="single" w:sz="6" w:space="0" w:color="auto"/>
              <w:bottom w:val="single" w:sz="6" w:space="0" w:color="auto"/>
              <w:right w:val="single" w:sz="6" w:space="0" w:color="auto"/>
            </w:tcBorders>
            <w:hideMark/>
            <w:tcPrChange w:id="821" w:author="Tebokgo Mabuto (ECP)" w:date="2026-06-30T14:48:00Z" w16du:dateUtc="2026-06-30T12:48:00Z">
              <w:tcPr>
                <w:tcW w:w="1843" w:type="dxa"/>
                <w:tcBorders>
                  <w:top w:val="single" w:sz="6" w:space="0" w:color="auto"/>
                  <w:left w:val="single" w:sz="6" w:space="0" w:color="auto"/>
                  <w:bottom w:val="single" w:sz="6" w:space="0" w:color="auto"/>
                  <w:right w:val="single" w:sz="6" w:space="0" w:color="auto"/>
                </w:tcBorders>
                <w:hideMark/>
              </w:tcPr>
            </w:tcPrChange>
          </w:tcPr>
          <w:p w14:paraId="5C3AB0E8" w14:textId="0639D19C" w:rsidR="00DB355E" w:rsidRPr="004E65F1" w:rsidDel="00EC2039" w:rsidRDefault="00DB355E" w:rsidP="006D623C">
            <w:pPr>
              <w:textAlignment w:val="baseline"/>
              <w:rPr>
                <w:del w:id="822" w:author="Tebokgo Mabuto (ECP)" w:date="2026-09-09T11:12:00Z" w16du:dateUtc="2026-09-09T09:12:00Z"/>
                <w:rFonts w:ascii="Arial" w:eastAsia="Times New Roman" w:hAnsi="Arial" w:cs="Arial"/>
                <w:sz w:val="20"/>
                <w:szCs w:val="20"/>
                <w:lang w:eastAsia="en-ZA"/>
              </w:rPr>
            </w:pPr>
            <w:del w:id="823" w:author="Tebokgo Mabuto (ECP)" w:date="2026-09-09T11:12:00Z" w16du:dateUtc="2026-09-09T09:12:00Z">
              <w:r w:rsidRPr="004E65F1" w:rsidDel="00EC2039">
                <w:rPr>
                  <w:rFonts w:ascii="Arial" w:eastAsia="Times New Roman" w:hAnsi="Arial" w:cs="Arial"/>
                  <w:sz w:val="20"/>
                  <w:szCs w:val="20"/>
                  <w:lang w:val="en-GB" w:eastAsia="en-ZA"/>
                </w:rPr>
                <w:delText>C.1.1</w:delText>
              </w:r>
              <w:r w:rsidRPr="004E65F1" w:rsidDel="00EC2039">
                <w:rPr>
                  <w:rFonts w:ascii="Arial" w:eastAsia="Times New Roman" w:hAnsi="Arial" w:cs="Arial"/>
                  <w:sz w:val="20"/>
                  <w:szCs w:val="20"/>
                  <w:lang w:eastAsia="en-ZA"/>
                </w:rPr>
                <w:delText> </w:delText>
              </w:r>
            </w:del>
          </w:p>
        </w:tc>
        <w:tc>
          <w:tcPr>
            <w:tcW w:w="9575" w:type="dxa"/>
            <w:tcBorders>
              <w:top w:val="single" w:sz="6" w:space="0" w:color="auto"/>
              <w:left w:val="single" w:sz="6" w:space="0" w:color="auto"/>
              <w:bottom w:val="single" w:sz="6" w:space="0" w:color="auto"/>
              <w:right w:val="single" w:sz="6" w:space="0" w:color="auto"/>
            </w:tcBorders>
            <w:hideMark/>
            <w:tcPrChange w:id="824" w:author="Tebokgo Mabuto (ECP)" w:date="2026-06-30T14:48:00Z" w16du:dateUtc="2026-06-30T12:48:00Z">
              <w:tcPr>
                <w:tcW w:w="8080" w:type="dxa"/>
                <w:gridSpan w:val="2"/>
                <w:tcBorders>
                  <w:top w:val="single" w:sz="6" w:space="0" w:color="auto"/>
                  <w:left w:val="single" w:sz="6" w:space="0" w:color="auto"/>
                  <w:bottom w:val="single" w:sz="6" w:space="0" w:color="auto"/>
                  <w:right w:val="single" w:sz="6" w:space="0" w:color="auto"/>
                </w:tcBorders>
                <w:hideMark/>
              </w:tcPr>
            </w:tcPrChange>
          </w:tcPr>
          <w:p w14:paraId="52A193D0" w14:textId="60ABD90D" w:rsidR="00DB355E" w:rsidRPr="004E65F1" w:rsidDel="00EC2039" w:rsidRDefault="00DB355E" w:rsidP="006D623C">
            <w:pPr>
              <w:jc w:val="both"/>
              <w:textAlignment w:val="baseline"/>
              <w:rPr>
                <w:del w:id="825" w:author="Tebokgo Mabuto (ECP)" w:date="2026-09-09T11:12:00Z" w16du:dateUtc="2026-09-09T09:12:00Z"/>
                <w:rFonts w:ascii="Arial" w:eastAsia="Times New Roman" w:hAnsi="Arial" w:cs="Arial"/>
                <w:b/>
                <w:bCs/>
                <w:sz w:val="20"/>
                <w:szCs w:val="20"/>
                <w:lang w:eastAsia="en-ZA"/>
              </w:rPr>
            </w:pPr>
            <w:del w:id="826" w:author="Tebokgo Mabuto (ECP)" w:date="2026-09-09T11:12:00Z" w16du:dateUtc="2026-09-09T09:12:00Z">
              <w:r w:rsidRPr="004E65F1" w:rsidDel="00EC2039">
                <w:rPr>
                  <w:rFonts w:ascii="Arial" w:eastAsia="Times New Roman" w:hAnsi="Arial" w:cs="Arial"/>
                  <w:b/>
                  <w:bCs/>
                  <w:sz w:val="20"/>
                  <w:szCs w:val="20"/>
                  <w:lang w:val="en-GB" w:eastAsia="en-ZA"/>
                </w:rPr>
                <w:delText>Actions</w:delText>
              </w:r>
              <w:r w:rsidRPr="004E65F1" w:rsidDel="00EC2039">
                <w:rPr>
                  <w:rFonts w:ascii="Arial" w:eastAsia="Times New Roman" w:hAnsi="Arial" w:cs="Arial"/>
                  <w:b/>
                  <w:bCs/>
                  <w:sz w:val="20"/>
                  <w:szCs w:val="20"/>
                  <w:lang w:eastAsia="en-ZA"/>
                </w:rPr>
                <w:delText> </w:delText>
              </w:r>
            </w:del>
          </w:p>
          <w:p w14:paraId="1BB0831B" w14:textId="4FA1FAD6" w:rsidR="00DB355E" w:rsidRPr="004E65F1" w:rsidDel="00EC2039" w:rsidRDefault="00DB355E" w:rsidP="006D623C">
            <w:pPr>
              <w:jc w:val="both"/>
              <w:textAlignment w:val="baseline"/>
              <w:rPr>
                <w:del w:id="827" w:author="Tebokgo Mabuto (ECP)" w:date="2026-09-09T11:12:00Z" w16du:dateUtc="2026-09-09T09:12:00Z"/>
                <w:rFonts w:ascii="Arial" w:eastAsia="Times New Roman" w:hAnsi="Arial" w:cs="Arial"/>
                <w:sz w:val="20"/>
                <w:szCs w:val="20"/>
                <w:lang w:eastAsia="en-ZA"/>
              </w:rPr>
            </w:pPr>
            <w:del w:id="828" w:author="Tebokgo Mabuto (ECP)" w:date="2026-09-09T11:12:00Z" w16du:dateUtc="2026-09-09T09:12:00Z">
              <w:r w:rsidRPr="004E65F1" w:rsidDel="00EC2039">
                <w:rPr>
                  <w:rFonts w:ascii="Arial" w:eastAsia="Times New Roman" w:hAnsi="Arial" w:cs="Arial"/>
                  <w:sz w:val="20"/>
                  <w:szCs w:val="20"/>
                  <w:lang w:eastAsia="en-ZA"/>
                </w:rPr>
                <w:delText> </w:delText>
              </w:r>
            </w:del>
          </w:p>
          <w:p w14:paraId="5DA275E7" w14:textId="57C02582" w:rsidR="00DB355E" w:rsidRPr="004E65F1" w:rsidDel="00EC2039" w:rsidRDefault="00DB355E" w:rsidP="006D623C">
            <w:pPr>
              <w:jc w:val="both"/>
              <w:textAlignment w:val="baseline"/>
              <w:rPr>
                <w:del w:id="829" w:author="Tebokgo Mabuto (ECP)" w:date="2026-09-09T11:12:00Z" w16du:dateUtc="2026-09-09T09:12:00Z"/>
                <w:rFonts w:ascii="Arial" w:eastAsia="Times New Roman" w:hAnsi="Arial" w:cs="Arial"/>
                <w:sz w:val="20"/>
                <w:szCs w:val="20"/>
                <w:lang w:eastAsia="en-ZA"/>
              </w:rPr>
            </w:pPr>
            <w:del w:id="830" w:author="Tebokgo Mabuto (ECP)" w:date="2026-09-09T11:12:00Z" w16du:dateUtc="2026-09-09T09:12:00Z">
              <w:r w:rsidRPr="004E65F1" w:rsidDel="00EC2039">
                <w:rPr>
                  <w:rFonts w:ascii="Arial" w:eastAsia="Times New Roman" w:hAnsi="Arial" w:cs="Arial"/>
                  <w:sz w:val="20"/>
                  <w:szCs w:val="20"/>
                  <w:lang w:val="en-GB" w:eastAsia="en-ZA"/>
                </w:rPr>
                <w:delText>The Employer is The South African National Road Agency SOC Limited (SANRAL).  The Employer’s domicilium citandi et executandi (permanent physical business address) is:</w:delText>
              </w:r>
              <w:r w:rsidRPr="004E65F1" w:rsidDel="00EC2039">
                <w:rPr>
                  <w:rFonts w:ascii="Arial" w:eastAsia="Times New Roman" w:hAnsi="Arial" w:cs="Arial"/>
                  <w:sz w:val="20"/>
                  <w:szCs w:val="20"/>
                  <w:lang w:eastAsia="en-ZA"/>
                </w:rPr>
                <w:delText> </w:delText>
              </w:r>
            </w:del>
          </w:p>
          <w:p w14:paraId="3C92099E" w14:textId="1D75190B" w:rsidR="00DB355E" w:rsidRPr="004E65F1" w:rsidDel="00EC2039" w:rsidRDefault="00DB355E" w:rsidP="006D623C">
            <w:pPr>
              <w:jc w:val="both"/>
              <w:textAlignment w:val="baseline"/>
              <w:rPr>
                <w:del w:id="831" w:author="Tebokgo Mabuto (ECP)" w:date="2026-09-09T11:12:00Z" w16du:dateUtc="2026-09-09T09:12:00Z"/>
                <w:rFonts w:ascii="Arial" w:eastAsia="Times New Roman" w:hAnsi="Arial" w:cs="Arial"/>
                <w:sz w:val="20"/>
                <w:szCs w:val="20"/>
                <w:lang w:eastAsia="en-ZA"/>
              </w:rPr>
            </w:pPr>
            <w:del w:id="832" w:author="Tebokgo Mabuto (ECP)" w:date="2026-09-09T11:12:00Z" w16du:dateUtc="2026-09-09T09:12:00Z">
              <w:r w:rsidRPr="004E65F1" w:rsidDel="00EC2039">
                <w:rPr>
                  <w:rFonts w:ascii="Arial" w:eastAsia="Times New Roman" w:hAnsi="Arial" w:cs="Arial"/>
                  <w:sz w:val="20"/>
                  <w:szCs w:val="20"/>
                  <w:lang w:eastAsia="en-ZA"/>
                </w:rPr>
                <w:delText> </w:delText>
              </w:r>
            </w:del>
          </w:p>
          <w:p w14:paraId="4987BF0D" w14:textId="66454616" w:rsidR="00DB355E" w:rsidRPr="00A44E31" w:rsidDel="00EC2039" w:rsidRDefault="00DB355E" w:rsidP="006D623C">
            <w:pPr>
              <w:jc w:val="both"/>
              <w:textAlignment w:val="baseline"/>
              <w:rPr>
                <w:del w:id="833" w:author="Tebokgo Mabuto (ECP)" w:date="2026-09-09T11:12:00Z" w16du:dateUtc="2026-09-09T09:12:00Z"/>
                <w:rFonts w:ascii="Arial" w:eastAsia="Times New Roman" w:hAnsi="Arial" w:cs="Arial"/>
                <w:sz w:val="20"/>
                <w:szCs w:val="20"/>
                <w:lang w:val="pt-PT" w:eastAsia="en-ZA"/>
                <w:rPrChange w:id="834" w:author="Avela Mnyaka (ECP)" w:date="2026-09-02T09:23:00Z" w16du:dateUtc="2026-09-02T07:23:00Z">
                  <w:rPr>
                    <w:del w:id="835" w:author="Tebokgo Mabuto (ECP)" w:date="2026-09-09T11:12:00Z" w16du:dateUtc="2026-09-09T09:12:00Z"/>
                    <w:rFonts w:ascii="Arial" w:eastAsia="Times New Roman" w:hAnsi="Arial" w:cs="Arial"/>
                    <w:sz w:val="20"/>
                    <w:szCs w:val="20"/>
                    <w:lang w:eastAsia="en-ZA"/>
                  </w:rPr>
                </w:rPrChange>
              </w:rPr>
            </w:pPr>
            <w:del w:id="836" w:author="Tebokgo Mabuto (ECP)" w:date="2026-09-09T11:12:00Z" w16du:dateUtc="2026-09-09T09:12:00Z">
              <w:r w:rsidRPr="00A44E31" w:rsidDel="00EC2039">
                <w:rPr>
                  <w:rFonts w:ascii="Arial" w:eastAsia="Times New Roman" w:hAnsi="Arial" w:cs="Arial"/>
                  <w:sz w:val="20"/>
                  <w:szCs w:val="20"/>
                  <w:lang w:val="pt-PT" w:eastAsia="en-ZA"/>
                  <w:rPrChange w:id="837" w:author="Avela Mnyaka (ECP)" w:date="2026-09-02T09:23:00Z" w16du:dateUtc="2026-09-02T07:23:00Z">
                    <w:rPr>
                      <w:rFonts w:ascii="Arial" w:eastAsia="Times New Roman" w:hAnsi="Arial" w:cs="Arial"/>
                      <w:sz w:val="20"/>
                      <w:szCs w:val="20"/>
                      <w:lang w:val="en-GB" w:eastAsia="en-ZA"/>
                    </w:rPr>
                  </w:rPrChange>
                </w:rPr>
                <w:delText>48 Tambotie Avenue</w:delText>
              </w:r>
              <w:r w:rsidRPr="00A44E31" w:rsidDel="00EC2039">
                <w:rPr>
                  <w:rFonts w:ascii="Arial" w:eastAsia="Times New Roman" w:hAnsi="Arial" w:cs="Arial"/>
                  <w:sz w:val="20"/>
                  <w:szCs w:val="20"/>
                  <w:lang w:val="pt-PT" w:eastAsia="en-ZA"/>
                  <w:rPrChange w:id="838" w:author="Avela Mnyaka (ECP)" w:date="2026-09-02T09:23:00Z" w16du:dateUtc="2026-09-02T07:23:00Z">
                    <w:rPr>
                      <w:rFonts w:ascii="Arial" w:eastAsia="Times New Roman" w:hAnsi="Arial" w:cs="Arial"/>
                      <w:sz w:val="20"/>
                      <w:szCs w:val="20"/>
                      <w:lang w:eastAsia="en-ZA"/>
                    </w:rPr>
                  </w:rPrChange>
                </w:rPr>
                <w:delText> </w:delText>
              </w:r>
            </w:del>
          </w:p>
          <w:p w14:paraId="77B92897" w14:textId="43BC1DBB" w:rsidR="00DB355E" w:rsidRPr="00A44E31" w:rsidDel="00EC2039" w:rsidRDefault="00DB355E" w:rsidP="006D623C">
            <w:pPr>
              <w:jc w:val="both"/>
              <w:textAlignment w:val="baseline"/>
              <w:rPr>
                <w:del w:id="839" w:author="Tebokgo Mabuto (ECP)" w:date="2026-09-09T11:12:00Z" w16du:dateUtc="2026-09-09T09:12:00Z"/>
                <w:rFonts w:ascii="Arial" w:eastAsia="Times New Roman" w:hAnsi="Arial" w:cs="Arial"/>
                <w:sz w:val="20"/>
                <w:szCs w:val="20"/>
                <w:lang w:val="pt-PT" w:eastAsia="en-ZA"/>
                <w:rPrChange w:id="840" w:author="Avela Mnyaka (ECP)" w:date="2026-09-02T09:23:00Z" w16du:dateUtc="2026-09-02T07:23:00Z">
                  <w:rPr>
                    <w:del w:id="841" w:author="Tebokgo Mabuto (ECP)" w:date="2026-09-09T11:12:00Z" w16du:dateUtc="2026-09-09T09:12:00Z"/>
                    <w:rFonts w:ascii="Arial" w:eastAsia="Times New Roman" w:hAnsi="Arial" w:cs="Arial"/>
                    <w:sz w:val="20"/>
                    <w:szCs w:val="20"/>
                    <w:lang w:eastAsia="en-ZA"/>
                  </w:rPr>
                </w:rPrChange>
              </w:rPr>
            </w:pPr>
            <w:del w:id="842" w:author="Tebokgo Mabuto (ECP)" w:date="2026-09-09T11:12:00Z" w16du:dateUtc="2026-09-09T09:12:00Z">
              <w:r w:rsidRPr="00A44E31" w:rsidDel="00EC2039">
                <w:rPr>
                  <w:rFonts w:ascii="Arial" w:eastAsia="Times New Roman" w:hAnsi="Arial" w:cs="Arial"/>
                  <w:sz w:val="20"/>
                  <w:szCs w:val="20"/>
                  <w:lang w:val="pt-PT" w:eastAsia="en-ZA"/>
                  <w:rPrChange w:id="843" w:author="Avela Mnyaka (ECP)" w:date="2026-09-02T09:23:00Z" w16du:dateUtc="2026-09-02T07:23:00Z">
                    <w:rPr>
                      <w:rFonts w:ascii="Arial" w:eastAsia="Times New Roman" w:hAnsi="Arial" w:cs="Arial"/>
                      <w:sz w:val="20"/>
                      <w:szCs w:val="20"/>
                      <w:lang w:val="en-GB" w:eastAsia="en-ZA"/>
                    </w:rPr>
                  </w:rPrChange>
                </w:rPr>
                <w:delText>Val de Grace</w:delText>
              </w:r>
              <w:r w:rsidRPr="00A44E31" w:rsidDel="00EC2039">
                <w:rPr>
                  <w:rFonts w:ascii="Arial" w:eastAsia="Times New Roman" w:hAnsi="Arial" w:cs="Arial"/>
                  <w:sz w:val="20"/>
                  <w:szCs w:val="20"/>
                  <w:lang w:val="pt-PT" w:eastAsia="en-ZA"/>
                  <w:rPrChange w:id="844" w:author="Avela Mnyaka (ECP)" w:date="2026-09-02T09:23:00Z" w16du:dateUtc="2026-09-02T07:23:00Z">
                    <w:rPr>
                      <w:rFonts w:ascii="Arial" w:eastAsia="Times New Roman" w:hAnsi="Arial" w:cs="Arial"/>
                      <w:sz w:val="20"/>
                      <w:szCs w:val="20"/>
                      <w:lang w:eastAsia="en-ZA"/>
                    </w:rPr>
                  </w:rPrChange>
                </w:rPr>
                <w:delText> </w:delText>
              </w:r>
            </w:del>
          </w:p>
          <w:p w14:paraId="15572504" w14:textId="4B07FDA1" w:rsidR="00DB355E" w:rsidRPr="00A44E31" w:rsidDel="00EC2039" w:rsidRDefault="00DB355E" w:rsidP="006D623C">
            <w:pPr>
              <w:jc w:val="both"/>
              <w:textAlignment w:val="baseline"/>
              <w:rPr>
                <w:del w:id="845" w:author="Tebokgo Mabuto (ECP)" w:date="2026-09-09T11:12:00Z" w16du:dateUtc="2026-09-09T09:12:00Z"/>
                <w:rFonts w:ascii="Arial" w:eastAsia="Times New Roman" w:hAnsi="Arial" w:cs="Arial"/>
                <w:sz w:val="20"/>
                <w:szCs w:val="20"/>
                <w:lang w:val="pt-PT" w:eastAsia="en-ZA"/>
                <w:rPrChange w:id="846" w:author="Avela Mnyaka (ECP)" w:date="2026-09-02T09:23:00Z" w16du:dateUtc="2026-09-02T07:23:00Z">
                  <w:rPr>
                    <w:del w:id="847" w:author="Tebokgo Mabuto (ECP)" w:date="2026-09-09T11:12:00Z" w16du:dateUtc="2026-09-09T09:12:00Z"/>
                    <w:rFonts w:ascii="Arial" w:eastAsia="Times New Roman" w:hAnsi="Arial" w:cs="Arial"/>
                    <w:sz w:val="20"/>
                    <w:szCs w:val="20"/>
                    <w:lang w:eastAsia="en-ZA"/>
                  </w:rPr>
                </w:rPrChange>
              </w:rPr>
            </w:pPr>
            <w:del w:id="848" w:author="Tebokgo Mabuto (ECP)" w:date="2026-09-09T11:12:00Z" w16du:dateUtc="2026-09-09T09:12:00Z">
              <w:r w:rsidRPr="00A44E31" w:rsidDel="00EC2039">
                <w:rPr>
                  <w:rFonts w:ascii="Arial" w:eastAsia="Times New Roman" w:hAnsi="Arial" w:cs="Arial"/>
                  <w:sz w:val="20"/>
                  <w:szCs w:val="20"/>
                  <w:lang w:val="pt-PT" w:eastAsia="en-ZA"/>
                  <w:rPrChange w:id="849" w:author="Avela Mnyaka (ECP)" w:date="2026-09-02T09:23:00Z" w16du:dateUtc="2026-09-02T07:23:00Z">
                    <w:rPr>
                      <w:rFonts w:ascii="Arial" w:eastAsia="Times New Roman" w:hAnsi="Arial" w:cs="Arial"/>
                      <w:sz w:val="20"/>
                      <w:szCs w:val="20"/>
                      <w:lang w:val="en-GB" w:eastAsia="en-ZA"/>
                    </w:rPr>
                  </w:rPrChange>
                </w:rPr>
                <w:delText>Pretoria, 0184</w:delText>
              </w:r>
              <w:r w:rsidRPr="00A44E31" w:rsidDel="00EC2039">
                <w:rPr>
                  <w:rFonts w:ascii="Arial" w:eastAsia="Times New Roman" w:hAnsi="Arial" w:cs="Arial"/>
                  <w:sz w:val="20"/>
                  <w:szCs w:val="20"/>
                  <w:lang w:val="pt-PT" w:eastAsia="en-ZA"/>
                  <w:rPrChange w:id="850" w:author="Avela Mnyaka (ECP)" w:date="2026-09-02T09:23:00Z" w16du:dateUtc="2026-09-02T07:23:00Z">
                    <w:rPr>
                      <w:rFonts w:ascii="Arial" w:eastAsia="Times New Roman" w:hAnsi="Arial" w:cs="Arial"/>
                      <w:sz w:val="20"/>
                      <w:szCs w:val="20"/>
                      <w:lang w:eastAsia="en-ZA"/>
                    </w:rPr>
                  </w:rPrChange>
                </w:rPr>
                <w:delText> </w:delText>
              </w:r>
            </w:del>
          </w:p>
          <w:p w14:paraId="4B33BD2E" w14:textId="073CD8FC" w:rsidR="00DB355E" w:rsidRPr="00A44E31" w:rsidDel="00EC2039" w:rsidRDefault="00DB355E" w:rsidP="006D623C">
            <w:pPr>
              <w:jc w:val="both"/>
              <w:textAlignment w:val="baseline"/>
              <w:rPr>
                <w:del w:id="851" w:author="Tebokgo Mabuto (ECP)" w:date="2026-09-09T11:12:00Z" w16du:dateUtc="2026-09-09T09:12:00Z"/>
                <w:rFonts w:ascii="Arial" w:eastAsia="Times New Roman" w:hAnsi="Arial" w:cs="Arial"/>
                <w:sz w:val="20"/>
                <w:szCs w:val="20"/>
                <w:lang w:val="pt-PT" w:eastAsia="en-ZA"/>
                <w:rPrChange w:id="852" w:author="Avela Mnyaka (ECP)" w:date="2026-09-02T09:23:00Z" w16du:dateUtc="2026-09-02T07:23:00Z">
                  <w:rPr>
                    <w:del w:id="853" w:author="Tebokgo Mabuto (ECP)" w:date="2026-09-09T11:12:00Z" w16du:dateUtc="2026-09-09T09:12:00Z"/>
                    <w:rFonts w:ascii="Arial" w:eastAsia="Times New Roman" w:hAnsi="Arial" w:cs="Arial"/>
                    <w:sz w:val="20"/>
                    <w:szCs w:val="20"/>
                    <w:lang w:eastAsia="en-ZA"/>
                  </w:rPr>
                </w:rPrChange>
              </w:rPr>
            </w:pPr>
            <w:del w:id="854" w:author="Tebokgo Mabuto (ECP)" w:date="2026-09-09T11:12:00Z" w16du:dateUtc="2026-09-09T09:12:00Z">
              <w:r w:rsidRPr="00A44E31" w:rsidDel="00EC2039">
                <w:rPr>
                  <w:rFonts w:ascii="Arial" w:eastAsia="Times New Roman" w:hAnsi="Arial" w:cs="Arial"/>
                  <w:sz w:val="20"/>
                  <w:szCs w:val="20"/>
                  <w:lang w:val="pt-PT" w:eastAsia="en-ZA"/>
                  <w:rPrChange w:id="855" w:author="Avela Mnyaka (ECP)" w:date="2026-09-02T09:23:00Z" w16du:dateUtc="2026-09-02T07:23:00Z">
                    <w:rPr>
                      <w:rFonts w:ascii="Arial" w:eastAsia="Times New Roman" w:hAnsi="Arial" w:cs="Arial"/>
                      <w:sz w:val="20"/>
                      <w:szCs w:val="20"/>
                      <w:lang w:eastAsia="en-ZA"/>
                    </w:rPr>
                  </w:rPrChange>
                </w:rPr>
                <w:delText> </w:delText>
              </w:r>
            </w:del>
          </w:p>
        </w:tc>
      </w:tr>
      <w:tr w:rsidR="00DB355E" w:rsidRPr="004E65F1" w:rsidDel="00EC2039" w14:paraId="5DE0CD68" w14:textId="5F47463F" w:rsidTr="00A2232E">
        <w:trPr>
          <w:trHeight w:val="15"/>
          <w:del w:id="856" w:author="Tebokgo Mabuto (ECP)" w:date="2026-09-09T11:12:00Z" w16du:dateUtc="2026-09-09T09:12:00Z"/>
          <w:trPrChange w:id="857" w:author="Tebokgo Mabuto (ECP)" w:date="2026-06-30T14:48:00Z" w16du:dateUtc="2026-06-30T12:48:00Z">
            <w:trPr>
              <w:gridBefore w:val="2"/>
              <w:trHeight w:val="15"/>
            </w:trPr>
          </w:trPrChange>
        </w:trPr>
        <w:tc>
          <w:tcPr>
            <w:tcW w:w="1045" w:type="dxa"/>
            <w:tcBorders>
              <w:top w:val="single" w:sz="6" w:space="0" w:color="auto"/>
              <w:left w:val="single" w:sz="6" w:space="0" w:color="auto"/>
              <w:bottom w:val="single" w:sz="6" w:space="0" w:color="auto"/>
              <w:right w:val="single" w:sz="6" w:space="0" w:color="auto"/>
            </w:tcBorders>
            <w:hideMark/>
            <w:tcPrChange w:id="858" w:author="Tebokgo Mabuto (ECP)" w:date="2026-06-30T14:48:00Z" w16du:dateUtc="2026-06-30T12:48:00Z">
              <w:tcPr>
                <w:tcW w:w="1843" w:type="dxa"/>
                <w:tcBorders>
                  <w:top w:val="single" w:sz="6" w:space="0" w:color="auto"/>
                  <w:left w:val="single" w:sz="6" w:space="0" w:color="auto"/>
                  <w:bottom w:val="single" w:sz="6" w:space="0" w:color="auto"/>
                  <w:right w:val="single" w:sz="6" w:space="0" w:color="auto"/>
                </w:tcBorders>
                <w:hideMark/>
              </w:tcPr>
            </w:tcPrChange>
          </w:tcPr>
          <w:p w14:paraId="207F3FD6" w14:textId="10A72BAF" w:rsidR="00DB355E" w:rsidRPr="004E65F1" w:rsidDel="00EC2039" w:rsidRDefault="00DB355E" w:rsidP="006D623C">
            <w:pPr>
              <w:textAlignment w:val="baseline"/>
              <w:rPr>
                <w:del w:id="859" w:author="Tebokgo Mabuto (ECP)" w:date="2026-09-09T11:12:00Z" w16du:dateUtc="2026-09-09T09:12:00Z"/>
                <w:rFonts w:ascii="Arial" w:eastAsia="Times New Roman" w:hAnsi="Arial" w:cs="Arial"/>
                <w:sz w:val="20"/>
                <w:szCs w:val="20"/>
                <w:lang w:eastAsia="en-ZA"/>
              </w:rPr>
            </w:pPr>
            <w:del w:id="860" w:author="Tebokgo Mabuto (ECP)" w:date="2026-09-09T11:12:00Z" w16du:dateUtc="2026-09-09T09:12:00Z">
              <w:r w:rsidRPr="004E65F1" w:rsidDel="00EC2039">
                <w:rPr>
                  <w:rFonts w:ascii="Arial" w:eastAsia="Times New Roman" w:hAnsi="Arial" w:cs="Arial"/>
                  <w:sz w:val="20"/>
                  <w:szCs w:val="20"/>
                  <w:lang w:val="en-GB" w:eastAsia="en-ZA"/>
                </w:rPr>
                <w:delText>C.</w:delText>
              </w:r>
              <w:r w:rsidR="00726A23" w:rsidRPr="004E65F1" w:rsidDel="00EC2039">
                <w:rPr>
                  <w:rFonts w:ascii="Arial" w:eastAsia="Times New Roman" w:hAnsi="Arial" w:cs="Arial"/>
                  <w:sz w:val="20"/>
                  <w:szCs w:val="20"/>
                  <w:lang w:val="en-GB" w:eastAsia="en-ZA"/>
                </w:rPr>
                <w:delText>1.</w:delText>
              </w:r>
              <w:r w:rsidRPr="004E65F1" w:rsidDel="00EC2039">
                <w:rPr>
                  <w:rFonts w:ascii="Arial" w:eastAsia="Times New Roman" w:hAnsi="Arial" w:cs="Arial"/>
                  <w:sz w:val="20"/>
                  <w:szCs w:val="20"/>
                  <w:lang w:val="en-GB" w:eastAsia="en-ZA"/>
                </w:rPr>
                <w:delText>2</w:delText>
              </w:r>
              <w:r w:rsidRPr="004E65F1" w:rsidDel="00EC2039">
                <w:rPr>
                  <w:rFonts w:ascii="Arial" w:eastAsia="Times New Roman" w:hAnsi="Arial" w:cs="Arial"/>
                  <w:sz w:val="20"/>
                  <w:szCs w:val="20"/>
                  <w:lang w:eastAsia="en-ZA"/>
                </w:rPr>
                <w:delText> </w:delText>
              </w:r>
            </w:del>
          </w:p>
        </w:tc>
        <w:tc>
          <w:tcPr>
            <w:tcW w:w="9575" w:type="dxa"/>
            <w:tcBorders>
              <w:top w:val="single" w:sz="6" w:space="0" w:color="auto"/>
              <w:left w:val="single" w:sz="6" w:space="0" w:color="auto"/>
              <w:bottom w:val="single" w:sz="6" w:space="0" w:color="auto"/>
              <w:right w:val="single" w:sz="6" w:space="0" w:color="auto"/>
            </w:tcBorders>
            <w:hideMark/>
            <w:tcPrChange w:id="861" w:author="Tebokgo Mabuto (ECP)" w:date="2026-06-30T14:48:00Z" w16du:dateUtc="2026-06-30T12:48:00Z">
              <w:tcPr>
                <w:tcW w:w="8080" w:type="dxa"/>
                <w:gridSpan w:val="2"/>
                <w:tcBorders>
                  <w:top w:val="single" w:sz="6" w:space="0" w:color="auto"/>
                  <w:left w:val="single" w:sz="6" w:space="0" w:color="auto"/>
                  <w:bottom w:val="single" w:sz="6" w:space="0" w:color="auto"/>
                  <w:right w:val="single" w:sz="6" w:space="0" w:color="auto"/>
                </w:tcBorders>
                <w:hideMark/>
              </w:tcPr>
            </w:tcPrChange>
          </w:tcPr>
          <w:p w14:paraId="4CC0BF38" w14:textId="7D5744DC" w:rsidR="00DB355E" w:rsidRPr="004E65F1" w:rsidDel="00EC2039" w:rsidRDefault="00DB355E" w:rsidP="006D623C">
            <w:pPr>
              <w:jc w:val="both"/>
              <w:textAlignment w:val="baseline"/>
              <w:rPr>
                <w:del w:id="862" w:author="Tebokgo Mabuto (ECP)" w:date="2026-09-09T11:12:00Z" w16du:dateUtc="2026-09-09T09:12:00Z"/>
                <w:rFonts w:ascii="Arial" w:eastAsia="Times New Roman" w:hAnsi="Arial" w:cs="Arial"/>
                <w:sz w:val="20"/>
                <w:szCs w:val="20"/>
                <w:lang w:eastAsia="en-ZA"/>
              </w:rPr>
            </w:pPr>
            <w:del w:id="863" w:author="Tebokgo Mabuto (ECP)" w:date="2026-09-09T11:12:00Z" w16du:dateUtc="2026-09-09T09:12:00Z">
              <w:r w:rsidRPr="004E65F1" w:rsidDel="00EC2039">
                <w:rPr>
                  <w:rFonts w:ascii="Arial" w:eastAsia="Times New Roman" w:hAnsi="Arial" w:cs="Arial"/>
                  <w:b/>
                  <w:bCs/>
                  <w:sz w:val="20"/>
                  <w:szCs w:val="20"/>
                  <w:lang w:val="en-GB" w:eastAsia="en-ZA"/>
                </w:rPr>
                <w:delText>Tender Document</w:delText>
              </w:r>
              <w:r w:rsidRPr="004E65F1" w:rsidDel="00EC2039">
                <w:rPr>
                  <w:rFonts w:ascii="Arial" w:eastAsia="Times New Roman" w:hAnsi="Arial" w:cs="Arial"/>
                  <w:sz w:val="20"/>
                  <w:szCs w:val="20"/>
                  <w:lang w:eastAsia="en-ZA"/>
                </w:rPr>
                <w:delText> </w:delText>
              </w:r>
            </w:del>
          </w:p>
          <w:p w14:paraId="1974B651" w14:textId="5EA0CCB7" w:rsidR="00DB355E" w:rsidRPr="004E65F1" w:rsidDel="00EC2039" w:rsidRDefault="00DB355E" w:rsidP="006D623C">
            <w:pPr>
              <w:jc w:val="both"/>
              <w:textAlignment w:val="baseline"/>
              <w:rPr>
                <w:del w:id="864" w:author="Tebokgo Mabuto (ECP)" w:date="2026-09-09T11:12:00Z" w16du:dateUtc="2026-09-09T09:12:00Z"/>
                <w:rFonts w:ascii="Arial" w:eastAsia="Times New Roman" w:hAnsi="Arial" w:cs="Arial"/>
                <w:sz w:val="20"/>
                <w:szCs w:val="20"/>
                <w:lang w:eastAsia="en-ZA"/>
              </w:rPr>
            </w:pPr>
            <w:del w:id="865" w:author="Tebokgo Mabuto (ECP)" w:date="2026-09-09T11:12:00Z" w16du:dateUtc="2026-09-09T09:12:00Z">
              <w:r w:rsidRPr="004E65F1" w:rsidDel="00EC2039">
                <w:rPr>
                  <w:rFonts w:ascii="Arial" w:eastAsia="Times New Roman" w:hAnsi="Arial" w:cs="Arial"/>
                  <w:sz w:val="20"/>
                  <w:szCs w:val="20"/>
                  <w:lang w:eastAsia="en-ZA"/>
                </w:rPr>
                <w:delText> </w:delText>
              </w:r>
            </w:del>
          </w:p>
          <w:p w14:paraId="2D82F547" w14:textId="6665FB3F" w:rsidR="00DB355E" w:rsidRPr="004E65F1" w:rsidDel="00EC2039" w:rsidRDefault="00DB355E" w:rsidP="006D623C">
            <w:pPr>
              <w:jc w:val="both"/>
              <w:textAlignment w:val="baseline"/>
              <w:rPr>
                <w:del w:id="866" w:author="Tebokgo Mabuto (ECP)" w:date="2026-09-09T11:12:00Z" w16du:dateUtc="2026-09-09T09:12:00Z"/>
                <w:rFonts w:ascii="Arial" w:eastAsia="Times New Roman" w:hAnsi="Arial" w:cs="Arial"/>
                <w:sz w:val="20"/>
                <w:szCs w:val="20"/>
                <w:lang w:eastAsia="en-ZA"/>
              </w:rPr>
            </w:pPr>
            <w:del w:id="867" w:author="Tebokgo Mabuto (ECP)" w:date="2026-09-09T11:12:00Z" w16du:dateUtc="2026-09-09T09:12:00Z">
              <w:r w:rsidRPr="004E65F1" w:rsidDel="00EC2039">
                <w:rPr>
                  <w:rFonts w:ascii="Arial" w:eastAsia="Times New Roman" w:hAnsi="Arial" w:cs="Arial"/>
                  <w:sz w:val="20"/>
                  <w:szCs w:val="20"/>
                  <w:lang w:val="en-GB" w:eastAsia="en-ZA"/>
                </w:rPr>
                <w:delText>The tender documents issued by the Employer comprise:</w:delText>
              </w:r>
              <w:r w:rsidRPr="004E65F1" w:rsidDel="00EC2039">
                <w:rPr>
                  <w:rFonts w:ascii="Arial" w:eastAsia="Times New Roman" w:hAnsi="Arial" w:cs="Arial"/>
                  <w:sz w:val="20"/>
                  <w:szCs w:val="20"/>
                  <w:lang w:eastAsia="en-ZA"/>
                </w:rPr>
                <w:delText> </w:delText>
              </w:r>
            </w:del>
          </w:p>
          <w:p w14:paraId="140872F2" w14:textId="3967862C" w:rsidR="00DB355E" w:rsidRPr="004E65F1" w:rsidDel="00EC2039" w:rsidRDefault="00DB355E" w:rsidP="006D623C">
            <w:pPr>
              <w:jc w:val="both"/>
              <w:textAlignment w:val="baseline"/>
              <w:rPr>
                <w:del w:id="868" w:author="Tebokgo Mabuto (ECP)" w:date="2026-09-09T11:12:00Z" w16du:dateUtc="2026-09-09T09:12:00Z"/>
                <w:rFonts w:ascii="Arial" w:eastAsia="Times New Roman" w:hAnsi="Arial" w:cs="Arial"/>
                <w:sz w:val="20"/>
                <w:szCs w:val="20"/>
                <w:lang w:eastAsia="en-ZA"/>
              </w:rPr>
            </w:pPr>
            <w:del w:id="869" w:author="Tebokgo Mabuto (ECP)" w:date="2026-09-09T11:12:00Z" w16du:dateUtc="2026-09-09T09:12:00Z">
              <w:r w:rsidRPr="004E65F1" w:rsidDel="00EC2039">
                <w:rPr>
                  <w:rFonts w:ascii="Arial" w:eastAsia="Times New Roman" w:hAnsi="Arial" w:cs="Arial"/>
                  <w:sz w:val="20"/>
                  <w:szCs w:val="20"/>
                  <w:lang w:eastAsia="en-ZA"/>
                </w:rPr>
                <w:delText> </w:delText>
              </w:r>
            </w:del>
          </w:p>
          <w:p w14:paraId="232E72B3" w14:textId="6CF2FCD7" w:rsidR="00DB355E" w:rsidRPr="004E65F1" w:rsidDel="00EC2039" w:rsidRDefault="00DB355E" w:rsidP="006D623C">
            <w:pPr>
              <w:jc w:val="both"/>
              <w:textAlignment w:val="baseline"/>
              <w:rPr>
                <w:del w:id="870" w:author="Tebokgo Mabuto (ECP)" w:date="2026-09-09T11:12:00Z" w16du:dateUtc="2026-09-09T09:12:00Z"/>
                <w:rFonts w:ascii="Arial" w:eastAsia="Times New Roman" w:hAnsi="Arial" w:cs="Arial"/>
                <w:sz w:val="20"/>
                <w:szCs w:val="20"/>
                <w:lang w:eastAsia="en-ZA"/>
              </w:rPr>
            </w:pPr>
            <w:del w:id="871" w:author="Tebokgo Mabuto (ECP)" w:date="2026-09-09T11:12:00Z" w16du:dateUtc="2026-09-09T09:12:00Z">
              <w:r w:rsidRPr="004E65F1" w:rsidDel="00EC2039">
                <w:rPr>
                  <w:rFonts w:ascii="Arial" w:eastAsia="Times New Roman" w:hAnsi="Arial" w:cs="Arial"/>
                  <w:b/>
                  <w:bCs/>
                  <w:sz w:val="20"/>
                  <w:szCs w:val="20"/>
                  <w:lang w:val="en-GB" w:eastAsia="en-ZA"/>
                </w:rPr>
                <w:delText>Part T1: Tendering Procedures</w:delText>
              </w:r>
              <w:r w:rsidRPr="004E65F1" w:rsidDel="00EC2039">
                <w:rPr>
                  <w:rFonts w:ascii="Arial" w:eastAsia="Times New Roman" w:hAnsi="Arial" w:cs="Arial"/>
                  <w:sz w:val="20"/>
                  <w:szCs w:val="20"/>
                  <w:lang w:eastAsia="en-ZA"/>
                </w:rPr>
                <w:delText> </w:delText>
              </w:r>
            </w:del>
          </w:p>
          <w:p w14:paraId="47F30D20" w14:textId="77FFA43E" w:rsidR="00DB355E" w:rsidRPr="004E65F1" w:rsidDel="00EC2039" w:rsidRDefault="00DB355E" w:rsidP="006D623C">
            <w:pPr>
              <w:jc w:val="both"/>
              <w:textAlignment w:val="baseline"/>
              <w:rPr>
                <w:del w:id="872" w:author="Tebokgo Mabuto (ECP)" w:date="2026-09-09T11:12:00Z" w16du:dateUtc="2026-09-09T09:12:00Z"/>
                <w:rFonts w:ascii="Arial" w:eastAsia="Times New Roman" w:hAnsi="Arial" w:cs="Arial"/>
                <w:sz w:val="20"/>
                <w:szCs w:val="20"/>
                <w:lang w:eastAsia="en-ZA"/>
              </w:rPr>
            </w:pPr>
            <w:del w:id="873" w:author="Tebokgo Mabuto (ECP)" w:date="2026-09-09T11:12:00Z" w16du:dateUtc="2026-09-09T09:12:00Z">
              <w:r w:rsidRPr="004E65F1" w:rsidDel="00EC2039">
                <w:rPr>
                  <w:rFonts w:ascii="Arial" w:eastAsia="Times New Roman" w:hAnsi="Arial" w:cs="Arial"/>
                  <w:sz w:val="20"/>
                  <w:szCs w:val="20"/>
                  <w:lang w:val="en-GB" w:eastAsia="en-ZA"/>
                </w:rPr>
                <w:delText>T1.1 Tender notice and invitation to tender</w:delText>
              </w:r>
              <w:r w:rsidRPr="004E65F1" w:rsidDel="00EC2039">
                <w:rPr>
                  <w:rFonts w:ascii="Arial" w:eastAsia="Times New Roman" w:hAnsi="Arial" w:cs="Arial"/>
                  <w:sz w:val="20"/>
                  <w:szCs w:val="20"/>
                  <w:lang w:eastAsia="en-ZA"/>
                </w:rPr>
                <w:tab/>
              </w:r>
              <w:r w:rsidRPr="004E65F1" w:rsidDel="00EC2039">
                <w:rPr>
                  <w:rFonts w:ascii="Arial" w:eastAsia="Times New Roman" w:hAnsi="Arial" w:cs="Arial"/>
                  <w:sz w:val="20"/>
                  <w:szCs w:val="20"/>
                  <w:lang w:val="en-GB" w:eastAsia="en-ZA"/>
                </w:rPr>
                <w:delText>(White)</w:delText>
              </w:r>
              <w:r w:rsidRPr="004E65F1" w:rsidDel="00EC2039">
                <w:rPr>
                  <w:rFonts w:ascii="Arial" w:eastAsia="Times New Roman" w:hAnsi="Arial" w:cs="Arial"/>
                  <w:sz w:val="20"/>
                  <w:szCs w:val="20"/>
                  <w:lang w:eastAsia="en-ZA"/>
                </w:rPr>
                <w:delText> </w:delText>
              </w:r>
            </w:del>
          </w:p>
          <w:p w14:paraId="524B6522" w14:textId="2EE41336" w:rsidR="00DB355E" w:rsidRPr="004E65F1" w:rsidDel="00EC2039" w:rsidRDefault="00DB355E" w:rsidP="006D623C">
            <w:pPr>
              <w:jc w:val="both"/>
              <w:textAlignment w:val="baseline"/>
              <w:rPr>
                <w:del w:id="874" w:author="Tebokgo Mabuto (ECP)" w:date="2026-09-09T11:12:00Z" w16du:dateUtc="2026-09-09T09:12:00Z"/>
                <w:rFonts w:ascii="Arial" w:eastAsia="Times New Roman" w:hAnsi="Arial" w:cs="Arial"/>
                <w:sz w:val="20"/>
                <w:szCs w:val="20"/>
                <w:lang w:eastAsia="en-ZA"/>
              </w:rPr>
            </w:pPr>
            <w:del w:id="875" w:author="Tebokgo Mabuto (ECP)" w:date="2026-09-09T11:12:00Z" w16du:dateUtc="2026-09-09T09:12:00Z">
              <w:r w:rsidRPr="004E65F1" w:rsidDel="00EC2039">
                <w:rPr>
                  <w:rFonts w:ascii="Arial" w:eastAsia="Times New Roman" w:hAnsi="Arial" w:cs="Arial"/>
                  <w:sz w:val="20"/>
                  <w:szCs w:val="20"/>
                  <w:lang w:val="en-GB" w:eastAsia="en-ZA"/>
                </w:rPr>
                <w:delText>T1.2 Tender data</w:delText>
              </w:r>
              <w:r w:rsidRPr="004E65F1" w:rsidDel="00EC2039">
                <w:rPr>
                  <w:rFonts w:ascii="Arial" w:eastAsia="Times New Roman" w:hAnsi="Arial" w:cs="Arial"/>
                  <w:sz w:val="20"/>
                  <w:szCs w:val="20"/>
                  <w:lang w:eastAsia="en-ZA"/>
                </w:rPr>
                <w:delText> </w:delText>
              </w:r>
            </w:del>
          </w:p>
          <w:p w14:paraId="3173A165" w14:textId="6DE48ED0" w:rsidR="00DB355E" w:rsidRPr="004E65F1" w:rsidDel="00EC2039" w:rsidRDefault="00DB355E" w:rsidP="006D623C">
            <w:pPr>
              <w:jc w:val="both"/>
              <w:textAlignment w:val="baseline"/>
              <w:rPr>
                <w:del w:id="876" w:author="Tebokgo Mabuto (ECP)" w:date="2026-09-09T11:12:00Z" w16du:dateUtc="2026-09-09T09:12:00Z"/>
                <w:rFonts w:ascii="Arial" w:eastAsia="Times New Roman" w:hAnsi="Arial" w:cs="Arial"/>
                <w:sz w:val="20"/>
                <w:szCs w:val="20"/>
                <w:lang w:eastAsia="en-ZA"/>
              </w:rPr>
            </w:pPr>
            <w:del w:id="877" w:author="Tebokgo Mabuto (ECP)" w:date="2026-09-09T11:12:00Z" w16du:dateUtc="2026-09-09T09:12:00Z">
              <w:r w:rsidRPr="004E65F1" w:rsidDel="00EC2039">
                <w:rPr>
                  <w:rFonts w:ascii="Arial" w:eastAsia="Times New Roman" w:hAnsi="Arial" w:cs="Arial"/>
                  <w:sz w:val="20"/>
                  <w:szCs w:val="20"/>
                  <w:lang w:eastAsia="en-ZA"/>
                </w:rPr>
                <w:delText> </w:delText>
              </w:r>
            </w:del>
          </w:p>
          <w:p w14:paraId="3C036394" w14:textId="0825D8C3" w:rsidR="00DB355E" w:rsidRPr="004E65F1" w:rsidDel="00EC2039" w:rsidRDefault="00DB355E" w:rsidP="006D623C">
            <w:pPr>
              <w:jc w:val="both"/>
              <w:textAlignment w:val="baseline"/>
              <w:rPr>
                <w:del w:id="878" w:author="Tebokgo Mabuto (ECP)" w:date="2026-09-09T11:12:00Z" w16du:dateUtc="2026-09-09T09:12:00Z"/>
                <w:rFonts w:ascii="Arial" w:eastAsia="Times New Roman" w:hAnsi="Arial" w:cs="Arial"/>
                <w:sz w:val="20"/>
                <w:szCs w:val="20"/>
                <w:lang w:eastAsia="en-ZA"/>
              </w:rPr>
            </w:pPr>
            <w:del w:id="879" w:author="Tebokgo Mabuto (ECP)" w:date="2026-09-09T11:12:00Z" w16du:dateUtc="2026-09-09T09:12:00Z">
              <w:r w:rsidRPr="004E65F1" w:rsidDel="00EC2039">
                <w:rPr>
                  <w:rFonts w:ascii="Arial" w:eastAsia="Times New Roman" w:hAnsi="Arial" w:cs="Arial"/>
                  <w:b/>
                  <w:bCs/>
                  <w:sz w:val="20"/>
                  <w:szCs w:val="20"/>
                  <w:lang w:val="en-GB" w:eastAsia="en-ZA"/>
                </w:rPr>
                <w:delText>Part T2: Returnable Schedules</w:delText>
              </w:r>
              <w:r w:rsidRPr="004E65F1" w:rsidDel="00EC2039">
                <w:rPr>
                  <w:rFonts w:ascii="Arial" w:eastAsia="Times New Roman" w:hAnsi="Arial" w:cs="Arial"/>
                  <w:sz w:val="20"/>
                  <w:szCs w:val="20"/>
                  <w:lang w:eastAsia="en-ZA"/>
                </w:rPr>
                <w:delText> </w:delText>
              </w:r>
            </w:del>
          </w:p>
          <w:p w14:paraId="690FEDF8" w14:textId="20EE2B78" w:rsidR="00DB355E" w:rsidRPr="004E65F1" w:rsidDel="00EC2039" w:rsidRDefault="00DB355E" w:rsidP="006D623C">
            <w:pPr>
              <w:jc w:val="both"/>
              <w:textAlignment w:val="baseline"/>
              <w:rPr>
                <w:del w:id="880" w:author="Tebokgo Mabuto (ECP)" w:date="2026-09-09T11:12:00Z" w16du:dateUtc="2026-09-09T09:12:00Z"/>
                <w:rFonts w:ascii="Arial" w:eastAsia="Times New Roman" w:hAnsi="Arial" w:cs="Arial"/>
                <w:sz w:val="20"/>
                <w:szCs w:val="20"/>
                <w:lang w:eastAsia="en-ZA"/>
              </w:rPr>
            </w:pPr>
            <w:del w:id="881" w:author="Tebokgo Mabuto (ECP)" w:date="2026-09-09T11:12:00Z" w16du:dateUtc="2026-09-09T09:12:00Z">
              <w:r w:rsidRPr="004E65F1" w:rsidDel="00EC2039">
                <w:rPr>
                  <w:rFonts w:ascii="Arial" w:eastAsia="Times New Roman" w:hAnsi="Arial" w:cs="Arial"/>
                  <w:sz w:val="20"/>
                  <w:szCs w:val="20"/>
                  <w:lang w:val="en-GB" w:eastAsia="en-ZA"/>
                </w:rPr>
                <w:delText>T2.1 List of returnable documents</w:delText>
              </w:r>
              <w:r w:rsidRPr="004E65F1" w:rsidDel="00EC2039">
                <w:rPr>
                  <w:rFonts w:ascii="Arial" w:eastAsia="Times New Roman" w:hAnsi="Arial" w:cs="Arial"/>
                  <w:sz w:val="20"/>
                  <w:szCs w:val="20"/>
                  <w:lang w:eastAsia="en-ZA"/>
                </w:rPr>
                <w:delText> </w:delText>
              </w:r>
            </w:del>
          </w:p>
          <w:p w14:paraId="23292EB1" w14:textId="0CD5DC0C" w:rsidR="00DB355E" w:rsidRPr="004E65F1" w:rsidDel="00EC2039" w:rsidRDefault="00DB355E" w:rsidP="006D623C">
            <w:pPr>
              <w:jc w:val="both"/>
              <w:textAlignment w:val="baseline"/>
              <w:rPr>
                <w:del w:id="882" w:author="Tebokgo Mabuto (ECP)" w:date="2026-09-09T11:12:00Z" w16du:dateUtc="2026-09-09T09:12:00Z"/>
                <w:rFonts w:ascii="Arial" w:eastAsia="Times New Roman" w:hAnsi="Arial" w:cs="Arial"/>
                <w:sz w:val="20"/>
                <w:szCs w:val="20"/>
                <w:lang w:eastAsia="en-ZA"/>
              </w:rPr>
            </w:pPr>
            <w:del w:id="883" w:author="Tebokgo Mabuto (ECP)" w:date="2026-09-09T11:12:00Z" w16du:dateUtc="2026-09-09T09:12:00Z">
              <w:r w:rsidRPr="004E65F1" w:rsidDel="00EC2039">
                <w:rPr>
                  <w:rFonts w:ascii="Arial" w:eastAsia="Times New Roman" w:hAnsi="Arial" w:cs="Arial"/>
                  <w:sz w:val="20"/>
                  <w:szCs w:val="20"/>
                  <w:lang w:val="en-GB" w:eastAsia="en-ZA"/>
                </w:rPr>
                <w:delText>T2.2 Returnable schedules</w:delText>
              </w:r>
              <w:r w:rsidRPr="004E65F1" w:rsidDel="00EC2039">
                <w:rPr>
                  <w:rFonts w:ascii="Arial" w:eastAsia="Times New Roman" w:hAnsi="Arial" w:cs="Arial"/>
                  <w:sz w:val="20"/>
                  <w:szCs w:val="20"/>
                  <w:lang w:eastAsia="en-ZA"/>
                </w:rPr>
                <w:delText> </w:delText>
              </w:r>
            </w:del>
          </w:p>
          <w:p w14:paraId="7DF10FD8" w14:textId="324A5AC9" w:rsidR="00DB355E" w:rsidRPr="004E65F1" w:rsidDel="00EC2039" w:rsidRDefault="00DB355E" w:rsidP="006D623C">
            <w:pPr>
              <w:jc w:val="both"/>
              <w:textAlignment w:val="baseline"/>
              <w:rPr>
                <w:del w:id="884" w:author="Tebokgo Mabuto (ECP)" w:date="2026-09-09T11:12:00Z" w16du:dateUtc="2026-09-09T09:12:00Z"/>
                <w:rFonts w:ascii="Arial" w:eastAsia="Times New Roman" w:hAnsi="Arial" w:cs="Arial"/>
                <w:sz w:val="20"/>
                <w:szCs w:val="20"/>
                <w:lang w:eastAsia="en-ZA"/>
              </w:rPr>
            </w:pPr>
            <w:del w:id="885" w:author="Tebokgo Mabuto (ECP)" w:date="2026-09-09T11:12:00Z" w16du:dateUtc="2026-09-09T09:12:00Z">
              <w:r w:rsidRPr="004E65F1" w:rsidDel="00EC2039">
                <w:rPr>
                  <w:rFonts w:ascii="Arial" w:eastAsia="Times New Roman" w:hAnsi="Arial" w:cs="Arial"/>
                  <w:sz w:val="20"/>
                  <w:szCs w:val="20"/>
                  <w:lang w:eastAsia="en-ZA"/>
                </w:rPr>
                <w:delText> </w:delText>
              </w:r>
            </w:del>
          </w:p>
          <w:p w14:paraId="23F9BF9E" w14:textId="00F8152F" w:rsidR="00DB355E" w:rsidRPr="004E65F1" w:rsidDel="00EC2039" w:rsidRDefault="00DB355E" w:rsidP="006D623C">
            <w:pPr>
              <w:jc w:val="both"/>
              <w:textAlignment w:val="baseline"/>
              <w:rPr>
                <w:del w:id="886" w:author="Tebokgo Mabuto (ECP)" w:date="2026-09-09T11:12:00Z" w16du:dateUtc="2026-09-09T09:12:00Z"/>
                <w:rFonts w:ascii="Arial" w:eastAsia="Times New Roman" w:hAnsi="Arial" w:cs="Arial"/>
                <w:sz w:val="20"/>
                <w:szCs w:val="20"/>
                <w:lang w:eastAsia="en-ZA"/>
              </w:rPr>
            </w:pPr>
            <w:del w:id="887" w:author="Tebokgo Mabuto (ECP)" w:date="2026-09-09T11:12:00Z" w16du:dateUtc="2026-09-09T09:12:00Z">
              <w:r w:rsidRPr="004E65F1" w:rsidDel="00EC2039">
                <w:rPr>
                  <w:rFonts w:ascii="Arial" w:eastAsia="Times New Roman" w:hAnsi="Arial" w:cs="Arial"/>
                  <w:b/>
                  <w:bCs/>
                  <w:sz w:val="20"/>
                  <w:szCs w:val="20"/>
                  <w:lang w:val="en-GB" w:eastAsia="en-ZA"/>
                </w:rPr>
                <w:delText>Part C1: Agreements and contract data </w:delText>
              </w:r>
              <w:r w:rsidRPr="004E65F1" w:rsidDel="00EC2039">
                <w:rPr>
                  <w:rFonts w:ascii="Arial" w:eastAsia="Times New Roman" w:hAnsi="Arial" w:cs="Arial"/>
                  <w:sz w:val="20"/>
                  <w:szCs w:val="20"/>
                  <w:lang w:eastAsia="en-ZA"/>
                </w:rPr>
                <w:delText> </w:delText>
              </w:r>
            </w:del>
          </w:p>
          <w:p w14:paraId="3F38C479" w14:textId="6FEC19FE" w:rsidR="00DB355E" w:rsidRPr="004E65F1" w:rsidDel="00EC2039" w:rsidRDefault="00DB355E" w:rsidP="006D623C">
            <w:pPr>
              <w:jc w:val="both"/>
              <w:textAlignment w:val="baseline"/>
              <w:rPr>
                <w:del w:id="888" w:author="Tebokgo Mabuto (ECP)" w:date="2026-09-09T11:12:00Z" w16du:dateUtc="2026-09-09T09:12:00Z"/>
                <w:rFonts w:ascii="Arial" w:eastAsia="Times New Roman" w:hAnsi="Arial" w:cs="Arial"/>
                <w:sz w:val="20"/>
                <w:szCs w:val="20"/>
                <w:lang w:eastAsia="en-ZA"/>
              </w:rPr>
            </w:pPr>
            <w:del w:id="889" w:author="Tebokgo Mabuto (ECP)" w:date="2026-09-09T11:12:00Z" w16du:dateUtc="2026-09-09T09:12:00Z">
              <w:r w:rsidRPr="004E65F1" w:rsidDel="00EC2039">
                <w:rPr>
                  <w:rFonts w:ascii="Arial" w:eastAsia="Times New Roman" w:hAnsi="Arial" w:cs="Arial"/>
                  <w:sz w:val="20"/>
                  <w:szCs w:val="20"/>
                  <w:lang w:val="en-GB" w:eastAsia="en-ZA"/>
                </w:rPr>
                <w:delText>C1.1 Form of offer and acceptance</w:delText>
              </w:r>
              <w:r w:rsidRPr="004E65F1"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Pr="004E65F1" w:rsidDel="00EC2039">
                <w:rPr>
                  <w:rFonts w:ascii="Arial" w:eastAsia="Times New Roman" w:hAnsi="Arial" w:cs="Arial"/>
                  <w:sz w:val="20"/>
                  <w:szCs w:val="20"/>
                  <w:lang w:val="en-GB" w:eastAsia="en-ZA"/>
                </w:rPr>
                <w:delText>(Yellow)</w:delText>
              </w:r>
              <w:r w:rsidRPr="004E65F1" w:rsidDel="00EC2039">
                <w:rPr>
                  <w:rFonts w:ascii="Arial" w:eastAsia="Times New Roman" w:hAnsi="Arial" w:cs="Arial"/>
                  <w:sz w:val="20"/>
                  <w:szCs w:val="20"/>
                  <w:lang w:eastAsia="en-ZA"/>
                </w:rPr>
                <w:delText> </w:delText>
              </w:r>
            </w:del>
          </w:p>
          <w:p w14:paraId="7FD63902" w14:textId="05459C18" w:rsidR="00DB355E" w:rsidDel="00EC2039" w:rsidRDefault="00DB355E" w:rsidP="006D623C">
            <w:pPr>
              <w:jc w:val="both"/>
              <w:textAlignment w:val="baseline"/>
              <w:rPr>
                <w:del w:id="890" w:author="Tebokgo Mabuto (ECP)" w:date="2026-09-09T11:12:00Z" w16du:dateUtc="2026-09-09T09:12:00Z"/>
                <w:rFonts w:ascii="Arial" w:eastAsia="Times New Roman" w:hAnsi="Arial" w:cs="Arial"/>
                <w:sz w:val="20"/>
                <w:szCs w:val="20"/>
                <w:lang w:eastAsia="en-ZA"/>
              </w:rPr>
            </w:pPr>
            <w:del w:id="891" w:author="Tebokgo Mabuto (ECP)" w:date="2026-09-09T11:12:00Z" w16du:dateUtc="2026-09-09T09:12:00Z">
              <w:r w:rsidRPr="004E65F1" w:rsidDel="00EC2039">
                <w:rPr>
                  <w:rFonts w:ascii="Arial" w:eastAsia="Times New Roman" w:hAnsi="Arial" w:cs="Arial"/>
                  <w:sz w:val="20"/>
                  <w:szCs w:val="20"/>
                  <w:lang w:val="en-GB" w:eastAsia="en-ZA"/>
                </w:rPr>
                <w:delText>C1.2 Contract data</w:delText>
              </w:r>
              <w:r w:rsidRPr="004E65F1"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Pr="004E65F1" w:rsidDel="00EC2039">
                <w:rPr>
                  <w:rFonts w:ascii="Arial" w:eastAsia="Times New Roman" w:hAnsi="Arial" w:cs="Arial"/>
                  <w:sz w:val="20"/>
                  <w:szCs w:val="20"/>
                  <w:lang w:val="en-GB" w:eastAsia="en-ZA"/>
                </w:rPr>
                <w:delText>(Yellow)</w:delText>
              </w:r>
              <w:r w:rsidRPr="004E65F1" w:rsidDel="00EC2039">
                <w:rPr>
                  <w:rFonts w:ascii="Arial" w:eastAsia="Times New Roman" w:hAnsi="Arial" w:cs="Arial"/>
                  <w:sz w:val="20"/>
                  <w:szCs w:val="20"/>
                  <w:lang w:eastAsia="en-ZA"/>
                </w:rPr>
                <w:delText> </w:delText>
              </w:r>
            </w:del>
          </w:p>
          <w:p w14:paraId="10C6E2A6" w14:textId="45FBF4C5" w:rsidR="003F40F7" w:rsidRPr="004E65F1" w:rsidDel="00EC2039" w:rsidRDefault="003F40F7" w:rsidP="006D623C">
            <w:pPr>
              <w:jc w:val="both"/>
              <w:textAlignment w:val="baseline"/>
              <w:rPr>
                <w:del w:id="892" w:author="Tebokgo Mabuto (ECP)" w:date="2026-09-09T11:12:00Z" w16du:dateUtc="2026-09-09T09:12:00Z"/>
                <w:rFonts w:ascii="Arial" w:eastAsia="Times New Roman" w:hAnsi="Arial" w:cs="Arial"/>
                <w:sz w:val="20"/>
                <w:szCs w:val="20"/>
                <w:lang w:eastAsia="en-ZA"/>
              </w:rPr>
            </w:pPr>
            <w:del w:id="893" w:author="Tebokgo Mabuto (ECP)" w:date="2026-09-09T11:12:00Z" w16du:dateUtc="2026-09-09T09:12:00Z">
              <w:r w:rsidDel="00EC2039">
                <w:rPr>
                  <w:rFonts w:ascii="Arial" w:eastAsia="Times New Roman" w:hAnsi="Arial" w:cs="Arial"/>
                  <w:sz w:val="20"/>
                  <w:szCs w:val="20"/>
                  <w:lang w:eastAsia="en-ZA"/>
                </w:rPr>
                <w:delText>C1.3 Other contract forms</w:delText>
              </w:r>
              <w:r w:rsidDel="00EC2039">
                <w:rPr>
                  <w:rFonts w:ascii="Arial" w:eastAsia="Times New Roman" w:hAnsi="Arial" w:cs="Arial"/>
                  <w:sz w:val="20"/>
                  <w:szCs w:val="20"/>
                  <w:lang w:eastAsia="en-ZA"/>
                </w:rPr>
                <w:tab/>
              </w:r>
              <w:r w:rsidDel="00EC2039">
                <w:rPr>
                  <w:rFonts w:ascii="Arial" w:eastAsia="Times New Roman" w:hAnsi="Arial" w:cs="Arial"/>
                  <w:sz w:val="20"/>
                  <w:szCs w:val="20"/>
                  <w:lang w:eastAsia="en-ZA"/>
                </w:rPr>
                <w:tab/>
              </w:r>
              <w:r w:rsidDel="00EC2039">
                <w:rPr>
                  <w:rFonts w:ascii="Arial" w:eastAsia="Times New Roman" w:hAnsi="Arial" w:cs="Arial"/>
                  <w:sz w:val="20"/>
                  <w:szCs w:val="20"/>
                  <w:lang w:eastAsia="en-ZA"/>
                </w:rPr>
                <w:tab/>
                <w:delText>(Yellow)</w:delText>
              </w:r>
            </w:del>
          </w:p>
          <w:p w14:paraId="585606DF" w14:textId="4404D04D" w:rsidR="00DB355E" w:rsidRPr="004E65F1" w:rsidDel="00EC2039" w:rsidRDefault="00DB355E" w:rsidP="006D623C">
            <w:pPr>
              <w:jc w:val="both"/>
              <w:textAlignment w:val="baseline"/>
              <w:rPr>
                <w:del w:id="894" w:author="Tebokgo Mabuto (ECP)" w:date="2026-09-09T11:12:00Z" w16du:dateUtc="2026-09-09T09:12:00Z"/>
                <w:rFonts w:ascii="Arial" w:eastAsia="Times New Roman" w:hAnsi="Arial" w:cs="Arial"/>
                <w:sz w:val="20"/>
                <w:szCs w:val="20"/>
                <w:lang w:eastAsia="en-ZA"/>
              </w:rPr>
            </w:pPr>
            <w:del w:id="895" w:author="Tebokgo Mabuto (ECP)" w:date="2026-09-09T11:12:00Z" w16du:dateUtc="2026-09-09T09:12:00Z">
              <w:r w:rsidRPr="004E65F1" w:rsidDel="00EC2039">
                <w:rPr>
                  <w:rFonts w:ascii="Arial" w:eastAsia="Times New Roman" w:hAnsi="Arial" w:cs="Arial"/>
                  <w:sz w:val="20"/>
                  <w:szCs w:val="20"/>
                  <w:lang w:eastAsia="en-ZA"/>
                </w:rPr>
                <w:delText> </w:delText>
              </w:r>
            </w:del>
          </w:p>
          <w:p w14:paraId="775290AB" w14:textId="520BD5AF" w:rsidR="00DB355E" w:rsidRPr="004E65F1" w:rsidDel="00EC2039" w:rsidRDefault="00DB355E" w:rsidP="006D623C">
            <w:pPr>
              <w:jc w:val="both"/>
              <w:textAlignment w:val="baseline"/>
              <w:rPr>
                <w:del w:id="896" w:author="Tebokgo Mabuto (ECP)" w:date="2026-09-09T11:12:00Z" w16du:dateUtc="2026-09-09T09:12:00Z"/>
                <w:rFonts w:ascii="Arial" w:eastAsia="Times New Roman" w:hAnsi="Arial" w:cs="Arial"/>
                <w:sz w:val="20"/>
                <w:szCs w:val="20"/>
                <w:lang w:eastAsia="en-ZA"/>
              </w:rPr>
            </w:pPr>
            <w:del w:id="897" w:author="Tebokgo Mabuto (ECP)" w:date="2026-09-09T11:12:00Z" w16du:dateUtc="2026-09-09T09:12:00Z">
              <w:r w:rsidRPr="004E65F1" w:rsidDel="00EC2039">
                <w:rPr>
                  <w:rFonts w:ascii="Arial" w:eastAsia="Times New Roman" w:hAnsi="Arial" w:cs="Arial"/>
                  <w:b/>
                  <w:bCs/>
                  <w:sz w:val="20"/>
                  <w:szCs w:val="20"/>
                  <w:lang w:val="en-GB" w:eastAsia="en-ZA"/>
                </w:rPr>
                <w:delText>Part C2: Pricing data</w:delText>
              </w:r>
              <w:r w:rsidRPr="004E65F1" w:rsidDel="00EC2039">
                <w:rPr>
                  <w:rFonts w:ascii="Arial" w:eastAsia="Times New Roman" w:hAnsi="Arial" w:cs="Arial"/>
                  <w:sz w:val="20"/>
                  <w:szCs w:val="20"/>
                  <w:lang w:eastAsia="en-ZA"/>
                </w:rPr>
                <w:delText> </w:delText>
              </w:r>
            </w:del>
          </w:p>
          <w:p w14:paraId="3584F365" w14:textId="4D7D9D7D" w:rsidR="00DB355E" w:rsidRPr="004E65F1" w:rsidDel="00EC2039" w:rsidRDefault="00DB355E" w:rsidP="006D623C">
            <w:pPr>
              <w:jc w:val="both"/>
              <w:textAlignment w:val="baseline"/>
              <w:rPr>
                <w:del w:id="898" w:author="Tebokgo Mabuto (ECP)" w:date="2026-09-09T11:12:00Z" w16du:dateUtc="2026-09-09T09:12:00Z"/>
                <w:rFonts w:ascii="Arial" w:eastAsia="Times New Roman" w:hAnsi="Arial" w:cs="Arial"/>
                <w:sz w:val="20"/>
                <w:szCs w:val="20"/>
                <w:lang w:eastAsia="en-ZA"/>
              </w:rPr>
            </w:pPr>
            <w:del w:id="899" w:author="Tebokgo Mabuto (ECP)" w:date="2026-09-09T11:12:00Z" w16du:dateUtc="2026-09-09T09:12:00Z">
              <w:r w:rsidRPr="004E65F1" w:rsidDel="00EC2039">
                <w:rPr>
                  <w:rFonts w:ascii="Arial" w:eastAsia="Times New Roman" w:hAnsi="Arial" w:cs="Arial"/>
                  <w:sz w:val="20"/>
                  <w:szCs w:val="20"/>
                  <w:lang w:val="en-GB" w:eastAsia="en-ZA"/>
                </w:rPr>
                <w:delText>C2.1 Pricing instructions</w:delText>
              </w:r>
              <w:r w:rsidR="003F40F7" w:rsidDel="00EC2039">
                <w:rPr>
                  <w:rFonts w:ascii="Arial" w:eastAsia="Times New Roman" w:hAnsi="Arial" w:cs="Arial"/>
                  <w:sz w:val="20"/>
                  <w:szCs w:val="20"/>
                  <w:lang w:val="en-GB" w:eastAsia="en-ZA"/>
                </w:rPr>
                <w:tab/>
              </w:r>
              <w:r w:rsidRPr="004E65F1" w:rsidDel="00EC2039">
                <w:rPr>
                  <w:rFonts w:ascii="Arial" w:eastAsia="Times New Roman" w:hAnsi="Arial" w:cs="Arial"/>
                  <w:sz w:val="20"/>
                  <w:szCs w:val="20"/>
                  <w:lang w:eastAsia="en-ZA"/>
                </w:rPr>
                <w:tab/>
              </w:r>
              <w:r w:rsidRPr="004E65F1" w:rsidDel="00EC2039">
                <w:rPr>
                  <w:rFonts w:ascii="Arial" w:eastAsia="Times New Roman" w:hAnsi="Arial" w:cs="Arial"/>
                  <w:sz w:val="20"/>
                  <w:szCs w:val="20"/>
                  <w:lang w:val="en-GB" w:eastAsia="en-ZA"/>
                </w:rPr>
                <w:delText>(Yellow)</w:delText>
              </w:r>
              <w:r w:rsidRPr="004E65F1" w:rsidDel="00EC2039">
                <w:rPr>
                  <w:rFonts w:ascii="Arial" w:eastAsia="Times New Roman" w:hAnsi="Arial" w:cs="Arial"/>
                  <w:sz w:val="20"/>
                  <w:szCs w:val="20"/>
                  <w:lang w:eastAsia="en-ZA"/>
                </w:rPr>
                <w:delText> </w:delText>
              </w:r>
            </w:del>
          </w:p>
          <w:p w14:paraId="487A4C86" w14:textId="47ACBF92" w:rsidR="00DB355E" w:rsidRPr="004E65F1" w:rsidDel="00EC2039" w:rsidRDefault="00DB355E" w:rsidP="006D623C">
            <w:pPr>
              <w:jc w:val="both"/>
              <w:textAlignment w:val="baseline"/>
              <w:rPr>
                <w:del w:id="900" w:author="Tebokgo Mabuto (ECP)" w:date="2026-09-09T11:12:00Z" w16du:dateUtc="2026-09-09T09:12:00Z"/>
                <w:rFonts w:ascii="Arial" w:eastAsia="Times New Roman" w:hAnsi="Arial" w:cs="Arial"/>
                <w:sz w:val="20"/>
                <w:szCs w:val="20"/>
                <w:lang w:eastAsia="en-ZA"/>
              </w:rPr>
            </w:pPr>
            <w:del w:id="901" w:author="Tebokgo Mabuto (ECP)" w:date="2026-09-09T11:12:00Z" w16du:dateUtc="2026-09-09T09:12:00Z">
              <w:r w:rsidRPr="004E65F1" w:rsidDel="00EC2039">
                <w:rPr>
                  <w:rFonts w:ascii="Arial" w:eastAsia="Times New Roman" w:hAnsi="Arial" w:cs="Arial"/>
                  <w:sz w:val="20"/>
                  <w:szCs w:val="20"/>
                  <w:lang w:val="en-GB" w:eastAsia="en-ZA"/>
                </w:rPr>
                <w:delText>C2.2 Pricing Schedules / Bill of Quantities</w:delText>
              </w:r>
              <w:r w:rsidRPr="004E65F1" w:rsidDel="00EC2039">
                <w:rPr>
                  <w:rFonts w:ascii="Arial" w:eastAsia="Times New Roman" w:hAnsi="Arial" w:cs="Arial"/>
                  <w:sz w:val="20"/>
                  <w:szCs w:val="20"/>
                  <w:lang w:eastAsia="en-ZA"/>
                </w:rPr>
                <w:tab/>
              </w:r>
              <w:r w:rsidRPr="004E65F1" w:rsidDel="00EC2039">
                <w:rPr>
                  <w:rFonts w:ascii="Arial" w:eastAsia="Times New Roman" w:hAnsi="Arial" w:cs="Arial"/>
                  <w:sz w:val="20"/>
                  <w:szCs w:val="20"/>
                  <w:lang w:val="en-GB" w:eastAsia="en-ZA"/>
                </w:rPr>
                <w:delText>(Yellow)</w:delText>
              </w:r>
              <w:r w:rsidRPr="004E65F1" w:rsidDel="00EC2039">
                <w:rPr>
                  <w:rFonts w:ascii="Arial" w:eastAsia="Times New Roman" w:hAnsi="Arial" w:cs="Arial"/>
                  <w:sz w:val="20"/>
                  <w:szCs w:val="20"/>
                  <w:lang w:eastAsia="en-ZA"/>
                </w:rPr>
                <w:delText> </w:delText>
              </w:r>
            </w:del>
          </w:p>
          <w:p w14:paraId="16D67A90" w14:textId="6EB6D64A" w:rsidR="00DB355E" w:rsidRPr="004E65F1" w:rsidDel="00EC2039" w:rsidRDefault="00DB355E" w:rsidP="006D623C">
            <w:pPr>
              <w:jc w:val="both"/>
              <w:textAlignment w:val="baseline"/>
              <w:rPr>
                <w:del w:id="902" w:author="Tebokgo Mabuto (ECP)" w:date="2026-09-09T11:12:00Z" w16du:dateUtc="2026-09-09T09:12:00Z"/>
                <w:rFonts w:ascii="Arial" w:eastAsia="Times New Roman" w:hAnsi="Arial" w:cs="Arial"/>
                <w:sz w:val="20"/>
                <w:szCs w:val="20"/>
                <w:lang w:eastAsia="en-ZA"/>
              </w:rPr>
            </w:pPr>
            <w:del w:id="903" w:author="Tebokgo Mabuto (ECP)" w:date="2026-09-09T11:12:00Z" w16du:dateUtc="2026-09-09T09:12:00Z">
              <w:r w:rsidRPr="004E65F1" w:rsidDel="00EC2039">
                <w:rPr>
                  <w:rFonts w:ascii="Arial" w:eastAsia="Times New Roman" w:hAnsi="Arial" w:cs="Arial"/>
                  <w:sz w:val="20"/>
                  <w:szCs w:val="20"/>
                  <w:lang w:eastAsia="en-ZA"/>
                </w:rPr>
                <w:delText> </w:delText>
              </w:r>
            </w:del>
          </w:p>
          <w:p w14:paraId="3D289D89" w14:textId="67D9DD43" w:rsidR="00DB355E" w:rsidRPr="004E65F1" w:rsidDel="00EC2039" w:rsidRDefault="00DB355E" w:rsidP="006D623C">
            <w:pPr>
              <w:jc w:val="both"/>
              <w:textAlignment w:val="baseline"/>
              <w:rPr>
                <w:del w:id="904" w:author="Tebokgo Mabuto (ECP)" w:date="2026-09-09T11:12:00Z" w16du:dateUtc="2026-09-09T09:12:00Z"/>
                <w:rFonts w:ascii="Arial" w:eastAsia="Times New Roman" w:hAnsi="Arial" w:cs="Arial"/>
                <w:sz w:val="20"/>
                <w:szCs w:val="20"/>
                <w:lang w:eastAsia="en-ZA"/>
              </w:rPr>
            </w:pPr>
            <w:del w:id="905" w:author="Tebokgo Mabuto (ECP)" w:date="2026-09-09T11:12:00Z" w16du:dateUtc="2026-09-09T09:12:00Z">
              <w:r w:rsidRPr="004E65F1" w:rsidDel="00EC2039">
                <w:rPr>
                  <w:rFonts w:ascii="Arial" w:eastAsia="Times New Roman" w:hAnsi="Arial" w:cs="Arial"/>
                  <w:b/>
                  <w:bCs/>
                  <w:sz w:val="20"/>
                  <w:szCs w:val="20"/>
                  <w:lang w:val="en-GB" w:eastAsia="en-ZA"/>
                </w:rPr>
                <w:delText>Part C3: Scope of work</w:delText>
              </w:r>
              <w:r w:rsidRPr="004E65F1" w:rsidDel="00EC2039">
                <w:rPr>
                  <w:rFonts w:ascii="Arial" w:eastAsia="Times New Roman" w:hAnsi="Arial" w:cs="Arial"/>
                  <w:sz w:val="20"/>
                  <w:szCs w:val="20"/>
                  <w:lang w:eastAsia="en-ZA"/>
                </w:rPr>
                <w:delText> </w:delText>
              </w:r>
            </w:del>
          </w:p>
          <w:p w14:paraId="5A306596" w14:textId="20321E2B" w:rsidR="00DB355E" w:rsidRPr="004E65F1" w:rsidDel="00EC2039" w:rsidRDefault="00DB355E" w:rsidP="006D623C">
            <w:pPr>
              <w:jc w:val="both"/>
              <w:textAlignment w:val="baseline"/>
              <w:rPr>
                <w:del w:id="906" w:author="Tebokgo Mabuto (ECP)" w:date="2026-09-09T11:12:00Z" w16du:dateUtc="2026-09-09T09:12:00Z"/>
                <w:rFonts w:ascii="Arial" w:eastAsia="Times New Roman" w:hAnsi="Arial" w:cs="Arial"/>
                <w:sz w:val="20"/>
                <w:szCs w:val="20"/>
                <w:lang w:eastAsia="en-ZA"/>
              </w:rPr>
            </w:pPr>
            <w:del w:id="907" w:author="Tebokgo Mabuto (ECP)" w:date="2026-09-09T11:12:00Z" w16du:dateUtc="2026-09-09T09:12:00Z">
              <w:r w:rsidRPr="004E65F1" w:rsidDel="00EC2039">
                <w:rPr>
                  <w:rFonts w:ascii="Arial" w:eastAsia="Times New Roman" w:hAnsi="Arial" w:cs="Arial"/>
                  <w:sz w:val="20"/>
                  <w:szCs w:val="20"/>
                  <w:lang w:val="en-GB" w:eastAsia="en-ZA"/>
                </w:rPr>
                <w:delText>C3 Scope of work</w:delText>
              </w:r>
              <w:r w:rsidRPr="004E65F1"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Pr="004E65F1" w:rsidDel="00EC2039">
                <w:rPr>
                  <w:rFonts w:ascii="Arial" w:eastAsia="Times New Roman" w:hAnsi="Arial" w:cs="Arial"/>
                  <w:sz w:val="20"/>
                  <w:szCs w:val="20"/>
                  <w:lang w:val="en-GB" w:eastAsia="en-ZA"/>
                </w:rPr>
                <w:delText>(Blue)</w:delText>
              </w:r>
              <w:r w:rsidRPr="004E65F1" w:rsidDel="00EC2039">
                <w:rPr>
                  <w:rFonts w:ascii="Arial" w:eastAsia="Times New Roman" w:hAnsi="Arial" w:cs="Arial"/>
                  <w:sz w:val="20"/>
                  <w:szCs w:val="20"/>
                  <w:lang w:eastAsia="en-ZA"/>
                </w:rPr>
                <w:delText> </w:delText>
              </w:r>
            </w:del>
          </w:p>
          <w:p w14:paraId="0DB61D03" w14:textId="732AA26E" w:rsidR="00DB355E" w:rsidRPr="004E65F1" w:rsidDel="00EC2039" w:rsidRDefault="00DB355E" w:rsidP="006D623C">
            <w:pPr>
              <w:jc w:val="both"/>
              <w:textAlignment w:val="baseline"/>
              <w:rPr>
                <w:del w:id="908" w:author="Tebokgo Mabuto (ECP)" w:date="2026-09-09T11:12:00Z" w16du:dateUtc="2026-09-09T09:12:00Z"/>
                <w:rFonts w:ascii="Arial" w:eastAsia="Times New Roman" w:hAnsi="Arial" w:cs="Arial"/>
                <w:sz w:val="20"/>
                <w:szCs w:val="20"/>
                <w:lang w:eastAsia="en-ZA"/>
              </w:rPr>
            </w:pPr>
            <w:del w:id="909" w:author="Tebokgo Mabuto (ECP)" w:date="2026-09-09T11:12:00Z" w16du:dateUtc="2026-09-09T09:12:00Z">
              <w:r w:rsidRPr="004E65F1" w:rsidDel="00EC2039">
                <w:rPr>
                  <w:rFonts w:ascii="Arial" w:eastAsia="Times New Roman" w:hAnsi="Arial" w:cs="Arial"/>
                  <w:sz w:val="20"/>
                  <w:szCs w:val="20"/>
                  <w:lang w:eastAsia="en-ZA"/>
                </w:rPr>
                <w:delText> </w:delText>
              </w:r>
            </w:del>
          </w:p>
          <w:p w14:paraId="1E83B6B0" w14:textId="21A7141E" w:rsidR="00DB355E" w:rsidRPr="004E65F1" w:rsidDel="00EC2039" w:rsidRDefault="00DB355E" w:rsidP="006D623C">
            <w:pPr>
              <w:jc w:val="both"/>
              <w:textAlignment w:val="baseline"/>
              <w:rPr>
                <w:del w:id="910" w:author="Tebokgo Mabuto (ECP)" w:date="2026-09-09T11:12:00Z" w16du:dateUtc="2026-09-09T09:12:00Z"/>
                <w:rFonts w:ascii="Arial" w:eastAsia="Times New Roman" w:hAnsi="Arial" w:cs="Arial"/>
                <w:sz w:val="20"/>
                <w:szCs w:val="20"/>
                <w:lang w:eastAsia="en-ZA"/>
              </w:rPr>
            </w:pPr>
            <w:del w:id="911" w:author="Tebokgo Mabuto (ECP)" w:date="2026-09-09T11:12:00Z" w16du:dateUtc="2026-09-09T09:12:00Z">
              <w:r w:rsidRPr="004E65F1" w:rsidDel="00EC2039">
                <w:rPr>
                  <w:rFonts w:ascii="Arial" w:eastAsia="Times New Roman" w:hAnsi="Arial" w:cs="Arial"/>
                  <w:b/>
                  <w:bCs/>
                  <w:sz w:val="20"/>
                  <w:szCs w:val="20"/>
                  <w:lang w:val="en-GB" w:eastAsia="en-ZA"/>
                </w:rPr>
                <w:delText>Part C4: Project Information</w:delText>
              </w:r>
              <w:r w:rsidRPr="004E65F1" w:rsidDel="00EC2039">
                <w:rPr>
                  <w:rFonts w:ascii="Arial" w:eastAsia="Times New Roman" w:hAnsi="Arial" w:cs="Arial"/>
                  <w:sz w:val="20"/>
                  <w:szCs w:val="20"/>
                  <w:lang w:eastAsia="en-ZA"/>
                </w:rPr>
                <w:delText> </w:delText>
              </w:r>
            </w:del>
          </w:p>
          <w:p w14:paraId="3E043310" w14:textId="02FAA20D" w:rsidR="00DB355E" w:rsidRPr="004E65F1" w:rsidDel="00EC2039" w:rsidRDefault="00DB355E" w:rsidP="006D623C">
            <w:pPr>
              <w:jc w:val="both"/>
              <w:textAlignment w:val="baseline"/>
              <w:rPr>
                <w:del w:id="912" w:author="Tebokgo Mabuto (ECP)" w:date="2026-09-09T11:12:00Z" w16du:dateUtc="2026-09-09T09:12:00Z"/>
                <w:rFonts w:ascii="Arial" w:eastAsia="Times New Roman" w:hAnsi="Arial" w:cs="Arial"/>
                <w:sz w:val="20"/>
                <w:szCs w:val="20"/>
                <w:lang w:eastAsia="en-ZA"/>
              </w:rPr>
            </w:pPr>
            <w:del w:id="913" w:author="Tebokgo Mabuto (ECP)" w:date="2026-09-09T11:12:00Z" w16du:dateUtc="2026-09-09T09:12:00Z">
              <w:r w:rsidRPr="004E65F1" w:rsidDel="00EC2039">
                <w:rPr>
                  <w:rFonts w:ascii="Arial" w:eastAsia="Times New Roman" w:hAnsi="Arial" w:cs="Arial"/>
                  <w:sz w:val="20"/>
                  <w:szCs w:val="20"/>
                  <w:lang w:val="en-GB" w:eastAsia="en-ZA"/>
                </w:rPr>
                <w:delText xml:space="preserve">C4 </w:delText>
              </w:r>
              <w:r w:rsidR="003F40F7" w:rsidDel="00EC2039">
                <w:rPr>
                  <w:rFonts w:ascii="Arial" w:eastAsia="Times New Roman" w:hAnsi="Arial" w:cs="Arial"/>
                  <w:sz w:val="20"/>
                  <w:szCs w:val="20"/>
                  <w:lang w:val="en-GB" w:eastAsia="en-ZA"/>
                </w:rPr>
                <w:delText>Site</w:delText>
              </w:r>
              <w:r w:rsidR="003F40F7" w:rsidRPr="004E65F1" w:rsidDel="00EC2039">
                <w:rPr>
                  <w:rFonts w:ascii="Arial" w:eastAsia="Times New Roman" w:hAnsi="Arial" w:cs="Arial"/>
                  <w:sz w:val="20"/>
                  <w:szCs w:val="20"/>
                  <w:lang w:val="en-GB" w:eastAsia="en-ZA"/>
                </w:rPr>
                <w:delText xml:space="preserve"> </w:delText>
              </w:r>
              <w:r w:rsidRPr="004E65F1" w:rsidDel="00EC2039">
                <w:rPr>
                  <w:rFonts w:ascii="Arial" w:eastAsia="Times New Roman" w:hAnsi="Arial" w:cs="Arial"/>
                  <w:sz w:val="20"/>
                  <w:szCs w:val="20"/>
                  <w:lang w:val="en-GB" w:eastAsia="en-ZA"/>
                </w:rPr>
                <w:delText>Information</w:delText>
              </w:r>
              <w:r w:rsidRPr="004E65F1"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003F40F7" w:rsidDel="00EC2039">
                <w:rPr>
                  <w:rFonts w:ascii="Arial" w:eastAsia="Times New Roman" w:hAnsi="Arial" w:cs="Arial"/>
                  <w:sz w:val="20"/>
                  <w:szCs w:val="20"/>
                  <w:lang w:eastAsia="en-ZA"/>
                </w:rPr>
                <w:tab/>
              </w:r>
              <w:r w:rsidRPr="004E65F1" w:rsidDel="00EC2039">
                <w:rPr>
                  <w:rFonts w:ascii="Arial" w:eastAsia="Times New Roman" w:hAnsi="Arial" w:cs="Arial"/>
                  <w:sz w:val="20"/>
                  <w:szCs w:val="20"/>
                  <w:lang w:val="en-GB" w:eastAsia="en-ZA"/>
                </w:rPr>
                <w:delText>(Green)</w:delText>
              </w:r>
              <w:r w:rsidRPr="004E65F1" w:rsidDel="00EC2039">
                <w:rPr>
                  <w:rFonts w:ascii="Arial" w:eastAsia="Times New Roman" w:hAnsi="Arial" w:cs="Arial"/>
                  <w:sz w:val="20"/>
                  <w:szCs w:val="20"/>
                  <w:lang w:eastAsia="en-ZA"/>
                </w:rPr>
                <w:delText> </w:delText>
              </w:r>
            </w:del>
          </w:p>
          <w:p w14:paraId="4227BE56" w14:textId="64278691" w:rsidR="00DB355E" w:rsidRPr="004E65F1" w:rsidDel="00E92ED2" w:rsidRDefault="00DB355E" w:rsidP="006D623C">
            <w:pPr>
              <w:jc w:val="both"/>
              <w:textAlignment w:val="baseline"/>
              <w:rPr>
                <w:del w:id="914" w:author="Tebokgo Mabuto (ECP)" w:date="2026-06-30T14:41:00Z" w16du:dateUtc="2026-06-30T12:41:00Z"/>
                <w:rFonts w:ascii="Arial" w:eastAsia="Times New Roman" w:hAnsi="Arial" w:cs="Arial"/>
                <w:sz w:val="20"/>
                <w:szCs w:val="20"/>
                <w:lang w:eastAsia="en-ZA"/>
              </w:rPr>
            </w:pPr>
            <w:del w:id="915" w:author="Tebokgo Mabuto (ECP)" w:date="2026-09-09T11:12:00Z" w16du:dateUtc="2026-09-09T09:12:00Z">
              <w:r w:rsidRPr="004E65F1" w:rsidDel="00EC2039">
                <w:rPr>
                  <w:rFonts w:ascii="Arial" w:eastAsia="Times New Roman" w:hAnsi="Arial" w:cs="Arial"/>
                  <w:sz w:val="20"/>
                  <w:szCs w:val="20"/>
                  <w:lang w:eastAsia="en-ZA"/>
                </w:rPr>
                <w:delText> </w:delText>
              </w:r>
            </w:del>
          </w:p>
          <w:p w14:paraId="4DC9E721" w14:textId="5F589BDB" w:rsidR="00DB355E" w:rsidRPr="004E65F1" w:rsidDel="00E92ED2" w:rsidRDefault="00DB355E" w:rsidP="006D623C">
            <w:pPr>
              <w:jc w:val="both"/>
              <w:textAlignment w:val="baseline"/>
              <w:rPr>
                <w:del w:id="916" w:author="Tebokgo Mabuto (ECP)" w:date="2026-06-30T14:41:00Z" w16du:dateUtc="2026-06-30T12:41:00Z"/>
                <w:rFonts w:ascii="Arial" w:eastAsia="Times New Roman" w:hAnsi="Arial" w:cs="Arial"/>
                <w:sz w:val="20"/>
                <w:szCs w:val="20"/>
                <w:lang w:eastAsia="en-ZA"/>
              </w:rPr>
            </w:pPr>
          </w:p>
          <w:p w14:paraId="55B4CE5B" w14:textId="5B624B35" w:rsidR="00DB355E" w:rsidRPr="004E65F1" w:rsidDel="00EC2039" w:rsidRDefault="00DB355E" w:rsidP="006D623C">
            <w:pPr>
              <w:jc w:val="both"/>
              <w:textAlignment w:val="baseline"/>
              <w:rPr>
                <w:del w:id="917" w:author="Tebokgo Mabuto (ECP)" w:date="2026-09-09T11:12:00Z" w16du:dateUtc="2026-09-09T09:12:00Z"/>
                <w:rFonts w:ascii="Arial" w:eastAsia="Times New Roman" w:hAnsi="Arial" w:cs="Arial"/>
                <w:sz w:val="20"/>
                <w:szCs w:val="20"/>
                <w:lang w:eastAsia="en-ZA"/>
              </w:rPr>
            </w:pPr>
            <w:del w:id="918" w:author="Tebokgo Mabuto (ECP)" w:date="2026-06-30T14:41:00Z" w16du:dateUtc="2026-06-30T12:41:00Z">
              <w:r w:rsidRPr="004E65F1" w:rsidDel="00E92ED2">
                <w:rPr>
                  <w:rFonts w:ascii="Arial" w:eastAsia="Times New Roman" w:hAnsi="Arial" w:cs="Arial"/>
                  <w:sz w:val="20"/>
                  <w:szCs w:val="20"/>
                  <w:lang w:eastAsia="en-ZA"/>
                </w:rPr>
                <w:delText> </w:delText>
              </w:r>
            </w:del>
          </w:p>
          <w:p w14:paraId="145D4C15" w14:textId="78BE7961" w:rsidR="00DB355E" w:rsidRPr="004E65F1" w:rsidDel="00EC2039" w:rsidRDefault="008324D3" w:rsidP="006D623C">
            <w:pPr>
              <w:jc w:val="both"/>
              <w:textAlignment w:val="baseline"/>
              <w:rPr>
                <w:del w:id="919" w:author="Tebokgo Mabuto (ECP)" w:date="2026-09-09T11:12:00Z" w16du:dateUtc="2026-09-09T09:12:00Z"/>
                <w:rFonts w:ascii="Arial" w:eastAsia="Times New Roman" w:hAnsi="Arial" w:cs="Arial"/>
                <w:sz w:val="20"/>
                <w:szCs w:val="20"/>
                <w:lang w:eastAsia="en-ZA"/>
              </w:rPr>
            </w:pPr>
            <w:del w:id="920" w:author="Tebokgo Mabuto (ECP)" w:date="2026-09-09T11:12:00Z" w16du:dateUtc="2026-09-09T09:12:00Z">
              <w:r w:rsidDel="00EC2039">
                <w:rPr>
                  <w:rFonts w:ascii="Arial" w:eastAsia="Times New Roman" w:hAnsi="Arial" w:cs="Arial"/>
                  <w:b/>
                  <w:bCs/>
                  <w:sz w:val="20"/>
                  <w:szCs w:val="20"/>
                  <w:lang w:val="en-GB" w:eastAsia="en-ZA"/>
                </w:rPr>
                <w:delText xml:space="preserve">Part C5: </w:delText>
              </w:r>
              <w:r w:rsidR="00DB355E" w:rsidRPr="004E65F1" w:rsidDel="00EC2039">
                <w:rPr>
                  <w:rFonts w:ascii="Arial" w:eastAsia="Times New Roman" w:hAnsi="Arial" w:cs="Arial"/>
                  <w:b/>
                  <w:bCs/>
                  <w:sz w:val="20"/>
                  <w:szCs w:val="20"/>
                  <w:lang w:val="en-GB" w:eastAsia="en-ZA"/>
                </w:rPr>
                <w:delText xml:space="preserve">Annexures </w:delText>
              </w:r>
              <w:r w:rsidR="00DB355E" w:rsidRPr="004E65F1" w:rsidDel="00EC2039">
                <w:rPr>
                  <w:rFonts w:ascii="Arial" w:eastAsia="Times New Roman" w:hAnsi="Arial" w:cs="Arial"/>
                  <w:sz w:val="20"/>
                  <w:szCs w:val="20"/>
                  <w:lang w:eastAsia="en-ZA"/>
                </w:rPr>
                <w:tab/>
              </w:r>
            </w:del>
            <w:del w:id="921" w:author="Tebokgo Mabuto (ECP)" w:date="2026-06-30T14:42:00Z" w16du:dateUtc="2026-06-30T12:42:00Z">
              <w:r w:rsidR="00DB355E" w:rsidRPr="004E65F1" w:rsidDel="00ED4A53">
                <w:rPr>
                  <w:rFonts w:ascii="Arial" w:eastAsia="Times New Roman" w:hAnsi="Arial" w:cs="Arial"/>
                  <w:sz w:val="20"/>
                  <w:szCs w:val="20"/>
                  <w:lang w:val="en-GB" w:eastAsia="en-ZA"/>
                </w:rPr>
                <w:delText>(</w:delText>
              </w:r>
            </w:del>
            <w:del w:id="922" w:author="Tebokgo Mabuto (ECP)" w:date="2026-09-09T11:12:00Z" w16du:dateUtc="2026-09-09T09:12:00Z">
              <w:r w:rsidR="00DB355E" w:rsidRPr="004E65F1" w:rsidDel="00EC2039">
                <w:rPr>
                  <w:rFonts w:ascii="Arial" w:eastAsia="Times New Roman" w:hAnsi="Arial" w:cs="Arial"/>
                  <w:sz w:val="20"/>
                  <w:szCs w:val="20"/>
                  <w:lang w:val="en-GB" w:eastAsia="en-ZA"/>
                </w:rPr>
                <w:delText>White)</w:delText>
              </w:r>
              <w:r w:rsidR="00DB355E" w:rsidRPr="004E65F1" w:rsidDel="00EC2039">
                <w:rPr>
                  <w:rFonts w:ascii="Arial" w:eastAsia="Times New Roman" w:hAnsi="Arial" w:cs="Arial"/>
                  <w:sz w:val="20"/>
                  <w:szCs w:val="20"/>
                  <w:lang w:eastAsia="en-ZA"/>
                </w:rPr>
                <w:delText> </w:delText>
              </w:r>
            </w:del>
          </w:p>
          <w:p w14:paraId="5A3C7EFE" w14:textId="41972A87" w:rsidR="00ED4A53" w:rsidRPr="004E65F1" w:rsidDel="00EC2039" w:rsidRDefault="00DB355E" w:rsidP="006D623C">
            <w:pPr>
              <w:jc w:val="both"/>
              <w:textAlignment w:val="baseline"/>
              <w:rPr>
                <w:del w:id="923" w:author="Tebokgo Mabuto (ECP)" w:date="2026-09-09T11:12:00Z" w16du:dateUtc="2026-09-09T09:12:00Z"/>
                <w:rFonts w:ascii="Arial" w:eastAsia="Times New Roman" w:hAnsi="Arial" w:cs="Arial"/>
                <w:sz w:val="20"/>
                <w:szCs w:val="20"/>
                <w:lang w:eastAsia="en-ZA"/>
              </w:rPr>
            </w:pPr>
            <w:del w:id="924" w:author="Tebokgo Mabuto (ECP)" w:date="2026-09-09T11:12:00Z" w16du:dateUtc="2026-09-09T09:12:00Z">
              <w:r w:rsidRPr="004E65F1" w:rsidDel="00EC2039">
                <w:rPr>
                  <w:rFonts w:ascii="Arial" w:eastAsia="Times New Roman" w:hAnsi="Arial" w:cs="Arial"/>
                  <w:sz w:val="20"/>
                  <w:szCs w:val="20"/>
                  <w:lang w:eastAsia="en-ZA"/>
                </w:rPr>
                <w:delText> </w:delText>
              </w:r>
            </w:del>
          </w:p>
        </w:tc>
      </w:tr>
      <w:tr w:rsidR="00760239" w:rsidRPr="004E65F1" w:rsidDel="00EC2039" w14:paraId="3691A323" w14:textId="2924BFF7" w:rsidTr="00A2232E">
        <w:trPr>
          <w:trHeight w:val="15"/>
          <w:del w:id="925" w:author="Tebokgo Mabuto (ECP)" w:date="2026-09-09T11:12:00Z" w16du:dateUtc="2026-09-09T09:12:00Z"/>
          <w:trPrChange w:id="926" w:author="Tebokgo Mabuto (ECP)" w:date="2026-06-30T14:48:00Z" w16du:dateUtc="2026-06-30T12:48:00Z">
            <w:trPr>
              <w:gridBefore w:val="2"/>
              <w:trHeight w:val="15"/>
            </w:trPr>
          </w:trPrChange>
        </w:trPr>
        <w:tc>
          <w:tcPr>
            <w:tcW w:w="1045" w:type="dxa"/>
            <w:tcBorders>
              <w:top w:val="single" w:sz="6" w:space="0" w:color="auto"/>
              <w:left w:val="single" w:sz="6" w:space="0" w:color="auto"/>
              <w:bottom w:val="single" w:sz="6" w:space="0" w:color="auto"/>
              <w:right w:val="single" w:sz="6" w:space="0" w:color="auto"/>
            </w:tcBorders>
            <w:tcPrChange w:id="927" w:author="Tebokgo Mabuto (ECP)" w:date="2026-06-30T14:48:00Z" w16du:dateUtc="2026-06-30T12:48:00Z">
              <w:tcPr>
                <w:tcW w:w="1843" w:type="dxa"/>
                <w:tcBorders>
                  <w:top w:val="single" w:sz="6" w:space="0" w:color="auto"/>
                  <w:left w:val="single" w:sz="6" w:space="0" w:color="auto"/>
                  <w:bottom w:val="single" w:sz="6" w:space="0" w:color="auto"/>
                  <w:right w:val="single" w:sz="6" w:space="0" w:color="auto"/>
                </w:tcBorders>
              </w:tcPr>
            </w:tcPrChange>
          </w:tcPr>
          <w:p w14:paraId="67EC210E" w14:textId="6B8ACA97" w:rsidR="00760239" w:rsidRPr="004E65F1" w:rsidDel="00EC2039" w:rsidRDefault="00760239" w:rsidP="006D623C">
            <w:pPr>
              <w:textAlignment w:val="baseline"/>
              <w:rPr>
                <w:del w:id="928" w:author="Tebokgo Mabuto (ECP)" w:date="2026-09-09T11:12:00Z" w16du:dateUtc="2026-09-09T09:12:00Z"/>
                <w:rFonts w:ascii="Arial" w:eastAsia="Times New Roman" w:hAnsi="Arial" w:cs="Arial"/>
                <w:sz w:val="20"/>
                <w:szCs w:val="20"/>
                <w:lang w:val="en-GB" w:eastAsia="en-ZA"/>
              </w:rPr>
            </w:pPr>
            <w:del w:id="929" w:author="Tebokgo Mabuto (ECP)" w:date="2026-09-09T11:12:00Z" w16du:dateUtc="2026-09-09T09:12:00Z">
              <w:r w:rsidDel="00EC2039">
                <w:rPr>
                  <w:rFonts w:ascii="Arial" w:eastAsia="Times New Roman" w:hAnsi="Arial" w:cs="Arial"/>
                  <w:sz w:val="20"/>
                  <w:szCs w:val="20"/>
                  <w:lang w:val="en-GB" w:eastAsia="en-ZA"/>
                </w:rPr>
                <w:delText>C1.3</w:delText>
              </w:r>
            </w:del>
          </w:p>
        </w:tc>
        <w:tc>
          <w:tcPr>
            <w:tcW w:w="9575" w:type="dxa"/>
            <w:tcBorders>
              <w:top w:val="single" w:sz="6" w:space="0" w:color="auto"/>
              <w:left w:val="single" w:sz="6" w:space="0" w:color="auto"/>
              <w:bottom w:val="single" w:sz="6" w:space="0" w:color="auto"/>
              <w:right w:val="single" w:sz="6" w:space="0" w:color="auto"/>
            </w:tcBorders>
            <w:tcPrChange w:id="930" w:author="Tebokgo Mabuto (ECP)" w:date="2026-06-30T14:48:00Z" w16du:dateUtc="2026-06-30T12:48:00Z">
              <w:tcPr>
                <w:tcW w:w="8080" w:type="dxa"/>
                <w:gridSpan w:val="2"/>
                <w:tcBorders>
                  <w:top w:val="single" w:sz="6" w:space="0" w:color="auto"/>
                  <w:left w:val="single" w:sz="6" w:space="0" w:color="auto"/>
                  <w:bottom w:val="single" w:sz="6" w:space="0" w:color="auto"/>
                  <w:right w:val="single" w:sz="6" w:space="0" w:color="auto"/>
                </w:tcBorders>
              </w:tcPr>
            </w:tcPrChange>
          </w:tcPr>
          <w:p w14:paraId="69B2D2D2" w14:textId="5B4C6770" w:rsidR="00760239" w:rsidRPr="00760239" w:rsidDel="00EC2039" w:rsidRDefault="00760239" w:rsidP="006D623C">
            <w:pPr>
              <w:ind w:right="270"/>
              <w:textAlignment w:val="baseline"/>
              <w:rPr>
                <w:del w:id="931" w:author="Tebokgo Mabuto (ECP)" w:date="2026-09-09T11:12:00Z" w16du:dateUtc="2026-09-09T09:12:00Z"/>
                <w:rFonts w:ascii="Arial" w:eastAsia="Times New Roman" w:hAnsi="Arial" w:cs="Arial"/>
                <w:b/>
                <w:bCs/>
                <w:sz w:val="20"/>
                <w:szCs w:val="20"/>
                <w:lang w:eastAsia="en-ZA"/>
              </w:rPr>
            </w:pPr>
            <w:del w:id="932" w:author="Tebokgo Mabuto (ECP)" w:date="2026-09-09T11:12:00Z" w16du:dateUtc="2026-09-09T09:12:00Z">
              <w:r w:rsidRPr="00760239" w:rsidDel="00EC2039">
                <w:rPr>
                  <w:rFonts w:ascii="Arial" w:eastAsia="Times New Roman" w:hAnsi="Arial" w:cs="Arial"/>
                  <w:b/>
                  <w:bCs/>
                  <w:sz w:val="20"/>
                  <w:szCs w:val="20"/>
                  <w:lang w:eastAsia="en-ZA"/>
                </w:rPr>
                <w:delText>Interpretation</w:delText>
              </w:r>
            </w:del>
          </w:p>
          <w:p w14:paraId="141A3E4C" w14:textId="1D2916BF" w:rsidR="00760239" w:rsidRPr="0009029C" w:rsidDel="00EC2039" w:rsidRDefault="00760239" w:rsidP="006D623C">
            <w:pPr>
              <w:ind w:right="270"/>
              <w:textAlignment w:val="baseline"/>
              <w:rPr>
                <w:del w:id="933" w:author="Tebokgo Mabuto (ECP)" w:date="2026-09-09T11:12:00Z" w16du:dateUtc="2026-09-09T09:12:00Z"/>
                <w:rFonts w:ascii="Arial" w:eastAsia="Times New Roman" w:hAnsi="Arial" w:cs="Arial"/>
                <w:sz w:val="20"/>
                <w:szCs w:val="20"/>
                <w:lang w:eastAsia="en-ZA"/>
              </w:rPr>
            </w:pPr>
          </w:p>
          <w:p w14:paraId="1899E1F5" w14:textId="0A7B802E" w:rsidR="00760239" w:rsidRPr="00760239" w:rsidDel="00EC2039" w:rsidRDefault="00760239" w:rsidP="006D623C">
            <w:pPr>
              <w:ind w:right="270"/>
              <w:textAlignment w:val="baseline"/>
              <w:rPr>
                <w:del w:id="934" w:author="Tebokgo Mabuto (ECP)" w:date="2026-09-09T11:12:00Z" w16du:dateUtc="2026-09-09T09:12:00Z"/>
                <w:rFonts w:ascii="Arial" w:eastAsia="Times New Roman" w:hAnsi="Arial" w:cs="Arial"/>
                <w:sz w:val="20"/>
                <w:szCs w:val="20"/>
                <w:lang w:eastAsia="en-ZA"/>
              </w:rPr>
            </w:pPr>
            <w:del w:id="935" w:author="Tebokgo Mabuto (ECP)" w:date="2026-09-09T11:12:00Z" w16du:dateUtc="2026-09-09T09:12:00Z">
              <w:r w:rsidRPr="0009029C" w:rsidDel="00EC2039">
                <w:rPr>
                  <w:rFonts w:ascii="Arial" w:eastAsia="Times New Roman" w:hAnsi="Arial" w:cs="Arial"/>
                  <w:sz w:val="20"/>
                  <w:szCs w:val="20"/>
                  <w:lang w:eastAsia="en-ZA"/>
                </w:rPr>
                <w:delText>Where</w:delText>
              </w:r>
              <w:r w:rsidDel="00EC2039">
                <w:rPr>
                  <w:rFonts w:ascii="Arial" w:eastAsia="Times New Roman" w:hAnsi="Arial" w:cs="Arial"/>
                  <w:sz w:val="20"/>
                  <w:szCs w:val="20"/>
                  <w:lang w:eastAsia="en-ZA"/>
                </w:rPr>
                <w:delText>ver reference is made in the documentation to Bill of Quantities it shall also mean Pricing Schedule.</w:delText>
              </w:r>
            </w:del>
          </w:p>
          <w:p w14:paraId="0B6B8C11" w14:textId="3EF1254D" w:rsidR="00760239" w:rsidRPr="0009029C" w:rsidDel="00EC2039" w:rsidRDefault="00760239" w:rsidP="006D623C">
            <w:pPr>
              <w:ind w:right="270"/>
              <w:textAlignment w:val="baseline"/>
              <w:rPr>
                <w:del w:id="936" w:author="Tebokgo Mabuto (ECP)" w:date="2026-09-09T11:12:00Z" w16du:dateUtc="2026-09-09T09:12:00Z"/>
                <w:rFonts w:ascii="Arial" w:eastAsia="Times New Roman" w:hAnsi="Arial" w:cs="Arial"/>
                <w:sz w:val="20"/>
                <w:szCs w:val="20"/>
                <w:lang w:eastAsia="en-ZA"/>
              </w:rPr>
            </w:pPr>
          </w:p>
          <w:p w14:paraId="1AACE82B" w14:textId="29D79776" w:rsidR="00760239" w:rsidRPr="00760239" w:rsidDel="00EC2039" w:rsidRDefault="00760239" w:rsidP="006D623C">
            <w:pPr>
              <w:ind w:right="270"/>
              <w:textAlignment w:val="baseline"/>
              <w:rPr>
                <w:del w:id="937" w:author="Tebokgo Mabuto (ECP)" w:date="2026-09-09T11:12:00Z" w16du:dateUtc="2026-09-09T09:12:00Z"/>
                <w:rFonts w:ascii="Arial" w:eastAsia="Times New Roman" w:hAnsi="Arial" w:cs="Arial"/>
                <w:sz w:val="20"/>
                <w:szCs w:val="20"/>
                <w:lang w:eastAsia="en-ZA"/>
              </w:rPr>
            </w:pPr>
            <w:del w:id="938" w:author="Tebokgo Mabuto (ECP)" w:date="2026-09-09T11:12:00Z" w16du:dateUtc="2026-09-09T09:12:00Z">
              <w:r w:rsidRPr="00760239" w:rsidDel="00EC2039">
                <w:rPr>
                  <w:rFonts w:ascii="Arial" w:eastAsia="Times New Roman" w:hAnsi="Arial" w:cs="Arial"/>
                  <w:sz w:val="20"/>
                  <w:szCs w:val="20"/>
                  <w:lang w:eastAsia="en-ZA"/>
                </w:rPr>
                <w:delText>W</w:delText>
              </w:r>
              <w:r w:rsidRPr="0009029C" w:rsidDel="00EC2039">
                <w:rPr>
                  <w:rFonts w:ascii="Arial" w:eastAsia="Times New Roman" w:hAnsi="Arial" w:cs="Arial"/>
                  <w:sz w:val="20"/>
                  <w:szCs w:val="20"/>
                  <w:lang w:eastAsia="en-ZA"/>
                </w:rPr>
                <w:delText>here</w:delText>
              </w:r>
              <w:r w:rsidDel="00EC2039">
                <w:rPr>
                  <w:rFonts w:ascii="Arial" w:eastAsia="Times New Roman" w:hAnsi="Arial" w:cs="Arial"/>
                  <w:sz w:val="20"/>
                  <w:szCs w:val="20"/>
                  <w:lang w:eastAsia="en-ZA"/>
                </w:rPr>
                <w:delText xml:space="preserve">ver reference is made in the documentation to Contractor it shall also mean Service Provider. </w:delText>
              </w:r>
            </w:del>
          </w:p>
          <w:p w14:paraId="68BD05BA" w14:textId="4EDA5612" w:rsidR="00760239" w:rsidRPr="0009029C" w:rsidDel="00EC2039" w:rsidRDefault="00760239" w:rsidP="006D623C">
            <w:pPr>
              <w:ind w:right="270"/>
              <w:textAlignment w:val="baseline"/>
              <w:rPr>
                <w:del w:id="939" w:author="Tebokgo Mabuto (ECP)" w:date="2026-09-09T11:12:00Z" w16du:dateUtc="2026-09-09T09:12:00Z"/>
                <w:rFonts w:ascii="Arial" w:eastAsia="Times New Roman" w:hAnsi="Arial" w:cs="Arial"/>
                <w:sz w:val="20"/>
                <w:szCs w:val="20"/>
                <w:lang w:eastAsia="en-ZA"/>
              </w:rPr>
            </w:pPr>
          </w:p>
        </w:tc>
      </w:tr>
      <w:tr w:rsidR="00DB355E" w:rsidRPr="004E65F1" w:rsidDel="00EC2039" w14:paraId="7FE9F9AF" w14:textId="4D7A8C57" w:rsidTr="00A2232E">
        <w:trPr>
          <w:trHeight w:val="15"/>
          <w:del w:id="940" w:author="Tebokgo Mabuto (ECP)" w:date="2026-09-09T11:12:00Z" w16du:dateUtc="2026-09-09T09:12:00Z"/>
          <w:trPrChange w:id="941" w:author="Tebokgo Mabuto (ECP)" w:date="2026-06-30T14:48:00Z" w16du:dateUtc="2026-06-30T12:48:00Z">
            <w:trPr>
              <w:gridBefore w:val="2"/>
              <w:trHeight w:val="15"/>
            </w:trPr>
          </w:trPrChange>
        </w:trPr>
        <w:tc>
          <w:tcPr>
            <w:tcW w:w="1045" w:type="dxa"/>
            <w:tcBorders>
              <w:top w:val="single" w:sz="6" w:space="0" w:color="auto"/>
              <w:left w:val="single" w:sz="6" w:space="0" w:color="auto"/>
              <w:bottom w:val="single" w:sz="6" w:space="0" w:color="auto"/>
              <w:right w:val="single" w:sz="6" w:space="0" w:color="auto"/>
            </w:tcBorders>
            <w:hideMark/>
            <w:tcPrChange w:id="942" w:author="Tebokgo Mabuto (ECP)" w:date="2026-06-30T14:48:00Z" w16du:dateUtc="2026-06-30T12:48:00Z">
              <w:tcPr>
                <w:tcW w:w="1843" w:type="dxa"/>
                <w:tcBorders>
                  <w:top w:val="single" w:sz="6" w:space="0" w:color="auto"/>
                  <w:left w:val="single" w:sz="6" w:space="0" w:color="auto"/>
                  <w:bottom w:val="single" w:sz="6" w:space="0" w:color="auto"/>
                  <w:right w:val="single" w:sz="6" w:space="0" w:color="auto"/>
                </w:tcBorders>
                <w:hideMark/>
              </w:tcPr>
            </w:tcPrChange>
          </w:tcPr>
          <w:p w14:paraId="143507A5" w14:textId="71846B4F" w:rsidR="00DB355E" w:rsidRPr="004E65F1" w:rsidDel="00EC2039" w:rsidRDefault="00DB355E" w:rsidP="006D623C">
            <w:pPr>
              <w:textAlignment w:val="baseline"/>
              <w:rPr>
                <w:del w:id="943" w:author="Tebokgo Mabuto (ECP)" w:date="2026-09-09T11:12:00Z" w16du:dateUtc="2026-09-09T09:12:00Z"/>
                <w:rFonts w:ascii="Arial" w:eastAsia="Times New Roman" w:hAnsi="Arial" w:cs="Arial"/>
                <w:sz w:val="20"/>
                <w:szCs w:val="20"/>
                <w:lang w:eastAsia="en-ZA"/>
              </w:rPr>
            </w:pPr>
            <w:del w:id="944" w:author="Tebokgo Mabuto (ECP)" w:date="2026-09-09T11:12:00Z" w16du:dateUtc="2026-09-09T09:12:00Z">
              <w:r w:rsidRPr="004E65F1" w:rsidDel="00EC2039">
                <w:rPr>
                  <w:rFonts w:ascii="Arial" w:eastAsia="Times New Roman" w:hAnsi="Arial" w:cs="Arial"/>
                  <w:sz w:val="20"/>
                  <w:szCs w:val="20"/>
                  <w:lang w:val="en-GB" w:eastAsia="en-ZA"/>
                </w:rPr>
                <w:delText>C.1.4</w:delText>
              </w:r>
              <w:r w:rsidRPr="004E65F1" w:rsidDel="00EC2039">
                <w:rPr>
                  <w:rFonts w:ascii="Arial" w:eastAsia="Times New Roman" w:hAnsi="Arial" w:cs="Arial"/>
                  <w:sz w:val="20"/>
                  <w:szCs w:val="20"/>
                  <w:lang w:eastAsia="en-ZA"/>
                </w:rPr>
                <w:delText> </w:delText>
              </w:r>
            </w:del>
          </w:p>
        </w:tc>
        <w:tc>
          <w:tcPr>
            <w:tcW w:w="9575" w:type="dxa"/>
            <w:tcBorders>
              <w:top w:val="single" w:sz="6" w:space="0" w:color="auto"/>
              <w:left w:val="single" w:sz="6" w:space="0" w:color="auto"/>
              <w:bottom w:val="single" w:sz="6" w:space="0" w:color="auto"/>
              <w:right w:val="single" w:sz="6" w:space="0" w:color="auto"/>
            </w:tcBorders>
            <w:hideMark/>
            <w:tcPrChange w:id="945" w:author="Tebokgo Mabuto (ECP)" w:date="2026-06-30T14:48:00Z" w16du:dateUtc="2026-06-30T12:48:00Z">
              <w:tcPr>
                <w:tcW w:w="8080" w:type="dxa"/>
                <w:gridSpan w:val="2"/>
                <w:tcBorders>
                  <w:top w:val="single" w:sz="6" w:space="0" w:color="auto"/>
                  <w:left w:val="single" w:sz="6" w:space="0" w:color="auto"/>
                  <w:bottom w:val="single" w:sz="6" w:space="0" w:color="auto"/>
                  <w:right w:val="single" w:sz="6" w:space="0" w:color="auto"/>
                </w:tcBorders>
                <w:hideMark/>
              </w:tcPr>
            </w:tcPrChange>
          </w:tcPr>
          <w:p w14:paraId="5172F7E4" w14:textId="6F6E228D" w:rsidR="00DB355E" w:rsidRPr="004E65F1" w:rsidDel="00EC2039" w:rsidRDefault="00DB355E" w:rsidP="006D623C">
            <w:pPr>
              <w:ind w:right="270"/>
              <w:textAlignment w:val="baseline"/>
              <w:rPr>
                <w:del w:id="946" w:author="Tebokgo Mabuto (ECP)" w:date="2026-09-09T11:12:00Z" w16du:dateUtc="2026-09-09T09:12:00Z"/>
                <w:rFonts w:ascii="Arial" w:eastAsia="Times New Roman" w:hAnsi="Arial" w:cs="Arial"/>
                <w:sz w:val="20"/>
                <w:szCs w:val="20"/>
                <w:lang w:eastAsia="en-ZA"/>
              </w:rPr>
            </w:pPr>
            <w:del w:id="947" w:author="Tebokgo Mabuto (ECP)" w:date="2026-09-09T11:12:00Z" w16du:dateUtc="2026-09-09T09:12:00Z">
              <w:r w:rsidRPr="004E65F1" w:rsidDel="00EC2039">
                <w:rPr>
                  <w:rFonts w:ascii="Arial" w:eastAsia="Times New Roman" w:hAnsi="Arial" w:cs="Arial"/>
                  <w:b/>
                  <w:bCs/>
                  <w:sz w:val="20"/>
                  <w:szCs w:val="20"/>
                  <w:lang w:eastAsia="en-ZA"/>
                </w:rPr>
                <w:delText>Communication and employer’s agent </w:delText>
              </w:r>
              <w:r w:rsidRPr="004E65F1" w:rsidDel="00EC2039">
                <w:rPr>
                  <w:rFonts w:ascii="Arial" w:eastAsia="Times New Roman" w:hAnsi="Arial" w:cs="Arial"/>
                  <w:sz w:val="20"/>
                  <w:szCs w:val="20"/>
                  <w:lang w:eastAsia="en-ZA"/>
                </w:rPr>
                <w:delText> </w:delText>
              </w:r>
            </w:del>
          </w:p>
          <w:p w14:paraId="429CD373" w14:textId="3171DC8E" w:rsidR="00DB355E" w:rsidRPr="004E65F1" w:rsidDel="00EC2039" w:rsidRDefault="00DB355E" w:rsidP="006D623C">
            <w:pPr>
              <w:jc w:val="both"/>
              <w:textAlignment w:val="baseline"/>
              <w:rPr>
                <w:del w:id="948" w:author="Tebokgo Mabuto (ECP)" w:date="2026-09-09T11:12:00Z" w16du:dateUtc="2026-09-09T09:12:00Z"/>
                <w:rFonts w:ascii="Arial" w:eastAsia="Times New Roman" w:hAnsi="Arial" w:cs="Arial"/>
                <w:sz w:val="20"/>
                <w:szCs w:val="20"/>
                <w:lang w:eastAsia="en-ZA"/>
              </w:rPr>
            </w:pPr>
            <w:del w:id="949" w:author="Tebokgo Mabuto (ECP)" w:date="2026-09-09T11:12:00Z" w16du:dateUtc="2026-09-09T09:12:00Z">
              <w:r w:rsidRPr="004E65F1" w:rsidDel="00EC2039">
                <w:rPr>
                  <w:rFonts w:ascii="Arial" w:eastAsia="Times New Roman" w:hAnsi="Arial" w:cs="Arial"/>
                  <w:sz w:val="20"/>
                  <w:szCs w:val="20"/>
                  <w:lang w:eastAsia="en-ZA"/>
                </w:rPr>
                <w:delText> </w:delText>
              </w:r>
            </w:del>
          </w:p>
          <w:p w14:paraId="1568B2A7" w14:textId="781C4637" w:rsidR="00DB355E" w:rsidRPr="004E65F1" w:rsidDel="00EC2039" w:rsidRDefault="00DB355E" w:rsidP="006D623C">
            <w:pPr>
              <w:jc w:val="both"/>
              <w:textAlignment w:val="baseline"/>
              <w:rPr>
                <w:del w:id="950" w:author="Tebokgo Mabuto (ECP)" w:date="2026-09-09T11:12:00Z" w16du:dateUtc="2026-09-09T09:12:00Z"/>
                <w:rFonts w:ascii="Arial" w:eastAsia="Times New Roman" w:hAnsi="Arial" w:cs="Arial"/>
                <w:sz w:val="20"/>
                <w:szCs w:val="20"/>
                <w:lang w:eastAsia="en-ZA"/>
              </w:rPr>
            </w:pPr>
            <w:del w:id="951" w:author="Tebokgo Mabuto (ECP)" w:date="2026-09-09T11:12:00Z" w16du:dateUtc="2026-09-09T09:12:00Z">
              <w:r w:rsidRPr="004E65F1" w:rsidDel="00EC2039">
                <w:rPr>
                  <w:rFonts w:ascii="Arial" w:eastAsia="Times New Roman" w:hAnsi="Arial" w:cs="Arial"/>
                  <w:sz w:val="20"/>
                  <w:szCs w:val="20"/>
                  <w:lang w:val="en-GB" w:eastAsia="en-ZA"/>
                </w:rPr>
                <w:delText>The language for communications is English.</w:delText>
              </w:r>
              <w:r w:rsidRPr="004E65F1" w:rsidDel="00EC2039">
                <w:rPr>
                  <w:rFonts w:ascii="Arial" w:eastAsia="Times New Roman" w:hAnsi="Arial" w:cs="Arial"/>
                  <w:sz w:val="20"/>
                  <w:szCs w:val="20"/>
                  <w:lang w:eastAsia="en-ZA"/>
                </w:rPr>
                <w:delText> </w:delText>
              </w:r>
            </w:del>
          </w:p>
          <w:p w14:paraId="6C9A7C45" w14:textId="7F288CAE" w:rsidR="00DB355E" w:rsidRPr="004E65F1" w:rsidDel="00EC2039" w:rsidRDefault="00DB355E" w:rsidP="006D623C">
            <w:pPr>
              <w:jc w:val="both"/>
              <w:textAlignment w:val="baseline"/>
              <w:rPr>
                <w:del w:id="952" w:author="Tebokgo Mabuto (ECP)" w:date="2026-09-09T11:12:00Z" w16du:dateUtc="2026-09-09T09:12:00Z"/>
                <w:rFonts w:ascii="Arial" w:eastAsia="Times New Roman" w:hAnsi="Arial" w:cs="Arial"/>
                <w:sz w:val="20"/>
                <w:szCs w:val="20"/>
                <w:lang w:eastAsia="en-ZA"/>
              </w:rPr>
            </w:pPr>
            <w:del w:id="953" w:author="Tebokgo Mabuto (ECP)" w:date="2026-09-09T11:12:00Z" w16du:dateUtc="2026-09-09T09:12:00Z">
              <w:r w:rsidRPr="004E65F1" w:rsidDel="00EC2039">
                <w:rPr>
                  <w:rFonts w:ascii="Arial" w:eastAsia="Times New Roman" w:hAnsi="Arial" w:cs="Arial"/>
                  <w:sz w:val="20"/>
                  <w:szCs w:val="20"/>
                  <w:lang w:eastAsia="en-ZA"/>
                </w:rPr>
                <w:delText> </w:delText>
              </w:r>
            </w:del>
          </w:p>
          <w:p w14:paraId="7D9E4778" w14:textId="0A7EE22C" w:rsidR="00DB355E" w:rsidRPr="0009029C" w:rsidDel="00EC2039" w:rsidRDefault="00DB355E" w:rsidP="006D623C">
            <w:pPr>
              <w:jc w:val="both"/>
              <w:textAlignment w:val="baseline"/>
              <w:rPr>
                <w:del w:id="954" w:author="Tebokgo Mabuto (ECP)" w:date="2026-09-09T11:12:00Z" w16du:dateUtc="2026-09-09T09:12:00Z"/>
                <w:rFonts w:ascii="Arial" w:eastAsia="Times New Roman" w:hAnsi="Arial" w:cs="Arial"/>
                <w:i/>
                <w:iCs/>
                <w:sz w:val="18"/>
                <w:szCs w:val="18"/>
                <w:lang w:eastAsia="en-ZA"/>
              </w:rPr>
            </w:pPr>
            <w:del w:id="955" w:author="Tebokgo Mabuto (ECP)" w:date="2026-09-09T11:12:00Z" w16du:dateUtc="2026-09-09T09:12:00Z">
              <w:r w:rsidRPr="004E65F1" w:rsidDel="00EC2039">
                <w:rPr>
                  <w:rFonts w:ascii="Arial" w:eastAsia="Times New Roman" w:hAnsi="Arial" w:cs="Arial"/>
                  <w:sz w:val="20"/>
                  <w:szCs w:val="20"/>
                  <w:lang w:val="en-GB" w:eastAsia="en-ZA"/>
                </w:rPr>
                <w:delText xml:space="preserve">The Employer’s agent can be contacted at </w:delText>
              </w:r>
              <w:r w:rsidR="00760239" w:rsidRPr="00AE4B74" w:rsidDel="00EC2039">
                <w:rPr>
                  <w:rFonts w:ascii="Arial" w:eastAsia="Times New Roman" w:hAnsi="Arial" w:cs="Arial"/>
                  <w:bCs/>
                  <w:snapToGrid w:val="0"/>
                  <w:sz w:val="20"/>
                  <w:szCs w:val="20"/>
                  <w:lang w:val="en-GB"/>
                  <w:rPrChange w:id="956" w:author="Avela Mnyaka (ECP)" w:date="2026-09-02T09:36:00Z" w16du:dateUtc="2026-09-02T07:36:00Z">
                    <w:rPr>
                      <w:rFonts w:ascii="Arial" w:eastAsia="Times New Roman" w:hAnsi="Arial" w:cs="Arial"/>
                      <w:b/>
                      <w:snapToGrid w:val="0"/>
                      <w:sz w:val="20"/>
                      <w:szCs w:val="20"/>
                      <w:lang w:val="en-GB"/>
                    </w:rPr>
                  </w:rPrChange>
                </w:rPr>
                <w:delText>...............................</w:delText>
              </w:r>
              <w:r w:rsidRPr="00AE4B74" w:rsidDel="00EC2039">
                <w:rPr>
                  <w:rFonts w:ascii="Arial" w:eastAsia="Times New Roman" w:hAnsi="Arial" w:cs="Arial"/>
                  <w:bCs/>
                  <w:sz w:val="20"/>
                  <w:szCs w:val="20"/>
                  <w:lang w:val="en-GB" w:eastAsia="en-ZA"/>
                </w:rPr>
                <w:delText> </w:delText>
              </w:r>
              <w:r w:rsidRPr="00AE4B74" w:rsidDel="00EC2039">
                <w:rPr>
                  <w:rFonts w:ascii="Arial" w:eastAsia="Times New Roman" w:hAnsi="Arial" w:cs="Arial"/>
                  <w:bCs/>
                  <w:sz w:val="20"/>
                  <w:szCs w:val="20"/>
                  <w:lang w:eastAsia="en-ZA"/>
                </w:rPr>
                <w:delText> </w:delText>
              </w:r>
              <w:r w:rsidR="00760239" w:rsidRPr="00AE4B74" w:rsidDel="00EC2039">
                <w:rPr>
                  <w:rFonts w:ascii="Arial" w:eastAsia="Times New Roman" w:hAnsi="Arial" w:cs="Arial"/>
                  <w:bCs/>
                  <w:i/>
                  <w:iCs/>
                  <w:sz w:val="18"/>
                  <w:szCs w:val="18"/>
                  <w:highlight w:val="yellow"/>
                  <w:lang w:eastAsia="en-ZA"/>
                </w:rPr>
                <w:delText>(Note to compiler: insert relevant generic e-mail address of the procurement officer)</w:delText>
              </w:r>
            </w:del>
            <w:ins w:id="957" w:author="Avela Mnyaka (ECP)" w:date="2026-09-02T09:35:00Z" w16du:dateUtc="2026-09-02T07:35:00Z">
              <w:del w:id="958" w:author="Tebokgo Mabuto (ECP)" w:date="2026-09-09T11:12:00Z" w16du:dateUtc="2026-09-09T09:12:00Z">
                <w:r w:rsidR="00AE4B74" w:rsidRPr="00AE4B74" w:rsidDel="00EC2039">
                  <w:rPr>
                    <w:rFonts w:ascii="Arial" w:eastAsia="Times New Roman" w:hAnsi="Arial" w:cs="Arial"/>
                    <w:bCs/>
                    <w:snapToGrid w:val="0"/>
                    <w:sz w:val="20"/>
                    <w:szCs w:val="20"/>
                    <w:lang w:val="en-GB"/>
                    <w:rPrChange w:id="959" w:author="Avela Mnyaka (ECP)" w:date="2026-09-02T09:36:00Z" w16du:dateUtc="2026-09-02T07:36:00Z">
                      <w:rPr>
                        <w:rFonts w:ascii="Arial" w:eastAsia="Times New Roman" w:hAnsi="Arial" w:cs="Arial"/>
                        <w:b/>
                        <w:snapToGrid w:val="0"/>
                        <w:sz w:val="20"/>
                        <w:szCs w:val="20"/>
                        <w:lang w:val="en-GB"/>
                      </w:rPr>
                    </w:rPrChange>
                  </w:rPr>
                  <w:delText>p</w:delText>
                </w:r>
              </w:del>
            </w:ins>
            <w:ins w:id="960" w:author="Avela Mnyaka (ECP)" w:date="2026-09-02T09:36:00Z" w16du:dateUtc="2026-09-02T07:36:00Z">
              <w:del w:id="961" w:author="Tebokgo Mabuto (ECP)" w:date="2026-09-09T11:12:00Z" w16du:dateUtc="2026-09-09T09:12:00Z">
                <w:r w:rsidR="00AE4B74" w:rsidRPr="00AE4B74" w:rsidDel="00EC2039">
                  <w:rPr>
                    <w:rFonts w:ascii="Arial" w:eastAsia="Times New Roman" w:hAnsi="Arial" w:cs="Arial"/>
                    <w:bCs/>
                    <w:snapToGrid w:val="0"/>
                    <w:sz w:val="20"/>
                    <w:szCs w:val="20"/>
                    <w:lang w:val="en-GB"/>
                    <w:rPrChange w:id="962" w:author="Avela Mnyaka (ECP)" w:date="2026-09-02T09:36:00Z" w16du:dateUtc="2026-09-02T07:36:00Z">
                      <w:rPr>
                        <w:rFonts w:ascii="Arial" w:eastAsia="Times New Roman" w:hAnsi="Arial" w:cs="Arial"/>
                        <w:b/>
                        <w:snapToGrid w:val="0"/>
                        <w:sz w:val="20"/>
                        <w:szCs w:val="20"/>
                        <w:lang w:val="en-GB"/>
                      </w:rPr>
                    </w:rPrChange>
                  </w:rPr>
                  <w:delText>rocurementsr6@sanral.co.za</w:delText>
                </w:r>
              </w:del>
            </w:ins>
          </w:p>
          <w:p w14:paraId="3C28AFB8" w14:textId="58659E66" w:rsidR="00DB355E" w:rsidRPr="004E65F1" w:rsidDel="00EC2039" w:rsidRDefault="00DB355E" w:rsidP="006D623C">
            <w:pPr>
              <w:jc w:val="both"/>
              <w:textAlignment w:val="baseline"/>
              <w:rPr>
                <w:del w:id="963" w:author="Tebokgo Mabuto (ECP)" w:date="2026-09-09T11:12:00Z" w16du:dateUtc="2026-09-09T09:12:00Z"/>
                <w:rFonts w:ascii="Arial" w:eastAsia="Times New Roman" w:hAnsi="Arial" w:cs="Arial"/>
                <w:sz w:val="20"/>
                <w:szCs w:val="20"/>
                <w:lang w:eastAsia="en-ZA"/>
              </w:rPr>
            </w:pPr>
            <w:del w:id="964" w:author="Tebokgo Mabuto (ECP)" w:date="2026-09-09T11:12:00Z" w16du:dateUtc="2026-09-09T09:12:00Z">
              <w:r w:rsidRPr="004E65F1" w:rsidDel="00EC2039">
                <w:rPr>
                  <w:rFonts w:ascii="Arial" w:eastAsia="Times New Roman" w:hAnsi="Arial" w:cs="Arial"/>
                  <w:sz w:val="20"/>
                  <w:szCs w:val="20"/>
                  <w:lang w:eastAsia="en-ZA"/>
                </w:rPr>
                <w:delText> </w:delText>
              </w:r>
            </w:del>
          </w:p>
        </w:tc>
      </w:tr>
    </w:tbl>
    <w:p w14:paraId="6881B8BA" w14:textId="5525307D" w:rsidR="00983C75" w:rsidRPr="004E65F1" w:rsidDel="00EC2039" w:rsidRDefault="00502981" w:rsidP="00CC0A9A">
      <w:pPr>
        <w:shd w:val="clear" w:color="auto" w:fill="FFFFFF"/>
        <w:spacing w:after="30"/>
        <w:jc w:val="both"/>
        <w:rPr>
          <w:del w:id="965" w:author="Tebokgo Mabuto (ECP)" w:date="2026-09-09T11:12:00Z" w16du:dateUtc="2026-09-09T09:12:00Z"/>
          <w:rFonts w:ascii="Arial" w:eastAsia="Times New Roman" w:hAnsi="Arial" w:cs="Arial"/>
          <w:color w:val="000000"/>
          <w:sz w:val="20"/>
          <w:szCs w:val="20"/>
          <w:lang w:eastAsia="en-ZA"/>
        </w:rPr>
      </w:pPr>
      <w:ins w:id="966" w:author="Avela Mnyaka (ECP)" w:date="2026-09-02T09:26:00Z" w16du:dateUtc="2026-09-02T07:26:00Z">
        <w:del w:id="967" w:author="Tebokgo Mabuto (ECP)" w:date="2026-09-09T11:12:00Z" w16du:dateUtc="2026-09-09T09:12:00Z">
          <w:r w:rsidDel="00EC2039">
            <w:rPr>
              <w:rFonts w:ascii="Arial" w:hAnsi="Arial" w:cs="Arial"/>
              <w:b/>
              <w:bCs/>
              <w:sz w:val="20"/>
              <w:szCs w:val="20"/>
            </w:rPr>
            <w:delText xml:space="preserve">22 October </w:delText>
          </w:r>
        </w:del>
      </w:ins>
      <w:ins w:id="968" w:author="Avela Mnyaka (ECP)" w:date="2026-09-02T09:36:00Z" w16du:dateUtc="2026-09-02T07:36:00Z">
        <w:del w:id="969" w:author="Tebokgo Mabuto (ECP)" w:date="2026-09-09T11:12:00Z" w16du:dateUtc="2026-09-09T09:12:00Z">
          <w:r w:rsidR="00D32B03" w:rsidDel="00EC2039">
            <w:rPr>
              <w:rFonts w:ascii="Arial" w:hAnsi="Arial" w:cs="Arial"/>
              <w:b/>
              <w:sz w:val="20"/>
              <w:szCs w:val="20"/>
            </w:rPr>
            <w:delText>Minimum</w:delText>
          </w:r>
        </w:del>
      </w:ins>
      <w:ins w:id="970" w:author="Avela Mnyaka (ECP)" w:date="2026-09-02T09:41:00Z" w16du:dateUtc="2026-09-02T07:41:00Z">
        <w:del w:id="971" w:author="Tebokgo Mabuto (ECP)" w:date="2026-09-09T11:12:00Z" w16du:dateUtc="2026-09-09T09:12:00Z">
          <w:r w:rsidR="00E914A4" w:rsidDel="00EC2039">
            <w:rPr>
              <w:rFonts w:ascii="Arial" w:hAnsi="Arial" w:cs="Arial"/>
              <w:sz w:val="20"/>
              <w:szCs w:val="20"/>
            </w:rPr>
            <w:delText xml:space="preserve">no </w:delText>
          </w:r>
        </w:del>
      </w:ins>
      <w:ins w:id="972" w:author="Avela Mnyaka (ECP)" w:date="2026-09-02T09:42:00Z" w16du:dateUtc="2026-09-02T07:42:00Z">
        <w:del w:id="973" w:author="Tebokgo Mabuto (ECP)" w:date="2026-09-09T11:12:00Z" w16du:dateUtc="2026-09-09T09:12:00Z">
          <w:r w:rsidR="00987BA7" w:rsidDel="00EC2039">
            <w:rPr>
              <w:rFonts w:ascii="Arial" w:hAnsi="Arial" w:cs="Arial"/>
              <w:sz w:val="20"/>
              <w:szCs w:val="20"/>
            </w:rPr>
            <w:delText xml:space="preserve">is required for </w:delText>
          </w:r>
        </w:del>
      </w:ins>
    </w:p>
    <w:tbl>
      <w:tblPr>
        <w:tblW w:w="10505" w:type="dxa"/>
        <w:tblInd w:w="-5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2"/>
        <w:gridCol w:w="9463"/>
        <w:tblGridChange w:id="974">
          <w:tblGrid>
            <w:gridCol w:w="570"/>
            <w:gridCol w:w="472"/>
            <w:gridCol w:w="570"/>
            <w:gridCol w:w="8893"/>
            <w:gridCol w:w="570"/>
          </w:tblGrid>
        </w:tblGridChange>
      </w:tblGrid>
      <w:tr w:rsidR="00EE3BF1" w:rsidRPr="004E65F1" w:rsidDel="00A2232E" w14:paraId="047C5692" w14:textId="5838BE64" w:rsidTr="0009029C">
        <w:trPr>
          <w:trHeight w:val="15"/>
          <w:del w:id="975"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1FE0E6DC" w14:textId="7FE99140" w:rsidR="00DB355E" w:rsidRPr="004E65F1" w:rsidDel="00A2232E" w:rsidRDefault="00DB355E" w:rsidP="006D623C">
            <w:pPr>
              <w:textAlignment w:val="baseline"/>
              <w:rPr>
                <w:del w:id="976" w:author="Tebokgo Mabuto (ECP)" w:date="2026-06-30T14:46:00Z" w16du:dateUtc="2026-06-30T12:46:00Z"/>
                <w:rFonts w:ascii="Arial" w:eastAsia="Times New Roman" w:hAnsi="Arial" w:cs="Arial"/>
                <w:sz w:val="20"/>
                <w:szCs w:val="20"/>
                <w:lang w:eastAsia="en-ZA"/>
              </w:rPr>
            </w:pPr>
          </w:p>
        </w:tc>
        <w:tc>
          <w:tcPr>
            <w:tcW w:w="9463" w:type="dxa"/>
            <w:tcBorders>
              <w:top w:val="single" w:sz="6" w:space="0" w:color="auto"/>
              <w:left w:val="single" w:sz="6" w:space="0" w:color="auto"/>
              <w:bottom w:val="single" w:sz="6" w:space="0" w:color="auto"/>
              <w:right w:val="single" w:sz="6" w:space="0" w:color="auto"/>
            </w:tcBorders>
          </w:tcPr>
          <w:p w14:paraId="2080B3BE" w14:textId="3E76376A" w:rsidR="00DB355E" w:rsidRPr="004E65F1" w:rsidDel="00A2232E" w:rsidRDefault="00DB355E" w:rsidP="006D623C">
            <w:pPr>
              <w:ind w:right="270"/>
              <w:textAlignment w:val="baseline"/>
              <w:rPr>
                <w:del w:id="977" w:author="Tebokgo Mabuto (ECP)" w:date="2026-06-30T14:46:00Z" w16du:dateUtc="2026-06-30T12:46:00Z"/>
                <w:rFonts w:ascii="Arial" w:eastAsia="Times New Roman" w:hAnsi="Arial" w:cs="Arial"/>
                <w:sz w:val="20"/>
                <w:szCs w:val="20"/>
                <w:lang w:eastAsia="en-ZA"/>
              </w:rPr>
            </w:pPr>
          </w:p>
        </w:tc>
      </w:tr>
      <w:tr w:rsidR="00EE3BF1" w:rsidRPr="004E65F1" w:rsidDel="00A2232E" w14:paraId="1EBBE41F" w14:textId="5EE6CB66" w:rsidTr="0009029C">
        <w:trPr>
          <w:trHeight w:val="15"/>
          <w:del w:id="978"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6ED8DBFE" w14:textId="13ECD6DA" w:rsidR="00DB355E" w:rsidRPr="008324D3" w:rsidDel="00A2232E" w:rsidRDefault="00DB355E" w:rsidP="006D623C">
            <w:pPr>
              <w:textAlignment w:val="baseline"/>
              <w:rPr>
                <w:del w:id="979" w:author="Tebokgo Mabuto (ECP)" w:date="2026-06-30T14:46:00Z" w16du:dateUtc="2026-06-30T12:46:00Z"/>
                <w:rFonts w:ascii="Arial" w:eastAsia="Times New Roman" w:hAnsi="Arial" w:cs="Arial"/>
                <w:sz w:val="20"/>
                <w:szCs w:val="20"/>
                <w:lang w:eastAsia="en-ZA"/>
              </w:rPr>
            </w:pPr>
          </w:p>
        </w:tc>
        <w:tc>
          <w:tcPr>
            <w:tcW w:w="9463" w:type="dxa"/>
            <w:tcBorders>
              <w:top w:val="single" w:sz="6" w:space="0" w:color="auto"/>
              <w:left w:val="single" w:sz="6" w:space="0" w:color="auto"/>
              <w:bottom w:val="single" w:sz="6" w:space="0" w:color="auto"/>
              <w:right w:val="single" w:sz="6" w:space="0" w:color="auto"/>
            </w:tcBorders>
          </w:tcPr>
          <w:p w14:paraId="084A200A" w14:textId="7FFB1879" w:rsidR="00DB355E" w:rsidRPr="008324D3" w:rsidDel="00A2232E" w:rsidRDefault="00DB355E" w:rsidP="006D623C">
            <w:pPr>
              <w:jc w:val="both"/>
              <w:textAlignment w:val="baseline"/>
              <w:rPr>
                <w:del w:id="980" w:author="Tebokgo Mabuto (ECP)" w:date="2026-06-30T14:46:00Z" w16du:dateUtc="2026-06-30T12:46:00Z"/>
                <w:rFonts w:ascii="Arial" w:eastAsia="Times New Roman" w:hAnsi="Arial" w:cs="Arial"/>
                <w:sz w:val="20"/>
                <w:szCs w:val="20"/>
                <w:lang w:eastAsia="en-ZA"/>
              </w:rPr>
            </w:pPr>
          </w:p>
        </w:tc>
      </w:tr>
      <w:tr w:rsidR="00EE3BF1" w:rsidRPr="004E65F1" w:rsidDel="00A2232E" w14:paraId="108C52EF" w14:textId="3C18786E" w:rsidTr="0009029C">
        <w:trPr>
          <w:trHeight w:val="15"/>
          <w:del w:id="981"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292B3BDE" w14:textId="19BDA23D" w:rsidR="00DB355E" w:rsidRPr="004E65F1" w:rsidDel="00A2232E" w:rsidRDefault="00DB355E" w:rsidP="006D623C">
            <w:pPr>
              <w:textAlignment w:val="baseline"/>
              <w:rPr>
                <w:del w:id="982" w:author="Tebokgo Mabuto (ECP)" w:date="2026-06-30T14:46:00Z" w16du:dateUtc="2026-06-30T12:46:00Z"/>
                <w:rFonts w:ascii="Arial" w:eastAsia="Times New Roman" w:hAnsi="Arial" w:cs="Arial"/>
                <w:sz w:val="20"/>
                <w:szCs w:val="20"/>
                <w:lang w:eastAsia="en-ZA"/>
              </w:rPr>
            </w:pPr>
            <w:del w:id="983" w:author="Tebokgo Mabuto (ECP)" w:date="2026-06-30T14:46:00Z" w16du:dateUtc="2026-06-30T12:46:00Z">
              <w:r w:rsidRPr="004E65F1" w:rsidDel="00A2232E">
                <w:rPr>
                  <w:rFonts w:ascii="Arial" w:eastAsia="Times New Roman" w:hAnsi="Arial" w:cs="Arial"/>
                  <w:b/>
                  <w:bCs/>
                  <w:sz w:val="20"/>
                  <w:szCs w:val="20"/>
                  <w:lang w:eastAsia="en-ZA"/>
                </w:rPr>
                <w:delText>C.2</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7AA46A3B" w14:textId="4D07B786" w:rsidR="00DB355E" w:rsidRPr="004E65F1" w:rsidDel="00A2232E" w:rsidRDefault="00DB355E" w:rsidP="006D623C">
            <w:pPr>
              <w:jc w:val="both"/>
              <w:textAlignment w:val="baseline"/>
              <w:rPr>
                <w:del w:id="984" w:author="Tebokgo Mabuto (ECP)" w:date="2026-06-30T14:46:00Z" w16du:dateUtc="2026-06-30T12:46:00Z"/>
                <w:rFonts w:ascii="Arial" w:eastAsia="Times New Roman" w:hAnsi="Arial" w:cs="Arial"/>
                <w:sz w:val="20"/>
                <w:szCs w:val="20"/>
                <w:lang w:eastAsia="en-ZA"/>
              </w:rPr>
            </w:pPr>
            <w:del w:id="985" w:author="Tebokgo Mabuto (ECP)" w:date="2026-06-30T14:46:00Z" w16du:dateUtc="2026-06-30T12:46:00Z">
              <w:r w:rsidRPr="004E65F1" w:rsidDel="00A2232E">
                <w:rPr>
                  <w:rFonts w:ascii="Arial" w:eastAsia="Times New Roman" w:hAnsi="Arial" w:cs="Arial"/>
                  <w:b/>
                  <w:bCs/>
                  <w:sz w:val="20"/>
                  <w:szCs w:val="20"/>
                  <w:lang w:eastAsia="en-ZA"/>
                </w:rPr>
                <w:delText>Tenderer’s Obligations </w:delText>
              </w:r>
              <w:r w:rsidRPr="004E65F1" w:rsidDel="00A2232E">
                <w:rPr>
                  <w:rFonts w:ascii="Arial" w:eastAsia="Times New Roman" w:hAnsi="Arial" w:cs="Arial"/>
                  <w:sz w:val="20"/>
                  <w:szCs w:val="20"/>
                  <w:lang w:eastAsia="en-ZA"/>
                </w:rPr>
                <w:delText> </w:delText>
              </w:r>
            </w:del>
          </w:p>
        </w:tc>
      </w:tr>
      <w:tr w:rsidR="00EE3BF1" w:rsidRPr="004E65F1" w:rsidDel="00A2232E" w14:paraId="03324724" w14:textId="14DE61B7" w:rsidTr="0009029C">
        <w:trPr>
          <w:trHeight w:val="15"/>
          <w:del w:id="986"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211688AD" w14:textId="11D0EB41" w:rsidR="00DB355E" w:rsidRPr="004E65F1" w:rsidDel="00A2232E" w:rsidRDefault="00DB355E" w:rsidP="006D623C">
            <w:pPr>
              <w:textAlignment w:val="baseline"/>
              <w:rPr>
                <w:del w:id="987" w:author="Tebokgo Mabuto (ECP)" w:date="2026-06-30T14:46:00Z" w16du:dateUtc="2026-06-30T12:46:00Z"/>
                <w:rFonts w:ascii="Arial" w:eastAsia="Times New Roman" w:hAnsi="Arial" w:cs="Arial"/>
                <w:sz w:val="20"/>
                <w:szCs w:val="20"/>
                <w:lang w:eastAsia="en-ZA"/>
              </w:rPr>
            </w:pPr>
          </w:p>
        </w:tc>
        <w:tc>
          <w:tcPr>
            <w:tcW w:w="9463" w:type="dxa"/>
            <w:tcBorders>
              <w:top w:val="single" w:sz="6" w:space="0" w:color="auto"/>
              <w:left w:val="single" w:sz="6" w:space="0" w:color="auto"/>
              <w:bottom w:val="single" w:sz="6" w:space="0" w:color="auto"/>
              <w:right w:val="single" w:sz="6" w:space="0" w:color="auto"/>
            </w:tcBorders>
            <w:hideMark/>
          </w:tcPr>
          <w:p w14:paraId="456307E2" w14:textId="5A088B8C" w:rsidR="00DB355E" w:rsidRPr="00B01494" w:rsidDel="00A2232E" w:rsidRDefault="00DB355E" w:rsidP="00C22BC8">
            <w:pPr>
              <w:jc w:val="both"/>
              <w:textAlignment w:val="baseline"/>
              <w:rPr>
                <w:del w:id="988" w:author="Tebokgo Mabuto (ECP)" w:date="2026-06-30T14:46:00Z" w16du:dateUtc="2026-06-30T12:46:00Z"/>
                <w:rFonts w:ascii="Arial" w:eastAsia="Times New Roman" w:hAnsi="Arial" w:cs="Arial"/>
                <w:sz w:val="20"/>
                <w:szCs w:val="20"/>
                <w:lang w:eastAsia="en-ZA"/>
              </w:rPr>
            </w:pPr>
            <w:del w:id="989" w:author="Tebokgo Mabuto (ECP)" w:date="2026-06-30T14:46:00Z" w16du:dateUtc="2026-06-30T12:46:00Z">
              <w:r w:rsidRPr="00B01494" w:rsidDel="00A2232E">
                <w:rPr>
                  <w:rFonts w:ascii="Arial" w:eastAsia="Times New Roman" w:hAnsi="Arial" w:cs="Arial"/>
                  <w:color w:val="000000"/>
                  <w:sz w:val="20"/>
                  <w:szCs w:val="20"/>
                  <w:lang w:eastAsia="en-ZA"/>
                </w:rPr>
                <w:delText> </w:delText>
              </w:r>
            </w:del>
          </w:p>
        </w:tc>
      </w:tr>
      <w:tr w:rsidR="00EE3BF1" w:rsidRPr="004E65F1" w:rsidDel="00A2232E" w14:paraId="01AA8951" w14:textId="579AC65B" w:rsidTr="0009029C">
        <w:trPr>
          <w:trHeight w:val="15"/>
          <w:del w:id="990"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3ADFE1FB" w14:textId="5B2BC4F8" w:rsidR="00DB355E" w:rsidRPr="004E65F1" w:rsidDel="00A2232E" w:rsidRDefault="00DB355E" w:rsidP="006D623C">
            <w:pPr>
              <w:textAlignment w:val="baseline"/>
              <w:rPr>
                <w:del w:id="991" w:author="Tebokgo Mabuto (ECP)" w:date="2026-06-30T14:46:00Z" w16du:dateUtc="2026-06-30T12:46:00Z"/>
                <w:rFonts w:ascii="Arial" w:eastAsia="Times New Roman" w:hAnsi="Arial" w:cs="Arial"/>
                <w:sz w:val="20"/>
                <w:szCs w:val="20"/>
                <w:lang w:eastAsia="en-ZA"/>
              </w:rPr>
            </w:pPr>
            <w:del w:id="992" w:author="Tebokgo Mabuto (ECP)" w:date="2026-06-30T14:46:00Z" w16du:dateUtc="2026-06-30T12:46:00Z">
              <w:r w:rsidRPr="004E65F1" w:rsidDel="00A2232E">
                <w:rPr>
                  <w:rFonts w:ascii="Arial" w:eastAsia="Times New Roman" w:hAnsi="Arial" w:cs="Arial"/>
                  <w:sz w:val="20"/>
                  <w:szCs w:val="20"/>
                  <w:lang w:eastAsia="en-ZA"/>
                </w:rPr>
                <w:delText>C.2.2 </w:delText>
              </w:r>
            </w:del>
          </w:p>
        </w:tc>
        <w:tc>
          <w:tcPr>
            <w:tcW w:w="9463" w:type="dxa"/>
            <w:tcBorders>
              <w:top w:val="single" w:sz="6" w:space="0" w:color="auto"/>
              <w:left w:val="single" w:sz="6" w:space="0" w:color="auto"/>
              <w:bottom w:val="single" w:sz="6" w:space="0" w:color="auto"/>
              <w:right w:val="single" w:sz="6" w:space="0" w:color="auto"/>
            </w:tcBorders>
            <w:hideMark/>
          </w:tcPr>
          <w:p w14:paraId="39ED32FA" w14:textId="2E03C53A" w:rsidR="00DB355E" w:rsidRPr="004E65F1" w:rsidDel="00A2232E" w:rsidRDefault="00DB355E" w:rsidP="006D623C">
            <w:pPr>
              <w:ind w:right="270"/>
              <w:jc w:val="both"/>
              <w:textAlignment w:val="baseline"/>
              <w:rPr>
                <w:del w:id="993" w:author="Tebokgo Mabuto (ECP)" w:date="2026-06-30T14:46:00Z" w16du:dateUtc="2026-06-30T12:46:00Z"/>
                <w:rFonts w:ascii="Arial" w:eastAsia="Times New Roman" w:hAnsi="Arial" w:cs="Arial"/>
                <w:sz w:val="20"/>
                <w:szCs w:val="20"/>
                <w:lang w:eastAsia="en-ZA"/>
              </w:rPr>
            </w:pPr>
            <w:del w:id="994" w:author="Tebokgo Mabuto (ECP)" w:date="2026-06-30T14:46:00Z" w16du:dateUtc="2026-06-30T12:46:00Z">
              <w:r w:rsidRPr="004E65F1" w:rsidDel="00A2232E">
                <w:rPr>
                  <w:rFonts w:ascii="Arial" w:eastAsia="Times New Roman" w:hAnsi="Arial" w:cs="Arial"/>
                  <w:b/>
                  <w:bCs/>
                  <w:color w:val="000000"/>
                  <w:sz w:val="20"/>
                  <w:szCs w:val="20"/>
                  <w:lang w:eastAsia="en-ZA"/>
                </w:rPr>
                <w:delText>Cost of tendering </w:delText>
              </w:r>
              <w:r w:rsidRPr="004E65F1" w:rsidDel="00A2232E">
                <w:rPr>
                  <w:rFonts w:ascii="Arial" w:eastAsia="Times New Roman" w:hAnsi="Arial" w:cs="Arial"/>
                  <w:color w:val="000000"/>
                  <w:sz w:val="20"/>
                  <w:szCs w:val="20"/>
                  <w:lang w:eastAsia="en-ZA"/>
                </w:rPr>
                <w:delText> </w:delText>
              </w:r>
            </w:del>
          </w:p>
          <w:p w14:paraId="5BC974AA" w14:textId="04F498B7" w:rsidR="00DB355E" w:rsidRPr="004E65F1" w:rsidDel="00A2232E" w:rsidRDefault="00DB355E" w:rsidP="006D623C">
            <w:pPr>
              <w:ind w:right="270"/>
              <w:jc w:val="both"/>
              <w:textAlignment w:val="baseline"/>
              <w:rPr>
                <w:del w:id="995" w:author="Tebokgo Mabuto (ECP)" w:date="2026-06-30T14:46:00Z" w16du:dateUtc="2026-06-30T12:46:00Z"/>
                <w:rFonts w:ascii="Arial" w:eastAsia="Times New Roman" w:hAnsi="Arial" w:cs="Arial"/>
                <w:sz w:val="20"/>
                <w:szCs w:val="20"/>
                <w:lang w:eastAsia="en-ZA"/>
              </w:rPr>
            </w:pPr>
            <w:del w:id="996" w:author="Tebokgo Mabuto (ECP)" w:date="2026-06-30T14:46:00Z" w16du:dateUtc="2026-06-30T12:46:00Z">
              <w:r w:rsidRPr="004E65F1" w:rsidDel="00A2232E">
                <w:rPr>
                  <w:rFonts w:ascii="Arial" w:eastAsia="Times New Roman" w:hAnsi="Arial" w:cs="Arial"/>
                  <w:color w:val="000000"/>
                  <w:sz w:val="20"/>
                  <w:szCs w:val="20"/>
                  <w:lang w:eastAsia="en-ZA"/>
                </w:rPr>
                <w:delText> </w:delText>
              </w:r>
            </w:del>
          </w:p>
          <w:p w14:paraId="406D0864" w14:textId="577E9BC9" w:rsidR="00C860C8" w:rsidDel="00A2232E" w:rsidRDefault="00DB355E" w:rsidP="006D623C">
            <w:pPr>
              <w:textAlignment w:val="baseline"/>
              <w:rPr>
                <w:del w:id="997" w:author="Tebokgo Mabuto (ECP)" w:date="2026-06-30T14:46:00Z" w16du:dateUtc="2026-06-30T12:46:00Z"/>
                <w:rFonts w:ascii="Arial" w:eastAsia="Times New Roman" w:hAnsi="Arial" w:cs="Arial"/>
                <w:color w:val="000000"/>
                <w:sz w:val="20"/>
                <w:szCs w:val="20"/>
                <w:lang w:eastAsia="en-ZA"/>
              </w:rPr>
            </w:pPr>
            <w:del w:id="998" w:author="Tebokgo Mabuto (ECP)" w:date="2026-06-30T14:46:00Z" w16du:dateUtc="2026-06-30T12:46:00Z">
              <w:r w:rsidRPr="004E65F1" w:rsidDel="00A2232E">
                <w:rPr>
                  <w:rFonts w:ascii="Arial" w:eastAsia="Times New Roman" w:hAnsi="Arial" w:cs="Arial"/>
                  <w:color w:val="000000"/>
                  <w:sz w:val="20"/>
                  <w:szCs w:val="20"/>
                  <w:lang w:eastAsia="en-ZA"/>
                </w:rPr>
                <w:delText xml:space="preserve">Tender documents are available from eTenders and </w:delText>
              </w:r>
              <w:r w:rsidR="00C22BC8" w:rsidDel="00A2232E">
                <w:rPr>
                  <w:rFonts w:ascii="Arial" w:eastAsia="Times New Roman" w:hAnsi="Arial" w:cs="Arial"/>
                  <w:color w:val="000000"/>
                  <w:sz w:val="20"/>
                  <w:szCs w:val="20"/>
                  <w:lang w:eastAsia="en-ZA"/>
                </w:rPr>
                <w:delText>SANRAL</w:delText>
              </w:r>
              <w:r w:rsidR="00C22BC8" w:rsidRPr="004E65F1" w:rsidDel="00A2232E">
                <w:rPr>
                  <w:rFonts w:ascii="Arial" w:eastAsia="Times New Roman" w:hAnsi="Arial" w:cs="Arial"/>
                  <w:color w:val="000000"/>
                  <w:sz w:val="20"/>
                  <w:szCs w:val="20"/>
                  <w:lang w:eastAsia="en-ZA"/>
                </w:rPr>
                <w:delText xml:space="preserve"> </w:delText>
              </w:r>
              <w:r w:rsidRPr="004E65F1" w:rsidDel="00A2232E">
                <w:rPr>
                  <w:rFonts w:ascii="Arial" w:eastAsia="Times New Roman" w:hAnsi="Arial" w:cs="Arial"/>
                  <w:color w:val="000000"/>
                  <w:sz w:val="20"/>
                  <w:szCs w:val="20"/>
                  <w:lang w:eastAsia="en-ZA"/>
                </w:rPr>
                <w:delText>website at no cost. </w:delText>
              </w:r>
            </w:del>
          </w:p>
          <w:p w14:paraId="5A8D8169" w14:textId="2A4296AA" w:rsidR="00DB355E" w:rsidRPr="004E65F1" w:rsidDel="00A2232E" w:rsidRDefault="00DB355E" w:rsidP="006D623C">
            <w:pPr>
              <w:textAlignment w:val="baseline"/>
              <w:rPr>
                <w:del w:id="999" w:author="Tebokgo Mabuto (ECP)" w:date="2026-06-30T14:46:00Z" w16du:dateUtc="2026-06-30T12:46:00Z"/>
                <w:rFonts w:ascii="Arial" w:eastAsia="Times New Roman" w:hAnsi="Arial" w:cs="Arial"/>
                <w:sz w:val="20"/>
                <w:szCs w:val="20"/>
                <w:lang w:eastAsia="en-ZA"/>
              </w:rPr>
            </w:pPr>
            <w:del w:id="1000" w:author="Tebokgo Mabuto (ECP)" w:date="2026-06-30T14:46:00Z" w16du:dateUtc="2026-06-30T12:46:00Z">
              <w:r w:rsidRPr="004E65F1" w:rsidDel="00A2232E">
                <w:rPr>
                  <w:rFonts w:ascii="Arial" w:eastAsia="Times New Roman" w:hAnsi="Arial" w:cs="Arial"/>
                  <w:color w:val="000000"/>
                  <w:sz w:val="20"/>
                  <w:szCs w:val="20"/>
                  <w:lang w:eastAsia="en-ZA"/>
                </w:rPr>
                <w:delText> </w:delText>
              </w:r>
            </w:del>
          </w:p>
        </w:tc>
      </w:tr>
      <w:tr w:rsidR="00EE3BF1" w:rsidRPr="004E65F1" w:rsidDel="00A2232E" w14:paraId="2F93E5B7" w14:textId="7E56DD2C" w:rsidTr="0009029C">
        <w:trPr>
          <w:trHeight w:val="15"/>
          <w:del w:id="1001"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066298AF" w14:textId="67B87FA7" w:rsidR="00DB355E" w:rsidRPr="004E65F1" w:rsidDel="00A2232E" w:rsidRDefault="00DB355E" w:rsidP="006D623C">
            <w:pPr>
              <w:textAlignment w:val="baseline"/>
              <w:rPr>
                <w:del w:id="1002" w:author="Tebokgo Mabuto (ECP)" w:date="2026-06-30T14:46:00Z" w16du:dateUtc="2026-06-30T12:46:00Z"/>
                <w:rFonts w:ascii="Arial" w:eastAsia="Times New Roman" w:hAnsi="Arial" w:cs="Arial"/>
                <w:sz w:val="20"/>
                <w:szCs w:val="20"/>
                <w:lang w:eastAsia="en-ZA"/>
              </w:rPr>
            </w:pPr>
          </w:p>
        </w:tc>
        <w:tc>
          <w:tcPr>
            <w:tcW w:w="9463" w:type="dxa"/>
            <w:tcBorders>
              <w:top w:val="single" w:sz="6" w:space="0" w:color="auto"/>
              <w:left w:val="single" w:sz="6" w:space="0" w:color="auto"/>
              <w:bottom w:val="single" w:sz="6" w:space="0" w:color="auto"/>
              <w:right w:val="single" w:sz="6" w:space="0" w:color="auto"/>
            </w:tcBorders>
          </w:tcPr>
          <w:p w14:paraId="48EC62B7" w14:textId="2C060768" w:rsidR="004A1DAC" w:rsidRPr="004E65F1" w:rsidDel="00A2232E" w:rsidRDefault="004A1DAC" w:rsidP="006D623C">
            <w:pPr>
              <w:ind w:right="270"/>
              <w:jc w:val="both"/>
              <w:textAlignment w:val="baseline"/>
              <w:rPr>
                <w:del w:id="1003" w:author="Tebokgo Mabuto (ECP)" w:date="2026-06-30T14:46:00Z" w16du:dateUtc="2026-06-30T12:46:00Z"/>
                <w:rFonts w:ascii="Arial" w:eastAsia="Times New Roman" w:hAnsi="Arial" w:cs="Arial"/>
                <w:b/>
                <w:bCs/>
                <w:sz w:val="20"/>
                <w:szCs w:val="20"/>
                <w:lang w:eastAsia="en-ZA"/>
              </w:rPr>
            </w:pPr>
          </w:p>
        </w:tc>
      </w:tr>
      <w:tr w:rsidR="00EE3BF1" w:rsidRPr="004E65F1" w:rsidDel="00A2232E" w14:paraId="287DAA42" w14:textId="369518E4" w:rsidTr="0009029C">
        <w:trPr>
          <w:trHeight w:val="15"/>
          <w:del w:id="1004"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57E07226" w14:textId="656FCA42" w:rsidR="00DB355E" w:rsidRPr="004E65F1" w:rsidDel="00A2232E" w:rsidRDefault="00DB355E" w:rsidP="006D623C">
            <w:pPr>
              <w:textAlignment w:val="baseline"/>
              <w:rPr>
                <w:del w:id="1005" w:author="Tebokgo Mabuto (ECP)" w:date="2026-06-30T14:46:00Z" w16du:dateUtc="2026-06-30T12:46:00Z"/>
                <w:rFonts w:ascii="Arial" w:hAnsi="Arial" w:cs="Arial"/>
                <w:sz w:val="20"/>
                <w:szCs w:val="20"/>
              </w:rPr>
            </w:pPr>
          </w:p>
        </w:tc>
        <w:tc>
          <w:tcPr>
            <w:tcW w:w="9463" w:type="dxa"/>
            <w:tcBorders>
              <w:top w:val="single" w:sz="6" w:space="0" w:color="auto"/>
              <w:left w:val="single" w:sz="6" w:space="0" w:color="auto"/>
              <w:bottom w:val="single" w:sz="6" w:space="0" w:color="auto"/>
              <w:right w:val="single" w:sz="6" w:space="0" w:color="auto"/>
            </w:tcBorders>
          </w:tcPr>
          <w:p w14:paraId="37CC0236" w14:textId="0CAF27C3" w:rsidR="004A1DAC" w:rsidRPr="004E65F1" w:rsidDel="00A2232E" w:rsidRDefault="004A1DAC" w:rsidP="006D623C">
            <w:pPr>
              <w:ind w:right="270"/>
              <w:jc w:val="both"/>
              <w:textAlignment w:val="baseline"/>
              <w:rPr>
                <w:del w:id="1006" w:author="Tebokgo Mabuto (ECP)" w:date="2026-06-30T14:46:00Z" w16du:dateUtc="2026-06-30T12:46:00Z"/>
                <w:rFonts w:ascii="Arial" w:hAnsi="Arial" w:cs="Arial"/>
                <w:b/>
                <w:bCs/>
                <w:sz w:val="20"/>
                <w:szCs w:val="20"/>
              </w:rPr>
            </w:pPr>
          </w:p>
        </w:tc>
      </w:tr>
      <w:tr w:rsidR="00EE3BF1" w:rsidRPr="004E65F1" w:rsidDel="00A2232E" w14:paraId="5D31247A" w14:textId="69F0B63B" w:rsidTr="0009029C">
        <w:trPr>
          <w:trHeight w:val="15"/>
          <w:del w:id="1007"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77F97B3E" w14:textId="2A538C71" w:rsidR="00DB355E" w:rsidRPr="004E65F1" w:rsidDel="00A2232E" w:rsidRDefault="00DB355E" w:rsidP="006D623C">
            <w:pPr>
              <w:textAlignment w:val="baseline"/>
              <w:rPr>
                <w:del w:id="1008" w:author="Tebokgo Mabuto (ECP)" w:date="2026-06-30T14:46:00Z" w16du:dateUtc="2026-06-30T12:46:00Z"/>
                <w:rFonts w:ascii="Arial" w:eastAsia="Times New Roman" w:hAnsi="Arial" w:cs="Arial"/>
                <w:sz w:val="20"/>
                <w:szCs w:val="20"/>
                <w:lang w:eastAsia="en-ZA"/>
              </w:rPr>
            </w:pPr>
            <w:del w:id="1009" w:author="Tebokgo Mabuto (ECP)" w:date="2026-06-30T14:46:00Z" w16du:dateUtc="2026-06-30T12:46:00Z">
              <w:r w:rsidRPr="004E65F1" w:rsidDel="00A2232E">
                <w:rPr>
                  <w:rFonts w:ascii="Arial" w:eastAsia="Times New Roman" w:hAnsi="Arial" w:cs="Arial"/>
                  <w:sz w:val="20"/>
                  <w:szCs w:val="20"/>
                  <w:lang w:val="en-GB" w:eastAsia="en-ZA"/>
                </w:rPr>
                <w:delText>C.2.6</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673EF9B7" w14:textId="651CE266" w:rsidR="00DB355E" w:rsidDel="00A2232E" w:rsidRDefault="00DB355E" w:rsidP="004A1DAC">
            <w:pPr>
              <w:ind w:right="270"/>
              <w:jc w:val="both"/>
              <w:textAlignment w:val="baseline"/>
              <w:rPr>
                <w:del w:id="1010" w:author="Tebokgo Mabuto (ECP)" w:date="2026-06-30T14:46:00Z" w16du:dateUtc="2026-06-30T12:46:00Z"/>
                <w:rFonts w:ascii="Arial" w:eastAsia="Times New Roman" w:hAnsi="Arial" w:cs="Arial"/>
                <w:color w:val="000000"/>
                <w:sz w:val="20"/>
                <w:szCs w:val="20"/>
                <w:lang w:eastAsia="en-ZA"/>
              </w:rPr>
            </w:pPr>
            <w:del w:id="1011" w:author="Tebokgo Mabuto (ECP)" w:date="2026-06-30T14:46:00Z" w16du:dateUtc="2026-06-30T12:46:00Z">
              <w:r w:rsidRPr="004E65F1" w:rsidDel="00A2232E">
                <w:rPr>
                  <w:rFonts w:ascii="Arial" w:eastAsia="Times New Roman" w:hAnsi="Arial" w:cs="Arial"/>
                  <w:b/>
                  <w:bCs/>
                  <w:color w:val="000000"/>
                  <w:sz w:val="20"/>
                  <w:szCs w:val="20"/>
                  <w:lang w:eastAsia="en-ZA"/>
                </w:rPr>
                <w:delText>Acknowledge addenda </w:delText>
              </w:r>
              <w:r w:rsidRPr="004E65F1" w:rsidDel="00A2232E">
                <w:rPr>
                  <w:rFonts w:ascii="Arial" w:eastAsia="Times New Roman" w:hAnsi="Arial" w:cs="Arial"/>
                  <w:color w:val="000000"/>
                  <w:sz w:val="20"/>
                  <w:szCs w:val="20"/>
                  <w:lang w:eastAsia="en-ZA"/>
                </w:rPr>
                <w:delText> </w:delText>
              </w:r>
            </w:del>
          </w:p>
          <w:p w14:paraId="19BA571D" w14:textId="20264570" w:rsidR="004A1DAC" w:rsidRPr="004E65F1" w:rsidDel="00A2232E" w:rsidRDefault="004A1DAC" w:rsidP="004A1DAC">
            <w:pPr>
              <w:ind w:right="270"/>
              <w:jc w:val="both"/>
              <w:textAlignment w:val="baseline"/>
              <w:rPr>
                <w:del w:id="1012" w:author="Tebokgo Mabuto (ECP)" w:date="2026-06-30T14:46:00Z" w16du:dateUtc="2026-06-30T12:46:00Z"/>
                <w:rFonts w:ascii="Arial" w:eastAsia="Times New Roman" w:hAnsi="Arial" w:cs="Arial"/>
                <w:sz w:val="20"/>
                <w:szCs w:val="20"/>
                <w:lang w:eastAsia="en-ZA"/>
              </w:rPr>
            </w:pPr>
          </w:p>
          <w:p w14:paraId="3867206C" w14:textId="3B3A0B44" w:rsidR="00DB355E" w:rsidDel="00A2232E" w:rsidRDefault="00DB355E" w:rsidP="00CD0ED6">
            <w:pPr>
              <w:textAlignment w:val="baseline"/>
              <w:rPr>
                <w:del w:id="1013" w:author="Tebokgo Mabuto (ECP)" w:date="2026-06-30T14:46:00Z" w16du:dateUtc="2026-06-30T12:46:00Z"/>
                <w:rFonts w:ascii="Arial" w:eastAsia="Times New Roman" w:hAnsi="Arial" w:cs="Arial"/>
                <w:sz w:val="20"/>
                <w:szCs w:val="20"/>
                <w:lang w:eastAsia="en-ZA"/>
              </w:rPr>
            </w:pPr>
            <w:del w:id="1014" w:author="Tebokgo Mabuto (ECP)" w:date="2026-06-30T14:46:00Z" w16du:dateUtc="2026-06-30T12:46:00Z">
              <w:r w:rsidRPr="004E65F1" w:rsidDel="00A2232E">
                <w:rPr>
                  <w:rFonts w:ascii="Arial" w:eastAsia="Times New Roman" w:hAnsi="Arial" w:cs="Arial"/>
                  <w:sz w:val="20"/>
                  <w:szCs w:val="20"/>
                  <w:lang w:val="en-GB" w:eastAsia="en-ZA"/>
                </w:rPr>
                <w:delText>Failure to apply instructions contained in addenda may render a tenderer’s offer non-responsive in terms of condition of tender C.3.8.</w:delText>
              </w:r>
              <w:r w:rsidRPr="004E65F1" w:rsidDel="00A2232E">
                <w:rPr>
                  <w:rFonts w:ascii="Arial" w:eastAsia="Times New Roman" w:hAnsi="Arial" w:cs="Arial"/>
                  <w:sz w:val="20"/>
                  <w:szCs w:val="20"/>
                  <w:lang w:eastAsia="en-ZA"/>
                </w:rPr>
                <w:delText>  </w:delText>
              </w:r>
            </w:del>
          </w:p>
          <w:p w14:paraId="4A05D7B5" w14:textId="3CCEF097" w:rsidR="008324D3" w:rsidRPr="004E65F1" w:rsidDel="00A2232E" w:rsidRDefault="008324D3" w:rsidP="006D623C">
            <w:pPr>
              <w:jc w:val="both"/>
              <w:textAlignment w:val="baseline"/>
              <w:rPr>
                <w:del w:id="1015" w:author="Tebokgo Mabuto (ECP)" w:date="2026-06-30T14:46:00Z" w16du:dateUtc="2026-06-30T12:46:00Z"/>
                <w:rFonts w:ascii="Arial" w:eastAsia="Times New Roman" w:hAnsi="Arial" w:cs="Arial"/>
                <w:sz w:val="20"/>
                <w:szCs w:val="20"/>
                <w:lang w:eastAsia="en-ZA"/>
              </w:rPr>
            </w:pPr>
          </w:p>
        </w:tc>
      </w:tr>
      <w:tr w:rsidR="00EE3BF1" w:rsidRPr="004E65F1" w:rsidDel="00A2232E" w14:paraId="3AEB0DE4" w14:textId="7B8717CE" w:rsidTr="0009029C">
        <w:trPr>
          <w:trHeight w:val="15"/>
          <w:del w:id="1016"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41514179" w14:textId="71D9E04D" w:rsidR="00DB355E" w:rsidRPr="004E65F1" w:rsidDel="00A2232E" w:rsidRDefault="00DB355E" w:rsidP="006D623C">
            <w:pPr>
              <w:textAlignment w:val="baseline"/>
              <w:rPr>
                <w:del w:id="1017" w:author="Tebokgo Mabuto (ECP)" w:date="2026-06-30T14:46:00Z" w16du:dateUtc="2026-06-30T12:46:00Z"/>
                <w:rFonts w:ascii="Arial" w:eastAsia="Times New Roman" w:hAnsi="Arial" w:cs="Arial"/>
                <w:sz w:val="20"/>
                <w:szCs w:val="20"/>
                <w:lang w:eastAsia="en-ZA"/>
              </w:rPr>
            </w:pPr>
            <w:del w:id="1018" w:author="Tebokgo Mabuto (ECP)" w:date="2026-06-30T14:46:00Z" w16du:dateUtc="2026-06-30T12:46:00Z">
              <w:r w:rsidRPr="004E65F1" w:rsidDel="00A2232E">
                <w:rPr>
                  <w:rFonts w:ascii="Arial" w:eastAsia="Times New Roman" w:hAnsi="Arial" w:cs="Arial"/>
                  <w:sz w:val="20"/>
                  <w:szCs w:val="20"/>
                  <w:lang w:val="en-GB" w:eastAsia="en-ZA"/>
                </w:rPr>
                <w:delText>C.2.7</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tcPr>
          <w:p w14:paraId="6549A109" w14:textId="7304F375" w:rsidR="00DB355E" w:rsidRPr="004E65F1" w:rsidDel="00A2232E" w:rsidRDefault="00DB355E" w:rsidP="006D623C">
            <w:pPr>
              <w:jc w:val="both"/>
              <w:textAlignment w:val="baseline"/>
              <w:rPr>
                <w:del w:id="1019" w:author="Tebokgo Mabuto (ECP)" w:date="2026-06-30T14:46:00Z" w16du:dateUtc="2026-06-30T12:46:00Z"/>
                <w:rFonts w:ascii="Arial" w:hAnsi="Arial" w:cs="Arial"/>
                <w:b/>
                <w:bCs/>
                <w:sz w:val="20"/>
                <w:szCs w:val="20"/>
              </w:rPr>
            </w:pPr>
            <w:del w:id="1020" w:author="Tebokgo Mabuto (ECP)" w:date="2026-06-30T14:46:00Z" w16du:dateUtc="2026-06-30T12:46:00Z">
              <w:r w:rsidRPr="004E65F1" w:rsidDel="00A2232E">
                <w:rPr>
                  <w:rFonts w:ascii="Arial" w:hAnsi="Arial" w:cs="Arial"/>
                  <w:b/>
                  <w:bCs/>
                  <w:sz w:val="20"/>
                  <w:szCs w:val="20"/>
                </w:rPr>
                <w:delText>Clarification meeting</w:delText>
              </w:r>
            </w:del>
          </w:p>
          <w:p w14:paraId="54B3CD8E" w14:textId="1FFCCB4A" w:rsidR="00DB355E" w:rsidRPr="004E65F1" w:rsidDel="00A2232E" w:rsidRDefault="00DB355E" w:rsidP="006D623C">
            <w:pPr>
              <w:jc w:val="both"/>
              <w:textAlignment w:val="baseline"/>
              <w:rPr>
                <w:del w:id="1021" w:author="Tebokgo Mabuto (ECP)" w:date="2026-06-30T14:46:00Z" w16du:dateUtc="2026-06-30T12:46:00Z"/>
                <w:rFonts w:ascii="Arial" w:hAnsi="Arial" w:cs="Arial"/>
                <w:b/>
                <w:bCs/>
                <w:sz w:val="20"/>
                <w:szCs w:val="20"/>
              </w:rPr>
            </w:pPr>
          </w:p>
          <w:p w14:paraId="2EFCFEAD" w14:textId="63FB362C" w:rsidR="00DB355E" w:rsidDel="00A2232E" w:rsidRDefault="00DB355E" w:rsidP="006D623C">
            <w:pPr>
              <w:jc w:val="both"/>
              <w:textAlignment w:val="baseline"/>
              <w:rPr>
                <w:del w:id="1022" w:author="Tebokgo Mabuto (ECP)" w:date="2026-06-30T14:46:00Z" w16du:dateUtc="2026-06-30T12:46:00Z"/>
                <w:rFonts w:ascii="Arial" w:hAnsi="Arial" w:cs="Arial"/>
                <w:sz w:val="20"/>
                <w:szCs w:val="20"/>
              </w:rPr>
            </w:pPr>
            <w:del w:id="1023" w:author="Tebokgo Mabuto (ECP)" w:date="2026-06-30T14:46:00Z" w16du:dateUtc="2026-06-30T12:46:00Z">
              <w:r w:rsidRPr="004E65F1" w:rsidDel="00A2232E">
                <w:rPr>
                  <w:rFonts w:ascii="Arial" w:hAnsi="Arial" w:cs="Arial"/>
                  <w:sz w:val="20"/>
                  <w:szCs w:val="20"/>
                </w:rPr>
                <w:delText>The arrangements for a compulsory briefing session are as stated in the Tender Notice and Invitation to Tender (T1.1). Tenderers must sign the attendance list in the name of the tendering entity. Addenda will be issued to and tenders will be received only from those tendering entities appearing on the attendance list</w:delText>
              </w:r>
              <w:r w:rsidR="004A1DAC" w:rsidDel="00A2232E">
                <w:rPr>
                  <w:rFonts w:ascii="Arial" w:hAnsi="Arial" w:cs="Arial"/>
                  <w:sz w:val="20"/>
                  <w:szCs w:val="20"/>
                </w:rPr>
                <w:delText>.</w:delText>
              </w:r>
            </w:del>
          </w:p>
          <w:p w14:paraId="10E1A106" w14:textId="1565C018" w:rsidR="004A1DAC" w:rsidRPr="004E65F1" w:rsidDel="00A2232E" w:rsidRDefault="004A1DAC" w:rsidP="006D623C">
            <w:pPr>
              <w:jc w:val="both"/>
              <w:textAlignment w:val="baseline"/>
              <w:rPr>
                <w:del w:id="1024" w:author="Tebokgo Mabuto (ECP)" w:date="2026-06-30T14:46:00Z" w16du:dateUtc="2026-06-30T12:46:00Z"/>
                <w:rFonts w:ascii="Arial" w:eastAsia="Times New Roman" w:hAnsi="Arial" w:cs="Arial"/>
                <w:sz w:val="20"/>
                <w:szCs w:val="20"/>
                <w:lang w:eastAsia="en-ZA"/>
              </w:rPr>
            </w:pPr>
            <w:del w:id="1025" w:author="Tebokgo Mabuto (ECP)" w:date="2026-06-30T14:46:00Z" w16du:dateUtc="2026-06-30T12:46:00Z">
              <w:r w:rsidDel="00A2232E">
                <w:rPr>
                  <w:rFonts w:ascii="Arial" w:hAnsi="Arial" w:cs="Arial"/>
                  <w:sz w:val="20"/>
                  <w:szCs w:val="20"/>
                  <w:lang w:eastAsia="en-ZA"/>
                </w:rPr>
                <w:delText>.</w:delText>
              </w:r>
            </w:del>
          </w:p>
        </w:tc>
      </w:tr>
      <w:tr w:rsidR="00EE3BF1" w:rsidRPr="004E65F1" w:rsidDel="00A2232E" w14:paraId="42435679" w14:textId="5B20B63A" w:rsidTr="0009029C">
        <w:trPr>
          <w:trHeight w:val="15"/>
          <w:del w:id="1026"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6680ABD5" w14:textId="25C4F7E1" w:rsidR="00DB355E" w:rsidRPr="004E65F1" w:rsidDel="00A2232E" w:rsidRDefault="00DB355E" w:rsidP="006D623C">
            <w:pPr>
              <w:textAlignment w:val="baseline"/>
              <w:rPr>
                <w:del w:id="1027" w:author="Tebokgo Mabuto (ECP)" w:date="2026-06-30T14:46:00Z" w16du:dateUtc="2026-06-30T12:46:00Z"/>
                <w:rFonts w:ascii="Segoe UI" w:eastAsia="Times New Roman" w:hAnsi="Segoe UI" w:cs="Segoe UI"/>
                <w:sz w:val="20"/>
                <w:szCs w:val="20"/>
                <w:lang w:eastAsia="en-ZA"/>
              </w:rPr>
            </w:pPr>
            <w:del w:id="1028" w:author="Tebokgo Mabuto (ECP)" w:date="2026-06-30T14:46:00Z" w16du:dateUtc="2026-06-30T12:46:00Z">
              <w:r w:rsidRPr="004E65F1" w:rsidDel="00A2232E">
                <w:rPr>
                  <w:rFonts w:ascii="Arial" w:eastAsia="Times New Roman" w:hAnsi="Arial" w:cs="Arial"/>
                  <w:sz w:val="20"/>
                  <w:szCs w:val="20"/>
                  <w:lang w:val="en-GB" w:eastAsia="en-ZA"/>
                </w:rPr>
                <w:delText>C.2.8</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714CF992" w14:textId="3B89C9FF" w:rsidR="00DB355E" w:rsidRPr="004E65F1" w:rsidDel="00A2232E" w:rsidRDefault="00DB355E" w:rsidP="006D623C">
            <w:pPr>
              <w:ind w:right="270"/>
              <w:jc w:val="both"/>
              <w:textAlignment w:val="baseline"/>
              <w:rPr>
                <w:del w:id="1029" w:author="Tebokgo Mabuto (ECP)" w:date="2026-06-30T14:46:00Z" w16du:dateUtc="2026-06-30T12:46:00Z"/>
                <w:rFonts w:ascii="Arial" w:hAnsi="Arial" w:cs="Arial"/>
                <w:b/>
                <w:bCs/>
                <w:sz w:val="20"/>
                <w:szCs w:val="20"/>
              </w:rPr>
            </w:pPr>
            <w:del w:id="1030" w:author="Tebokgo Mabuto (ECP)" w:date="2026-06-30T14:46:00Z" w16du:dateUtc="2026-06-30T12:46:00Z">
              <w:r w:rsidRPr="004E65F1" w:rsidDel="00A2232E">
                <w:rPr>
                  <w:rFonts w:ascii="Arial" w:hAnsi="Arial" w:cs="Arial"/>
                  <w:b/>
                  <w:bCs/>
                  <w:sz w:val="20"/>
                  <w:szCs w:val="20"/>
                </w:rPr>
                <w:delText>Seek clarification </w:delText>
              </w:r>
            </w:del>
          </w:p>
          <w:p w14:paraId="310F4529" w14:textId="7EAB917E" w:rsidR="00DB355E" w:rsidRPr="004E65F1" w:rsidDel="00A2232E" w:rsidRDefault="00DB355E" w:rsidP="006D623C">
            <w:pPr>
              <w:textAlignment w:val="baseline"/>
              <w:rPr>
                <w:del w:id="1031" w:author="Tebokgo Mabuto (ECP)" w:date="2026-06-30T14:46:00Z" w16du:dateUtc="2026-06-30T12:46:00Z"/>
                <w:rFonts w:ascii="Arial" w:hAnsi="Arial" w:cs="Arial"/>
                <w:sz w:val="20"/>
                <w:szCs w:val="20"/>
              </w:rPr>
            </w:pPr>
            <w:del w:id="1032" w:author="Tebokgo Mabuto (ECP)" w:date="2026-06-30T14:46:00Z" w16du:dateUtc="2026-06-30T12:46:00Z">
              <w:r w:rsidRPr="004E65F1" w:rsidDel="00A2232E">
                <w:rPr>
                  <w:rFonts w:ascii="Arial" w:hAnsi="Arial" w:cs="Arial"/>
                  <w:sz w:val="20"/>
                  <w:szCs w:val="20"/>
                </w:rPr>
                <w:delText> </w:delText>
              </w:r>
            </w:del>
          </w:p>
          <w:p w14:paraId="31DCF7C2" w14:textId="7D1773C6" w:rsidR="00DB355E" w:rsidRPr="004E65F1" w:rsidDel="00A2232E" w:rsidRDefault="00DB355E" w:rsidP="006D623C">
            <w:pPr>
              <w:textAlignment w:val="baseline"/>
              <w:rPr>
                <w:del w:id="1033" w:author="Tebokgo Mabuto (ECP)" w:date="2026-06-30T14:46:00Z" w16du:dateUtc="2026-06-30T12:46:00Z"/>
                <w:rFonts w:ascii="Arial" w:hAnsi="Arial" w:cs="Arial"/>
                <w:sz w:val="20"/>
                <w:szCs w:val="20"/>
              </w:rPr>
            </w:pPr>
            <w:del w:id="1034" w:author="Tebokgo Mabuto (ECP)" w:date="2026-06-30T14:46:00Z" w16du:dateUtc="2026-06-30T12:46:00Z">
              <w:r w:rsidRPr="004E65F1" w:rsidDel="00A2232E">
                <w:rPr>
                  <w:rFonts w:ascii="Arial" w:hAnsi="Arial" w:cs="Arial"/>
                  <w:sz w:val="20"/>
                  <w:szCs w:val="20"/>
                </w:rPr>
                <w:delText>Request clarifications at least eight (8) working days before the closing date.  </w:delText>
              </w:r>
            </w:del>
          </w:p>
          <w:p w14:paraId="05199A5B" w14:textId="22315F46" w:rsidR="00DB355E" w:rsidRPr="004E65F1" w:rsidDel="00A2232E" w:rsidRDefault="00DB355E" w:rsidP="006D623C">
            <w:pPr>
              <w:textAlignment w:val="baseline"/>
              <w:rPr>
                <w:del w:id="1035" w:author="Tebokgo Mabuto (ECP)" w:date="2026-06-30T14:46:00Z" w16du:dateUtc="2026-06-30T12:46:00Z"/>
                <w:rFonts w:ascii="Arial" w:hAnsi="Arial" w:cs="Arial"/>
                <w:sz w:val="20"/>
                <w:szCs w:val="20"/>
              </w:rPr>
            </w:pPr>
            <w:del w:id="1036" w:author="Tebokgo Mabuto (ECP)" w:date="2026-06-30T14:46:00Z" w16du:dateUtc="2026-06-30T12:46:00Z">
              <w:r w:rsidRPr="004E65F1" w:rsidDel="00A2232E">
                <w:rPr>
                  <w:rFonts w:ascii="Arial" w:hAnsi="Arial" w:cs="Arial"/>
                  <w:sz w:val="20"/>
                  <w:szCs w:val="20"/>
                </w:rPr>
                <w:delText> </w:delText>
              </w:r>
            </w:del>
          </w:p>
        </w:tc>
      </w:tr>
      <w:tr w:rsidR="00EE3BF1" w:rsidRPr="004E65F1" w:rsidDel="00A2232E" w14:paraId="7421DE22" w14:textId="3E54DBD0" w:rsidTr="0009029C">
        <w:trPr>
          <w:trHeight w:val="15"/>
          <w:del w:id="1037"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2C592963" w14:textId="38D3B56B" w:rsidR="00DB355E" w:rsidRPr="004E65F1" w:rsidDel="00A2232E" w:rsidRDefault="00DB355E" w:rsidP="006D623C">
            <w:pPr>
              <w:textAlignment w:val="baseline"/>
              <w:rPr>
                <w:del w:id="1038" w:author="Tebokgo Mabuto (ECP)" w:date="2026-06-30T14:46:00Z" w16du:dateUtc="2026-06-30T12:46:00Z"/>
                <w:rFonts w:ascii="Segoe UI" w:eastAsia="Times New Roman" w:hAnsi="Segoe UI" w:cs="Segoe UI"/>
                <w:sz w:val="20"/>
                <w:szCs w:val="20"/>
                <w:lang w:eastAsia="en-ZA"/>
              </w:rPr>
            </w:pPr>
            <w:del w:id="1039" w:author="Tebokgo Mabuto (ECP)" w:date="2026-06-30T14:46:00Z" w16du:dateUtc="2026-06-30T12:46:00Z">
              <w:r w:rsidRPr="004E65F1" w:rsidDel="00A2232E">
                <w:rPr>
                  <w:rFonts w:ascii="Arial" w:eastAsia="Times New Roman" w:hAnsi="Arial" w:cs="Arial"/>
                  <w:sz w:val="20"/>
                  <w:szCs w:val="20"/>
                  <w:lang w:val="en-GB" w:eastAsia="en-ZA"/>
                </w:rPr>
                <w:delText>C.2.9</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7395951A" w14:textId="32D2FCE3" w:rsidR="00DB355E" w:rsidRPr="004E65F1" w:rsidDel="00A2232E" w:rsidRDefault="00DB355E" w:rsidP="006D623C">
            <w:pPr>
              <w:textAlignment w:val="baseline"/>
              <w:rPr>
                <w:del w:id="1040" w:author="Tebokgo Mabuto (ECP)" w:date="2026-06-30T14:46:00Z" w16du:dateUtc="2026-06-30T12:46:00Z"/>
                <w:rFonts w:ascii="Arial" w:hAnsi="Arial" w:cs="Arial"/>
                <w:b/>
                <w:bCs/>
                <w:sz w:val="20"/>
                <w:szCs w:val="20"/>
              </w:rPr>
            </w:pPr>
            <w:del w:id="1041" w:author="Tebokgo Mabuto (ECP)" w:date="2026-06-30T14:46:00Z" w16du:dateUtc="2026-06-30T12:46:00Z">
              <w:r w:rsidRPr="004E65F1" w:rsidDel="00A2232E">
                <w:rPr>
                  <w:rFonts w:ascii="Arial" w:hAnsi="Arial" w:cs="Arial"/>
                  <w:b/>
                  <w:bCs/>
                  <w:sz w:val="20"/>
                  <w:szCs w:val="20"/>
                </w:rPr>
                <w:delText>Insurance </w:delText>
              </w:r>
            </w:del>
          </w:p>
          <w:p w14:paraId="4C85F3FD" w14:textId="1E09780E" w:rsidR="00DB355E" w:rsidRPr="004E65F1" w:rsidDel="00A2232E" w:rsidRDefault="00DB355E" w:rsidP="006D623C">
            <w:pPr>
              <w:textAlignment w:val="baseline"/>
              <w:rPr>
                <w:del w:id="1042" w:author="Tebokgo Mabuto (ECP)" w:date="2026-06-30T14:46:00Z" w16du:dateUtc="2026-06-30T12:46:00Z"/>
                <w:rFonts w:ascii="Arial" w:hAnsi="Arial" w:cs="Arial"/>
                <w:sz w:val="20"/>
                <w:szCs w:val="20"/>
              </w:rPr>
            </w:pPr>
            <w:del w:id="1043" w:author="Tebokgo Mabuto (ECP)" w:date="2026-06-30T14:46:00Z" w16du:dateUtc="2026-06-30T12:46:00Z">
              <w:r w:rsidRPr="004E65F1" w:rsidDel="00A2232E">
                <w:rPr>
                  <w:rFonts w:ascii="Arial" w:hAnsi="Arial" w:cs="Arial"/>
                  <w:sz w:val="20"/>
                  <w:szCs w:val="20"/>
                </w:rPr>
                <w:delText> </w:delText>
              </w:r>
            </w:del>
          </w:p>
          <w:p w14:paraId="49EE2054" w14:textId="407DAFB2" w:rsidR="00DB355E" w:rsidRPr="004E65F1" w:rsidDel="00A2232E" w:rsidRDefault="00DB355E" w:rsidP="006D623C">
            <w:pPr>
              <w:textAlignment w:val="baseline"/>
              <w:rPr>
                <w:del w:id="1044" w:author="Tebokgo Mabuto (ECP)" w:date="2026-06-30T14:46:00Z" w16du:dateUtc="2026-06-30T12:46:00Z"/>
                <w:rFonts w:ascii="Arial" w:hAnsi="Arial" w:cs="Arial"/>
                <w:sz w:val="20"/>
                <w:szCs w:val="20"/>
              </w:rPr>
            </w:pPr>
            <w:del w:id="1045" w:author="Tebokgo Mabuto (ECP)" w:date="2026-06-30T14:46:00Z" w16du:dateUtc="2026-06-30T12:46:00Z">
              <w:r w:rsidRPr="004E65F1" w:rsidDel="00A2232E">
                <w:rPr>
                  <w:rFonts w:ascii="Arial" w:hAnsi="Arial" w:cs="Arial"/>
                  <w:sz w:val="20"/>
                  <w:szCs w:val="20"/>
                </w:rPr>
                <w:delText>No insurance is provided by the Employer. </w:delText>
              </w:r>
            </w:del>
          </w:p>
          <w:p w14:paraId="4F5B142D" w14:textId="53780496" w:rsidR="00DB355E" w:rsidRPr="004E65F1" w:rsidDel="00A2232E" w:rsidRDefault="00DB355E" w:rsidP="006D623C">
            <w:pPr>
              <w:textAlignment w:val="baseline"/>
              <w:rPr>
                <w:del w:id="1046" w:author="Tebokgo Mabuto (ECP)" w:date="2026-06-30T14:46:00Z" w16du:dateUtc="2026-06-30T12:46:00Z"/>
                <w:rFonts w:ascii="Arial" w:hAnsi="Arial" w:cs="Arial"/>
                <w:sz w:val="20"/>
                <w:szCs w:val="20"/>
              </w:rPr>
            </w:pPr>
            <w:del w:id="1047" w:author="Tebokgo Mabuto (ECP)" w:date="2026-06-30T14:46:00Z" w16du:dateUtc="2026-06-30T12:46:00Z">
              <w:r w:rsidRPr="004E65F1" w:rsidDel="00A2232E">
                <w:rPr>
                  <w:rFonts w:ascii="Arial" w:hAnsi="Arial" w:cs="Arial"/>
                  <w:sz w:val="20"/>
                  <w:szCs w:val="20"/>
                </w:rPr>
                <w:delText> </w:delText>
              </w:r>
            </w:del>
          </w:p>
        </w:tc>
      </w:tr>
      <w:tr w:rsidR="00EE3BF1" w:rsidRPr="004E65F1" w:rsidDel="00A2232E" w14:paraId="56168743" w14:textId="2C820C3D" w:rsidTr="0009029C">
        <w:trPr>
          <w:trHeight w:val="15"/>
          <w:del w:id="1048"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5253ABBF" w14:textId="7E3B242E" w:rsidR="00DB355E" w:rsidRPr="004E65F1" w:rsidDel="00A2232E" w:rsidRDefault="00DB355E" w:rsidP="006D623C">
            <w:pPr>
              <w:ind w:right="270"/>
              <w:textAlignment w:val="baseline"/>
              <w:rPr>
                <w:del w:id="1049" w:author="Tebokgo Mabuto (ECP)" w:date="2026-06-30T14:46:00Z" w16du:dateUtc="2026-06-30T12:46:00Z"/>
                <w:rFonts w:ascii="Segoe UI" w:eastAsia="Times New Roman" w:hAnsi="Segoe UI" w:cs="Segoe UI"/>
                <w:sz w:val="20"/>
                <w:szCs w:val="20"/>
                <w:lang w:eastAsia="en-ZA"/>
              </w:rPr>
            </w:pPr>
            <w:del w:id="1050" w:author="Tebokgo Mabuto (ECP)" w:date="2026-06-30T14:46:00Z" w16du:dateUtc="2026-06-30T12:46:00Z">
              <w:r w:rsidRPr="004E65F1" w:rsidDel="00A2232E">
                <w:rPr>
                  <w:rFonts w:ascii="Arial" w:eastAsia="Times New Roman" w:hAnsi="Arial" w:cs="Arial"/>
                  <w:sz w:val="20"/>
                  <w:szCs w:val="20"/>
                  <w:lang w:eastAsia="en-ZA"/>
                </w:rPr>
                <w:delText>C.2.10 </w:delText>
              </w:r>
            </w:del>
          </w:p>
          <w:p w14:paraId="6EF09FB7" w14:textId="08A0CB09" w:rsidR="00DB355E" w:rsidRPr="004E65F1" w:rsidDel="00A2232E" w:rsidRDefault="00DB355E" w:rsidP="006D623C">
            <w:pPr>
              <w:ind w:right="270"/>
              <w:textAlignment w:val="baseline"/>
              <w:rPr>
                <w:del w:id="1051" w:author="Tebokgo Mabuto (ECP)" w:date="2026-06-30T14:46:00Z" w16du:dateUtc="2026-06-30T12:46:00Z"/>
                <w:rFonts w:ascii="Segoe UI" w:eastAsia="Times New Roman" w:hAnsi="Segoe UI" w:cs="Segoe UI"/>
                <w:sz w:val="20"/>
                <w:szCs w:val="20"/>
                <w:lang w:eastAsia="en-ZA"/>
              </w:rPr>
            </w:pPr>
            <w:del w:id="1052" w:author="Tebokgo Mabuto (ECP)" w:date="2026-06-30T14:46:00Z" w16du:dateUtc="2026-06-30T12:46:00Z">
              <w:r w:rsidRPr="004E65F1" w:rsidDel="00A2232E">
                <w:rPr>
                  <w:rFonts w:ascii="Arial" w:eastAsia="Times New Roman" w:hAnsi="Arial" w:cs="Arial"/>
                  <w:sz w:val="20"/>
                  <w:szCs w:val="20"/>
                  <w:lang w:eastAsia="en-ZA"/>
                </w:rPr>
                <w:delText> </w:delText>
              </w:r>
            </w:del>
          </w:p>
          <w:p w14:paraId="202C2DD0" w14:textId="761BD0B4" w:rsidR="00DB355E" w:rsidRPr="004E65F1" w:rsidDel="00A2232E" w:rsidRDefault="00DB355E" w:rsidP="006D623C">
            <w:pPr>
              <w:ind w:right="270"/>
              <w:textAlignment w:val="baseline"/>
              <w:rPr>
                <w:del w:id="1053" w:author="Tebokgo Mabuto (ECP)" w:date="2026-06-30T14:46:00Z" w16du:dateUtc="2026-06-30T12:46:00Z"/>
                <w:rFonts w:ascii="Segoe UI" w:eastAsia="Times New Roman" w:hAnsi="Segoe UI" w:cs="Segoe UI"/>
                <w:sz w:val="20"/>
                <w:szCs w:val="20"/>
                <w:lang w:eastAsia="en-ZA"/>
              </w:rPr>
            </w:pPr>
            <w:del w:id="1054" w:author="Tebokgo Mabuto (ECP)" w:date="2026-06-30T14:46:00Z" w16du:dateUtc="2026-06-30T12:46:00Z">
              <w:r w:rsidRPr="004E65F1" w:rsidDel="00A2232E">
                <w:rPr>
                  <w:rFonts w:ascii="Arial" w:eastAsia="Times New Roman" w:hAnsi="Arial" w:cs="Arial"/>
                  <w:sz w:val="20"/>
                  <w:szCs w:val="20"/>
                  <w:lang w:eastAsia="en-ZA"/>
                </w:rPr>
                <w:delText>C.2.10.3</w:delText>
              </w:r>
            </w:del>
          </w:p>
          <w:p w14:paraId="59E641A1" w14:textId="594ADD51" w:rsidR="00DB355E" w:rsidRPr="004E65F1" w:rsidDel="00A2232E" w:rsidRDefault="00DB355E" w:rsidP="006D623C">
            <w:pPr>
              <w:ind w:right="270"/>
              <w:textAlignment w:val="baseline"/>
              <w:rPr>
                <w:del w:id="1055" w:author="Tebokgo Mabuto (ECP)" w:date="2026-06-30T14:46:00Z" w16du:dateUtc="2026-06-30T12:46:00Z"/>
                <w:rFonts w:ascii="Segoe UI" w:eastAsia="Times New Roman" w:hAnsi="Segoe UI" w:cs="Segoe UI"/>
                <w:sz w:val="20"/>
                <w:szCs w:val="20"/>
                <w:lang w:eastAsia="en-ZA"/>
              </w:rPr>
            </w:pPr>
            <w:del w:id="1056" w:author="Tebokgo Mabuto (ECP)" w:date="2026-06-30T14:46:00Z" w16du:dateUtc="2026-06-30T12:46:00Z">
              <w:r w:rsidRPr="004E65F1" w:rsidDel="00A2232E">
                <w:rPr>
                  <w:rFonts w:ascii="Arial" w:eastAsia="Times New Roman" w:hAnsi="Arial" w:cs="Arial"/>
                  <w:sz w:val="20"/>
                  <w:szCs w:val="20"/>
                  <w:lang w:eastAsia="en-ZA"/>
                </w:rPr>
                <w:delText> </w:delText>
              </w:r>
            </w:del>
          </w:p>
          <w:p w14:paraId="07A0E0BC" w14:textId="6D308A4B" w:rsidR="00DB355E" w:rsidRPr="004E65F1" w:rsidDel="00A2232E" w:rsidRDefault="00DB355E" w:rsidP="006D623C">
            <w:pPr>
              <w:ind w:right="270"/>
              <w:textAlignment w:val="baseline"/>
              <w:rPr>
                <w:del w:id="1057" w:author="Tebokgo Mabuto (ECP)" w:date="2026-06-30T14:46:00Z" w16du:dateUtc="2026-06-30T12:46:00Z"/>
                <w:rFonts w:ascii="Segoe UI" w:eastAsia="Times New Roman" w:hAnsi="Segoe UI" w:cs="Segoe UI"/>
                <w:sz w:val="20"/>
                <w:szCs w:val="20"/>
                <w:lang w:eastAsia="en-ZA"/>
              </w:rPr>
            </w:pPr>
            <w:del w:id="1058" w:author="Tebokgo Mabuto (ECP)" w:date="2026-06-30T14:46:00Z" w16du:dateUtc="2026-06-30T12:46:00Z">
              <w:r w:rsidRPr="004E65F1" w:rsidDel="00A2232E">
                <w:rPr>
                  <w:rFonts w:ascii="Arial" w:eastAsia="Times New Roman" w:hAnsi="Arial" w:cs="Arial"/>
                  <w:sz w:val="20"/>
                  <w:szCs w:val="20"/>
                  <w:lang w:eastAsia="en-ZA"/>
                </w:rPr>
                <w:delText>  </w:delText>
              </w:r>
            </w:del>
          </w:p>
          <w:p w14:paraId="41DA3DD3" w14:textId="129F7476" w:rsidR="00DB355E" w:rsidRPr="004E65F1" w:rsidDel="00A2232E" w:rsidRDefault="00DB355E" w:rsidP="006D623C">
            <w:pPr>
              <w:textAlignment w:val="baseline"/>
              <w:rPr>
                <w:del w:id="1059" w:author="Tebokgo Mabuto (ECP)" w:date="2026-06-30T14:46:00Z" w16du:dateUtc="2026-06-30T12:46:00Z"/>
                <w:rFonts w:ascii="Segoe UI" w:eastAsia="Times New Roman" w:hAnsi="Segoe UI" w:cs="Segoe UI"/>
                <w:sz w:val="20"/>
                <w:szCs w:val="20"/>
                <w:lang w:eastAsia="en-ZA"/>
              </w:rPr>
            </w:pPr>
            <w:del w:id="1060" w:author="Tebokgo Mabuto (ECP)" w:date="2026-06-30T14:46:00Z" w16du:dateUtc="2026-06-30T12:46:00Z">
              <w:r w:rsidRPr="004E65F1" w:rsidDel="00A2232E">
                <w:rPr>
                  <w:rFonts w:ascii="Arial" w:eastAsia="Times New Roman" w:hAnsi="Arial" w:cs="Arial"/>
                  <w:sz w:val="20"/>
                  <w:szCs w:val="20"/>
                  <w:lang w:eastAsia="en-ZA"/>
                </w:rPr>
                <w:delText>C.2.10.4</w:delText>
              </w:r>
            </w:del>
          </w:p>
        </w:tc>
        <w:tc>
          <w:tcPr>
            <w:tcW w:w="9463" w:type="dxa"/>
            <w:tcBorders>
              <w:top w:val="single" w:sz="6" w:space="0" w:color="auto"/>
              <w:left w:val="single" w:sz="6" w:space="0" w:color="auto"/>
              <w:bottom w:val="single" w:sz="6" w:space="0" w:color="auto"/>
              <w:right w:val="single" w:sz="6" w:space="0" w:color="auto"/>
            </w:tcBorders>
            <w:hideMark/>
          </w:tcPr>
          <w:p w14:paraId="6C82A3F6" w14:textId="5D5D1A6E" w:rsidR="00DB355E" w:rsidRPr="004E65F1" w:rsidDel="00A2232E" w:rsidRDefault="00DB355E" w:rsidP="006D623C">
            <w:pPr>
              <w:ind w:right="270"/>
              <w:jc w:val="both"/>
              <w:textAlignment w:val="baseline"/>
              <w:rPr>
                <w:del w:id="1061" w:author="Tebokgo Mabuto (ECP)" w:date="2026-06-30T14:46:00Z" w16du:dateUtc="2026-06-30T12:46:00Z"/>
                <w:rFonts w:ascii="Arial" w:hAnsi="Arial" w:cs="Arial"/>
                <w:b/>
                <w:bCs/>
                <w:sz w:val="20"/>
                <w:szCs w:val="20"/>
              </w:rPr>
            </w:pPr>
            <w:del w:id="1062" w:author="Tebokgo Mabuto (ECP)" w:date="2026-06-30T14:46:00Z" w16du:dateUtc="2026-06-30T12:46:00Z">
              <w:r w:rsidRPr="004E65F1" w:rsidDel="00A2232E">
                <w:rPr>
                  <w:rFonts w:ascii="Arial" w:hAnsi="Arial" w:cs="Arial"/>
                  <w:b/>
                  <w:bCs/>
                  <w:sz w:val="20"/>
                  <w:szCs w:val="20"/>
                </w:rPr>
                <w:delText>Pricing the tender offer </w:delText>
              </w:r>
            </w:del>
          </w:p>
          <w:p w14:paraId="6AD90C2D" w14:textId="41DEFC93" w:rsidR="00DB355E" w:rsidRPr="004E65F1" w:rsidDel="00A2232E" w:rsidRDefault="00DB355E" w:rsidP="006D623C">
            <w:pPr>
              <w:ind w:right="270"/>
              <w:jc w:val="both"/>
              <w:textAlignment w:val="baseline"/>
              <w:rPr>
                <w:del w:id="1063" w:author="Tebokgo Mabuto (ECP)" w:date="2026-06-30T14:46:00Z" w16du:dateUtc="2026-06-30T12:46:00Z"/>
                <w:rFonts w:ascii="Arial" w:hAnsi="Arial" w:cs="Arial"/>
                <w:sz w:val="20"/>
                <w:szCs w:val="20"/>
              </w:rPr>
            </w:pPr>
            <w:del w:id="1064" w:author="Tebokgo Mabuto (ECP)" w:date="2026-06-30T14:46:00Z" w16du:dateUtc="2026-06-30T12:46:00Z">
              <w:r w:rsidRPr="004E65F1" w:rsidDel="00A2232E">
                <w:rPr>
                  <w:rFonts w:ascii="Arial" w:hAnsi="Arial" w:cs="Arial"/>
                  <w:sz w:val="20"/>
                  <w:szCs w:val="20"/>
                </w:rPr>
                <w:delText> </w:delText>
              </w:r>
            </w:del>
          </w:p>
          <w:p w14:paraId="23B50546" w14:textId="4FB89580" w:rsidR="00DB355E" w:rsidRPr="004E65F1" w:rsidDel="00A2232E" w:rsidRDefault="00DB355E" w:rsidP="006D623C">
            <w:pPr>
              <w:ind w:right="270"/>
              <w:jc w:val="both"/>
              <w:textAlignment w:val="baseline"/>
              <w:rPr>
                <w:del w:id="1065" w:author="Tebokgo Mabuto (ECP)" w:date="2026-06-30T14:46:00Z" w16du:dateUtc="2026-06-30T12:46:00Z"/>
                <w:rFonts w:ascii="Arial" w:hAnsi="Arial" w:cs="Arial"/>
                <w:sz w:val="20"/>
                <w:szCs w:val="20"/>
              </w:rPr>
            </w:pPr>
            <w:del w:id="1066" w:author="Tebokgo Mabuto (ECP)" w:date="2026-06-30T14:46:00Z" w16du:dateUtc="2026-06-30T12:46:00Z">
              <w:r w:rsidRPr="004E65F1" w:rsidDel="00A2232E">
                <w:rPr>
                  <w:rFonts w:ascii="Arial" w:hAnsi="Arial" w:cs="Arial"/>
                  <w:sz w:val="20"/>
                  <w:szCs w:val="20"/>
                </w:rPr>
                <w:delText xml:space="preserve">The rates and prices shall be adjusted as specified in the conditions of contract clause </w:delText>
              </w:r>
              <w:r w:rsidR="00CD0ED6" w:rsidDel="00A2232E">
                <w:rPr>
                  <w:rFonts w:ascii="Arial" w:hAnsi="Arial" w:cs="Arial"/>
                  <w:sz w:val="20"/>
                  <w:szCs w:val="20"/>
                </w:rPr>
                <w:delText>14.9</w:delText>
              </w:r>
              <w:r w:rsidRPr="004E65F1" w:rsidDel="00A2232E">
                <w:rPr>
                  <w:rFonts w:ascii="Arial" w:hAnsi="Arial" w:cs="Arial"/>
                  <w:sz w:val="20"/>
                  <w:szCs w:val="20"/>
                </w:rPr>
                <w:delText xml:space="preserve"> </w:delText>
              </w:r>
              <w:r w:rsidR="00CD0ED6" w:rsidDel="00A2232E">
                <w:rPr>
                  <w:rFonts w:ascii="Arial" w:hAnsi="Arial" w:cs="Arial"/>
                  <w:sz w:val="20"/>
                  <w:szCs w:val="20"/>
                </w:rPr>
                <w:delText>Remuneration and Reimbursement of Service Provider.</w:delText>
              </w:r>
              <w:r w:rsidRPr="004E65F1" w:rsidDel="00A2232E">
                <w:rPr>
                  <w:rFonts w:ascii="Arial" w:hAnsi="Arial" w:cs="Arial"/>
                  <w:sz w:val="20"/>
                  <w:szCs w:val="20"/>
                </w:rPr>
                <w:delText> </w:delText>
              </w:r>
            </w:del>
          </w:p>
          <w:p w14:paraId="4DB8E581" w14:textId="43923578" w:rsidR="00DB355E" w:rsidRPr="004E65F1" w:rsidDel="00A2232E" w:rsidRDefault="00DB355E" w:rsidP="006D623C">
            <w:pPr>
              <w:ind w:right="270"/>
              <w:jc w:val="both"/>
              <w:textAlignment w:val="baseline"/>
              <w:rPr>
                <w:del w:id="1067" w:author="Tebokgo Mabuto (ECP)" w:date="2026-06-30T14:46:00Z" w16du:dateUtc="2026-06-30T12:46:00Z"/>
                <w:rFonts w:ascii="Arial" w:hAnsi="Arial" w:cs="Arial"/>
                <w:sz w:val="20"/>
                <w:szCs w:val="20"/>
              </w:rPr>
            </w:pPr>
            <w:del w:id="1068" w:author="Tebokgo Mabuto (ECP)" w:date="2026-06-30T14:46:00Z" w16du:dateUtc="2026-06-30T12:46:00Z">
              <w:r w:rsidRPr="004E65F1" w:rsidDel="00A2232E">
                <w:rPr>
                  <w:rFonts w:ascii="Arial" w:hAnsi="Arial" w:cs="Arial"/>
                  <w:sz w:val="20"/>
                  <w:szCs w:val="20"/>
                </w:rPr>
                <w:delText>  </w:delText>
              </w:r>
            </w:del>
          </w:p>
          <w:p w14:paraId="494958CF" w14:textId="1559954A" w:rsidR="00DB355E" w:rsidRPr="004E65F1" w:rsidDel="00A2232E" w:rsidRDefault="00DB355E" w:rsidP="006D623C">
            <w:pPr>
              <w:ind w:right="270"/>
              <w:jc w:val="both"/>
              <w:textAlignment w:val="baseline"/>
              <w:rPr>
                <w:del w:id="1069" w:author="Tebokgo Mabuto (ECP)" w:date="2026-06-30T14:46:00Z" w16du:dateUtc="2026-06-30T12:46:00Z"/>
                <w:rFonts w:ascii="Arial" w:hAnsi="Arial" w:cs="Arial"/>
                <w:sz w:val="20"/>
                <w:szCs w:val="20"/>
              </w:rPr>
            </w:pPr>
            <w:del w:id="1070" w:author="Tebokgo Mabuto (ECP)" w:date="2026-06-30T14:46:00Z" w16du:dateUtc="2026-06-30T12:46:00Z">
              <w:r w:rsidRPr="004E65F1" w:rsidDel="00A2232E">
                <w:rPr>
                  <w:rFonts w:ascii="Arial" w:hAnsi="Arial" w:cs="Arial"/>
                  <w:sz w:val="20"/>
                  <w:szCs w:val="20"/>
                </w:rPr>
                <w:delText>Tenderers are required to state the rates, amounts and currencies in Rand. </w:delText>
              </w:r>
            </w:del>
          </w:p>
          <w:p w14:paraId="1DE0D9F6" w14:textId="0CE0F0C9" w:rsidR="00DB355E" w:rsidRPr="004E65F1" w:rsidDel="00A2232E" w:rsidRDefault="00DB355E" w:rsidP="006D623C">
            <w:pPr>
              <w:textAlignment w:val="baseline"/>
              <w:rPr>
                <w:del w:id="1071" w:author="Tebokgo Mabuto (ECP)" w:date="2026-06-30T14:46:00Z" w16du:dateUtc="2026-06-30T12:46:00Z"/>
                <w:rFonts w:ascii="Arial" w:hAnsi="Arial" w:cs="Arial"/>
                <w:sz w:val="20"/>
                <w:szCs w:val="20"/>
              </w:rPr>
            </w:pPr>
            <w:del w:id="1072" w:author="Tebokgo Mabuto (ECP)" w:date="2026-06-30T14:46:00Z" w16du:dateUtc="2026-06-30T12:46:00Z">
              <w:r w:rsidRPr="004E65F1" w:rsidDel="00A2232E">
                <w:rPr>
                  <w:rFonts w:ascii="Arial" w:hAnsi="Arial" w:cs="Arial"/>
                  <w:sz w:val="20"/>
                  <w:szCs w:val="20"/>
                </w:rPr>
                <w:delText> </w:delText>
              </w:r>
            </w:del>
          </w:p>
        </w:tc>
      </w:tr>
      <w:tr w:rsidR="00EE3BF1" w:rsidRPr="004E65F1" w:rsidDel="00A2232E" w14:paraId="35DB6E3F" w14:textId="40CD827E" w:rsidTr="0009029C">
        <w:trPr>
          <w:trHeight w:val="15"/>
          <w:del w:id="1073"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394FE776" w14:textId="141C4300" w:rsidR="00DB355E" w:rsidRPr="004E65F1" w:rsidDel="00A2232E" w:rsidRDefault="00DB355E" w:rsidP="006D623C">
            <w:pPr>
              <w:ind w:right="270"/>
              <w:textAlignment w:val="baseline"/>
              <w:rPr>
                <w:del w:id="1074" w:author="Tebokgo Mabuto (ECP)" w:date="2026-06-30T14:46:00Z" w16du:dateUtc="2026-06-30T12:46:00Z"/>
                <w:rFonts w:ascii="Arial" w:eastAsia="Times New Roman" w:hAnsi="Arial" w:cs="Arial"/>
                <w:sz w:val="20"/>
                <w:szCs w:val="20"/>
                <w:lang w:eastAsia="en-ZA"/>
              </w:rPr>
            </w:pPr>
          </w:p>
        </w:tc>
        <w:tc>
          <w:tcPr>
            <w:tcW w:w="9463" w:type="dxa"/>
            <w:tcBorders>
              <w:top w:val="single" w:sz="6" w:space="0" w:color="auto"/>
              <w:left w:val="single" w:sz="6" w:space="0" w:color="auto"/>
              <w:bottom w:val="single" w:sz="6" w:space="0" w:color="auto"/>
              <w:right w:val="single" w:sz="6" w:space="0" w:color="auto"/>
            </w:tcBorders>
          </w:tcPr>
          <w:p w14:paraId="24769774" w14:textId="1B430B61" w:rsidR="004A1DAC" w:rsidDel="00A2232E" w:rsidRDefault="004A1DAC" w:rsidP="006D623C">
            <w:pPr>
              <w:ind w:right="270"/>
              <w:jc w:val="both"/>
              <w:textAlignment w:val="baseline"/>
              <w:rPr>
                <w:del w:id="1075" w:author="Tebokgo Mabuto (ECP)" w:date="2026-06-30T14:46:00Z" w16du:dateUtc="2026-06-30T12:46:00Z"/>
                <w:rFonts w:ascii="Arial" w:hAnsi="Arial" w:cs="Arial"/>
                <w:sz w:val="20"/>
                <w:szCs w:val="20"/>
              </w:rPr>
            </w:pPr>
          </w:p>
          <w:p w14:paraId="452EFEE8" w14:textId="76183A70" w:rsidR="00564CD5" w:rsidDel="00A2232E" w:rsidRDefault="00564CD5" w:rsidP="006D623C">
            <w:pPr>
              <w:ind w:right="270"/>
              <w:jc w:val="both"/>
              <w:textAlignment w:val="baseline"/>
              <w:rPr>
                <w:del w:id="1076" w:author="Tebokgo Mabuto (ECP)" w:date="2026-06-30T14:46:00Z" w16du:dateUtc="2026-06-30T12:46:00Z"/>
                <w:rFonts w:ascii="Arial" w:hAnsi="Arial" w:cs="Arial"/>
                <w:sz w:val="20"/>
                <w:szCs w:val="20"/>
              </w:rPr>
            </w:pPr>
          </w:p>
          <w:p w14:paraId="5ECE929D" w14:textId="1A86CF5A" w:rsidR="00564CD5" w:rsidRPr="004E65F1" w:rsidDel="00A2232E" w:rsidRDefault="00564CD5" w:rsidP="006D623C">
            <w:pPr>
              <w:ind w:right="270"/>
              <w:jc w:val="both"/>
              <w:textAlignment w:val="baseline"/>
              <w:rPr>
                <w:del w:id="1077" w:author="Tebokgo Mabuto (ECP)" w:date="2026-06-30T14:46:00Z" w16du:dateUtc="2026-06-30T12:46:00Z"/>
                <w:rFonts w:ascii="Arial" w:hAnsi="Arial" w:cs="Arial"/>
                <w:sz w:val="20"/>
                <w:szCs w:val="20"/>
              </w:rPr>
            </w:pPr>
          </w:p>
        </w:tc>
      </w:tr>
      <w:tr w:rsidR="00EE3BF1" w:rsidRPr="004E65F1" w:rsidDel="00A2232E" w14:paraId="56BC8B2D" w14:textId="2F8DCA8C" w:rsidTr="0009029C">
        <w:trPr>
          <w:trHeight w:val="15"/>
          <w:del w:id="1078"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3E213F3A" w14:textId="421BCCB8" w:rsidR="00DB355E" w:rsidRPr="004E65F1" w:rsidDel="00A2232E" w:rsidRDefault="00DB355E" w:rsidP="006D623C">
            <w:pPr>
              <w:textAlignment w:val="baseline"/>
              <w:rPr>
                <w:del w:id="1079" w:author="Tebokgo Mabuto (ECP)" w:date="2026-06-30T14:46:00Z" w16du:dateUtc="2026-06-30T12:46:00Z"/>
                <w:rFonts w:ascii="Segoe UI" w:eastAsia="Times New Roman" w:hAnsi="Segoe UI" w:cs="Segoe UI"/>
                <w:sz w:val="20"/>
                <w:szCs w:val="20"/>
                <w:lang w:eastAsia="en-ZA"/>
              </w:rPr>
            </w:pPr>
            <w:del w:id="1080" w:author="Tebokgo Mabuto (ECP)" w:date="2026-06-30T14:46:00Z" w16du:dateUtc="2026-06-30T12:46:00Z">
              <w:r w:rsidRPr="004E65F1" w:rsidDel="00A2232E">
                <w:rPr>
                  <w:rFonts w:ascii="Arial" w:eastAsia="Times New Roman" w:hAnsi="Arial" w:cs="Arial"/>
                  <w:sz w:val="20"/>
                  <w:szCs w:val="20"/>
                  <w:lang w:val="en-GB" w:eastAsia="en-ZA"/>
                </w:rPr>
                <w:delText>C.2.12</w:delText>
              </w:r>
            </w:del>
          </w:p>
        </w:tc>
        <w:tc>
          <w:tcPr>
            <w:tcW w:w="9463" w:type="dxa"/>
            <w:tcBorders>
              <w:top w:val="single" w:sz="6" w:space="0" w:color="auto"/>
              <w:left w:val="single" w:sz="6" w:space="0" w:color="auto"/>
              <w:bottom w:val="single" w:sz="6" w:space="0" w:color="auto"/>
              <w:right w:val="single" w:sz="6" w:space="0" w:color="auto"/>
            </w:tcBorders>
            <w:hideMark/>
          </w:tcPr>
          <w:p w14:paraId="7E606E13" w14:textId="1908A1DD" w:rsidR="00CD0ED6" w:rsidRPr="00CD0ED6" w:rsidDel="00A2232E" w:rsidRDefault="00CD0ED6" w:rsidP="006D623C">
            <w:pPr>
              <w:textAlignment w:val="baseline"/>
              <w:rPr>
                <w:del w:id="1081" w:author="Tebokgo Mabuto (ECP)" w:date="2026-06-30T14:46:00Z" w16du:dateUtc="2026-06-30T12:46:00Z"/>
                <w:rFonts w:ascii="Arial" w:hAnsi="Arial" w:cs="Arial"/>
                <w:b/>
                <w:bCs/>
                <w:sz w:val="20"/>
                <w:szCs w:val="20"/>
              </w:rPr>
            </w:pPr>
            <w:del w:id="1082" w:author="Tebokgo Mabuto (ECP)" w:date="2026-06-30T14:46:00Z" w16du:dateUtc="2026-06-30T12:46:00Z">
              <w:r w:rsidDel="00A2232E">
                <w:rPr>
                  <w:rFonts w:ascii="Arial" w:hAnsi="Arial" w:cs="Arial"/>
                  <w:b/>
                  <w:bCs/>
                  <w:sz w:val="20"/>
                  <w:szCs w:val="20"/>
                </w:rPr>
                <w:delText>Alternative tender offers</w:delText>
              </w:r>
            </w:del>
          </w:p>
          <w:p w14:paraId="2D0EE99C" w14:textId="7B3653A1" w:rsidR="00CD0ED6" w:rsidDel="00A2232E" w:rsidRDefault="00CD0ED6" w:rsidP="006D623C">
            <w:pPr>
              <w:textAlignment w:val="baseline"/>
              <w:rPr>
                <w:del w:id="1083" w:author="Tebokgo Mabuto (ECP)" w:date="2026-06-30T14:46:00Z" w16du:dateUtc="2026-06-30T12:46:00Z"/>
                <w:rFonts w:ascii="Arial" w:hAnsi="Arial" w:cs="Arial"/>
                <w:sz w:val="20"/>
                <w:szCs w:val="20"/>
              </w:rPr>
            </w:pPr>
          </w:p>
          <w:p w14:paraId="1C8373D5" w14:textId="3DFC3DF3" w:rsidR="00DB355E" w:rsidRPr="004E65F1" w:rsidDel="00A2232E" w:rsidRDefault="00DB355E" w:rsidP="006D623C">
            <w:pPr>
              <w:textAlignment w:val="baseline"/>
              <w:rPr>
                <w:del w:id="1084" w:author="Tebokgo Mabuto (ECP)" w:date="2026-06-30T14:46:00Z" w16du:dateUtc="2026-06-30T12:46:00Z"/>
                <w:rFonts w:ascii="Arial" w:hAnsi="Arial" w:cs="Arial"/>
                <w:sz w:val="20"/>
                <w:szCs w:val="20"/>
              </w:rPr>
            </w:pPr>
            <w:del w:id="1085" w:author="Tebokgo Mabuto (ECP)" w:date="2026-06-30T14:46:00Z" w16du:dateUtc="2026-06-30T12:46:00Z">
              <w:r w:rsidRPr="004E65F1" w:rsidDel="00A2232E">
                <w:rPr>
                  <w:rFonts w:ascii="Arial" w:hAnsi="Arial" w:cs="Arial"/>
                  <w:sz w:val="20"/>
                  <w:szCs w:val="20"/>
                </w:rPr>
                <w:delText>Alternative tender offers will not be considered. </w:delText>
              </w:r>
            </w:del>
          </w:p>
          <w:p w14:paraId="79FF6B19" w14:textId="305B09A5" w:rsidR="00DB355E" w:rsidRPr="004E65F1" w:rsidDel="00A2232E" w:rsidRDefault="00DB355E" w:rsidP="006D623C">
            <w:pPr>
              <w:textAlignment w:val="baseline"/>
              <w:rPr>
                <w:del w:id="1086" w:author="Tebokgo Mabuto (ECP)" w:date="2026-06-30T14:46:00Z" w16du:dateUtc="2026-06-30T12:46:00Z"/>
                <w:rFonts w:ascii="Arial" w:hAnsi="Arial" w:cs="Arial"/>
                <w:sz w:val="20"/>
                <w:szCs w:val="20"/>
              </w:rPr>
            </w:pPr>
            <w:del w:id="1087" w:author="Tebokgo Mabuto (ECP)" w:date="2026-06-30T14:46:00Z" w16du:dateUtc="2026-06-30T12:46:00Z">
              <w:r w:rsidRPr="004E65F1" w:rsidDel="00A2232E">
                <w:rPr>
                  <w:rFonts w:ascii="Arial" w:hAnsi="Arial" w:cs="Arial"/>
                  <w:sz w:val="20"/>
                  <w:szCs w:val="20"/>
                </w:rPr>
                <w:delText> </w:delText>
              </w:r>
            </w:del>
          </w:p>
        </w:tc>
      </w:tr>
      <w:tr w:rsidR="00EE3BF1" w:rsidRPr="004E65F1" w:rsidDel="00A2232E" w14:paraId="28566BC8" w14:textId="79A7B7B6" w:rsidTr="0009029C">
        <w:trPr>
          <w:trHeight w:val="15"/>
          <w:del w:id="1088"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1A34292C" w14:textId="3234D2AE" w:rsidR="00DB355E" w:rsidRPr="004E65F1" w:rsidDel="00A2232E" w:rsidRDefault="00DB355E" w:rsidP="006D623C">
            <w:pPr>
              <w:ind w:right="270"/>
              <w:textAlignment w:val="baseline"/>
              <w:rPr>
                <w:del w:id="1089" w:author="Tebokgo Mabuto (ECP)" w:date="2026-06-30T14:46:00Z" w16du:dateUtc="2026-06-30T12:46:00Z"/>
                <w:rFonts w:ascii="Segoe UI" w:eastAsia="Times New Roman" w:hAnsi="Segoe UI" w:cs="Segoe UI"/>
                <w:sz w:val="20"/>
                <w:szCs w:val="20"/>
                <w:lang w:eastAsia="en-ZA"/>
              </w:rPr>
            </w:pPr>
            <w:del w:id="1090" w:author="Tebokgo Mabuto (ECP)" w:date="2026-06-30T14:46:00Z" w16du:dateUtc="2026-06-30T12:46:00Z">
              <w:r w:rsidRPr="004E65F1" w:rsidDel="00A2232E">
                <w:rPr>
                  <w:rFonts w:ascii="Arial" w:eastAsia="Times New Roman" w:hAnsi="Arial" w:cs="Arial"/>
                  <w:sz w:val="20"/>
                  <w:szCs w:val="20"/>
                  <w:lang w:eastAsia="en-ZA"/>
                </w:rPr>
                <w:delText>C.2.13</w:delText>
              </w:r>
            </w:del>
          </w:p>
          <w:p w14:paraId="5E1C3F12" w14:textId="56FDC9BD" w:rsidR="00DB355E" w:rsidRPr="004E65F1" w:rsidDel="00A2232E" w:rsidRDefault="00DB355E" w:rsidP="006D623C">
            <w:pPr>
              <w:ind w:left="105" w:right="270"/>
              <w:textAlignment w:val="baseline"/>
              <w:rPr>
                <w:del w:id="1091" w:author="Tebokgo Mabuto (ECP)" w:date="2026-06-30T14:46:00Z" w16du:dateUtc="2026-06-30T12:46:00Z"/>
                <w:rFonts w:ascii="Segoe UI" w:eastAsia="Times New Roman" w:hAnsi="Segoe UI" w:cs="Segoe UI"/>
                <w:sz w:val="20"/>
                <w:szCs w:val="20"/>
                <w:lang w:eastAsia="en-ZA"/>
              </w:rPr>
            </w:pPr>
            <w:del w:id="1092" w:author="Tebokgo Mabuto (ECP)" w:date="2026-06-30T14:46:00Z" w16du:dateUtc="2026-06-30T12:46:00Z">
              <w:r w:rsidRPr="004E65F1" w:rsidDel="00A2232E">
                <w:rPr>
                  <w:rFonts w:ascii="Arial" w:eastAsia="Times New Roman" w:hAnsi="Arial" w:cs="Arial"/>
                  <w:sz w:val="20"/>
                  <w:szCs w:val="20"/>
                  <w:lang w:eastAsia="en-ZA"/>
                </w:rPr>
                <w:delText> </w:delText>
              </w:r>
            </w:del>
          </w:p>
          <w:p w14:paraId="0635E3BB" w14:textId="3A9D66A2" w:rsidR="00CD0ED6" w:rsidDel="00A2232E" w:rsidRDefault="00CD0ED6" w:rsidP="006D623C">
            <w:pPr>
              <w:textAlignment w:val="baseline"/>
              <w:rPr>
                <w:del w:id="1093" w:author="Tebokgo Mabuto (ECP)" w:date="2026-06-30T14:46:00Z" w16du:dateUtc="2026-06-30T12:46:00Z"/>
                <w:rFonts w:ascii="Arial" w:eastAsia="Times New Roman" w:hAnsi="Arial" w:cs="Arial"/>
                <w:sz w:val="20"/>
                <w:szCs w:val="20"/>
                <w:lang w:eastAsia="en-ZA"/>
              </w:rPr>
            </w:pPr>
            <w:del w:id="1094" w:author="Tebokgo Mabuto (ECP)" w:date="2026-06-30T14:46:00Z" w16du:dateUtc="2026-06-30T12:46:00Z">
              <w:r w:rsidDel="00A2232E">
                <w:rPr>
                  <w:rFonts w:ascii="Arial" w:eastAsia="Times New Roman" w:hAnsi="Arial" w:cs="Arial"/>
                  <w:sz w:val="20"/>
                  <w:szCs w:val="20"/>
                  <w:lang w:eastAsia="en-ZA"/>
                </w:rPr>
                <w:delText>C.2.13.1</w:delText>
              </w:r>
            </w:del>
          </w:p>
          <w:p w14:paraId="1D0D83C3" w14:textId="43772DCB" w:rsidR="00CD0ED6" w:rsidDel="00A2232E" w:rsidRDefault="00CD0ED6" w:rsidP="006D623C">
            <w:pPr>
              <w:textAlignment w:val="baseline"/>
              <w:rPr>
                <w:del w:id="1095" w:author="Tebokgo Mabuto (ECP)" w:date="2026-06-30T14:46:00Z" w16du:dateUtc="2026-06-30T12:46:00Z"/>
                <w:rFonts w:ascii="Arial" w:eastAsia="Times New Roman" w:hAnsi="Arial" w:cs="Arial"/>
                <w:sz w:val="20"/>
                <w:szCs w:val="20"/>
                <w:lang w:eastAsia="en-ZA"/>
              </w:rPr>
            </w:pPr>
          </w:p>
          <w:p w14:paraId="299D2EF6" w14:textId="4E248F86" w:rsidR="00CD0ED6" w:rsidDel="00A2232E" w:rsidRDefault="00CD0ED6" w:rsidP="006D623C">
            <w:pPr>
              <w:textAlignment w:val="baseline"/>
              <w:rPr>
                <w:del w:id="1096" w:author="Tebokgo Mabuto (ECP)" w:date="2026-06-30T14:46:00Z" w16du:dateUtc="2026-06-30T12:46:00Z"/>
                <w:rFonts w:ascii="Arial" w:eastAsia="Times New Roman" w:hAnsi="Arial" w:cs="Arial"/>
                <w:sz w:val="20"/>
                <w:szCs w:val="20"/>
                <w:lang w:eastAsia="en-ZA"/>
              </w:rPr>
            </w:pPr>
          </w:p>
          <w:p w14:paraId="7CAC7751" w14:textId="644AAA9F" w:rsidR="00DB355E" w:rsidRPr="004E65F1" w:rsidDel="00A2232E" w:rsidRDefault="00DB355E" w:rsidP="006D623C">
            <w:pPr>
              <w:textAlignment w:val="baseline"/>
              <w:rPr>
                <w:del w:id="1097" w:author="Tebokgo Mabuto (ECP)" w:date="2026-06-30T14:46:00Z" w16du:dateUtc="2026-06-30T12:46:00Z"/>
                <w:rFonts w:ascii="Segoe UI" w:eastAsia="Times New Roman" w:hAnsi="Segoe UI" w:cs="Segoe UI"/>
                <w:sz w:val="20"/>
                <w:szCs w:val="20"/>
                <w:lang w:eastAsia="en-ZA"/>
              </w:rPr>
            </w:pPr>
            <w:del w:id="1098" w:author="Tebokgo Mabuto (ECP)" w:date="2026-06-30T14:46:00Z" w16du:dateUtc="2026-06-30T12:46:00Z">
              <w:r w:rsidRPr="004E65F1" w:rsidDel="00A2232E">
                <w:rPr>
                  <w:rFonts w:ascii="Arial" w:eastAsia="Times New Roman" w:hAnsi="Arial" w:cs="Arial"/>
                  <w:sz w:val="20"/>
                  <w:szCs w:val="20"/>
                  <w:lang w:eastAsia="en-ZA"/>
                </w:rPr>
                <w:delText>C.2.13.2</w:delText>
              </w:r>
            </w:del>
          </w:p>
        </w:tc>
        <w:tc>
          <w:tcPr>
            <w:tcW w:w="9463" w:type="dxa"/>
            <w:tcBorders>
              <w:top w:val="single" w:sz="6" w:space="0" w:color="auto"/>
              <w:left w:val="single" w:sz="6" w:space="0" w:color="auto"/>
              <w:bottom w:val="single" w:sz="6" w:space="0" w:color="auto"/>
              <w:right w:val="single" w:sz="6" w:space="0" w:color="auto"/>
            </w:tcBorders>
            <w:hideMark/>
          </w:tcPr>
          <w:p w14:paraId="7F6A6033" w14:textId="217F07FE" w:rsidR="00DB355E" w:rsidRPr="004E65F1" w:rsidDel="00A2232E" w:rsidRDefault="00DB355E" w:rsidP="003D48E2">
            <w:pPr>
              <w:ind w:right="135"/>
              <w:jc w:val="both"/>
              <w:textAlignment w:val="baseline"/>
              <w:rPr>
                <w:del w:id="1099" w:author="Tebokgo Mabuto (ECP)" w:date="2026-06-30T14:46:00Z" w16du:dateUtc="2026-06-30T12:46:00Z"/>
                <w:rFonts w:ascii="Arial" w:hAnsi="Arial" w:cs="Arial"/>
                <w:b/>
                <w:bCs/>
                <w:sz w:val="20"/>
                <w:szCs w:val="20"/>
              </w:rPr>
            </w:pPr>
            <w:del w:id="1100" w:author="Tebokgo Mabuto (ECP)" w:date="2026-06-30T14:46:00Z" w16du:dateUtc="2026-06-30T12:46:00Z">
              <w:r w:rsidRPr="004E65F1" w:rsidDel="00A2232E">
                <w:rPr>
                  <w:rFonts w:ascii="Arial" w:hAnsi="Arial" w:cs="Arial"/>
                  <w:b/>
                  <w:bCs/>
                  <w:sz w:val="20"/>
                  <w:szCs w:val="20"/>
                </w:rPr>
                <w:delText>Submitting a tender offer </w:delText>
              </w:r>
            </w:del>
          </w:p>
          <w:p w14:paraId="2EF97572" w14:textId="56E385D9" w:rsidR="00DB355E" w:rsidRPr="004E65F1" w:rsidDel="00A2232E" w:rsidRDefault="00DB355E" w:rsidP="006D623C">
            <w:pPr>
              <w:ind w:left="105" w:right="135"/>
              <w:jc w:val="both"/>
              <w:textAlignment w:val="baseline"/>
              <w:rPr>
                <w:del w:id="1101" w:author="Tebokgo Mabuto (ECP)" w:date="2026-06-30T14:46:00Z" w16du:dateUtc="2026-06-30T12:46:00Z"/>
                <w:rFonts w:ascii="Arial" w:hAnsi="Arial" w:cs="Arial"/>
                <w:sz w:val="20"/>
                <w:szCs w:val="20"/>
              </w:rPr>
            </w:pPr>
            <w:del w:id="1102" w:author="Tebokgo Mabuto (ECP)" w:date="2026-06-30T14:46:00Z" w16du:dateUtc="2026-06-30T12:46:00Z">
              <w:r w:rsidRPr="004E65F1" w:rsidDel="00A2232E">
                <w:rPr>
                  <w:rFonts w:ascii="Arial" w:hAnsi="Arial" w:cs="Arial"/>
                  <w:sz w:val="20"/>
                  <w:szCs w:val="20"/>
                </w:rPr>
                <w:delText> </w:delText>
              </w:r>
            </w:del>
          </w:p>
          <w:p w14:paraId="7EB7B109" w14:textId="2416A366" w:rsidR="00CD0ED6" w:rsidDel="00A2232E" w:rsidRDefault="00CD0ED6" w:rsidP="006D623C">
            <w:pPr>
              <w:ind w:left="105" w:right="135"/>
              <w:jc w:val="both"/>
              <w:textAlignment w:val="baseline"/>
              <w:rPr>
                <w:del w:id="1103" w:author="Tebokgo Mabuto (ECP)" w:date="2026-06-30T14:46:00Z" w16du:dateUtc="2026-06-30T12:46:00Z"/>
                <w:rFonts w:ascii="Arial" w:hAnsi="Arial" w:cs="Arial"/>
                <w:sz w:val="20"/>
                <w:szCs w:val="20"/>
              </w:rPr>
            </w:pPr>
            <w:del w:id="1104" w:author="Tebokgo Mabuto (ECP)" w:date="2026-06-30T14:46:00Z" w16du:dateUtc="2026-06-30T12:46:00Z">
              <w:r w:rsidDel="00A2232E">
                <w:rPr>
                  <w:rFonts w:ascii="Arial" w:hAnsi="Arial" w:cs="Arial"/>
                  <w:sz w:val="20"/>
                  <w:szCs w:val="20"/>
                </w:rPr>
                <w:delText>If a tenderer, including Key Persons, a Joint Venture partner or a Targeted Enterprise, submit or participate in more than 1 (one) tender for the same project, then all such tenders shall be disqualified.</w:delText>
              </w:r>
            </w:del>
          </w:p>
          <w:p w14:paraId="3C1E142C" w14:textId="13874883" w:rsidR="00CD0ED6" w:rsidDel="00A2232E" w:rsidRDefault="00CD0ED6" w:rsidP="006D623C">
            <w:pPr>
              <w:ind w:left="105" w:right="135"/>
              <w:jc w:val="both"/>
              <w:textAlignment w:val="baseline"/>
              <w:rPr>
                <w:del w:id="1105" w:author="Tebokgo Mabuto (ECP)" w:date="2026-06-30T14:46:00Z" w16du:dateUtc="2026-06-30T12:46:00Z"/>
                <w:rFonts w:ascii="Arial" w:hAnsi="Arial" w:cs="Arial"/>
                <w:sz w:val="20"/>
                <w:szCs w:val="20"/>
              </w:rPr>
            </w:pPr>
          </w:p>
          <w:p w14:paraId="331B6610" w14:textId="33833C0B" w:rsidR="00DB355E" w:rsidRPr="004E65F1" w:rsidDel="00A2232E" w:rsidRDefault="00CD0ED6" w:rsidP="006D623C">
            <w:pPr>
              <w:ind w:left="105" w:right="135"/>
              <w:jc w:val="both"/>
              <w:textAlignment w:val="baseline"/>
              <w:rPr>
                <w:del w:id="1106" w:author="Tebokgo Mabuto (ECP)" w:date="2026-06-30T14:46:00Z" w16du:dateUtc="2026-06-30T12:46:00Z"/>
                <w:rFonts w:ascii="Arial" w:hAnsi="Arial" w:cs="Arial"/>
                <w:sz w:val="20"/>
                <w:szCs w:val="20"/>
              </w:rPr>
            </w:pPr>
            <w:del w:id="1107" w:author="Tebokgo Mabuto (ECP)" w:date="2026-06-30T14:46:00Z" w16du:dateUtc="2026-06-30T12:46:00Z">
              <w:r w:rsidDel="00A2232E">
                <w:rPr>
                  <w:rFonts w:ascii="Arial" w:hAnsi="Arial" w:cs="Arial"/>
                  <w:sz w:val="20"/>
                  <w:szCs w:val="20"/>
                </w:rPr>
                <w:delText>Submit the tender offer electronically on a flash drive (in the relevant MS Word and MS Excel format as issued, and not in .pdf format, except where so specified and a printed copy of the Form of Offer and Summary of Pricing Schedule).</w:delText>
              </w:r>
            </w:del>
          </w:p>
          <w:p w14:paraId="3D2750E0" w14:textId="2C5CA80D" w:rsidR="00DB355E" w:rsidRPr="004E65F1" w:rsidDel="00A2232E" w:rsidRDefault="00DB355E" w:rsidP="006D623C">
            <w:pPr>
              <w:ind w:left="360" w:hanging="360"/>
              <w:jc w:val="both"/>
              <w:textAlignment w:val="baseline"/>
              <w:rPr>
                <w:del w:id="1108" w:author="Tebokgo Mabuto (ECP)" w:date="2026-06-30T14:46:00Z" w16du:dateUtc="2026-06-30T12:46:00Z"/>
                <w:rFonts w:ascii="Arial" w:hAnsi="Arial" w:cs="Arial"/>
                <w:sz w:val="20"/>
                <w:szCs w:val="20"/>
              </w:rPr>
            </w:pPr>
            <w:del w:id="1109" w:author="Tebokgo Mabuto (ECP)" w:date="2026-06-30T14:46:00Z" w16du:dateUtc="2026-06-30T12:46:00Z">
              <w:r w:rsidRPr="004E65F1" w:rsidDel="00A2232E">
                <w:rPr>
                  <w:rFonts w:ascii="Arial" w:hAnsi="Arial" w:cs="Arial"/>
                  <w:sz w:val="20"/>
                  <w:szCs w:val="20"/>
                </w:rPr>
                <w:delText> </w:delText>
              </w:r>
            </w:del>
          </w:p>
        </w:tc>
      </w:tr>
      <w:tr w:rsidR="00EE3BF1" w:rsidRPr="004E65F1" w:rsidDel="00A2232E" w14:paraId="4D050F1D" w14:textId="64B4F8B2" w:rsidTr="0009029C">
        <w:trPr>
          <w:trHeight w:val="271"/>
          <w:del w:id="1110"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1671994C" w14:textId="5213821B" w:rsidR="00DB355E" w:rsidRPr="004E65F1" w:rsidDel="00A2232E" w:rsidRDefault="00DB355E" w:rsidP="006D623C">
            <w:pPr>
              <w:textAlignment w:val="baseline"/>
              <w:rPr>
                <w:del w:id="1111" w:author="Tebokgo Mabuto (ECP)" w:date="2026-06-30T14:46:00Z" w16du:dateUtc="2026-06-30T12:46:00Z"/>
                <w:rFonts w:ascii="Segoe UI" w:eastAsia="Times New Roman" w:hAnsi="Segoe UI" w:cs="Segoe UI"/>
                <w:sz w:val="20"/>
                <w:szCs w:val="20"/>
                <w:lang w:eastAsia="en-ZA"/>
              </w:rPr>
            </w:pPr>
            <w:del w:id="1112" w:author="Tebokgo Mabuto (ECP)" w:date="2026-06-30T14:46:00Z" w16du:dateUtc="2026-06-30T12:46:00Z">
              <w:r w:rsidRPr="004E65F1" w:rsidDel="00A2232E">
                <w:rPr>
                  <w:rFonts w:ascii="Arial" w:eastAsia="Times New Roman" w:hAnsi="Arial" w:cs="Arial"/>
                  <w:sz w:val="20"/>
                  <w:szCs w:val="20"/>
                  <w:lang w:val="en-GB" w:eastAsia="en-ZA"/>
                </w:rPr>
                <w:delText>C.2.13.3</w:delText>
              </w:r>
            </w:del>
          </w:p>
        </w:tc>
        <w:tc>
          <w:tcPr>
            <w:tcW w:w="9463" w:type="dxa"/>
            <w:tcBorders>
              <w:top w:val="single" w:sz="6" w:space="0" w:color="auto"/>
              <w:left w:val="single" w:sz="6" w:space="0" w:color="auto"/>
              <w:bottom w:val="single" w:sz="6" w:space="0" w:color="auto"/>
              <w:right w:val="single" w:sz="6" w:space="0" w:color="auto"/>
            </w:tcBorders>
            <w:hideMark/>
          </w:tcPr>
          <w:p w14:paraId="1F12B095" w14:textId="49414D16" w:rsidR="00DB355E" w:rsidRPr="004E65F1" w:rsidDel="00A2232E" w:rsidRDefault="00DB355E" w:rsidP="006D623C">
            <w:pPr>
              <w:ind w:left="360" w:hanging="360"/>
              <w:jc w:val="both"/>
              <w:textAlignment w:val="baseline"/>
              <w:rPr>
                <w:del w:id="1113" w:author="Tebokgo Mabuto (ECP)" w:date="2026-06-30T14:46:00Z" w16du:dateUtc="2026-06-30T12:46:00Z"/>
                <w:rFonts w:ascii="Arial" w:hAnsi="Arial" w:cs="Arial"/>
                <w:b/>
                <w:bCs/>
                <w:sz w:val="20"/>
                <w:szCs w:val="20"/>
              </w:rPr>
            </w:pPr>
            <w:del w:id="1114" w:author="Tebokgo Mabuto (ECP)" w:date="2026-06-30T14:46:00Z" w16du:dateUtc="2026-06-30T12:46:00Z">
              <w:r w:rsidRPr="004E65F1" w:rsidDel="00A2232E">
                <w:rPr>
                  <w:rFonts w:ascii="Arial" w:hAnsi="Arial" w:cs="Arial"/>
                  <w:b/>
                  <w:bCs/>
                  <w:sz w:val="20"/>
                  <w:szCs w:val="20"/>
                </w:rPr>
                <w:delText>Only the following needs to be submitted: </w:delText>
              </w:r>
            </w:del>
          </w:p>
          <w:p w14:paraId="2B0D11E8" w14:textId="0527A637" w:rsidR="00DB355E" w:rsidDel="00A2232E" w:rsidRDefault="00DB355E" w:rsidP="006D623C">
            <w:pPr>
              <w:jc w:val="both"/>
              <w:textAlignment w:val="baseline"/>
              <w:rPr>
                <w:del w:id="1115" w:author="Tebokgo Mabuto (ECP)" w:date="2026-06-30T14:46:00Z" w16du:dateUtc="2026-06-30T12:46:00Z"/>
                <w:rFonts w:ascii="Arial" w:hAnsi="Arial" w:cs="Arial"/>
                <w:sz w:val="20"/>
                <w:szCs w:val="20"/>
              </w:rPr>
            </w:pPr>
            <w:del w:id="1116" w:author="Tebokgo Mabuto (ECP)" w:date="2026-06-30T14:46:00Z" w16du:dateUtc="2026-06-30T12:46:00Z">
              <w:r w:rsidRPr="004E65F1" w:rsidDel="00A2232E">
                <w:rPr>
                  <w:rFonts w:ascii="Arial" w:hAnsi="Arial" w:cs="Arial"/>
                  <w:sz w:val="20"/>
                  <w:szCs w:val="20"/>
                </w:rPr>
                <w:delText> </w:delText>
              </w:r>
            </w:del>
          </w:p>
          <w:p w14:paraId="0C62A8FF" w14:textId="39601AFA" w:rsidR="00CD0ED6" w:rsidRPr="004E65F1" w:rsidDel="00A2232E" w:rsidRDefault="00CD0ED6" w:rsidP="006D623C">
            <w:pPr>
              <w:jc w:val="both"/>
              <w:textAlignment w:val="baseline"/>
              <w:rPr>
                <w:del w:id="1117" w:author="Tebokgo Mabuto (ECP)" w:date="2026-06-30T14:46:00Z" w16du:dateUtc="2026-06-30T12:46:00Z"/>
                <w:rFonts w:ascii="Arial" w:hAnsi="Arial" w:cs="Arial"/>
                <w:sz w:val="20"/>
                <w:szCs w:val="20"/>
              </w:rPr>
            </w:pPr>
            <w:del w:id="1118" w:author="Tebokgo Mabuto (ECP)" w:date="2026-06-30T14:46:00Z" w16du:dateUtc="2026-06-30T12:46:00Z">
              <w:r w:rsidDel="00A2232E">
                <w:rPr>
                  <w:rFonts w:ascii="Arial" w:hAnsi="Arial" w:cs="Arial"/>
                  <w:sz w:val="20"/>
                  <w:szCs w:val="20"/>
                </w:rPr>
                <w:delText>The tenderer is required to submit all certificates as listed in the List of Returnable Schedules as scanned copies, in .pdf format, on a flash drive.</w:delText>
              </w:r>
            </w:del>
          </w:p>
          <w:p w14:paraId="736317BC" w14:textId="5AE23455" w:rsidR="00DB355E" w:rsidRPr="004E65F1" w:rsidDel="00A2232E" w:rsidRDefault="00DB355E" w:rsidP="006D623C">
            <w:pPr>
              <w:jc w:val="both"/>
              <w:textAlignment w:val="baseline"/>
              <w:rPr>
                <w:del w:id="1119" w:author="Tebokgo Mabuto (ECP)" w:date="2026-06-30T14:46:00Z" w16du:dateUtc="2026-06-30T12:46:00Z"/>
                <w:rFonts w:ascii="Arial" w:hAnsi="Arial" w:cs="Arial"/>
                <w:sz w:val="20"/>
                <w:szCs w:val="20"/>
              </w:rPr>
            </w:pPr>
            <w:del w:id="1120" w:author="Tebokgo Mabuto (ECP)" w:date="2026-06-30T14:46:00Z" w16du:dateUtc="2026-06-30T12:46:00Z">
              <w:r w:rsidRPr="004E65F1" w:rsidDel="00A2232E">
                <w:rPr>
                  <w:rFonts w:ascii="Arial" w:hAnsi="Arial" w:cs="Arial"/>
                  <w:sz w:val="20"/>
                  <w:szCs w:val="20"/>
                </w:rPr>
                <w:delText> </w:delText>
              </w:r>
            </w:del>
          </w:p>
          <w:p w14:paraId="56B22E7F" w14:textId="682111BA" w:rsidR="009369FA" w:rsidDel="00A2232E" w:rsidRDefault="00DB355E" w:rsidP="006D623C">
            <w:pPr>
              <w:jc w:val="both"/>
              <w:textAlignment w:val="baseline"/>
              <w:rPr>
                <w:del w:id="1121" w:author="Tebokgo Mabuto (ECP)" w:date="2026-06-30T14:46:00Z" w16du:dateUtc="2026-06-30T12:46:00Z"/>
                <w:rFonts w:ascii="Arial" w:hAnsi="Arial" w:cs="Arial"/>
                <w:sz w:val="20"/>
                <w:szCs w:val="20"/>
              </w:rPr>
            </w:pPr>
            <w:del w:id="1122" w:author="Tebokgo Mabuto (ECP)" w:date="2026-06-30T14:46:00Z" w16du:dateUtc="2026-06-30T12:46:00Z">
              <w:r w:rsidRPr="004E65F1" w:rsidDel="00A2232E">
                <w:rPr>
                  <w:rFonts w:ascii="Arial" w:hAnsi="Arial" w:cs="Arial"/>
                  <w:sz w:val="20"/>
                  <w:szCs w:val="20"/>
                </w:rPr>
                <w:delText>In the event of any discrepancy between the contents of the electronically priced schedule and the electronically provided pricing schedule in pdf format, the contents of the provided pdf format shall be taken as the valid contents.  For the information provided by the tenderer as part of his submission, e.g. rates, the signed print-out shall be taken as the valid submission.</w:delText>
              </w:r>
            </w:del>
          </w:p>
          <w:p w14:paraId="7DDE1CD5" w14:textId="57B20D4C" w:rsidR="004A1DAC" w:rsidRPr="004A1DAC" w:rsidDel="00A2232E" w:rsidRDefault="004A1DAC" w:rsidP="004A1DAC">
            <w:pPr>
              <w:rPr>
                <w:del w:id="1123" w:author="Tebokgo Mabuto (ECP)" w:date="2026-06-30T14:46:00Z" w16du:dateUtc="2026-06-30T12:46:00Z"/>
                <w:rFonts w:ascii="Arial" w:hAnsi="Arial" w:cs="Arial"/>
                <w:sz w:val="20"/>
                <w:szCs w:val="20"/>
              </w:rPr>
            </w:pPr>
          </w:p>
        </w:tc>
      </w:tr>
      <w:tr w:rsidR="00EE3BF1" w:rsidRPr="004E65F1" w:rsidDel="00A2232E" w14:paraId="46A1B535" w14:textId="493B6E6E" w:rsidTr="0009029C">
        <w:trPr>
          <w:trHeight w:val="15"/>
          <w:del w:id="1124" w:author="Tebokgo Mabuto (ECP)" w:date="2026-06-30T14:46:00Z"/>
        </w:trPr>
        <w:tc>
          <w:tcPr>
            <w:tcW w:w="1042" w:type="dxa"/>
            <w:tcBorders>
              <w:top w:val="nil"/>
              <w:left w:val="single" w:sz="6" w:space="0" w:color="auto"/>
              <w:bottom w:val="single" w:sz="6" w:space="0" w:color="auto"/>
              <w:right w:val="single" w:sz="6" w:space="0" w:color="auto"/>
            </w:tcBorders>
            <w:hideMark/>
          </w:tcPr>
          <w:p w14:paraId="5621AF90" w14:textId="0CEA5CE4" w:rsidR="00DB355E" w:rsidRPr="004A1DAC" w:rsidDel="00A2232E" w:rsidRDefault="00DB355E" w:rsidP="006D623C">
            <w:pPr>
              <w:textAlignment w:val="baseline"/>
              <w:rPr>
                <w:del w:id="1125" w:author="Tebokgo Mabuto (ECP)" w:date="2026-06-30T14:46:00Z" w16du:dateUtc="2026-06-30T12:46:00Z"/>
                <w:rFonts w:ascii="Arial" w:eastAsia="Times New Roman" w:hAnsi="Arial" w:cs="Arial"/>
                <w:sz w:val="20"/>
                <w:szCs w:val="20"/>
                <w:lang w:eastAsia="en-ZA"/>
              </w:rPr>
            </w:pPr>
            <w:del w:id="1126" w:author="Tebokgo Mabuto (ECP)" w:date="2026-06-30T14:46:00Z" w16du:dateUtc="2026-06-30T12:46:00Z">
              <w:r w:rsidRPr="004E65F1" w:rsidDel="00A2232E">
                <w:rPr>
                  <w:rFonts w:ascii="Arial" w:eastAsia="Times New Roman" w:hAnsi="Arial" w:cs="Arial"/>
                  <w:sz w:val="20"/>
                  <w:szCs w:val="20"/>
                  <w:lang w:eastAsia="en-ZA"/>
                </w:rPr>
                <w:delText> C.2.13.5</w:delText>
              </w:r>
            </w:del>
          </w:p>
        </w:tc>
        <w:tc>
          <w:tcPr>
            <w:tcW w:w="9463" w:type="dxa"/>
            <w:tcBorders>
              <w:top w:val="nil"/>
              <w:left w:val="single" w:sz="6" w:space="0" w:color="auto"/>
              <w:bottom w:val="single" w:sz="6" w:space="0" w:color="auto"/>
              <w:right w:val="single" w:sz="6" w:space="0" w:color="auto"/>
            </w:tcBorders>
            <w:hideMark/>
          </w:tcPr>
          <w:p w14:paraId="255F8662" w14:textId="23EA0E1D" w:rsidR="00DB355E" w:rsidRPr="002B68F8" w:rsidDel="00A2232E" w:rsidRDefault="00DB355E" w:rsidP="003D48E2">
            <w:pPr>
              <w:textAlignment w:val="baseline"/>
              <w:rPr>
                <w:del w:id="1127" w:author="Tebokgo Mabuto (ECP)" w:date="2026-06-30T14:46:00Z" w16du:dateUtc="2026-06-30T12:46:00Z"/>
                <w:rFonts w:ascii="Arial" w:hAnsi="Arial" w:cs="Arial"/>
                <w:b/>
                <w:bCs/>
                <w:sz w:val="20"/>
                <w:szCs w:val="20"/>
              </w:rPr>
            </w:pPr>
            <w:del w:id="1128" w:author="Tebokgo Mabuto (ECP)" w:date="2026-06-30T14:46:00Z" w16du:dateUtc="2026-06-30T12:46:00Z">
              <w:r w:rsidRPr="002B68F8" w:rsidDel="00A2232E">
                <w:rPr>
                  <w:rFonts w:ascii="Arial" w:hAnsi="Arial" w:cs="Arial"/>
                  <w:b/>
                  <w:bCs/>
                  <w:sz w:val="20"/>
                  <w:szCs w:val="20"/>
                </w:rPr>
                <w:delText>The Employer’s address for delivery of tender offers and identification details to be shown on each tender offer package are </w:delText>
              </w:r>
              <w:r w:rsidR="002B68F8" w:rsidRPr="002B68F8" w:rsidDel="00A2232E">
                <w:rPr>
                  <w:rFonts w:ascii="Arial" w:hAnsi="Arial" w:cs="Arial"/>
                  <w:b/>
                  <w:bCs/>
                  <w:sz w:val="20"/>
                  <w:szCs w:val="20"/>
                </w:rPr>
                <w:delText xml:space="preserve">as </w:delText>
              </w:r>
              <w:r w:rsidR="00207325" w:rsidRPr="002B68F8" w:rsidDel="00A2232E">
                <w:rPr>
                  <w:rFonts w:ascii="Arial" w:hAnsi="Arial" w:cs="Arial"/>
                  <w:b/>
                  <w:bCs/>
                  <w:sz w:val="20"/>
                  <w:szCs w:val="20"/>
                </w:rPr>
                <w:delText>indicated in the Tender Notice</w:delText>
              </w:r>
            </w:del>
          </w:p>
          <w:p w14:paraId="5CC85C41" w14:textId="69A8B8AE" w:rsidR="00DB355E" w:rsidRPr="002B68F8" w:rsidDel="00A2232E" w:rsidRDefault="00DB355E" w:rsidP="003D48E2">
            <w:pPr>
              <w:jc w:val="both"/>
              <w:textAlignment w:val="baseline"/>
              <w:rPr>
                <w:del w:id="1129" w:author="Tebokgo Mabuto (ECP)" w:date="2026-06-30T14:46:00Z" w16du:dateUtc="2026-06-30T12:46:00Z"/>
                <w:rFonts w:ascii="Arial" w:hAnsi="Arial" w:cs="Arial"/>
                <w:sz w:val="20"/>
                <w:szCs w:val="20"/>
              </w:rPr>
            </w:pPr>
            <w:del w:id="1130" w:author="Tebokgo Mabuto (ECP)" w:date="2026-06-30T14:46:00Z" w16du:dateUtc="2026-06-30T12:46:00Z">
              <w:r w:rsidRPr="002B68F8" w:rsidDel="00A2232E">
                <w:rPr>
                  <w:rFonts w:ascii="Arial" w:hAnsi="Arial" w:cs="Arial"/>
                  <w:sz w:val="20"/>
                  <w:szCs w:val="20"/>
                </w:rPr>
                <w:delText> </w:delText>
              </w:r>
            </w:del>
          </w:p>
          <w:p w14:paraId="0D881A29" w14:textId="1217F731" w:rsidR="00DB355E" w:rsidRPr="002B68F8" w:rsidDel="00A2232E" w:rsidRDefault="00DB355E" w:rsidP="006D623C">
            <w:pPr>
              <w:textAlignment w:val="baseline"/>
              <w:rPr>
                <w:del w:id="1131" w:author="Tebokgo Mabuto (ECP)" w:date="2026-06-30T14:46:00Z" w16du:dateUtc="2026-06-30T12:46:00Z"/>
                <w:rFonts w:ascii="Arial" w:hAnsi="Arial" w:cs="Arial"/>
                <w:sz w:val="20"/>
                <w:szCs w:val="20"/>
              </w:rPr>
            </w:pPr>
            <w:del w:id="1132" w:author="Tebokgo Mabuto (ECP)" w:date="2026-06-30T14:46:00Z" w16du:dateUtc="2026-06-30T12:46:00Z">
              <w:r w:rsidRPr="002B68F8" w:rsidDel="00A2232E">
                <w:rPr>
                  <w:rFonts w:ascii="Arial" w:hAnsi="Arial" w:cs="Arial"/>
                  <w:sz w:val="20"/>
                  <w:szCs w:val="20"/>
                </w:rPr>
                <w:delText>Tenders must be submitted during office hours (09:00 to 16:00) Monday to Friday at the Employer’s address. </w:delText>
              </w:r>
            </w:del>
          </w:p>
          <w:p w14:paraId="396043A1" w14:textId="1C01EE63" w:rsidR="00DB355E" w:rsidRPr="002B68F8" w:rsidDel="00A2232E" w:rsidRDefault="00DB355E" w:rsidP="006D623C">
            <w:pPr>
              <w:textAlignment w:val="baseline"/>
              <w:rPr>
                <w:del w:id="1133" w:author="Tebokgo Mabuto (ECP)" w:date="2026-06-30T14:46:00Z" w16du:dateUtc="2026-06-30T12:46:00Z"/>
                <w:rFonts w:ascii="Arial" w:hAnsi="Arial" w:cs="Arial"/>
                <w:sz w:val="20"/>
                <w:szCs w:val="20"/>
              </w:rPr>
            </w:pPr>
            <w:del w:id="1134" w:author="Tebokgo Mabuto (ECP)" w:date="2026-06-30T14:46:00Z" w16du:dateUtc="2026-06-30T12:46:00Z">
              <w:r w:rsidRPr="002B68F8" w:rsidDel="00A2232E">
                <w:rPr>
                  <w:rFonts w:ascii="Arial" w:hAnsi="Arial" w:cs="Arial"/>
                  <w:sz w:val="20"/>
                  <w:szCs w:val="20"/>
                </w:rPr>
                <w:delText> </w:delText>
              </w:r>
            </w:del>
          </w:p>
          <w:p w14:paraId="3D0F3BD3" w14:textId="096EA40B" w:rsidR="00DB355E" w:rsidRPr="002B68F8" w:rsidDel="00A2232E" w:rsidRDefault="00DB355E" w:rsidP="006D623C">
            <w:pPr>
              <w:jc w:val="both"/>
              <w:textAlignment w:val="baseline"/>
              <w:rPr>
                <w:del w:id="1135" w:author="Tebokgo Mabuto (ECP)" w:date="2026-06-30T14:46:00Z" w16du:dateUtc="2026-06-30T12:46:00Z"/>
                <w:rFonts w:ascii="Arial" w:hAnsi="Arial" w:cs="Arial"/>
                <w:sz w:val="20"/>
                <w:szCs w:val="20"/>
              </w:rPr>
            </w:pPr>
            <w:del w:id="1136" w:author="Tebokgo Mabuto (ECP)" w:date="2026-06-30T14:46:00Z" w16du:dateUtc="2026-06-30T12:46:00Z">
              <w:r w:rsidRPr="002B68F8" w:rsidDel="00A2232E">
                <w:rPr>
                  <w:rFonts w:ascii="Arial" w:hAnsi="Arial" w:cs="Arial"/>
                  <w:sz w:val="20"/>
                  <w:szCs w:val="20"/>
                </w:rPr>
                <w:delText>It is in the tenderer’s interest to ensure that the delivery of the tender offer is recorded in the Employer’s tenders received register in the name of the tendering entity. In cases where the tender document is couriered to the regional office clear instructions to the person delivering the document must be given that the register must still be completed in the name of the tendering entity. </w:delText>
              </w:r>
            </w:del>
          </w:p>
          <w:p w14:paraId="0C76DA4F" w14:textId="0198427D" w:rsidR="00DB355E" w:rsidRPr="002B68F8" w:rsidDel="00A2232E" w:rsidRDefault="00DB355E" w:rsidP="006D623C">
            <w:pPr>
              <w:jc w:val="both"/>
              <w:textAlignment w:val="baseline"/>
              <w:rPr>
                <w:del w:id="1137" w:author="Tebokgo Mabuto (ECP)" w:date="2026-06-30T14:46:00Z" w16du:dateUtc="2026-06-30T12:46:00Z"/>
                <w:rFonts w:ascii="Arial" w:hAnsi="Arial" w:cs="Arial"/>
                <w:sz w:val="20"/>
                <w:szCs w:val="20"/>
              </w:rPr>
            </w:pPr>
            <w:del w:id="1138" w:author="Tebokgo Mabuto (ECP)" w:date="2026-06-30T14:46:00Z" w16du:dateUtc="2026-06-30T12:46:00Z">
              <w:r w:rsidRPr="002B68F8" w:rsidDel="00A2232E">
                <w:rPr>
                  <w:rFonts w:ascii="Arial" w:hAnsi="Arial" w:cs="Arial"/>
                  <w:sz w:val="20"/>
                  <w:szCs w:val="20"/>
                </w:rPr>
                <w:delText> </w:delText>
              </w:r>
            </w:del>
          </w:p>
        </w:tc>
      </w:tr>
      <w:tr w:rsidR="00EE3BF1" w:rsidRPr="004E65F1" w:rsidDel="00A2232E" w14:paraId="48C6CD1F" w14:textId="3B279B41" w:rsidTr="0009029C">
        <w:trPr>
          <w:trHeight w:val="15"/>
          <w:del w:id="1139"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44B1880C" w14:textId="08085492" w:rsidR="00DB355E" w:rsidRPr="004E65F1" w:rsidDel="00A2232E" w:rsidRDefault="00DB355E" w:rsidP="006D623C">
            <w:pPr>
              <w:textAlignment w:val="baseline"/>
              <w:rPr>
                <w:del w:id="1140" w:author="Tebokgo Mabuto (ECP)" w:date="2026-06-30T14:46:00Z" w16du:dateUtc="2026-06-30T12:46:00Z"/>
                <w:rFonts w:ascii="Segoe UI" w:eastAsia="Times New Roman" w:hAnsi="Segoe UI" w:cs="Segoe UI"/>
                <w:sz w:val="20"/>
                <w:szCs w:val="20"/>
                <w:lang w:eastAsia="en-ZA"/>
              </w:rPr>
            </w:pPr>
          </w:p>
        </w:tc>
        <w:tc>
          <w:tcPr>
            <w:tcW w:w="9463" w:type="dxa"/>
            <w:tcBorders>
              <w:top w:val="single" w:sz="6" w:space="0" w:color="auto"/>
              <w:left w:val="single" w:sz="6" w:space="0" w:color="auto"/>
              <w:bottom w:val="single" w:sz="6" w:space="0" w:color="auto"/>
              <w:right w:val="single" w:sz="6" w:space="0" w:color="auto"/>
            </w:tcBorders>
          </w:tcPr>
          <w:p w14:paraId="14B6EDA0" w14:textId="42A1257A" w:rsidR="00DB355E" w:rsidRPr="004E65F1" w:rsidDel="00A2232E" w:rsidRDefault="00DB355E" w:rsidP="006D623C">
            <w:pPr>
              <w:jc w:val="both"/>
              <w:textAlignment w:val="baseline"/>
              <w:rPr>
                <w:del w:id="1141" w:author="Tebokgo Mabuto (ECP)" w:date="2026-06-30T14:46:00Z" w16du:dateUtc="2026-06-30T12:46:00Z"/>
                <w:rFonts w:ascii="Arial" w:hAnsi="Arial" w:cs="Arial"/>
                <w:sz w:val="20"/>
                <w:szCs w:val="20"/>
              </w:rPr>
            </w:pPr>
          </w:p>
        </w:tc>
      </w:tr>
      <w:tr w:rsidR="00EE3BF1" w:rsidRPr="004E65F1" w:rsidDel="00A2232E" w14:paraId="63BBB3B0" w14:textId="10AC4FFE" w:rsidTr="0009029C">
        <w:trPr>
          <w:trHeight w:val="15"/>
          <w:del w:id="1142"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0DB7E85F" w14:textId="1DD80942" w:rsidR="00DB355E" w:rsidRPr="004E65F1" w:rsidDel="00A2232E" w:rsidRDefault="00DB355E" w:rsidP="006D623C">
            <w:pPr>
              <w:textAlignment w:val="baseline"/>
              <w:rPr>
                <w:del w:id="1143" w:author="Tebokgo Mabuto (ECP)" w:date="2026-06-30T14:46:00Z" w16du:dateUtc="2026-06-30T12:46:00Z"/>
                <w:rFonts w:ascii="Segoe UI" w:eastAsia="Times New Roman" w:hAnsi="Segoe UI" w:cs="Segoe UI"/>
                <w:sz w:val="20"/>
                <w:szCs w:val="20"/>
                <w:lang w:eastAsia="en-ZA"/>
              </w:rPr>
            </w:pPr>
            <w:del w:id="1144" w:author="Tebokgo Mabuto (ECP)" w:date="2026-06-30T14:46:00Z" w16du:dateUtc="2026-06-30T12:46:00Z">
              <w:r w:rsidRPr="004E65F1" w:rsidDel="00A2232E">
                <w:rPr>
                  <w:rFonts w:ascii="Arial" w:eastAsia="Times New Roman" w:hAnsi="Arial" w:cs="Arial"/>
                  <w:sz w:val="20"/>
                  <w:szCs w:val="20"/>
                  <w:lang w:eastAsia="en-ZA"/>
                </w:rPr>
                <w:delText>C.2.14 </w:delText>
              </w:r>
            </w:del>
          </w:p>
        </w:tc>
        <w:tc>
          <w:tcPr>
            <w:tcW w:w="9463" w:type="dxa"/>
            <w:tcBorders>
              <w:top w:val="single" w:sz="6" w:space="0" w:color="auto"/>
              <w:left w:val="single" w:sz="6" w:space="0" w:color="auto"/>
              <w:bottom w:val="single" w:sz="6" w:space="0" w:color="auto"/>
              <w:right w:val="single" w:sz="6" w:space="0" w:color="auto"/>
            </w:tcBorders>
            <w:hideMark/>
          </w:tcPr>
          <w:p w14:paraId="635A2A46" w14:textId="7556ADE4" w:rsidR="00DB355E" w:rsidRPr="004E65F1" w:rsidDel="00A2232E" w:rsidRDefault="00DB355E" w:rsidP="006D623C">
            <w:pPr>
              <w:ind w:right="270"/>
              <w:jc w:val="both"/>
              <w:textAlignment w:val="baseline"/>
              <w:rPr>
                <w:del w:id="1145" w:author="Tebokgo Mabuto (ECP)" w:date="2026-06-30T14:46:00Z" w16du:dateUtc="2026-06-30T12:46:00Z"/>
                <w:rFonts w:ascii="Arial" w:hAnsi="Arial" w:cs="Arial"/>
                <w:b/>
                <w:bCs/>
                <w:sz w:val="20"/>
                <w:szCs w:val="20"/>
              </w:rPr>
            </w:pPr>
            <w:del w:id="1146" w:author="Tebokgo Mabuto (ECP)" w:date="2026-06-30T14:46:00Z" w16du:dateUtc="2026-06-30T12:46:00Z">
              <w:r w:rsidRPr="004E65F1" w:rsidDel="00A2232E">
                <w:rPr>
                  <w:rFonts w:ascii="Arial" w:hAnsi="Arial" w:cs="Arial"/>
                  <w:b/>
                  <w:bCs/>
                  <w:sz w:val="20"/>
                  <w:szCs w:val="20"/>
                </w:rPr>
                <w:delText>Information and data to be completed in all respects </w:delText>
              </w:r>
            </w:del>
          </w:p>
          <w:p w14:paraId="1514AE40" w14:textId="2A9C1836" w:rsidR="00DB355E" w:rsidRPr="004E65F1" w:rsidDel="00A2232E" w:rsidRDefault="00DB355E" w:rsidP="006D623C">
            <w:pPr>
              <w:ind w:right="270"/>
              <w:jc w:val="both"/>
              <w:textAlignment w:val="baseline"/>
              <w:rPr>
                <w:del w:id="1147" w:author="Tebokgo Mabuto (ECP)" w:date="2026-06-30T14:46:00Z" w16du:dateUtc="2026-06-30T12:46:00Z"/>
                <w:rFonts w:ascii="Arial" w:hAnsi="Arial" w:cs="Arial"/>
                <w:sz w:val="20"/>
                <w:szCs w:val="20"/>
              </w:rPr>
            </w:pPr>
            <w:del w:id="1148" w:author="Tebokgo Mabuto (ECP)" w:date="2026-06-30T14:46:00Z" w16du:dateUtc="2026-06-30T12:46:00Z">
              <w:r w:rsidRPr="004E65F1" w:rsidDel="00A2232E">
                <w:rPr>
                  <w:rFonts w:ascii="Arial" w:hAnsi="Arial" w:cs="Arial"/>
                  <w:sz w:val="20"/>
                  <w:szCs w:val="20"/>
                </w:rPr>
                <w:delText> </w:delText>
              </w:r>
            </w:del>
          </w:p>
          <w:p w14:paraId="556D9987" w14:textId="2437882D" w:rsidR="00DB355E" w:rsidRPr="004E65F1" w:rsidDel="00A2232E" w:rsidRDefault="00DB355E" w:rsidP="006D623C">
            <w:pPr>
              <w:ind w:right="270"/>
              <w:jc w:val="both"/>
              <w:textAlignment w:val="baseline"/>
              <w:rPr>
                <w:del w:id="1149" w:author="Tebokgo Mabuto (ECP)" w:date="2026-06-30T14:46:00Z" w16du:dateUtc="2026-06-30T12:46:00Z"/>
                <w:rFonts w:ascii="Arial" w:hAnsi="Arial" w:cs="Arial"/>
                <w:sz w:val="20"/>
                <w:szCs w:val="20"/>
              </w:rPr>
            </w:pPr>
            <w:del w:id="1150" w:author="Tebokgo Mabuto (ECP)" w:date="2026-06-30T14:46:00Z" w16du:dateUtc="2026-06-30T12:46:00Z">
              <w:r w:rsidRPr="004E65F1" w:rsidDel="00A2232E">
                <w:rPr>
                  <w:rFonts w:ascii="Arial" w:hAnsi="Arial" w:cs="Arial"/>
                  <w:sz w:val="20"/>
                  <w:szCs w:val="20"/>
                </w:rPr>
                <w:delText>Provided that the omission is not a material omission, the Employer reserves the right to condone the omission and may waive any nonconformities in the tender. </w:delText>
              </w:r>
            </w:del>
          </w:p>
          <w:p w14:paraId="68A7A66F" w14:textId="3B40A29C" w:rsidR="00DB355E" w:rsidRPr="004E65F1" w:rsidDel="00A2232E" w:rsidRDefault="00DB355E" w:rsidP="006D623C">
            <w:pPr>
              <w:ind w:right="270"/>
              <w:jc w:val="both"/>
              <w:textAlignment w:val="baseline"/>
              <w:rPr>
                <w:del w:id="1151" w:author="Tebokgo Mabuto (ECP)" w:date="2026-06-30T14:46:00Z" w16du:dateUtc="2026-06-30T12:46:00Z"/>
                <w:rFonts w:ascii="Arial" w:hAnsi="Arial" w:cs="Arial"/>
                <w:sz w:val="20"/>
                <w:szCs w:val="20"/>
              </w:rPr>
            </w:pPr>
            <w:del w:id="1152" w:author="Tebokgo Mabuto (ECP)" w:date="2026-06-30T14:46:00Z" w16du:dateUtc="2026-06-30T12:46:00Z">
              <w:r w:rsidRPr="004E65F1" w:rsidDel="00A2232E">
                <w:rPr>
                  <w:rFonts w:ascii="Arial" w:hAnsi="Arial" w:cs="Arial"/>
                  <w:sz w:val="20"/>
                  <w:szCs w:val="20"/>
                </w:rPr>
                <w:delText> </w:delText>
              </w:r>
            </w:del>
          </w:p>
          <w:p w14:paraId="02A8DABA" w14:textId="71B4F471" w:rsidR="00DB355E" w:rsidRPr="004E65F1" w:rsidDel="00A2232E" w:rsidRDefault="00DB355E" w:rsidP="006D623C">
            <w:pPr>
              <w:ind w:right="270"/>
              <w:jc w:val="both"/>
              <w:textAlignment w:val="baseline"/>
              <w:rPr>
                <w:del w:id="1153" w:author="Tebokgo Mabuto (ECP)" w:date="2026-06-30T14:46:00Z" w16du:dateUtc="2026-06-30T12:46:00Z"/>
                <w:rFonts w:ascii="Arial" w:hAnsi="Arial" w:cs="Arial"/>
                <w:sz w:val="20"/>
                <w:szCs w:val="20"/>
              </w:rPr>
            </w:pPr>
            <w:del w:id="1154" w:author="Tebokgo Mabuto (ECP)" w:date="2026-06-30T14:46:00Z" w16du:dateUtc="2026-06-30T12:46:00Z">
              <w:r w:rsidRPr="004E65F1" w:rsidDel="00A2232E">
                <w:rPr>
                  <w:rFonts w:ascii="Arial" w:hAnsi="Arial" w:cs="Arial"/>
                  <w:sz w:val="20"/>
                  <w:szCs w:val="20"/>
                </w:rPr>
                <w:delText>Provided that the omission is not a material omission, the Employer reserves the right to condone the omission and may request the tenderer to submit the necessary information or documentation, within a reasonable period of time, to rectify nonmaterial nonconformities in the tender related to documentation requirements. </w:delText>
              </w:r>
            </w:del>
          </w:p>
          <w:p w14:paraId="22DBC25A" w14:textId="4EC257BA" w:rsidR="00DB355E" w:rsidRPr="004E65F1" w:rsidDel="00A2232E" w:rsidRDefault="00DB355E" w:rsidP="006D623C">
            <w:pPr>
              <w:jc w:val="both"/>
              <w:textAlignment w:val="baseline"/>
              <w:rPr>
                <w:del w:id="1155" w:author="Tebokgo Mabuto (ECP)" w:date="2026-06-30T14:46:00Z" w16du:dateUtc="2026-06-30T12:46:00Z"/>
                <w:rFonts w:ascii="Arial" w:hAnsi="Arial" w:cs="Arial"/>
                <w:sz w:val="20"/>
                <w:szCs w:val="20"/>
              </w:rPr>
            </w:pPr>
            <w:del w:id="1156" w:author="Tebokgo Mabuto (ECP)" w:date="2026-06-30T14:46:00Z" w16du:dateUtc="2026-06-30T12:46:00Z">
              <w:r w:rsidRPr="004E65F1" w:rsidDel="00A2232E">
                <w:rPr>
                  <w:rFonts w:ascii="Arial" w:hAnsi="Arial" w:cs="Arial"/>
                  <w:sz w:val="20"/>
                  <w:szCs w:val="20"/>
                </w:rPr>
                <w:delText> </w:delText>
              </w:r>
            </w:del>
          </w:p>
        </w:tc>
      </w:tr>
      <w:tr w:rsidR="00EE3BF1" w:rsidRPr="004E65F1" w:rsidDel="00A2232E" w14:paraId="47D0F6BB" w14:textId="5A3A7B6E" w:rsidTr="00E3689D">
        <w:tblPrEx>
          <w:tblW w:w="10505" w:type="dxa"/>
          <w:tblInd w:w="-57" w:type="dxa"/>
          <w:tblBorders>
            <w:top w:val="outset" w:sz="6" w:space="0" w:color="auto"/>
            <w:left w:val="outset" w:sz="6" w:space="0" w:color="auto"/>
            <w:bottom w:val="outset" w:sz="6" w:space="0" w:color="auto"/>
            <w:right w:val="outset" w:sz="6" w:space="0" w:color="auto"/>
          </w:tblBorders>
          <w:tblCellMar>
            <w:left w:w="0" w:type="dxa"/>
            <w:right w:w="0" w:type="dxa"/>
          </w:tblCellMar>
          <w:tblPrExChange w:id="1157" w:author="Tebokgo Mabuto (ECP)" w:date="2026-06-30T10:26:00Z" w16du:dateUtc="2026-06-30T08:26:00Z">
            <w:tblPrEx>
              <w:tblW w:w="10505" w:type="dxa"/>
              <w:tblInd w:w="-57"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65"/>
          <w:del w:id="1158" w:author="Tebokgo Mabuto (ECP)" w:date="2026-06-30T14:46:00Z"/>
          <w:trPrChange w:id="1159" w:author="Tebokgo Mabuto (ECP)" w:date="2026-06-30T10:26:00Z" w16du:dateUtc="2026-06-30T08:26:00Z">
            <w:trPr>
              <w:gridBefore w:val="1"/>
              <w:trHeight w:val="15"/>
            </w:trPr>
          </w:trPrChange>
        </w:trPr>
        <w:tc>
          <w:tcPr>
            <w:tcW w:w="1042" w:type="dxa"/>
            <w:tcBorders>
              <w:top w:val="single" w:sz="6" w:space="0" w:color="auto"/>
              <w:left w:val="single" w:sz="6" w:space="0" w:color="auto"/>
              <w:bottom w:val="single" w:sz="6" w:space="0" w:color="auto"/>
              <w:right w:val="single" w:sz="6" w:space="0" w:color="auto"/>
            </w:tcBorders>
            <w:hideMark/>
            <w:tcPrChange w:id="1160" w:author="Tebokgo Mabuto (ECP)" w:date="2026-06-30T10:26:00Z" w16du:dateUtc="2026-06-30T08:26:00Z">
              <w:tcPr>
                <w:tcW w:w="1042" w:type="dxa"/>
                <w:gridSpan w:val="2"/>
                <w:tcBorders>
                  <w:top w:val="single" w:sz="6" w:space="0" w:color="auto"/>
                  <w:left w:val="single" w:sz="6" w:space="0" w:color="auto"/>
                  <w:bottom w:val="single" w:sz="6" w:space="0" w:color="auto"/>
                  <w:right w:val="single" w:sz="6" w:space="0" w:color="auto"/>
                </w:tcBorders>
                <w:hideMark/>
              </w:tcPr>
            </w:tcPrChange>
          </w:tcPr>
          <w:p w14:paraId="32E9523C" w14:textId="07716DB1" w:rsidR="00DB355E" w:rsidRPr="004E65F1" w:rsidDel="00A2232E" w:rsidRDefault="00DB355E" w:rsidP="006D623C">
            <w:pPr>
              <w:textAlignment w:val="baseline"/>
              <w:rPr>
                <w:del w:id="1161" w:author="Tebokgo Mabuto (ECP)" w:date="2026-06-30T14:46:00Z" w16du:dateUtc="2026-06-30T12:46:00Z"/>
                <w:rFonts w:ascii="Segoe UI" w:eastAsia="Times New Roman" w:hAnsi="Segoe UI" w:cs="Segoe UI"/>
                <w:sz w:val="20"/>
                <w:szCs w:val="20"/>
                <w:lang w:eastAsia="en-ZA"/>
              </w:rPr>
            </w:pPr>
            <w:del w:id="1162" w:author="Tebokgo Mabuto (ECP)" w:date="2026-06-30T14:46:00Z" w16du:dateUtc="2026-06-30T12:46:00Z">
              <w:r w:rsidRPr="004E65F1" w:rsidDel="00A2232E">
                <w:rPr>
                  <w:rFonts w:ascii="Arial" w:eastAsia="Times New Roman" w:hAnsi="Arial" w:cs="Arial"/>
                  <w:sz w:val="20"/>
                  <w:szCs w:val="20"/>
                  <w:lang w:val="en-GB" w:eastAsia="en-ZA"/>
                </w:rPr>
                <w:delText>C.2.15</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Change w:id="1163" w:author="Tebokgo Mabuto (ECP)" w:date="2026-06-30T10:26:00Z" w16du:dateUtc="2026-06-30T08:26:00Z">
              <w:tcPr>
                <w:tcW w:w="9463" w:type="dxa"/>
                <w:gridSpan w:val="2"/>
                <w:tcBorders>
                  <w:top w:val="single" w:sz="6" w:space="0" w:color="auto"/>
                  <w:left w:val="single" w:sz="6" w:space="0" w:color="auto"/>
                  <w:bottom w:val="single" w:sz="6" w:space="0" w:color="auto"/>
                  <w:right w:val="single" w:sz="6" w:space="0" w:color="auto"/>
                </w:tcBorders>
                <w:hideMark/>
              </w:tcPr>
            </w:tcPrChange>
          </w:tcPr>
          <w:p w14:paraId="3C04A5D5" w14:textId="43BC7C76" w:rsidR="00DB355E" w:rsidRPr="002B68F8" w:rsidDel="00A2232E" w:rsidRDefault="00DB355E" w:rsidP="006D623C">
            <w:pPr>
              <w:jc w:val="both"/>
              <w:textAlignment w:val="baseline"/>
              <w:rPr>
                <w:del w:id="1164" w:author="Tebokgo Mabuto (ECP)" w:date="2026-06-30T14:46:00Z" w16du:dateUtc="2026-06-30T12:46:00Z"/>
                <w:rFonts w:ascii="Arial" w:hAnsi="Arial" w:cs="Arial"/>
                <w:i/>
                <w:iCs/>
                <w:sz w:val="20"/>
                <w:szCs w:val="20"/>
              </w:rPr>
            </w:pPr>
            <w:del w:id="1165" w:author="Tebokgo Mabuto (ECP)" w:date="2026-06-30T14:46:00Z" w16du:dateUtc="2026-06-30T12:46:00Z">
              <w:r w:rsidRPr="004E65F1" w:rsidDel="00A2232E">
                <w:rPr>
                  <w:rFonts w:ascii="Arial" w:hAnsi="Arial" w:cs="Arial"/>
                  <w:sz w:val="20"/>
                  <w:szCs w:val="20"/>
                </w:rPr>
                <w:delText xml:space="preserve">The closing time for submission of tender offers is </w:delText>
              </w:r>
              <w:r w:rsidRPr="00F90F11" w:rsidDel="00A2232E">
                <w:rPr>
                  <w:rFonts w:ascii="Arial" w:hAnsi="Arial" w:cs="Arial"/>
                  <w:b/>
                  <w:bCs/>
                  <w:sz w:val="20"/>
                  <w:szCs w:val="20"/>
                  <w:highlight w:val="green"/>
                </w:rPr>
                <w:delText xml:space="preserve">12:00 pm on </w:delText>
              </w:r>
              <w:r w:rsidR="002B68F8" w:rsidDel="00A2232E">
                <w:rPr>
                  <w:rFonts w:ascii="Arial" w:hAnsi="Arial" w:cs="Arial"/>
                  <w:b/>
                  <w:bCs/>
                  <w:sz w:val="20"/>
                  <w:szCs w:val="20"/>
                </w:rPr>
                <w:delText xml:space="preserve">……………………  </w:delText>
              </w:r>
              <w:r w:rsidR="002B68F8" w:rsidRPr="00E3689D" w:rsidDel="00A2232E">
                <w:rPr>
                  <w:rFonts w:ascii="Arial" w:hAnsi="Arial" w:cs="Arial"/>
                  <w:i/>
                  <w:iCs/>
                  <w:sz w:val="20"/>
                  <w:szCs w:val="20"/>
                  <w:highlight w:val="yellow"/>
                  <w:rPrChange w:id="1166" w:author="Tebokgo Mabuto (ECP)" w:date="2026-06-30T10:26:00Z" w16du:dateUtc="2026-06-30T08:26:00Z">
                    <w:rPr>
                      <w:rFonts w:ascii="Arial" w:hAnsi="Arial" w:cs="Arial"/>
                      <w:i/>
                      <w:iCs/>
                      <w:sz w:val="20"/>
                      <w:szCs w:val="20"/>
                    </w:rPr>
                  </w:rPrChange>
                </w:rPr>
                <w:delText>(Note to compiler: insert the relevant closing date as it appears in the Tender Notice)</w:delText>
              </w:r>
            </w:del>
          </w:p>
          <w:p w14:paraId="195AB4A6" w14:textId="30FFA3C5" w:rsidR="00DB355E" w:rsidRPr="004E65F1" w:rsidDel="00A2232E" w:rsidRDefault="00DB355E" w:rsidP="006D623C">
            <w:pPr>
              <w:ind w:left="360" w:hanging="360"/>
              <w:jc w:val="both"/>
              <w:textAlignment w:val="baseline"/>
              <w:rPr>
                <w:del w:id="1167" w:author="Tebokgo Mabuto (ECP)" w:date="2026-06-30T14:46:00Z" w16du:dateUtc="2026-06-30T12:46:00Z"/>
                <w:rFonts w:ascii="Arial" w:hAnsi="Arial" w:cs="Arial"/>
                <w:sz w:val="20"/>
                <w:szCs w:val="20"/>
              </w:rPr>
            </w:pPr>
          </w:p>
        </w:tc>
      </w:tr>
      <w:tr w:rsidR="00EE3BF1" w:rsidRPr="004E65F1" w:rsidDel="00A2232E" w14:paraId="0BAFC3E4" w14:textId="705774E7" w:rsidTr="0009029C">
        <w:trPr>
          <w:trHeight w:val="15"/>
          <w:del w:id="1168"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36964724" w14:textId="133AA2A3" w:rsidR="00DB355E" w:rsidRPr="004E65F1" w:rsidDel="00A2232E" w:rsidRDefault="00DB355E" w:rsidP="006D623C">
            <w:pPr>
              <w:textAlignment w:val="baseline"/>
              <w:rPr>
                <w:del w:id="1169" w:author="Tebokgo Mabuto (ECP)" w:date="2026-06-30T14:46:00Z" w16du:dateUtc="2026-06-30T12:46:00Z"/>
                <w:rFonts w:ascii="Segoe UI" w:eastAsia="Times New Roman" w:hAnsi="Segoe UI" w:cs="Segoe UI"/>
                <w:sz w:val="20"/>
                <w:szCs w:val="20"/>
                <w:lang w:eastAsia="en-ZA"/>
              </w:rPr>
            </w:pPr>
            <w:del w:id="1170" w:author="Tebokgo Mabuto (ECP)" w:date="2026-06-30T14:46:00Z" w16du:dateUtc="2026-06-30T12:46:00Z">
              <w:r w:rsidRPr="004E65F1" w:rsidDel="00A2232E">
                <w:rPr>
                  <w:rFonts w:ascii="Arial" w:eastAsia="Times New Roman" w:hAnsi="Arial" w:cs="Arial"/>
                  <w:sz w:val="20"/>
                  <w:szCs w:val="20"/>
                  <w:lang w:val="en-GB" w:eastAsia="en-ZA"/>
                </w:rPr>
                <w:delText>C.2.16</w:delText>
              </w:r>
              <w:r w:rsidRPr="004E65F1" w:rsidDel="00A2232E">
                <w:rPr>
                  <w:rFonts w:ascii="Arial" w:eastAsia="Times New Roman" w:hAnsi="Arial" w:cs="Arial"/>
                  <w:sz w:val="20"/>
                  <w:szCs w:val="20"/>
                  <w:lang w:eastAsia="en-ZA"/>
                </w:rPr>
                <w:delText> </w:delText>
              </w:r>
            </w:del>
          </w:p>
          <w:p w14:paraId="3E33F670" w14:textId="3EEF7CF8" w:rsidR="00DB355E" w:rsidRPr="004E65F1" w:rsidDel="00A2232E" w:rsidRDefault="00DB355E" w:rsidP="006D623C">
            <w:pPr>
              <w:textAlignment w:val="baseline"/>
              <w:rPr>
                <w:del w:id="1171" w:author="Tebokgo Mabuto (ECP)" w:date="2026-06-30T14:46:00Z" w16du:dateUtc="2026-06-30T12:46:00Z"/>
                <w:rFonts w:ascii="Segoe UI" w:eastAsia="Times New Roman" w:hAnsi="Segoe UI" w:cs="Segoe UI"/>
                <w:sz w:val="20"/>
                <w:szCs w:val="20"/>
                <w:lang w:eastAsia="en-ZA"/>
              </w:rPr>
            </w:pPr>
            <w:del w:id="1172" w:author="Tebokgo Mabuto (ECP)" w:date="2026-06-30T14:46:00Z" w16du:dateUtc="2026-06-30T12:46:00Z">
              <w:r w:rsidRPr="004E65F1" w:rsidDel="00A2232E">
                <w:rPr>
                  <w:rFonts w:ascii="Arial" w:eastAsia="Times New Roman" w:hAnsi="Arial" w:cs="Arial"/>
                  <w:sz w:val="20"/>
                  <w:szCs w:val="20"/>
                  <w:lang w:eastAsia="en-ZA"/>
                </w:rPr>
                <w:delText> </w:delText>
              </w:r>
            </w:del>
          </w:p>
          <w:p w14:paraId="6A81EFAA" w14:textId="3B4FF49D" w:rsidR="00DB355E" w:rsidRPr="004E65F1" w:rsidDel="00A2232E" w:rsidRDefault="00DB355E" w:rsidP="006D623C">
            <w:pPr>
              <w:textAlignment w:val="baseline"/>
              <w:rPr>
                <w:del w:id="1173" w:author="Tebokgo Mabuto (ECP)" w:date="2026-06-30T14:46:00Z" w16du:dateUtc="2026-06-30T12:46:00Z"/>
                <w:rFonts w:ascii="Segoe UI" w:eastAsia="Times New Roman" w:hAnsi="Segoe UI" w:cs="Segoe UI"/>
                <w:sz w:val="20"/>
                <w:szCs w:val="20"/>
                <w:lang w:eastAsia="en-ZA"/>
              </w:rPr>
            </w:pPr>
            <w:del w:id="1174" w:author="Tebokgo Mabuto (ECP)" w:date="2026-06-30T14:46:00Z" w16du:dateUtc="2026-06-30T12:46:00Z">
              <w:r w:rsidRPr="004E65F1" w:rsidDel="00A2232E">
                <w:rPr>
                  <w:rFonts w:ascii="Arial" w:eastAsia="Times New Roman" w:hAnsi="Arial" w:cs="Arial"/>
                  <w:sz w:val="20"/>
                  <w:szCs w:val="20"/>
                  <w:lang w:val="en-GB" w:eastAsia="en-ZA"/>
                </w:rPr>
                <w:delText>C.2.16.1 </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15D449D1" w14:textId="00FA8949" w:rsidR="00DB355E" w:rsidRPr="004E65F1" w:rsidDel="00A2232E" w:rsidRDefault="00DB355E" w:rsidP="006D623C">
            <w:pPr>
              <w:jc w:val="both"/>
              <w:textAlignment w:val="baseline"/>
              <w:rPr>
                <w:del w:id="1175" w:author="Tebokgo Mabuto (ECP)" w:date="2026-06-30T14:46:00Z" w16du:dateUtc="2026-06-30T12:46:00Z"/>
                <w:rFonts w:ascii="Arial" w:hAnsi="Arial" w:cs="Arial"/>
                <w:b/>
                <w:bCs/>
                <w:sz w:val="20"/>
                <w:szCs w:val="20"/>
              </w:rPr>
            </w:pPr>
            <w:del w:id="1176" w:author="Tebokgo Mabuto (ECP)" w:date="2026-06-30T14:46:00Z" w16du:dateUtc="2026-06-30T12:46:00Z">
              <w:r w:rsidRPr="004E65F1" w:rsidDel="00A2232E">
                <w:rPr>
                  <w:rFonts w:ascii="Arial" w:hAnsi="Arial" w:cs="Arial"/>
                  <w:b/>
                  <w:bCs/>
                  <w:sz w:val="20"/>
                  <w:szCs w:val="20"/>
                </w:rPr>
                <w:delText>Tender offer validity </w:delText>
              </w:r>
            </w:del>
          </w:p>
          <w:p w14:paraId="0C209079" w14:textId="689C2762" w:rsidR="00DB355E" w:rsidRPr="004E65F1" w:rsidDel="00A2232E" w:rsidRDefault="00DB355E" w:rsidP="006D623C">
            <w:pPr>
              <w:jc w:val="both"/>
              <w:textAlignment w:val="baseline"/>
              <w:rPr>
                <w:del w:id="1177" w:author="Tebokgo Mabuto (ECP)" w:date="2026-06-30T14:46:00Z" w16du:dateUtc="2026-06-30T12:46:00Z"/>
                <w:rFonts w:ascii="Arial" w:hAnsi="Arial" w:cs="Arial"/>
                <w:sz w:val="20"/>
                <w:szCs w:val="20"/>
              </w:rPr>
            </w:pPr>
            <w:del w:id="1178" w:author="Tebokgo Mabuto (ECP)" w:date="2026-06-30T14:46:00Z" w16du:dateUtc="2026-06-30T12:46:00Z">
              <w:r w:rsidRPr="004E65F1" w:rsidDel="00A2232E">
                <w:rPr>
                  <w:rFonts w:ascii="Arial" w:hAnsi="Arial" w:cs="Arial"/>
                  <w:sz w:val="20"/>
                  <w:szCs w:val="20"/>
                </w:rPr>
                <w:delText> </w:delText>
              </w:r>
            </w:del>
          </w:p>
          <w:p w14:paraId="2528D9C8" w14:textId="01A4EDB0" w:rsidR="007406B1" w:rsidRPr="004E65F1" w:rsidDel="00A2232E" w:rsidRDefault="00DB355E" w:rsidP="006D623C">
            <w:pPr>
              <w:jc w:val="both"/>
              <w:textAlignment w:val="baseline"/>
              <w:rPr>
                <w:del w:id="1179" w:author="Tebokgo Mabuto (ECP)" w:date="2026-06-30T14:46:00Z" w16du:dateUtc="2026-06-30T12:46:00Z"/>
                <w:rFonts w:ascii="Arial" w:hAnsi="Arial" w:cs="Arial"/>
                <w:sz w:val="20"/>
                <w:szCs w:val="20"/>
              </w:rPr>
            </w:pPr>
            <w:del w:id="1180" w:author="Tebokgo Mabuto (ECP)" w:date="2026-06-30T14:46:00Z" w16du:dateUtc="2026-06-30T12:46:00Z">
              <w:r w:rsidRPr="004E65F1" w:rsidDel="00A2232E">
                <w:rPr>
                  <w:rFonts w:ascii="Arial" w:hAnsi="Arial" w:cs="Arial"/>
                  <w:sz w:val="20"/>
                  <w:szCs w:val="20"/>
                </w:rPr>
                <w:delText xml:space="preserve">Hold the tender offer(s) valid for </w:delText>
              </w:r>
              <w:r w:rsidRPr="004E65F1" w:rsidDel="00A2232E">
                <w:rPr>
                  <w:rFonts w:ascii="Arial" w:hAnsi="Arial" w:cs="Arial"/>
                  <w:b/>
                  <w:bCs/>
                  <w:sz w:val="20"/>
                  <w:szCs w:val="20"/>
                </w:rPr>
                <w:delText>twelve (12) weeks</w:delText>
              </w:r>
              <w:r w:rsidRPr="004E65F1" w:rsidDel="00A2232E">
                <w:rPr>
                  <w:rFonts w:ascii="Arial" w:hAnsi="Arial" w:cs="Arial"/>
                  <w:sz w:val="20"/>
                  <w:szCs w:val="20"/>
                </w:rPr>
                <w:delText xml:space="preserve"> for acceptance by the </w:delText>
              </w:r>
              <w:r w:rsidR="002B68F8" w:rsidDel="00A2232E">
                <w:rPr>
                  <w:rFonts w:ascii="Arial" w:hAnsi="Arial" w:cs="Arial"/>
                  <w:sz w:val="20"/>
                  <w:szCs w:val="20"/>
                </w:rPr>
                <w:delText>E</w:delText>
              </w:r>
              <w:r w:rsidR="002B68F8" w:rsidRPr="004E65F1" w:rsidDel="00A2232E">
                <w:rPr>
                  <w:rFonts w:ascii="Arial" w:hAnsi="Arial" w:cs="Arial"/>
                  <w:sz w:val="20"/>
                  <w:szCs w:val="20"/>
                </w:rPr>
                <w:delText xml:space="preserve">mployer </w:delText>
              </w:r>
              <w:r w:rsidRPr="004E65F1" w:rsidDel="00A2232E">
                <w:rPr>
                  <w:rFonts w:ascii="Arial" w:hAnsi="Arial" w:cs="Arial"/>
                  <w:sz w:val="20"/>
                  <w:szCs w:val="20"/>
                </w:rPr>
                <w:delText>at any time during the validity period stated after the closing time stated in the tender data</w:delText>
              </w:r>
              <w:r w:rsidR="002B68F8" w:rsidDel="00A2232E">
                <w:rPr>
                  <w:rFonts w:ascii="Arial" w:hAnsi="Arial" w:cs="Arial"/>
                  <w:sz w:val="20"/>
                  <w:szCs w:val="20"/>
                </w:rPr>
                <w:delText>.</w:delText>
              </w:r>
            </w:del>
          </w:p>
          <w:p w14:paraId="5853389D" w14:textId="27833A11" w:rsidR="00DB355E" w:rsidRPr="004E65F1" w:rsidDel="00A2232E" w:rsidRDefault="00DB355E" w:rsidP="006D623C">
            <w:pPr>
              <w:jc w:val="both"/>
              <w:textAlignment w:val="baseline"/>
              <w:rPr>
                <w:del w:id="1181" w:author="Tebokgo Mabuto (ECP)" w:date="2026-06-30T14:46:00Z" w16du:dateUtc="2026-06-30T12:46:00Z"/>
                <w:rFonts w:ascii="Arial" w:hAnsi="Arial" w:cs="Arial"/>
                <w:sz w:val="20"/>
                <w:szCs w:val="20"/>
              </w:rPr>
            </w:pPr>
            <w:del w:id="1182" w:author="Tebokgo Mabuto (ECP)" w:date="2026-06-30T14:46:00Z" w16du:dateUtc="2026-06-30T12:46:00Z">
              <w:r w:rsidRPr="004E65F1" w:rsidDel="00A2232E">
                <w:rPr>
                  <w:rFonts w:ascii="Arial" w:hAnsi="Arial" w:cs="Arial"/>
                  <w:sz w:val="20"/>
                  <w:szCs w:val="20"/>
                </w:rPr>
                <w:delText> </w:delText>
              </w:r>
            </w:del>
          </w:p>
        </w:tc>
      </w:tr>
      <w:tr w:rsidR="00EE3BF1" w:rsidRPr="004E65F1" w:rsidDel="00A2232E" w14:paraId="55C707A0" w14:textId="30170312" w:rsidTr="0009029C">
        <w:trPr>
          <w:trHeight w:val="15"/>
          <w:del w:id="1183"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70FAC809" w14:textId="662CB87D" w:rsidR="00DB355E" w:rsidRPr="004E65F1" w:rsidDel="00A2232E" w:rsidRDefault="00DB355E" w:rsidP="006D623C">
            <w:pPr>
              <w:textAlignment w:val="baseline"/>
              <w:rPr>
                <w:del w:id="1184" w:author="Tebokgo Mabuto (ECP)" w:date="2026-06-30T14:46:00Z" w16du:dateUtc="2026-06-30T12:46:00Z"/>
                <w:rFonts w:ascii="Arial" w:eastAsia="Times New Roman" w:hAnsi="Arial" w:cs="Arial"/>
                <w:sz w:val="20"/>
                <w:szCs w:val="20"/>
                <w:lang w:val="en-GB" w:eastAsia="en-ZA"/>
              </w:rPr>
            </w:pPr>
          </w:p>
        </w:tc>
        <w:tc>
          <w:tcPr>
            <w:tcW w:w="9463" w:type="dxa"/>
            <w:tcBorders>
              <w:top w:val="single" w:sz="6" w:space="0" w:color="auto"/>
              <w:left w:val="single" w:sz="6" w:space="0" w:color="auto"/>
              <w:bottom w:val="single" w:sz="6" w:space="0" w:color="auto"/>
              <w:right w:val="single" w:sz="6" w:space="0" w:color="auto"/>
            </w:tcBorders>
          </w:tcPr>
          <w:p w14:paraId="388808D1" w14:textId="5CAE91AA" w:rsidR="004A1DAC" w:rsidRPr="004E65F1" w:rsidDel="00A2232E" w:rsidRDefault="004A1DAC" w:rsidP="006D623C">
            <w:pPr>
              <w:jc w:val="both"/>
              <w:textAlignment w:val="baseline"/>
              <w:rPr>
                <w:del w:id="1185" w:author="Tebokgo Mabuto (ECP)" w:date="2026-06-30T14:46:00Z" w16du:dateUtc="2026-06-30T12:46:00Z"/>
                <w:rFonts w:ascii="Arial" w:hAnsi="Arial" w:cs="Arial"/>
                <w:sz w:val="20"/>
                <w:szCs w:val="20"/>
              </w:rPr>
            </w:pPr>
          </w:p>
        </w:tc>
      </w:tr>
      <w:tr w:rsidR="00EE3BF1" w:rsidRPr="004E65F1" w:rsidDel="00A2232E" w14:paraId="6EC2FD94" w14:textId="2E50CCB1" w:rsidTr="0009029C">
        <w:trPr>
          <w:trHeight w:val="15"/>
          <w:del w:id="1186"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4F7C6CD3" w14:textId="56091D6E" w:rsidR="00DB355E" w:rsidRPr="004E65F1" w:rsidDel="00A2232E" w:rsidRDefault="00DB355E" w:rsidP="006D623C">
            <w:pPr>
              <w:textAlignment w:val="baseline"/>
              <w:rPr>
                <w:del w:id="1187" w:author="Tebokgo Mabuto (ECP)" w:date="2026-06-30T14:46:00Z" w16du:dateUtc="2026-06-30T12:46:00Z"/>
                <w:rFonts w:ascii="Segoe UI" w:eastAsia="Times New Roman" w:hAnsi="Segoe UI" w:cs="Segoe UI"/>
                <w:sz w:val="20"/>
                <w:szCs w:val="20"/>
                <w:lang w:eastAsia="en-ZA"/>
              </w:rPr>
            </w:pPr>
            <w:del w:id="1188" w:author="Tebokgo Mabuto (ECP)" w:date="2026-06-30T14:46:00Z" w16du:dateUtc="2026-06-30T12:46:00Z">
              <w:r w:rsidRPr="004E65F1" w:rsidDel="00A2232E">
                <w:rPr>
                  <w:rFonts w:ascii="Arial" w:eastAsia="Times New Roman" w:hAnsi="Arial" w:cs="Arial"/>
                  <w:b/>
                  <w:bCs/>
                  <w:sz w:val="20"/>
                  <w:szCs w:val="20"/>
                  <w:lang w:eastAsia="en-ZA"/>
                </w:rPr>
                <w:delText>C.3</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7367C379" w14:textId="39D15258" w:rsidR="00DB355E" w:rsidRPr="004E65F1" w:rsidDel="00A2232E" w:rsidRDefault="00DB355E" w:rsidP="006D623C">
            <w:pPr>
              <w:jc w:val="both"/>
              <w:textAlignment w:val="baseline"/>
              <w:rPr>
                <w:del w:id="1189" w:author="Tebokgo Mabuto (ECP)" w:date="2026-06-30T14:46:00Z" w16du:dateUtc="2026-06-30T12:46:00Z"/>
                <w:rFonts w:ascii="Arial" w:hAnsi="Arial" w:cs="Arial"/>
                <w:sz w:val="20"/>
                <w:szCs w:val="20"/>
              </w:rPr>
            </w:pPr>
            <w:del w:id="1190" w:author="Tebokgo Mabuto (ECP)" w:date="2026-06-30T14:46:00Z" w16du:dateUtc="2026-06-30T12:46:00Z">
              <w:r w:rsidRPr="004E65F1" w:rsidDel="00A2232E">
                <w:rPr>
                  <w:rFonts w:ascii="Arial" w:hAnsi="Arial" w:cs="Arial"/>
                  <w:sz w:val="20"/>
                  <w:szCs w:val="20"/>
                </w:rPr>
                <w:delText>The Employer’s undertakings  </w:delText>
              </w:r>
            </w:del>
          </w:p>
        </w:tc>
      </w:tr>
      <w:tr w:rsidR="00EE3BF1" w:rsidRPr="004E65F1" w:rsidDel="00A2232E" w14:paraId="5DC21F6E" w14:textId="74CFB470" w:rsidTr="0009029C">
        <w:trPr>
          <w:trHeight w:val="15"/>
          <w:del w:id="1191"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49870416" w14:textId="71865387" w:rsidR="00DB355E" w:rsidRPr="004E65F1" w:rsidDel="00A2232E" w:rsidRDefault="00DB355E" w:rsidP="006D623C">
            <w:pPr>
              <w:textAlignment w:val="baseline"/>
              <w:rPr>
                <w:del w:id="1192" w:author="Tebokgo Mabuto (ECP)" w:date="2026-06-30T14:46:00Z" w16du:dateUtc="2026-06-30T12:46:00Z"/>
                <w:rFonts w:ascii="Segoe UI" w:eastAsia="Times New Roman" w:hAnsi="Segoe UI" w:cs="Segoe UI"/>
                <w:sz w:val="20"/>
                <w:szCs w:val="20"/>
                <w:lang w:eastAsia="en-ZA"/>
              </w:rPr>
            </w:pPr>
            <w:del w:id="1193" w:author="Tebokgo Mabuto (ECP)" w:date="2026-06-30T14:46:00Z" w16du:dateUtc="2026-06-30T12:46:00Z">
              <w:r w:rsidRPr="004E65F1" w:rsidDel="00A2232E">
                <w:rPr>
                  <w:rFonts w:ascii="Arial" w:eastAsia="Times New Roman" w:hAnsi="Arial" w:cs="Arial"/>
                  <w:sz w:val="20"/>
                  <w:szCs w:val="20"/>
                  <w:lang w:val="en-GB" w:eastAsia="en-ZA"/>
                </w:rPr>
                <w:delText>C.3.1</w:delText>
              </w:r>
              <w:r w:rsidRPr="004E65F1" w:rsidDel="00A2232E">
                <w:rPr>
                  <w:rFonts w:ascii="Arial" w:eastAsia="Times New Roman" w:hAnsi="Arial" w:cs="Arial"/>
                  <w:sz w:val="20"/>
                  <w:szCs w:val="20"/>
                  <w:lang w:eastAsia="en-ZA"/>
                </w:rPr>
                <w:delText> </w:delText>
              </w:r>
            </w:del>
          </w:p>
          <w:p w14:paraId="5BB49A6E" w14:textId="1E080F77" w:rsidR="00DB355E" w:rsidRPr="004E65F1" w:rsidDel="00A2232E" w:rsidRDefault="00DB355E" w:rsidP="006D623C">
            <w:pPr>
              <w:textAlignment w:val="baseline"/>
              <w:rPr>
                <w:del w:id="1194" w:author="Tebokgo Mabuto (ECP)" w:date="2026-06-30T14:46:00Z" w16du:dateUtc="2026-06-30T12:46:00Z"/>
                <w:rFonts w:ascii="Segoe UI" w:eastAsia="Times New Roman" w:hAnsi="Segoe UI" w:cs="Segoe UI"/>
                <w:sz w:val="20"/>
                <w:szCs w:val="20"/>
                <w:lang w:eastAsia="en-ZA"/>
              </w:rPr>
            </w:pPr>
            <w:del w:id="1195" w:author="Tebokgo Mabuto (ECP)" w:date="2026-06-30T14:46:00Z" w16du:dateUtc="2026-06-30T12:46:00Z">
              <w:r w:rsidRPr="004E65F1" w:rsidDel="00A2232E">
                <w:rPr>
                  <w:rFonts w:ascii="Arial" w:eastAsia="Times New Roman" w:hAnsi="Arial" w:cs="Arial"/>
                  <w:sz w:val="20"/>
                  <w:szCs w:val="20"/>
                  <w:lang w:eastAsia="en-ZA"/>
                </w:rPr>
                <w:delText> </w:delText>
              </w:r>
            </w:del>
          </w:p>
          <w:p w14:paraId="3A955104" w14:textId="02798109" w:rsidR="00DB355E" w:rsidRPr="004E65F1" w:rsidDel="00A2232E" w:rsidRDefault="00DB355E" w:rsidP="006D623C">
            <w:pPr>
              <w:textAlignment w:val="baseline"/>
              <w:rPr>
                <w:del w:id="1196" w:author="Tebokgo Mabuto (ECP)" w:date="2026-06-30T14:46:00Z" w16du:dateUtc="2026-06-30T12:46:00Z"/>
                <w:rFonts w:ascii="Segoe UI" w:eastAsia="Times New Roman" w:hAnsi="Segoe UI" w:cs="Segoe UI"/>
                <w:sz w:val="20"/>
                <w:szCs w:val="20"/>
                <w:lang w:eastAsia="en-ZA"/>
              </w:rPr>
            </w:pPr>
            <w:del w:id="1197" w:author="Tebokgo Mabuto (ECP)" w:date="2026-06-30T14:46:00Z" w16du:dateUtc="2026-06-30T12:46:00Z">
              <w:r w:rsidRPr="004E65F1" w:rsidDel="00A2232E">
                <w:rPr>
                  <w:rFonts w:ascii="Arial" w:eastAsia="Times New Roman" w:hAnsi="Arial" w:cs="Arial"/>
                  <w:sz w:val="20"/>
                  <w:szCs w:val="20"/>
                  <w:lang w:val="en-GB" w:eastAsia="en-ZA"/>
                </w:rPr>
                <w:delText>C.3.1.1</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0D51E53E" w14:textId="6B9D7FD1" w:rsidR="00DB355E" w:rsidRPr="004E65F1" w:rsidDel="00A2232E" w:rsidRDefault="00DB355E" w:rsidP="006D623C">
            <w:pPr>
              <w:ind w:right="135"/>
              <w:jc w:val="both"/>
              <w:textAlignment w:val="baseline"/>
              <w:rPr>
                <w:del w:id="1198" w:author="Tebokgo Mabuto (ECP)" w:date="2026-06-30T14:46:00Z" w16du:dateUtc="2026-06-30T12:46:00Z"/>
                <w:rFonts w:ascii="Arial" w:hAnsi="Arial" w:cs="Arial"/>
                <w:b/>
                <w:bCs/>
                <w:sz w:val="20"/>
                <w:szCs w:val="20"/>
              </w:rPr>
            </w:pPr>
            <w:del w:id="1199" w:author="Tebokgo Mabuto (ECP)" w:date="2026-06-30T14:46:00Z" w16du:dateUtc="2026-06-30T12:46:00Z">
              <w:r w:rsidRPr="004E65F1" w:rsidDel="00A2232E">
                <w:rPr>
                  <w:rFonts w:ascii="Arial" w:hAnsi="Arial" w:cs="Arial"/>
                  <w:b/>
                  <w:bCs/>
                  <w:sz w:val="20"/>
                  <w:szCs w:val="20"/>
                </w:rPr>
                <w:delText>Respond to requests from the tenderer </w:delText>
              </w:r>
            </w:del>
          </w:p>
          <w:p w14:paraId="19D42663" w14:textId="0FA703A5" w:rsidR="00DB355E" w:rsidRPr="004E65F1" w:rsidDel="00A2232E" w:rsidRDefault="00DB355E" w:rsidP="006D623C">
            <w:pPr>
              <w:jc w:val="both"/>
              <w:textAlignment w:val="baseline"/>
              <w:rPr>
                <w:del w:id="1200" w:author="Tebokgo Mabuto (ECP)" w:date="2026-06-30T14:46:00Z" w16du:dateUtc="2026-06-30T12:46:00Z"/>
                <w:rFonts w:ascii="Arial" w:hAnsi="Arial" w:cs="Arial"/>
                <w:sz w:val="20"/>
                <w:szCs w:val="20"/>
              </w:rPr>
            </w:pPr>
            <w:del w:id="1201" w:author="Tebokgo Mabuto (ECP)" w:date="2026-06-30T14:46:00Z" w16du:dateUtc="2026-06-30T12:46:00Z">
              <w:r w:rsidRPr="004E65F1" w:rsidDel="00A2232E">
                <w:rPr>
                  <w:rFonts w:ascii="Arial" w:hAnsi="Arial" w:cs="Arial"/>
                  <w:sz w:val="20"/>
                  <w:szCs w:val="20"/>
                </w:rPr>
                <w:delText> </w:delText>
              </w:r>
            </w:del>
          </w:p>
          <w:p w14:paraId="09C6939D" w14:textId="4DAB4BBC" w:rsidR="000024DA" w:rsidRPr="004E65F1" w:rsidDel="00A2232E" w:rsidRDefault="000024DA" w:rsidP="000024DA">
            <w:pPr>
              <w:jc w:val="both"/>
              <w:textAlignment w:val="baseline"/>
              <w:rPr>
                <w:del w:id="1202" w:author="Tebokgo Mabuto (ECP)" w:date="2026-06-30T14:46:00Z" w16du:dateUtc="2026-06-30T12:46:00Z"/>
                <w:rFonts w:ascii="Arial" w:hAnsi="Arial" w:cs="Arial"/>
                <w:sz w:val="20"/>
                <w:szCs w:val="20"/>
              </w:rPr>
            </w:pPr>
            <w:del w:id="1203" w:author="Tebokgo Mabuto (ECP)" w:date="2026-06-30T14:46:00Z" w16du:dateUtc="2026-06-30T12:46:00Z">
              <w:r w:rsidRPr="004E65F1" w:rsidDel="00A2232E">
                <w:rPr>
                  <w:rFonts w:ascii="Arial" w:hAnsi="Arial" w:cs="Arial"/>
                  <w:sz w:val="20"/>
                  <w:szCs w:val="20"/>
                </w:rPr>
                <w:delText xml:space="preserve">The Employer shall respond to clarifications received up to </w:delText>
              </w:r>
              <w:r w:rsidR="00637F11" w:rsidDel="00A2232E">
                <w:rPr>
                  <w:rFonts w:ascii="Arial" w:hAnsi="Arial" w:cs="Arial"/>
                  <w:sz w:val="20"/>
                  <w:szCs w:val="20"/>
                </w:rPr>
                <w:delText>3</w:delText>
              </w:r>
              <w:r w:rsidRPr="004E65F1" w:rsidDel="00A2232E">
                <w:rPr>
                  <w:rFonts w:ascii="Arial" w:hAnsi="Arial" w:cs="Arial"/>
                  <w:sz w:val="20"/>
                  <w:szCs w:val="20"/>
                </w:rPr>
                <w:delText xml:space="preserve"> (three) working days before tender closing date.  </w:delText>
              </w:r>
            </w:del>
          </w:p>
          <w:p w14:paraId="4B7EE272" w14:textId="796362BC" w:rsidR="00DB355E" w:rsidRPr="004E65F1" w:rsidDel="00A2232E" w:rsidRDefault="00DB355E" w:rsidP="006D623C">
            <w:pPr>
              <w:jc w:val="both"/>
              <w:textAlignment w:val="baseline"/>
              <w:rPr>
                <w:del w:id="1204" w:author="Tebokgo Mabuto (ECP)" w:date="2026-06-30T14:46:00Z" w16du:dateUtc="2026-06-30T12:46:00Z"/>
                <w:rFonts w:ascii="Arial" w:hAnsi="Arial" w:cs="Arial"/>
                <w:sz w:val="20"/>
                <w:szCs w:val="20"/>
              </w:rPr>
            </w:pPr>
            <w:del w:id="1205" w:author="Tebokgo Mabuto (ECP)" w:date="2026-06-30T14:46:00Z" w16du:dateUtc="2026-06-30T12:46:00Z">
              <w:r w:rsidRPr="004E65F1" w:rsidDel="00A2232E">
                <w:rPr>
                  <w:rFonts w:ascii="Arial" w:hAnsi="Arial" w:cs="Arial"/>
                  <w:sz w:val="20"/>
                  <w:szCs w:val="20"/>
                </w:rPr>
                <w:delText> </w:delText>
              </w:r>
            </w:del>
          </w:p>
        </w:tc>
      </w:tr>
      <w:tr w:rsidR="00EE3BF1" w:rsidRPr="004E65F1" w:rsidDel="00A2232E" w14:paraId="695A3D83" w14:textId="31C45AB5" w:rsidTr="0009029C">
        <w:trPr>
          <w:trHeight w:val="15"/>
          <w:del w:id="1206"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7B3CAE00" w14:textId="4E884EE3" w:rsidR="00DB355E" w:rsidRPr="004E65F1" w:rsidDel="00A2232E" w:rsidRDefault="00DB355E" w:rsidP="006D623C">
            <w:pPr>
              <w:textAlignment w:val="baseline"/>
              <w:rPr>
                <w:del w:id="1207" w:author="Tebokgo Mabuto (ECP)" w:date="2026-06-30T14:46:00Z" w16du:dateUtc="2026-06-30T12:46:00Z"/>
                <w:rFonts w:ascii="Segoe UI" w:eastAsia="Times New Roman" w:hAnsi="Segoe UI" w:cs="Segoe UI"/>
                <w:sz w:val="20"/>
                <w:szCs w:val="20"/>
                <w:lang w:eastAsia="en-ZA"/>
              </w:rPr>
            </w:pPr>
            <w:del w:id="1208" w:author="Tebokgo Mabuto (ECP)" w:date="2026-06-30T14:46:00Z" w16du:dateUtc="2026-06-30T12:46:00Z">
              <w:r w:rsidRPr="004E65F1" w:rsidDel="00A2232E">
                <w:rPr>
                  <w:rFonts w:ascii="Arial" w:eastAsia="Times New Roman" w:hAnsi="Arial" w:cs="Arial"/>
                  <w:sz w:val="20"/>
                  <w:szCs w:val="20"/>
                  <w:lang w:val="en-GB" w:eastAsia="en-ZA"/>
                </w:rPr>
                <w:delText>C.3.2</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61EC3D8B" w14:textId="6AC5BBFE" w:rsidR="00DB355E" w:rsidRPr="004E65F1" w:rsidDel="00A2232E" w:rsidRDefault="00DB355E" w:rsidP="006D623C">
            <w:pPr>
              <w:ind w:right="105"/>
              <w:jc w:val="both"/>
              <w:textAlignment w:val="baseline"/>
              <w:rPr>
                <w:del w:id="1209" w:author="Tebokgo Mabuto (ECP)" w:date="2026-06-30T14:46:00Z" w16du:dateUtc="2026-06-30T12:46:00Z"/>
                <w:rFonts w:ascii="Arial" w:hAnsi="Arial" w:cs="Arial"/>
                <w:b/>
                <w:bCs/>
                <w:sz w:val="20"/>
                <w:szCs w:val="20"/>
              </w:rPr>
            </w:pPr>
            <w:del w:id="1210" w:author="Tebokgo Mabuto (ECP)" w:date="2026-06-30T14:46:00Z" w16du:dateUtc="2026-06-30T12:46:00Z">
              <w:r w:rsidRPr="004E65F1" w:rsidDel="00A2232E">
                <w:rPr>
                  <w:rFonts w:ascii="Arial" w:hAnsi="Arial" w:cs="Arial"/>
                  <w:b/>
                  <w:bCs/>
                  <w:sz w:val="20"/>
                  <w:szCs w:val="20"/>
                </w:rPr>
                <w:delText>Issue Addenda </w:delText>
              </w:r>
            </w:del>
          </w:p>
          <w:p w14:paraId="3F01EDF7" w14:textId="620AEEBA" w:rsidR="00DB355E" w:rsidRPr="004E65F1" w:rsidDel="00A2232E" w:rsidRDefault="00DB355E" w:rsidP="006D623C">
            <w:pPr>
              <w:ind w:left="105" w:right="105"/>
              <w:jc w:val="both"/>
              <w:textAlignment w:val="baseline"/>
              <w:rPr>
                <w:del w:id="1211" w:author="Tebokgo Mabuto (ECP)" w:date="2026-06-30T14:46:00Z" w16du:dateUtc="2026-06-30T12:46:00Z"/>
                <w:rFonts w:ascii="Arial" w:hAnsi="Arial" w:cs="Arial"/>
                <w:sz w:val="20"/>
                <w:szCs w:val="20"/>
              </w:rPr>
            </w:pPr>
            <w:del w:id="1212" w:author="Tebokgo Mabuto (ECP)" w:date="2026-06-30T14:46:00Z" w16du:dateUtc="2026-06-30T12:46:00Z">
              <w:r w:rsidRPr="004E65F1" w:rsidDel="00A2232E">
                <w:rPr>
                  <w:rFonts w:ascii="Arial" w:hAnsi="Arial" w:cs="Arial"/>
                  <w:sz w:val="20"/>
                  <w:szCs w:val="20"/>
                </w:rPr>
                <w:delText> </w:delText>
              </w:r>
            </w:del>
          </w:p>
          <w:p w14:paraId="4812E8DC" w14:textId="08C822C2" w:rsidR="00DB355E" w:rsidRPr="004E65F1" w:rsidDel="00A2232E" w:rsidRDefault="00DB355E" w:rsidP="006D623C">
            <w:pPr>
              <w:ind w:right="105"/>
              <w:jc w:val="both"/>
              <w:textAlignment w:val="baseline"/>
              <w:rPr>
                <w:del w:id="1213" w:author="Tebokgo Mabuto (ECP)" w:date="2026-06-30T14:46:00Z" w16du:dateUtc="2026-06-30T12:46:00Z"/>
                <w:rFonts w:ascii="Arial" w:hAnsi="Arial" w:cs="Arial"/>
                <w:sz w:val="20"/>
                <w:szCs w:val="20"/>
              </w:rPr>
            </w:pPr>
            <w:del w:id="1214" w:author="Tebokgo Mabuto (ECP)" w:date="2026-06-30T14:46:00Z" w16du:dateUtc="2026-06-30T12:46:00Z">
              <w:r w:rsidRPr="004E65F1" w:rsidDel="00A2232E">
                <w:rPr>
                  <w:rFonts w:ascii="Arial" w:hAnsi="Arial" w:cs="Arial"/>
                  <w:sz w:val="20"/>
                  <w:szCs w:val="20"/>
                </w:rPr>
                <w:delText xml:space="preserve">The </w:delText>
              </w:r>
              <w:r w:rsidR="002B68F8" w:rsidDel="00A2232E">
                <w:rPr>
                  <w:rFonts w:ascii="Arial" w:hAnsi="Arial" w:cs="Arial"/>
                  <w:sz w:val="20"/>
                  <w:szCs w:val="20"/>
                </w:rPr>
                <w:delText>E</w:delText>
              </w:r>
              <w:r w:rsidR="002B68F8" w:rsidRPr="004E65F1" w:rsidDel="00A2232E">
                <w:rPr>
                  <w:rFonts w:ascii="Arial" w:hAnsi="Arial" w:cs="Arial"/>
                  <w:sz w:val="20"/>
                  <w:szCs w:val="20"/>
                </w:rPr>
                <w:delText xml:space="preserve">mployer </w:delText>
              </w:r>
              <w:r w:rsidRPr="004E65F1" w:rsidDel="00A2232E">
                <w:rPr>
                  <w:rFonts w:ascii="Arial" w:hAnsi="Arial" w:cs="Arial"/>
                  <w:sz w:val="20"/>
                  <w:szCs w:val="20"/>
                </w:rPr>
                <w:delText>shall issue addenda until 10 (ten) working days before tender closing date.  </w:delText>
              </w:r>
            </w:del>
          </w:p>
          <w:p w14:paraId="187C0861" w14:textId="00EA261A" w:rsidR="00637F11" w:rsidRPr="004E65F1" w:rsidDel="00A2232E" w:rsidRDefault="00637F11" w:rsidP="006D623C">
            <w:pPr>
              <w:jc w:val="both"/>
              <w:textAlignment w:val="baseline"/>
              <w:rPr>
                <w:del w:id="1215" w:author="Tebokgo Mabuto (ECP)" w:date="2026-06-30T14:46:00Z" w16du:dateUtc="2026-06-30T12:46:00Z"/>
                <w:rFonts w:ascii="Arial" w:hAnsi="Arial" w:cs="Arial"/>
                <w:sz w:val="20"/>
                <w:szCs w:val="20"/>
              </w:rPr>
            </w:pPr>
          </w:p>
        </w:tc>
      </w:tr>
      <w:tr w:rsidR="00EE3BF1" w:rsidRPr="004E65F1" w:rsidDel="00A2232E" w14:paraId="2060D89B" w14:textId="0C11C946" w:rsidTr="0009029C">
        <w:trPr>
          <w:trHeight w:val="15"/>
          <w:del w:id="1216"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45F6C758" w14:textId="54D8B27D" w:rsidR="00DB355E" w:rsidRPr="004E65F1" w:rsidDel="00A2232E" w:rsidRDefault="00DB355E" w:rsidP="006D623C">
            <w:pPr>
              <w:textAlignment w:val="baseline"/>
              <w:rPr>
                <w:del w:id="1217" w:author="Tebokgo Mabuto (ECP)" w:date="2026-06-30T14:46:00Z" w16du:dateUtc="2026-06-30T12:46:00Z"/>
                <w:rFonts w:ascii="Arial" w:eastAsia="Times New Roman" w:hAnsi="Arial" w:cs="Arial"/>
                <w:sz w:val="20"/>
                <w:szCs w:val="20"/>
                <w:lang w:val="en-GB" w:eastAsia="en-ZA"/>
              </w:rPr>
            </w:pPr>
          </w:p>
        </w:tc>
        <w:tc>
          <w:tcPr>
            <w:tcW w:w="9463" w:type="dxa"/>
            <w:tcBorders>
              <w:top w:val="single" w:sz="6" w:space="0" w:color="auto"/>
              <w:left w:val="single" w:sz="6" w:space="0" w:color="auto"/>
              <w:bottom w:val="single" w:sz="6" w:space="0" w:color="auto"/>
              <w:right w:val="single" w:sz="6" w:space="0" w:color="auto"/>
            </w:tcBorders>
          </w:tcPr>
          <w:p w14:paraId="1408603E" w14:textId="1844377F" w:rsidR="004A1DAC" w:rsidRPr="004E65F1" w:rsidDel="00A2232E" w:rsidRDefault="004A1DAC" w:rsidP="006D623C">
            <w:pPr>
              <w:ind w:right="105"/>
              <w:jc w:val="both"/>
              <w:textAlignment w:val="baseline"/>
              <w:rPr>
                <w:del w:id="1218" w:author="Tebokgo Mabuto (ECP)" w:date="2026-06-30T14:46:00Z" w16du:dateUtc="2026-06-30T12:46:00Z"/>
                <w:rFonts w:ascii="Arial" w:hAnsi="Arial" w:cs="Arial"/>
                <w:sz w:val="20"/>
                <w:szCs w:val="20"/>
              </w:rPr>
            </w:pPr>
          </w:p>
        </w:tc>
      </w:tr>
      <w:tr w:rsidR="00EE3BF1" w:rsidRPr="004E65F1" w:rsidDel="00A2232E" w14:paraId="4A0180AF" w14:textId="7D9EA71B" w:rsidTr="0009029C">
        <w:trPr>
          <w:trHeight w:val="15"/>
          <w:del w:id="1219"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3E6280FC" w14:textId="7DD17727" w:rsidR="00DB355E" w:rsidRPr="004E65F1" w:rsidDel="00A2232E" w:rsidRDefault="00DB355E" w:rsidP="006D623C">
            <w:pPr>
              <w:textAlignment w:val="baseline"/>
              <w:rPr>
                <w:del w:id="1220" w:author="Tebokgo Mabuto (ECP)" w:date="2026-06-30T14:46:00Z" w16du:dateUtc="2026-06-30T12:46:00Z"/>
                <w:rFonts w:ascii="Segoe UI" w:eastAsia="Times New Roman" w:hAnsi="Segoe UI" w:cs="Segoe UI"/>
                <w:sz w:val="20"/>
                <w:szCs w:val="20"/>
                <w:lang w:eastAsia="en-ZA"/>
              </w:rPr>
            </w:pPr>
            <w:del w:id="1221" w:author="Tebokgo Mabuto (ECP)" w:date="2026-06-30T14:46:00Z" w16du:dateUtc="2026-06-30T12:46:00Z">
              <w:r w:rsidRPr="004E65F1" w:rsidDel="00A2232E">
                <w:rPr>
                  <w:rFonts w:ascii="Arial" w:eastAsia="Times New Roman" w:hAnsi="Arial" w:cs="Arial"/>
                  <w:sz w:val="20"/>
                  <w:szCs w:val="20"/>
                  <w:lang w:val="en-GB" w:eastAsia="en-ZA"/>
                </w:rPr>
                <w:delText>C.3.4</w:delText>
              </w:r>
              <w:r w:rsidRPr="004E65F1" w:rsidDel="00A2232E">
                <w:rPr>
                  <w:rFonts w:ascii="Arial" w:eastAsia="Times New Roman" w:hAnsi="Arial" w:cs="Arial"/>
                  <w:sz w:val="20"/>
                  <w:szCs w:val="20"/>
                  <w:lang w:eastAsia="en-ZA"/>
                </w:rPr>
                <w:delText> </w:delText>
              </w:r>
            </w:del>
          </w:p>
          <w:p w14:paraId="63FB12BF" w14:textId="730D4400" w:rsidR="00DB355E" w:rsidRPr="004E65F1" w:rsidDel="00A2232E" w:rsidRDefault="00DB355E" w:rsidP="006D623C">
            <w:pPr>
              <w:textAlignment w:val="baseline"/>
              <w:rPr>
                <w:del w:id="1222" w:author="Tebokgo Mabuto (ECP)" w:date="2026-06-30T14:46:00Z" w16du:dateUtc="2026-06-30T12:46:00Z"/>
                <w:rFonts w:ascii="Segoe UI" w:eastAsia="Times New Roman" w:hAnsi="Segoe UI" w:cs="Segoe UI"/>
                <w:sz w:val="20"/>
                <w:szCs w:val="20"/>
                <w:lang w:eastAsia="en-ZA"/>
              </w:rPr>
            </w:pPr>
            <w:del w:id="1223" w:author="Tebokgo Mabuto (ECP)" w:date="2026-06-30T14:46:00Z" w16du:dateUtc="2026-06-30T12:46:00Z">
              <w:r w:rsidRPr="004E65F1" w:rsidDel="00A2232E">
                <w:rPr>
                  <w:rFonts w:ascii="Arial" w:eastAsia="Times New Roman" w:hAnsi="Arial" w:cs="Arial"/>
                  <w:sz w:val="20"/>
                  <w:szCs w:val="20"/>
                  <w:lang w:eastAsia="en-ZA"/>
                </w:rPr>
                <w:delText> </w:delText>
              </w:r>
            </w:del>
          </w:p>
          <w:p w14:paraId="320B0301" w14:textId="3320C065" w:rsidR="00DB355E" w:rsidRPr="004E65F1" w:rsidDel="00A2232E" w:rsidRDefault="00DB355E" w:rsidP="006D623C">
            <w:pPr>
              <w:textAlignment w:val="baseline"/>
              <w:rPr>
                <w:del w:id="1224" w:author="Tebokgo Mabuto (ECP)" w:date="2026-06-30T14:46:00Z" w16du:dateUtc="2026-06-30T12:46:00Z"/>
                <w:rFonts w:ascii="Segoe UI" w:eastAsia="Times New Roman" w:hAnsi="Segoe UI" w:cs="Segoe UI"/>
                <w:sz w:val="20"/>
                <w:szCs w:val="20"/>
                <w:lang w:eastAsia="en-ZA"/>
              </w:rPr>
            </w:pPr>
            <w:del w:id="1225" w:author="Tebokgo Mabuto (ECP)" w:date="2026-06-30T14:46:00Z" w16du:dateUtc="2026-06-30T12:46:00Z">
              <w:r w:rsidRPr="004E65F1" w:rsidDel="00A2232E">
                <w:rPr>
                  <w:rFonts w:ascii="Arial" w:eastAsia="Times New Roman" w:hAnsi="Arial" w:cs="Arial"/>
                  <w:sz w:val="20"/>
                  <w:szCs w:val="20"/>
                  <w:lang w:val="en-GB" w:eastAsia="en-ZA"/>
                </w:rPr>
                <w:delText>C.3.4.1</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6B7EFA21" w14:textId="2CE2CDD3" w:rsidR="00DB355E" w:rsidRPr="004E65F1" w:rsidDel="00A2232E" w:rsidRDefault="00DB355E" w:rsidP="006D623C">
            <w:pPr>
              <w:ind w:right="270"/>
              <w:jc w:val="both"/>
              <w:textAlignment w:val="baseline"/>
              <w:rPr>
                <w:del w:id="1226" w:author="Tebokgo Mabuto (ECP)" w:date="2026-06-30T14:46:00Z" w16du:dateUtc="2026-06-30T12:46:00Z"/>
                <w:rFonts w:ascii="Arial" w:hAnsi="Arial" w:cs="Arial"/>
                <w:b/>
                <w:bCs/>
                <w:sz w:val="20"/>
                <w:szCs w:val="20"/>
              </w:rPr>
            </w:pPr>
            <w:del w:id="1227" w:author="Tebokgo Mabuto (ECP)" w:date="2026-06-30T14:46:00Z" w16du:dateUtc="2026-06-30T12:46:00Z">
              <w:r w:rsidRPr="004E65F1" w:rsidDel="00A2232E">
                <w:rPr>
                  <w:rFonts w:ascii="Arial" w:hAnsi="Arial" w:cs="Arial"/>
                  <w:b/>
                  <w:bCs/>
                  <w:sz w:val="20"/>
                  <w:szCs w:val="20"/>
                </w:rPr>
                <w:delText>Opening of tender submissions </w:delText>
              </w:r>
            </w:del>
          </w:p>
          <w:p w14:paraId="014EA9BF" w14:textId="321C7324" w:rsidR="00DB355E" w:rsidRPr="004E65F1" w:rsidDel="00A2232E" w:rsidRDefault="00DB355E" w:rsidP="006D623C">
            <w:pPr>
              <w:ind w:left="105" w:right="270"/>
              <w:jc w:val="both"/>
              <w:textAlignment w:val="baseline"/>
              <w:rPr>
                <w:del w:id="1228" w:author="Tebokgo Mabuto (ECP)" w:date="2026-06-30T14:46:00Z" w16du:dateUtc="2026-06-30T12:46:00Z"/>
                <w:rFonts w:ascii="Arial" w:hAnsi="Arial" w:cs="Arial"/>
                <w:sz w:val="20"/>
                <w:szCs w:val="20"/>
              </w:rPr>
            </w:pPr>
            <w:del w:id="1229" w:author="Tebokgo Mabuto (ECP)" w:date="2026-06-30T14:46:00Z" w16du:dateUtc="2026-06-30T12:46:00Z">
              <w:r w:rsidRPr="004E65F1" w:rsidDel="00A2232E">
                <w:rPr>
                  <w:rFonts w:ascii="Arial" w:hAnsi="Arial" w:cs="Arial"/>
                  <w:sz w:val="20"/>
                  <w:szCs w:val="20"/>
                </w:rPr>
                <w:delText> </w:delText>
              </w:r>
            </w:del>
          </w:p>
          <w:p w14:paraId="0920583C" w14:textId="05B113EC" w:rsidR="004A1DAC" w:rsidRPr="004E65F1" w:rsidDel="00A2232E" w:rsidRDefault="00DB355E" w:rsidP="006D623C">
            <w:pPr>
              <w:jc w:val="both"/>
              <w:textAlignment w:val="baseline"/>
              <w:rPr>
                <w:del w:id="1230" w:author="Tebokgo Mabuto (ECP)" w:date="2026-06-30T14:46:00Z" w16du:dateUtc="2026-06-30T12:46:00Z"/>
                <w:rFonts w:ascii="Arial" w:hAnsi="Arial" w:cs="Arial"/>
                <w:sz w:val="20"/>
                <w:szCs w:val="20"/>
              </w:rPr>
            </w:pPr>
            <w:del w:id="1231" w:author="Tebokgo Mabuto (ECP)" w:date="2026-06-30T14:46:00Z" w16du:dateUtc="2026-06-30T12:46:00Z">
              <w:r w:rsidRPr="004E65F1" w:rsidDel="00A2232E">
                <w:rPr>
                  <w:rFonts w:ascii="Arial" w:hAnsi="Arial" w:cs="Arial"/>
                  <w:sz w:val="20"/>
                  <w:szCs w:val="20"/>
                </w:rPr>
                <w:delText>There will be</w:delText>
              </w:r>
              <w:r w:rsidR="002B68F8" w:rsidDel="00A2232E">
                <w:rPr>
                  <w:rFonts w:ascii="Arial" w:hAnsi="Arial" w:cs="Arial"/>
                  <w:sz w:val="20"/>
                  <w:szCs w:val="20"/>
                </w:rPr>
                <w:delText xml:space="preserve"> a</w:delText>
              </w:r>
              <w:r w:rsidRPr="004E65F1" w:rsidDel="00A2232E">
                <w:rPr>
                  <w:rFonts w:ascii="Arial" w:hAnsi="Arial" w:cs="Arial"/>
                  <w:sz w:val="20"/>
                  <w:szCs w:val="20"/>
                </w:rPr>
                <w:delText xml:space="preserve"> public opening of tenders approximately 1 hour after tender closing, </w:delText>
              </w:r>
              <w:r w:rsidR="009E52D7" w:rsidDel="00A2232E">
                <w:rPr>
                  <w:rFonts w:ascii="Arial" w:hAnsi="Arial" w:cs="Arial"/>
                  <w:sz w:val="20"/>
                  <w:szCs w:val="20"/>
                </w:rPr>
                <w:delText>a</w:delText>
              </w:r>
              <w:r w:rsidR="009E52D7" w:rsidRPr="004E65F1" w:rsidDel="00A2232E">
                <w:rPr>
                  <w:rFonts w:ascii="Arial" w:hAnsi="Arial" w:cs="Arial"/>
                  <w:sz w:val="20"/>
                  <w:szCs w:val="20"/>
                </w:rPr>
                <w:delText xml:space="preserve">t </w:delText>
              </w:r>
              <w:r w:rsidRPr="004E65F1" w:rsidDel="00A2232E">
                <w:rPr>
                  <w:rFonts w:ascii="Arial" w:hAnsi="Arial" w:cs="Arial"/>
                  <w:sz w:val="20"/>
                  <w:szCs w:val="20"/>
                </w:rPr>
                <w:delText>the location of Tender box. Tender opening register will be made available to all bidders who submitted a bid.</w:delText>
              </w:r>
            </w:del>
          </w:p>
          <w:p w14:paraId="41D2AB46" w14:textId="7555F4D6" w:rsidR="009369FA" w:rsidRPr="004E65F1" w:rsidDel="00A2232E" w:rsidRDefault="009369FA" w:rsidP="006D623C">
            <w:pPr>
              <w:jc w:val="both"/>
              <w:textAlignment w:val="baseline"/>
              <w:rPr>
                <w:del w:id="1232" w:author="Tebokgo Mabuto (ECP)" w:date="2026-06-30T14:46:00Z" w16du:dateUtc="2026-06-30T12:46:00Z"/>
                <w:rFonts w:ascii="Arial" w:hAnsi="Arial" w:cs="Arial"/>
                <w:sz w:val="20"/>
                <w:szCs w:val="20"/>
              </w:rPr>
            </w:pPr>
          </w:p>
        </w:tc>
      </w:tr>
      <w:tr w:rsidR="00EE3BF1" w:rsidRPr="004E65F1" w:rsidDel="00A2232E" w14:paraId="448C7CF4" w14:textId="2EE47FE0" w:rsidTr="009E52D7">
        <w:trPr>
          <w:trHeight w:val="15"/>
          <w:del w:id="1233"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36B2A03A" w14:textId="52E00B7A" w:rsidR="00DB355E" w:rsidRPr="004E65F1" w:rsidDel="00A2232E" w:rsidRDefault="00DB355E" w:rsidP="006D623C">
            <w:pPr>
              <w:textAlignment w:val="baseline"/>
              <w:rPr>
                <w:del w:id="1234" w:author="Tebokgo Mabuto (ECP)" w:date="2026-06-30T14:46:00Z" w16du:dateUtc="2026-06-30T12:46:00Z"/>
                <w:rFonts w:ascii="Segoe UI" w:eastAsia="Times New Roman" w:hAnsi="Segoe UI" w:cs="Segoe UI"/>
                <w:sz w:val="20"/>
                <w:szCs w:val="20"/>
                <w:lang w:eastAsia="en-ZA"/>
              </w:rPr>
            </w:pPr>
            <w:del w:id="1235" w:author="Tebokgo Mabuto (ECP)" w:date="2026-06-30T14:46:00Z" w16du:dateUtc="2026-06-30T12:46:00Z">
              <w:r w:rsidRPr="004E65F1" w:rsidDel="00A2232E">
                <w:rPr>
                  <w:rFonts w:ascii="Arial" w:eastAsia="Times New Roman" w:hAnsi="Arial" w:cs="Arial"/>
                  <w:sz w:val="20"/>
                  <w:szCs w:val="20"/>
                  <w:lang w:eastAsia="en-ZA"/>
                </w:rPr>
                <w:delText>C.3.7</w:delText>
              </w:r>
            </w:del>
          </w:p>
        </w:tc>
        <w:tc>
          <w:tcPr>
            <w:tcW w:w="9463" w:type="dxa"/>
            <w:tcBorders>
              <w:top w:val="single" w:sz="6" w:space="0" w:color="auto"/>
              <w:left w:val="single" w:sz="6" w:space="0" w:color="auto"/>
              <w:bottom w:val="single" w:sz="6" w:space="0" w:color="auto"/>
              <w:right w:val="single" w:sz="6" w:space="0" w:color="auto"/>
            </w:tcBorders>
            <w:hideMark/>
          </w:tcPr>
          <w:p w14:paraId="7DB9A510" w14:textId="42875E4D" w:rsidR="00DB355E" w:rsidRPr="004E65F1" w:rsidDel="00A2232E" w:rsidRDefault="00DB355E" w:rsidP="006D623C">
            <w:pPr>
              <w:ind w:left="105" w:right="135"/>
              <w:jc w:val="both"/>
              <w:textAlignment w:val="baseline"/>
              <w:rPr>
                <w:del w:id="1236" w:author="Tebokgo Mabuto (ECP)" w:date="2026-06-30T14:46:00Z" w16du:dateUtc="2026-06-30T12:46:00Z"/>
                <w:rFonts w:ascii="Arial" w:hAnsi="Arial" w:cs="Arial"/>
                <w:b/>
                <w:bCs/>
                <w:sz w:val="20"/>
                <w:szCs w:val="20"/>
              </w:rPr>
            </w:pPr>
            <w:del w:id="1237" w:author="Tebokgo Mabuto (ECP)" w:date="2026-06-30T14:46:00Z" w16du:dateUtc="2026-06-30T12:46:00Z">
              <w:r w:rsidRPr="004E65F1" w:rsidDel="00A2232E">
                <w:rPr>
                  <w:rFonts w:ascii="Arial" w:hAnsi="Arial" w:cs="Arial"/>
                  <w:b/>
                  <w:bCs/>
                  <w:sz w:val="20"/>
                  <w:szCs w:val="20"/>
                </w:rPr>
                <w:delText>Grounds for rejection and disqualification </w:delText>
              </w:r>
            </w:del>
          </w:p>
          <w:p w14:paraId="55FE4867" w14:textId="5FDEC871" w:rsidR="00DB355E" w:rsidRPr="004E65F1" w:rsidDel="00A2232E" w:rsidRDefault="00DB355E" w:rsidP="006D623C">
            <w:pPr>
              <w:ind w:left="105" w:right="135"/>
              <w:jc w:val="both"/>
              <w:textAlignment w:val="baseline"/>
              <w:rPr>
                <w:del w:id="1238" w:author="Tebokgo Mabuto (ECP)" w:date="2026-06-30T14:46:00Z" w16du:dateUtc="2026-06-30T12:46:00Z"/>
                <w:rFonts w:ascii="Arial" w:hAnsi="Arial" w:cs="Arial"/>
                <w:sz w:val="20"/>
                <w:szCs w:val="20"/>
              </w:rPr>
            </w:pPr>
            <w:del w:id="1239" w:author="Tebokgo Mabuto (ECP)" w:date="2026-06-30T14:46:00Z" w16du:dateUtc="2026-06-30T12:46:00Z">
              <w:r w:rsidRPr="004E65F1" w:rsidDel="00A2232E">
                <w:rPr>
                  <w:rFonts w:ascii="Arial" w:hAnsi="Arial" w:cs="Arial"/>
                  <w:sz w:val="20"/>
                  <w:szCs w:val="20"/>
                </w:rPr>
                <w:delText> </w:delText>
              </w:r>
            </w:del>
          </w:p>
          <w:p w14:paraId="172C7F59" w14:textId="591862EE" w:rsidR="00DB355E" w:rsidRPr="004E65F1" w:rsidDel="00A2232E" w:rsidRDefault="00DB355E" w:rsidP="006D623C">
            <w:pPr>
              <w:ind w:left="105" w:right="135"/>
              <w:jc w:val="both"/>
              <w:textAlignment w:val="baseline"/>
              <w:rPr>
                <w:del w:id="1240" w:author="Tebokgo Mabuto (ECP)" w:date="2026-06-30T14:46:00Z" w16du:dateUtc="2026-06-30T12:46:00Z"/>
                <w:rFonts w:ascii="Arial" w:hAnsi="Arial" w:cs="Arial"/>
                <w:sz w:val="20"/>
                <w:szCs w:val="20"/>
              </w:rPr>
            </w:pPr>
            <w:del w:id="1241" w:author="Tebokgo Mabuto (ECP)" w:date="2026-06-30T14:46:00Z" w16du:dateUtc="2026-06-30T12:46:00Z">
              <w:r w:rsidRPr="004E65F1" w:rsidDel="00A2232E">
                <w:rPr>
                  <w:rFonts w:ascii="Arial" w:hAnsi="Arial" w:cs="Arial"/>
                  <w:sz w:val="20"/>
                  <w:szCs w:val="20"/>
                </w:rPr>
                <w:delText>Determine whether there has been any effort by a tenderer to influence the processing of tender offers and instantly disqualify a tenderer (and his tender offer) if it is established that he engaged in corrupt or fraudulent practices.</w:delText>
              </w:r>
            </w:del>
          </w:p>
          <w:p w14:paraId="211E2A56" w14:textId="17981FCD" w:rsidR="00DB355E" w:rsidRPr="004E65F1" w:rsidDel="00A2232E" w:rsidRDefault="00DB355E" w:rsidP="006D623C">
            <w:pPr>
              <w:ind w:left="105" w:right="135"/>
              <w:jc w:val="both"/>
              <w:textAlignment w:val="baseline"/>
              <w:rPr>
                <w:del w:id="1242" w:author="Tebokgo Mabuto (ECP)" w:date="2026-06-30T14:46:00Z" w16du:dateUtc="2026-06-30T12:46:00Z"/>
                <w:rFonts w:ascii="Arial" w:hAnsi="Arial" w:cs="Arial"/>
                <w:sz w:val="20"/>
                <w:szCs w:val="20"/>
              </w:rPr>
            </w:pPr>
          </w:p>
          <w:p w14:paraId="1D4AF724" w14:textId="664E425B" w:rsidR="00DB355E" w:rsidRPr="004E65F1" w:rsidDel="00A2232E" w:rsidRDefault="00DB355E" w:rsidP="006D623C">
            <w:pPr>
              <w:ind w:left="105" w:right="135"/>
              <w:jc w:val="both"/>
              <w:textAlignment w:val="baseline"/>
              <w:rPr>
                <w:del w:id="1243" w:author="Tebokgo Mabuto (ECP)" w:date="2026-06-30T14:46:00Z" w16du:dateUtc="2026-06-30T12:46:00Z"/>
                <w:rFonts w:ascii="Arial" w:hAnsi="Arial" w:cs="Arial"/>
                <w:sz w:val="20"/>
                <w:szCs w:val="20"/>
              </w:rPr>
            </w:pPr>
            <w:del w:id="1244" w:author="Tebokgo Mabuto (ECP)" w:date="2026-06-30T14:46:00Z" w16du:dateUtc="2026-06-30T12:46:00Z">
              <w:r w:rsidRPr="004E65F1" w:rsidDel="00A2232E">
                <w:rPr>
                  <w:rFonts w:ascii="Arial" w:hAnsi="Arial" w:cs="Arial"/>
                  <w:sz w:val="20"/>
                  <w:szCs w:val="20"/>
                </w:rPr>
                <w:delText>In the event of disqualification, the Employer may, at its sole discretion, claim damages from the tenderer and impose a specified period during which tender offers will not be accepted from the offending tenderer and, the Employer shall inform the National Treasury  in writing. </w:delText>
              </w:r>
            </w:del>
          </w:p>
          <w:p w14:paraId="5FF7E802" w14:textId="3D02C8F7" w:rsidR="00DB355E" w:rsidRPr="004E65F1" w:rsidDel="00A2232E" w:rsidRDefault="00DB355E" w:rsidP="006D623C">
            <w:pPr>
              <w:jc w:val="both"/>
              <w:textAlignment w:val="baseline"/>
              <w:rPr>
                <w:del w:id="1245" w:author="Tebokgo Mabuto (ECP)" w:date="2026-06-30T14:46:00Z" w16du:dateUtc="2026-06-30T12:46:00Z"/>
                <w:rFonts w:ascii="Arial" w:hAnsi="Arial" w:cs="Arial"/>
                <w:sz w:val="20"/>
                <w:szCs w:val="20"/>
              </w:rPr>
            </w:pPr>
            <w:del w:id="1246" w:author="Tebokgo Mabuto (ECP)" w:date="2026-06-30T14:46:00Z" w16du:dateUtc="2026-06-30T12:46:00Z">
              <w:r w:rsidRPr="004E65F1" w:rsidDel="00A2232E">
                <w:rPr>
                  <w:rFonts w:ascii="Arial" w:hAnsi="Arial" w:cs="Arial"/>
                  <w:sz w:val="20"/>
                  <w:szCs w:val="20"/>
                </w:rPr>
                <w:delText> </w:delText>
              </w:r>
            </w:del>
          </w:p>
        </w:tc>
      </w:tr>
      <w:tr w:rsidR="00EE3BF1" w:rsidRPr="004E65F1" w:rsidDel="00A2232E" w14:paraId="435B84B4" w14:textId="6C6C6D0B" w:rsidTr="009E52D7">
        <w:trPr>
          <w:trHeight w:val="15"/>
          <w:del w:id="1247"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4A0BD35D" w14:textId="22E4C6D1" w:rsidR="00DB355E" w:rsidRPr="00564CD5" w:rsidDel="00A2232E" w:rsidRDefault="00564CD5" w:rsidP="006D623C">
            <w:pPr>
              <w:textAlignment w:val="baseline"/>
              <w:rPr>
                <w:del w:id="1248" w:author="Tebokgo Mabuto (ECP)" w:date="2026-06-30T14:46:00Z" w16du:dateUtc="2026-06-30T12:46:00Z"/>
                <w:rFonts w:ascii="Arial" w:eastAsia="Times New Roman" w:hAnsi="Arial" w:cs="Arial"/>
                <w:sz w:val="20"/>
                <w:szCs w:val="20"/>
                <w:lang w:eastAsia="en-ZA"/>
              </w:rPr>
            </w:pPr>
            <w:del w:id="1249" w:author="Tebokgo Mabuto (ECP)" w:date="2026-06-30T14:46:00Z" w16du:dateUtc="2026-06-30T12:46:00Z">
              <w:r w:rsidRPr="00564CD5" w:rsidDel="00A2232E">
                <w:rPr>
                  <w:rFonts w:ascii="Arial" w:eastAsia="Times New Roman" w:hAnsi="Arial" w:cs="Arial"/>
                  <w:sz w:val="20"/>
                  <w:szCs w:val="20"/>
                  <w:lang w:eastAsia="en-ZA"/>
                </w:rPr>
                <w:delText>C.3.8</w:delText>
              </w:r>
            </w:del>
          </w:p>
        </w:tc>
        <w:tc>
          <w:tcPr>
            <w:tcW w:w="9463" w:type="dxa"/>
            <w:tcBorders>
              <w:top w:val="single" w:sz="6" w:space="0" w:color="auto"/>
              <w:left w:val="single" w:sz="6" w:space="0" w:color="auto"/>
              <w:bottom w:val="single" w:sz="6" w:space="0" w:color="auto"/>
              <w:right w:val="single" w:sz="6" w:space="0" w:color="auto"/>
            </w:tcBorders>
          </w:tcPr>
          <w:p w14:paraId="1D6FC5C0" w14:textId="0E2328DA" w:rsidR="00564CD5" w:rsidRPr="00564CD5" w:rsidDel="00A2232E" w:rsidRDefault="00564CD5" w:rsidP="00564CD5">
            <w:pPr>
              <w:ind w:left="105" w:right="135"/>
              <w:jc w:val="both"/>
              <w:textAlignment w:val="baseline"/>
              <w:rPr>
                <w:del w:id="1250" w:author="Tebokgo Mabuto (ECP)" w:date="2026-06-30T14:46:00Z" w16du:dateUtc="2026-06-30T12:46:00Z"/>
                <w:rFonts w:ascii="Arial" w:hAnsi="Arial" w:cs="Arial"/>
                <w:b/>
                <w:bCs/>
                <w:sz w:val="20"/>
                <w:szCs w:val="20"/>
              </w:rPr>
            </w:pPr>
            <w:del w:id="1251" w:author="Tebokgo Mabuto (ECP)" w:date="2026-06-30T14:46:00Z" w16du:dateUtc="2026-06-30T12:46:00Z">
              <w:r w:rsidRPr="00564CD5" w:rsidDel="00A2232E">
                <w:rPr>
                  <w:rFonts w:ascii="Arial" w:hAnsi="Arial" w:cs="Arial"/>
                  <w:b/>
                  <w:bCs/>
                  <w:sz w:val="20"/>
                  <w:szCs w:val="20"/>
                </w:rPr>
                <w:delText>Test for Responsiveness</w:delText>
              </w:r>
            </w:del>
          </w:p>
          <w:p w14:paraId="64020A86" w14:textId="75E2F847" w:rsidR="00564CD5" w:rsidRPr="00564CD5" w:rsidDel="00A2232E" w:rsidRDefault="00564CD5" w:rsidP="00564CD5">
            <w:pPr>
              <w:ind w:left="105" w:right="135"/>
              <w:jc w:val="both"/>
              <w:textAlignment w:val="baseline"/>
              <w:rPr>
                <w:del w:id="1252" w:author="Tebokgo Mabuto (ECP)" w:date="2026-06-30T14:46:00Z" w16du:dateUtc="2026-06-30T12:46:00Z"/>
                <w:rFonts w:ascii="Arial" w:hAnsi="Arial" w:cs="Arial"/>
                <w:sz w:val="20"/>
                <w:szCs w:val="20"/>
              </w:rPr>
            </w:pPr>
          </w:p>
          <w:p w14:paraId="3D5AA43A" w14:textId="1A3FDA4E" w:rsidR="00564CD5" w:rsidRPr="00564CD5" w:rsidDel="00A2232E" w:rsidRDefault="00564CD5" w:rsidP="00564CD5">
            <w:pPr>
              <w:ind w:left="105" w:right="135"/>
              <w:jc w:val="both"/>
              <w:textAlignment w:val="baseline"/>
              <w:rPr>
                <w:del w:id="1253" w:author="Tebokgo Mabuto (ECP)" w:date="2026-06-30T14:46:00Z" w16du:dateUtc="2026-06-30T12:46:00Z"/>
                <w:rFonts w:ascii="Arial" w:hAnsi="Arial" w:cs="Arial"/>
                <w:sz w:val="20"/>
                <w:szCs w:val="20"/>
              </w:rPr>
            </w:pPr>
            <w:del w:id="1254" w:author="Tebokgo Mabuto (ECP)" w:date="2026-06-30T14:46:00Z" w16du:dateUtc="2026-06-30T12:46:00Z">
              <w:r w:rsidRPr="00564CD5" w:rsidDel="00A2232E">
                <w:rPr>
                  <w:rFonts w:ascii="Arial" w:hAnsi="Arial" w:cs="Arial"/>
                  <w:sz w:val="20"/>
                  <w:szCs w:val="20"/>
                </w:rPr>
                <w:delText xml:space="preserve">A responsive tender is one that conforms to all the terms, conditions, and specifications of the tender documents without material deviation or qualification. </w:delText>
              </w:r>
            </w:del>
          </w:p>
          <w:p w14:paraId="595B0DF9" w14:textId="1EA69C7C" w:rsidR="00564CD5" w:rsidRPr="00564CD5" w:rsidDel="00A2232E" w:rsidRDefault="00564CD5" w:rsidP="00564CD5">
            <w:pPr>
              <w:ind w:left="105" w:right="135"/>
              <w:jc w:val="both"/>
              <w:textAlignment w:val="baseline"/>
              <w:rPr>
                <w:del w:id="1255" w:author="Tebokgo Mabuto (ECP)" w:date="2026-06-30T14:46:00Z" w16du:dateUtc="2026-06-30T12:46:00Z"/>
                <w:rFonts w:ascii="Arial" w:hAnsi="Arial" w:cs="Arial"/>
                <w:sz w:val="20"/>
                <w:szCs w:val="20"/>
              </w:rPr>
            </w:pPr>
          </w:p>
          <w:p w14:paraId="1533FF8C" w14:textId="0FE58D75" w:rsidR="00564CD5" w:rsidRPr="00564CD5" w:rsidDel="00A2232E" w:rsidRDefault="00564CD5" w:rsidP="00564CD5">
            <w:pPr>
              <w:ind w:left="105" w:right="135"/>
              <w:jc w:val="both"/>
              <w:textAlignment w:val="baseline"/>
              <w:rPr>
                <w:del w:id="1256" w:author="Tebokgo Mabuto (ECP)" w:date="2026-06-30T14:46:00Z" w16du:dateUtc="2026-06-30T12:46:00Z"/>
                <w:rFonts w:ascii="Arial" w:hAnsi="Arial" w:cs="Arial"/>
                <w:sz w:val="20"/>
                <w:szCs w:val="20"/>
              </w:rPr>
            </w:pPr>
            <w:del w:id="1257" w:author="Tebokgo Mabuto (ECP)" w:date="2026-06-30T14:46:00Z" w16du:dateUtc="2026-06-30T12:46:00Z">
              <w:r w:rsidRPr="00564CD5" w:rsidDel="00A2232E">
                <w:rPr>
                  <w:rFonts w:ascii="Arial" w:hAnsi="Arial" w:cs="Arial"/>
                  <w:sz w:val="20"/>
                  <w:szCs w:val="20"/>
                </w:rPr>
                <w:delText>•</w:delText>
              </w:r>
              <w:r w:rsidRPr="00564CD5" w:rsidDel="00A2232E">
                <w:rPr>
                  <w:rFonts w:ascii="Arial" w:hAnsi="Arial" w:cs="Arial"/>
                  <w:sz w:val="20"/>
                  <w:szCs w:val="20"/>
                </w:rPr>
                <w:tab/>
                <w:delText xml:space="preserve">Tenderer has submitted bid on time </w:delText>
              </w:r>
            </w:del>
          </w:p>
          <w:p w14:paraId="06DF5B87" w14:textId="1C8BED18" w:rsidR="00564CD5" w:rsidRPr="00564CD5" w:rsidDel="00A2232E" w:rsidRDefault="00564CD5" w:rsidP="00564CD5">
            <w:pPr>
              <w:ind w:left="105" w:right="135"/>
              <w:jc w:val="both"/>
              <w:textAlignment w:val="baseline"/>
              <w:rPr>
                <w:del w:id="1258" w:author="Tebokgo Mabuto (ECP)" w:date="2026-06-30T14:46:00Z" w16du:dateUtc="2026-06-30T12:46:00Z"/>
                <w:rFonts w:ascii="Arial" w:hAnsi="Arial" w:cs="Arial"/>
                <w:sz w:val="20"/>
                <w:szCs w:val="20"/>
              </w:rPr>
            </w:pPr>
            <w:del w:id="1259" w:author="Tebokgo Mabuto (ECP)" w:date="2026-06-30T14:46:00Z" w16du:dateUtc="2026-06-30T12:46:00Z">
              <w:r w:rsidRPr="00564CD5" w:rsidDel="00A2232E">
                <w:rPr>
                  <w:rFonts w:ascii="Arial" w:hAnsi="Arial" w:cs="Arial"/>
                  <w:sz w:val="20"/>
                  <w:szCs w:val="20"/>
                </w:rPr>
                <w:delText>•</w:delText>
              </w:r>
              <w:r w:rsidRPr="00564CD5" w:rsidDel="00A2232E">
                <w:rPr>
                  <w:rFonts w:ascii="Arial" w:hAnsi="Arial" w:cs="Arial"/>
                  <w:sz w:val="20"/>
                  <w:szCs w:val="20"/>
                </w:rPr>
                <w:tab/>
                <w:delText xml:space="preserve">Tenderer has submitted bid with fully completed and signed Form of Offer </w:delText>
              </w:r>
            </w:del>
          </w:p>
          <w:p w14:paraId="41C71053" w14:textId="3F137D2C" w:rsidR="00564CD5" w:rsidRPr="00564CD5" w:rsidDel="00A2232E" w:rsidRDefault="00564CD5" w:rsidP="00564CD5">
            <w:pPr>
              <w:ind w:left="105" w:right="135"/>
              <w:jc w:val="both"/>
              <w:textAlignment w:val="baseline"/>
              <w:rPr>
                <w:del w:id="1260" w:author="Tebokgo Mabuto (ECP)" w:date="2026-06-30T14:46:00Z" w16du:dateUtc="2026-06-30T12:46:00Z"/>
                <w:rFonts w:ascii="Arial" w:hAnsi="Arial" w:cs="Arial"/>
                <w:sz w:val="20"/>
                <w:szCs w:val="20"/>
              </w:rPr>
            </w:pPr>
          </w:p>
          <w:p w14:paraId="0CCA2888" w14:textId="00174826" w:rsidR="00564CD5" w:rsidRPr="00564CD5" w:rsidDel="00A2232E" w:rsidRDefault="00564CD5" w:rsidP="00564CD5">
            <w:pPr>
              <w:ind w:left="105" w:right="135"/>
              <w:jc w:val="both"/>
              <w:textAlignment w:val="baseline"/>
              <w:rPr>
                <w:del w:id="1261" w:author="Tebokgo Mabuto (ECP)" w:date="2026-06-30T14:46:00Z" w16du:dateUtc="2026-06-30T12:46:00Z"/>
                <w:rFonts w:ascii="Arial" w:hAnsi="Arial" w:cs="Arial"/>
                <w:sz w:val="20"/>
                <w:szCs w:val="20"/>
              </w:rPr>
            </w:pPr>
            <w:del w:id="1262" w:author="Tebokgo Mabuto (ECP)" w:date="2026-06-30T14:46:00Z" w16du:dateUtc="2026-06-30T12:46:00Z">
              <w:r w:rsidRPr="00564CD5" w:rsidDel="00A2232E">
                <w:rPr>
                  <w:rFonts w:ascii="Arial" w:hAnsi="Arial" w:cs="Arial"/>
                  <w:sz w:val="20"/>
                  <w:szCs w:val="20"/>
                </w:rPr>
                <w:delText xml:space="preserve">A material deviation or qualification is one which, in the Employer's opinion, would: </w:delText>
              </w:r>
            </w:del>
          </w:p>
          <w:p w14:paraId="42819DDB" w14:textId="18378677" w:rsidR="00564CD5" w:rsidRPr="00564CD5" w:rsidDel="00A2232E" w:rsidRDefault="00564CD5" w:rsidP="00564CD5">
            <w:pPr>
              <w:ind w:left="105" w:right="135"/>
              <w:jc w:val="both"/>
              <w:textAlignment w:val="baseline"/>
              <w:rPr>
                <w:del w:id="1263" w:author="Tebokgo Mabuto (ECP)" w:date="2026-06-30T14:46:00Z" w16du:dateUtc="2026-06-30T12:46:00Z"/>
                <w:rFonts w:ascii="Arial" w:hAnsi="Arial" w:cs="Arial"/>
                <w:sz w:val="20"/>
                <w:szCs w:val="20"/>
              </w:rPr>
            </w:pPr>
          </w:p>
          <w:p w14:paraId="0191BA19" w14:textId="7A710C02" w:rsidR="00564CD5" w:rsidRPr="00564CD5" w:rsidDel="00A2232E" w:rsidRDefault="00564CD5" w:rsidP="00564CD5">
            <w:pPr>
              <w:ind w:left="105" w:right="135"/>
              <w:jc w:val="both"/>
              <w:textAlignment w:val="baseline"/>
              <w:rPr>
                <w:del w:id="1264" w:author="Tebokgo Mabuto (ECP)" w:date="2026-06-30T14:46:00Z" w16du:dateUtc="2026-06-30T12:46:00Z"/>
                <w:rFonts w:ascii="Arial" w:hAnsi="Arial" w:cs="Arial"/>
                <w:sz w:val="20"/>
                <w:szCs w:val="20"/>
              </w:rPr>
            </w:pPr>
            <w:del w:id="1265" w:author="Tebokgo Mabuto (ECP)" w:date="2026-06-30T14:46:00Z" w16du:dateUtc="2026-06-30T12:46:00Z">
              <w:r w:rsidRPr="00564CD5" w:rsidDel="00A2232E">
                <w:rPr>
                  <w:rFonts w:ascii="Arial" w:hAnsi="Arial" w:cs="Arial"/>
                  <w:sz w:val="20"/>
                  <w:szCs w:val="20"/>
                </w:rPr>
                <w:delText xml:space="preserve">a) detrimentally affect the scope, quality, or performance of the works, services or supply identified in the Scope of Work, </w:delText>
              </w:r>
            </w:del>
          </w:p>
          <w:p w14:paraId="4E9CF4E6" w14:textId="72FA3AA7" w:rsidR="00564CD5" w:rsidRPr="00564CD5" w:rsidDel="00A2232E" w:rsidRDefault="00564CD5" w:rsidP="00564CD5">
            <w:pPr>
              <w:ind w:left="105" w:right="135"/>
              <w:jc w:val="both"/>
              <w:textAlignment w:val="baseline"/>
              <w:rPr>
                <w:del w:id="1266" w:author="Tebokgo Mabuto (ECP)" w:date="2026-06-30T14:46:00Z" w16du:dateUtc="2026-06-30T12:46:00Z"/>
                <w:rFonts w:ascii="Arial" w:hAnsi="Arial" w:cs="Arial"/>
                <w:sz w:val="20"/>
                <w:szCs w:val="20"/>
              </w:rPr>
            </w:pPr>
            <w:del w:id="1267" w:author="Tebokgo Mabuto (ECP)" w:date="2026-06-30T14:46:00Z" w16du:dateUtc="2026-06-30T12:46:00Z">
              <w:r w:rsidRPr="00564CD5" w:rsidDel="00A2232E">
                <w:rPr>
                  <w:rFonts w:ascii="Arial" w:hAnsi="Arial" w:cs="Arial"/>
                  <w:sz w:val="20"/>
                  <w:szCs w:val="20"/>
                </w:rPr>
                <w:delText xml:space="preserve">b) significantly change the Employer's or the tenderer's risks and responsibilities under the contract, or </w:delText>
              </w:r>
            </w:del>
          </w:p>
          <w:p w14:paraId="6A166D38" w14:textId="65CD1919" w:rsidR="004A1DAC" w:rsidDel="00A2232E" w:rsidRDefault="00564CD5" w:rsidP="00564CD5">
            <w:pPr>
              <w:ind w:left="105" w:right="135"/>
              <w:jc w:val="both"/>
              <w:textAlignment w:val="baseline"/>
              <w:rPr>
                <w:del w:id="1268" w:author="Tebokgo Mabuto (ECP)" w:date="2026-06-30T14:46:00Z" w16du:dateUtc="2026-06-30T12:46:00Z"/>
                <w:rFonts w:ascii="Arial" w:hAnsi="Arial" w:cs="Arial"/>
                <w:sz w:val="20"/>
                <w:szCs w:val="20"/>
              </w:rPr>
            </w:pPr>
            <w:del w:id="1269" w:author="Tebokgo Mabuto (ECP)" w:date="2026-06-30T14:46:00Z" w16du:dateUtc="2026-06-30T12:46:00Z">
              <w:r w:rsidRPr="00564CD5" w:rsidDel="00A2232E">
                <w:rPr>
                  <w:rFonts w:ascii="Arial" w:hAnsi="Arial" w:cs="Arial"/>
                  <w:sz w:val="20"/>
                  <w:szCs w:val="20"/>
                </w:rPr>
                <w:delText>c) affect the competitive position of other tenderers presenting responsive tenders, if it were to be rectified. Reject a non-responsive tender offer, and not allow it to be subsequently made responsive by correction or withdrawal of the non-conforming deviation or reservation.</w:delText>
              </w:r>
            </w:del>
          </w:p>
          <w:p w14:paraId="6C24303D" w14:textId="0848D051" w:rsidR="00564CD5" w:rsidRPr="004E65F1" w:rsidDel="00A2232E" w:rsidRDefault="00564CD5" w:rsidP="00564CD5">
            <w:pPr>
              <w:ind w:left="105" w:right="135"/>
              <w:jc w:val="both"/>
              <w:textAlignment w:val="baseline"/>
              <w:rPr>
                <w:del w:id="1270" w:author="Tebokgo Mabuto (ECP)" w:date="2026-06-30T14:46:00Z" w16du:dateUtc="2026-06-30T12:46:00Z"/>
                <w:rFonts w:ascii="Arial" w:hAnsi="Arial" w:cs="Arial"/>
                <w:sz w:val="20"/>
                <w:szCs w:val="20"/>
              </w:rPr>
            </w:pPr>
          </w:p>
        </w:tc>
      </w:tr>
      <w:tr w:rsidR="00EE3BF1" w:rsidRPr="004E65F1" w:rsidDel="00A2232E" w14:paraId="38078089" w14:textId="0CCBBC76" w:rsidTr="009E52D7">
        <w:trPr>
          <w:trHeight w:val="15"/>
          <w:del w:id="1271"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28FEC0A3" w14:textId="1AD0CE48" w:rsidR="00DB355E" w:rsidRPr="004E65F1" w:rsidDel="00A2232E" w:rsidRDefault="00DB355E" w:rsidP="006D623C">
            <w:pPr>
              <w:textAlignment w:val="baseline"/>
              <w:rPr>
                <w:del w:id="1272" w:author="Tebokgo Mabuto (ECP)" w:date="2026-06-30T14:46:00Z" w16du:dateUtc="2026-06-30T12:46:00Z"/>
                <w:rFonts w:ascii="Segoe UI" w:eastAsia="Times New Roman" w:hAnsi="Segoe UI" w:cs="Segoe UI"/>
                <w:sz w:val="20"/>
                <w:szCs w:val="20"/>
                <w:lang w:eastAsia="en-ZA"/>
              </w:rPr>
            </w:pPr>
            <w:del w:id="1273" w:author="Tebokgo Mabuto (ECP)" w:date="2026-06-30T14:46:00Z" w16du:dateUtc="2026-06-30T12:46:00Z">
              <w:r w:rsidRPr="004E65F1" w:rsidDel="00A2232E">
                <w:rPr>
                  <w:rFonts w:ascii="Arial" w:eastAsia="Times New Roman" w:hAnsi="Arial" w:cs="Arial"/>
                  <w:sz w:val="20"/>
                  <w:szCs w:val="20"/>
                  <w:lang w:val="en-GB" w:eastAsia="en-ZA"/>
                </w:rPr>
                <w:delText>C.3.9</w:delText>
              </w:r>
            </w:del>
          </w:p>
          <w:p w14:paraId="5030FF7C" w14:textId="5A203E8B" w:rsidR="00DB355E" w:rsidRPr="004E65F1" w:rsidDel="00A2232E" w:rsidRDefault="00DB355E" w:rsidP="006D623C">
            <w:pPr>
              <w:textAlignment w:val="baseline"/>
              <w:rPr>
                <w:del w:id="1274" w:author="Tebokgo Mabuto (ECP)" w:date="2026-06-30T14:46:00Z" w16du:dateUtc="2026-06-30T12:46:00Z"/>
                <w:rFonts w:ascii="Segoe UI" w:eastAsia="Times New Roman" w:hAnsi="Segoe UI" w:cs="Segoe UI"/>
                <w:sz w:val="20"/>
                <w:szCs w:val="20"/>
                <w:lang w:eastAsia="en-ZA"/>
              </w:rPr>
            </w:pPr>
            <w:del w:id="1275" w:author="Tebokgo Mabuto (ECP)" w:date="2026-06-30T14:46:00Z" w16du:dateUtc="2026-06-30T12:46:00Z">
              <w:r w:rsidRPr="004E65F1" w:rsidDel="00A2232E">
                <w:rPr>
                  <w:rFonts w:ascii="Arial" w:eastAsia="Times New Roman" w:hAnsi="Arial" w:cs="Arial"/>
                  <w:sz w:val="20"/>
                  <w:szCs w:val="20"/>
                  <w:lang w:eastAsia="en-ZA"/>
                </w:rPr>
                <w:delText> </w:delText>
              </w:r>
            </w:del>
          </w:p>
          <w:p w14:paraId="02C622D3" w14:textId="4CAD5178" w:rsidR="00DB355E" w:rsidRPr="004E65F1" w:rsidDel="00A2232E" w:rsidRDefault="00DB355E" w:rsidP="006D623C">
            <w:pPr>
              <w:textAlignment w:val="baseline"/>
              <w:rPr>
                <w:del w:id="1276" w:author="Tebokgo Mabuto (ECP)" w:date="2026-06-30T14:46:00Z" w16du:dateUtc="2026-06-30T12:46:00Z"/>
                <w:rFonts w:ascii="Segoe UI" w:eastAsia="Times New Roman" w:hAnsi="Segoe UI" w:cs="Segoe UI"/>
                <w:sz w:val="20"/>
                <w:szCs w:val="20"/>
                <w:lang w:eastAsia="en-ZA"/>
              </w:rPr>
            </w:pPr>
            <w:del w:id="1277" w:author="Tebokgo Mabuto (ECP)" w:date="2026-06-30T14:46:00Z" w16du:dateUtc="2026-06-30T12:46:00Z">
              <w:r w:rsidRPr="004E65F1" w:rsidDel="00A2232E">
                <w:rPr>
                  <w:rFonts w:ascii="Arial" w:eastAsia="Times New Roman" w:hAnsi="Arial" w:cs="Arial"/>
                  <w:sz w:val="20"/>
                  <w:szCs w:val="20"/>
                  <w:lang w:val="en-GB" w:eastAsia="en-ZA"/>
                </w:rPr>
                <w:delText>C.3.9.1</w:delText>
              </w:r>
            </w:del>
          </w:p>
          <w:p w14:paraId="0632A5EA" w14:textId="221AFF20" w:rsidR="00DB355E" w:rsidRPr="004E65F1" w:rsidDel="00A2232E" w:rsidRDefault="00DB355E" w:rsidP="006D623C">
            <w:pPr>
              <w:textAlignment w:val="baseline"/>
              <w:rPr>
                <w:del w:id="1278" w:author="Tebokgo Mabuto (ECP)" w:date="2026-06-30T14:46:00Z" w16du:dateUtc="2026-06-30T12:46:00Z"/>
                <w:rFonts w:ascii="Segoe UI" w:eastAsia="Times New Roman" w:hAnsi="Segoe UI" w:cs="Segoe UI"/>
                <w:sz w:val="20"/>
                <w:szCs w:val="20"/>
                <w:lang w:eastAsia="en-ZA"/>
              </w:rPr>
            </w:pPr>
            <w:del w:id="1279" w:author="Tebokgo Mabuto (ECP)" w:date="2026-06-30T14:46:00Z" w16du:dateUtc="2026-06-30T12:46:00Z">
              <w:r w:rsidRPr="004E65F1" w:rsidDel="00A2232E">
                <w:rPr>
                  <w:rFonts w:ascii="Arial" w:eastAsia="Times New Roman" w:hAnsi="Arial" w:cs="Arial"/>
                  <w:sz w:val="20"/>
                  <w:szCs w:val="20"/>
                  <w:lang w:eastAsia="en-ZA"/>
                </w:rPr>
                <w:delText> </w:delText>
              </w:r>
            </w:del>
          </w:p>
          <w:p w14:paraId="6013AA65" w14:textId="03614717" w:rsidR="00DB355E" w:rsidRPr="004E65F1" w:rsidDel="00A2232E" w:rsidRDefault="00DB355E" w:rsidP="006D623C">
            <w:pPr>
              <w:textAlignment w:val="baseline"/>
              <w:rPr>
                <w:del w:id="1280" w:author="Tebokgo Mabuto (ECP)" w:date="2026-06-30T14:46:00Z" w16du:dateUtc="2026-06-30T12:46:00Z"/>
                <w:rFonts w:ascii="Segoe UI" w:eastAsia="Times New Roman" w:hAnsi="Segoe UI" w:cs="Segoe UI"/>
                <w:sz w:val="20"/>
                <w:szCs w:val="20"/>
                <w:lang w:eastAsia="en-ZA"/>
              </w:rPr>
            </w:pPr>
            <w:del w:id="1281" w:author="Tebokgo Mabuto (ECP)" w:date="2026-06-30T14:46:00Z" w16du:dateUtc="2026-06-30T12:46:00Z">
              <w:r w:rsidRPr="004E65F1" w:rsidDel="00A2232E">
                <w:rPr>
                  <w:rFonts w:ascii="Arial" w:eastAsia="Times New Roman" w:hAnsi="Arial" w:cs="Arial"/>
                  <w:sz w:val="20"/>
                  <w:szCs w:val="20"/>
                  <w:lang w:eastAsia="en-ZA"/>
                </w:rPr>
                <w:delText> </w:delText>
              </w:r>
            </w:del>
          </w:p>
          <w:p w14:paraId="31B416D6" w14:textId="482D1507" w:rsidR="00DB355E" w:rsidRPr="004E65F1" w:rsidDel="00A2232E" w:rsidRDefault="00DB355E" w:rsidP="006D623C">
            <w:pPr>
              <w:textAlignment w:val="baseline"/>
              <w:rPr>
                <w:del w:id="1282" w:author="Tebokgo Mabuto (ECP)" w:date="2026-06-30T14:46:00Z" w16du:dateUtc="2026-06-30T12:46:00Z"/>
                <w:rFonts w:ascii="Segoe UI" w:eastAsia="Times New Roman" w:hAnsi="Segoe UI" w:cs="Segoe UI"/>
                <w:sz w:val="20"/>
                <w:szCs w:val="20"/>
                <w:lang w:eastAsia="en-ZA"/>
              </w:rPr>
            </w:pPr>
            <w:del w:id="1283" w:author="Tebokgo Mabuto (ECP)" w:date="2026-06-30T14:46:00Z" w16du:dateUtc="2026-06-30T12:46:00Z">
              <w:r w:rsidRPr="004E65F1" w:rsidDel="00A2232E">
                <w:rPr>
                  <w:rFonts w:ascii="Arial" w:eastAsia="Times New Roman" w:hAnsi="Arial" w:cs="Arial"/>
                  <w:sz w:val="20"/>
                  <w:szCs w:val="20"/>
                  <w:lang w:val="en-GB" w:eastAsia="en-ZA"/>
                </w:rPr>
                <w:delText>C.3.9.2</w:delText>
              </w:r>
              <w:r w:rsidRPr="004E65F1" w:rsidDel="00A2232E">
                <w:rPr>
                  <w:rFonts w:ascii="Arial" w:eastAsia="Times New Roman" w:hAnsi="Arial" w:cs="Arial"/>
                  <w:sz w:val="20"/>
                  <w:szCs w:val="20"/>
                  <w:lang w:eastAsia="en-ZA"/>
                </w:rPr>
                <w:delText> </w:delText>
              </w:r>
            </w:del>
          </w:p>
          <w:p w14:paraId="64DCE7EE" w14:textId="1F12C230" w:rsidR="00DB355E" w:rsidRPr="004E65F1" w:rsidDel="00A2232E" w:rsidRDefault="00DB355E" w:rsidP="006D623C">
            <w:pPr>
              <w:textAlignment w:val="baseline"/>
              <w:rPr>
                <w:del w:id="1284" w:author="Tebokgo Mabuto (ECP)" w:date="2026-06-30T14:46:00Z" w16du:dateUtc="2026-06-30T12:46:00Z"/>
                <w:rFonts w:ascii="Segoe UI" w:eastAsia="Times New Roman" w:hAnsi="Segoe UI" w:cs="Segoe UI"/>
                <w:sz w:val="20"/>
                <w:szCs w:val="20"/>
                <w:lang w:eastAsia="en-ZA"/>
              </w:rPr>
            </w:pPr>
            <w:del w:id="1285" w:author="Tebokgo Mabuto (ECP)" w:date="2026-06-30T14:46:00Z" w16du:dateUtc="2026-06-30T12:46:00Z">
              <w:r w:rsidRPr="004E65F1" w:rsidDel="00A2232E">
                <w:rPr>
                  <w:rFonts w:ascii="Arial" w:eastAsia="Times New Roman" w:hAnsi="Arial" w:cs="Arial"/>
                  <w:sz w:val="20"/>
                  <w:szCs w:val="20"/>
                  <w:lang w:eastAsia="en-ZA"/>
                </w:rPr>
                <w:delText> </w:delText>
              </w:r>
            </w:del>
          </w:p>
          <w:p w14:paraId="09BA8DA6" w14:textId="65B6E054" w:rsidR="00DB355E" w:rsidRPr="004E65F1" w:rsidDel="00A2232E" w:rsidRDefault="00DB355E" w:rsidP="006D623C">
            <w:pPr>
              <w:textAlignment w:val="baseline"/>
              <w:rPr>
                <w:del w:id="1286" w:author="Tebokgo Mabuto (ECP)" w:date="2026-06-30T14:46:00Z" w16du:dateUtc="2026-06-30T12:46:00Z"/>
                <w:rFonts w:ascii="Segoe UI" w:eastAsia="Times New Roman" w:hAnsi="Segoe UI" w:cs="Segoe UI"/>
                <w:sz w:val="20"/>
                <w:szCs w:val="20"/>
                <w:lang w:eastAsia="en-ZA"/>
              </w:rPr>
            </w:pPr>
            <w:del w:id="1287" w:author="Tebokgo Mabuto (ECP)" w:date="2026-06-30T14:46:00Z" w16du:dateUtc="2026-06-30T12:46:00Z">
              <w:r w:rsidRPr="004E65F1" w:rsidDel="00A2232E">
                <w:rPr>
                  <w:rFonts w:ascii="Arial" w:eastAsia="Times New Roman" w:hAnsi="Arial" w:cs="Arial"/>
                  <w:sz w:val="20"/>
                  <w:szCs w:val="20"/>
                  <w:lang w:eastAsia="en-ZA"/>
                </w:rPr>
                <w:delText> </w:delText>
              </w:r>
            </w:del>
          </w:p>
          <w:p w14:paraId="54D8DA44" w14:textId="3CA5A56F" w:rsidR="00DB355E" w:rsidRPr="004E65F1" w:rsidDel="00A2232E" w:rsidRDefault="00DB355E" w:rsidP="006D623C">
            <w:pPr>
              <w:textAlignment w:val="baseline"/>
              <w:rPr>
                <w:del w:id="1288" w:author="Tebokgo Mabuto (ECP)" w:date="2026-06-30T14:46:00Z" w16du:dateUtc="2026-06-30T12:46:00Z"/>
                <w:rFonts w:ascii="Segoe UI" w:eastAsia="Times New Roman" w:hAnsi="Segoe UI" w:cs="Segoe UI"/>
                <w:sz w:val="20"/>
                <w:szCs w:val="20"/>
                <w:lang w:eastAsia="en-ZA"/>
              </w:rPr>
            </w:pPr>
            <w:del w:id="1289" w:author="Tebokgo Mabuto (ECP)" w:date="2026-06-30T14:46:00Z" w16du:dateUtc="2026-06-30T12:46:00Z">
              <w:r w:rsidRPr="004E65F1" w:rsidDel="00A2232E">
                <w:rPr>
                  <w:rFonts w:ascii="Arial" w:eastAsia="Times New Roman" w:hAnsi="Arial" w:cs="Arial"/>
                  <w:sz w:val="20"/>
                  <w:szCs w:val="20"/>
                  <w:lang w:eastAsia="en-ZA"/>
                </w:rPr>
                <w:delText> </w:delText>
              </w:r>
            </w:del>
          </w:p>
          <w:p w14:paraId="1E3A4F0D" w14:textId="59053672" w:rsidR="00DB355E" w:rsidRPr="004E65F1" w:rsidDel="00A2232E" w:rsidRDefault="00DB355E" w:rsidP="006D623C">
            <w:pPr>
              <w:textAlignment w:val="baseline"/>
              <w:rPr>
                <w:del w:id="1290" w:author="Tebokgo Mabuto (ECP)" w:date="2026-06-30T14:46:00Z" w16du:dateUtc="2026-06-30T12:46:00Z"/>
                <w:rFonts w:ascii="Segoe UI" w:eastAsia="Times New Roman" w:hAnsi="Segoe UI" w:cs="Segoe UI"/>
                <w:sz w:val="20"/>
                <w:szCs w:val="20"/>
                <w:lang w:eastAsia="en-ZA"/>
              </w:rPr>
            </w:pPr>
            <w:del w:id="1291" w:author="Tebokgo Mabuto (ECP)" w:date="2026-06-30T14:46:00Z" w16du:dateUtc="2026-06-30T12:46:00Z">
              <w:r w:rsidRPr="004E65F1" w:rsidDel="00A2232E">
                <w:rPr>
                  <w:rFonts w:ascii="Arial" w:eastAsia="Times New Roman" w:hAnsi="Arial" w:cs="Arial"/>
                  <w:sz w:val="20"/>
                  <w:szCs w:val="20"/>
                  <w:lang w:eastAsia="en-ZA"/>
                </w:rPr>
                <w:delText> </w:delText>
              </w:r>
            </w:del>
          </w:p>
          <w:p w14:paraId="3DF7723A" w14:textId="70CCEC9B" w:rsidR="00DB355E" w:rsidRPr="004E65F1" w:rsidDel="00A2232E" w:rsidRDefault="00DB355E" w:rsidP="006D623C">
            <w:pPr>
              <w:textAlignment w:val="baseline"/>
              <w:rPr>
                <w:del w:id="1292" w:author="Tebokgo Mabuto (ECP)" w:date="2026-06-30T14:46:00Z" w16du:dateUtc="2026-06-30T12:46:00Z"/>
                <w:rFonts w:ascii="Segoe UI" w:eastAsia="Times New Roman" w:hAnsi="Segoe UI" w:cs="Segoe UI"/>
                <w:sz w:val="20"/>
                <w:szCs w:val="20"/>
                <w:lang w:eastAsia="en-ZA"/>
              </w:rPr>
            </w:pPr>
            <w:del w:id="1293" w:author="Tebokgo Mabuto (ECP)" w:date="2026-06-30T14:46:00Z" w16du:dateUtc="2026-06-30T12:46:00Z">
              <w:r w:rsidRPr="004E65F1" w:rsidDel="00A2232E">
                <w:rPr>
                  <w:rFonts w:ascii="Arial" w:eastAsia="Times New Roman" w:hAnsi="Arial" w:cs="Arial"/>
                  <w:sz w:val="20"/>
                  <w:szCs w:val="20"/>
                  <w:lang w:eastAsia="en-ZA"/>
                </w:rPr>
                <w:delText> </w:delText>
              </w:r>
            </w:del>
          </w:p>
          <w:p w14:paraId="58E5E001" w14:textId="4706D156" w:rsidR="00DB355E" w:rsidRPr="004E65F1" w:rsidDel="00A2232E" w:rsidRDefault="00DB355E" w:rsidP="006D623C">
            <w:pPr>
              <w:textAlignment w:val="baseline"/>
              <w:rPr>
                <w:del w:id="1294" w:author="Tebokgo Mabuto (ECP)" w:date="2026-06-30T14:46:00Z" w16du:dateUtc="2026-06-30T12:46:00Z"/>
                <w:rFonts w:ascii="Segoe UI" w:eastAsia="Times New Roman" w:hAnsi="Segoe UI" w:cs="Segoe UI"/>
                <w:sz w:val="20"/>
                <w:szCs w:val="20"/>
                <w:lang w:eastAsia="en-ZA"/>
              </w:rPr>
            </w:pPr>
            <w:del w:id="1295" w:author="Tebokgo Mabuto (ECP)" w:date="2026-06-30T14:46:00Z" w16du:dateUtc="2026-06-30T12:46:00Z">
              <w:r w:rsidRPr="004E65F1" w:rsidDel="00A2232E">
                <w:rPr>
                  <w:rFonts w:ascii="Arial" w:eastAsia="Times New Roman" w:hAnsi="Arial" w:cs="Arial"/>
                  <w:sz w:val="20"/>
                  <w:szCs w:val="20"/>
                  <w:lang w:eastAsia="en-ZA"/>
                </w:rPr>
                <w:delText> </w:delText>
              </w:r>
            </w:del>
          </w:p>
          <w:p w14:paraId="05CF6467" w14:textId="0218D984" w:rsidR="00DB355E" w:rsidRPr="004E65F1" w:rsidDel="00A2232E" w:rsidRDefault="00DB355E" w:rsidP="006D623C">
            <w:pPr>
              <w:textAlignment w:val="baseline"/>
              <w:rPr>
                <w:del w:id="1296" w:author="Tebokgo Mabuto (ECP)" w:date="2026-06-30T14:46:00Z" w16du:dateUtc="2026-06-30T12:46:00Z"/>
                <w:rFonts w:ascii="Segoe UI" w:eastAsia="Times New Roman" w:hAnsi="Segoe UI" w:cs="Segoe UI"/>
                <w:sz w:val="20"/>
                <w:szCs w:val="20"/>
                <w:lang w:eastAsia="en-ZA"/>
              </w:rPr>
            </w:pPr>
            <w:del w:id="1297" w:author="Tebokgo Mabuto (ECP)" w:date="2026-06-30T14:46:00Z" w16du:dateUtc="2026-06-30T12:46:00Z">
              <w:r w:rsidRPr="004E65F1" w:rsidDel="00A2232E">
                <w:rPr>
                  <w:rFonts w:ascii="Arial" w:eastAsia="Times New Roman" w:hAnsi="Arial" w:cs="Arial"/>
                  <w:sz w:val="20"/>
                  <w:szCs w:val="20"/>
                  <w:lang w:eastAsia="en-ZA"/>
                </w:rPr>
                <w:delText> </w:delText>
              </w:r>
            </w:del>
          </w:p>
          <w:p w14:paraId="004B7553" w14:textId="2F6740AB" w:rsidR="00DB355E" w:rsidRPr="004E65F1" w:rsidDel="00A2232E" w:rsidRDefault="00DB355E" w:rsidP="006D623C">
            <w:pPr>
              <w:textAlignment w:val="baseline"/>
              <w:rPr>
                <w:del w:id="1298" w:author="Tebokgo Mabuto (ECP)" w:date="2026-06-30T14:46:00Z" w16du:dateUtc="2026-06-30T12:46:00Z"/>
                <w:rFonts w:ascii="Segoe UI" w:eastAsia="Times New Roman" w:hAnsi="Segoe UI" w:cs="Segoe UI"/>
                <w:sz w:val="20"/>
                <w:szCs w:val="20"/>
                <w:lang w:eastAsia="en-ZA"/>
              </w:rPr>
            </w:pPr>
            <w:del w:id="1299" w:author="Tebokgo Mabuto (ECP)" w:date="2026-06-30T14:46:00Z" w16du:dateUtc="2026-06-30T12:46:00Z">
              <w:r w:rsidRPr="004E65F1" w:rsidDel="00A2232E">
                <w:rPr>
                  <w:rFonts w:ascii="Arial" w:eastAsia="Times New Roman" w:hAnsi="Arial" w:cs="Arial"/>
                  <w:sz w:val="20"/>
                  <w:szCs w:val="20"/>
                  <w:lang w:eastAsia="en-ZA"/>
                </w:rPr>
                <w:delText> </w:delText>
              </w:r>
            </w:del>
          </w:p>
          <w:p w14:paraId="4CD1FEB9" w14:textId="2728A7C1" w:rsidR="009E52D7" w:rsidDel="00A2232E" w:rsidRDefault="009E52D7" w:rsidP="006D623C">
            <w:pPr>
              <w:textAlignment w:val="baseline"/>
              <w:rPr>
                <w:del w:id="1300" w:author="Tebokgo Mabuto (ECP)" w:date="2026-06-30T14:46:00Z" w16du:dateUtc="2026-06-30T12:46:00Z"/>
                <w:rFonts w:ascii="Arial" w:eastAsia="Times New Roman" w:hAnsi="Arial" w:cs="Arial"/>
                <w:sz w:val="20"/>
                <w:szCs w:val="20"/>
                <w:lang w:eastAsia="en-ZA"/>
              </w:rPr>
            </w:pPr>
          </w:p>
          <w:p w14:paraId="69E0A394" w14:textId="1792EC23" w:rsidR="00DB355E" w:rsidRPr="004E65F1" w:rsidDel="00A2232E" w:rsidRDefault="00DB355E" w:rsidP="006D623C">
            <w:pPr>
              <w:textAlignment w:val="baseline"/>
              <w:rPr>
                <w:del w:id="1301" w:author="Tebokgo Mabuto (ECP)" w:date="2026-06-30T14:46:00Z" w16du:dateUtc="2026-06-30T12:46:00Z"/>
                <w:rFonts w:ascii="Segoe UI" w:eastAsia="Times New Roman" w:hAnsi="Segoe UI" w:cs="Segoe UI"/>
                <w:sz w:val="20"/>
                <w:szCs w:val="20"/>
                <w:lang w:eastAsia="en-ZA"/>
              </w:rPr>
            </w:pPr>
            <w:del w:id="1302" w:author="Tebokgo Mabuto (ECP)" w:date="2026-06-30T14:46:00Z" w16du:dateUtc="2026-06-30T12:46:00Z">
              <w:r w:rsidRPr="004E65F1" w:rsidDel="00A2232E">
                <w:rPr>
                  <w:rFonts w:ascii="Arial" w:eastAsia="Times New Roman" w:hAnsi="Arial" w:cs="Arial"/>
                  <w:sz w:val="20"/>
                  <w:szCs w:val="20"/>
                  <w:lang w:val="en-GB" w:eastAsia="en-ZA"/>
                </w:rPr>
                <w:delText>C.3.9.3</w:delText>
              </w:r>
              <w:r w:rsidRPr="004E65F1" w:rsidDel="00A2232E">
                <w:rPr>
                  <w:rFonts w:ascii="Arial" w:eastAsia="Times New Roman" w:hAnsi="Arial" w:cs="Arial"/>
                  <w:sz w:val="20"/>
                  <w:szCs w:val="20"/>
                  <w:lang w:eastAsia="en-ZA"/>
                </w:rPr>
                <w:delText> </w:delText>
              </w:r>
            </w:del>
          </w:p>
          <w:p w14:paraId="69F047F8" w14:textId="28C3437C" w:rsidR="00DB355E" w:rsidRPr="004E65F1" w:rsidDel="00A2232E" w:rsidRDefault="00DB355E" w:rsidP="006D623C">
            <w:pPr>
              <w:textAlignment w:val="baseline"/>
              <w:rPr>
                <w:del w:id="1303" w:author="Tebokgo Mabuto (ECP)" w:date="2026-06-30T14:46:00Z" w16du:dateUtc="2026-06-30T12:46:00Z"/>
                <w:rFonts w:ascii="Segoe UI" w:eastAsia="Times New Roman" w:hAnsi="Segoe UI" w:cs="Segoe UI"/>
                <w:sz w:val="20"/>
                <w:szCs w:val="20"/>
                <w:lang w:eastAsia="en-ZA"/>
              </w:rPr>
            </w:pPr>
            <w:del w:id="1304" w:author="Tebokgo Mabuto (ECP)" w:date="2026-06-30T14:46:00Z" w16du:dateUtc="2026-06-30T12:46:00Z">
              <w:r w:rsidRPr="004E65F1" w:rsidDel="00A2232E">
                <w:rPr>
                  <w:rFonts w:ascii="Arial" w:eastAsia="Times New Roman" w:hAnsi="Arial" w:cs="Arial"/>
                  <w:sz w:val="20"/>
                  <w:szCs w:val="20"/>
                  <w:lang w:eastAsia="en-ZA"/>
                </w:rPr>
                <w:delText> </w:delText>
              </w:r>
            </w:del>
          </w:p>
          <w:p w14:paraId="4205F033" w14:textId="6600ABCF" w:rsidR="00DB355E" w:rsidRPr="004E65F1" w:rsidDel="00A2232E" w:rsidRDefault="00DB355E" w:rsidP="006D623C">
            <w:pPr>
              <w:textAlignment w:val="baseline"/>
              <w:rPr>
                <w:del w:id="1305" w:author="Tebokgo Mabuto (ECP)" w:date="2026-06-30T14:46:00Z" w16du:dateUtc="2026-06-30T12:46:00Z"/>
                <w:rFonts w:ascii="Arial" w:eastAsia="Times New Roman" w:hAnsi="Arial" w:cs="Arial"/>
                <w:sz w:val="20"/>
                <w:szCs w:val="20"/>
                <w:lang w:eastAsia="en-ZA"/>
              </w:rPr>
            </w:pPr>
          </w:p>
          <w:p w14:paraId="479B20FB" w14:textId="31266A79" w:rsidR="00DB355E" w:rsidRPr="004E65F1" w:rsidDel="00A2232E" w:rsidRDefault="00DB355E" w:rsidP="006D623C">
            <w:pPr>
              <w:textAlignment w:val="baseline"/>
              <w:rPr>
                <w:del w:id="1306" w:author="Tebokgo Mabuto (ECP)" w:date="2026-06-30T14:46:00Z" w16du:dateUtc="2026-06-30T12:46:00Z"/>
                <w:rFonts w:ascii="Segoe UI" w:eastAsia="Times New Roman" w:hAnsi="Segoe UI" w:cs="Segoe UI"/>
                <w:sz w:val="20"/>
                <w:szCs w:val="20"/>
                <w:lang w:eastAsia="en-ZA"/>
              </w:rPr>
            </w:pPr>
            <w:del w:id="1307" w:author="Tebokgo Mabuto (ECP)" w:date="2026-06-30T14:46:00Z" w16du:dateUtc="2026-06-30T12:46:00Z">
              <w:r w:rsidRPr="004E65F1" w:rsidDel="00A2232E">
                <w:rPr>
                  <w:rFonts w:ascii="Arial" w:eastAsia="Times New Roman" w:hAnsi="Arial" w:cs="Arial"/>
                  <w:sz w:val="20"/>
                  <w:szCs w:val="20"/>
                  <w:lang w:val="en-GB" w:eastAsia="en-ZA"/>
                </w:rPr>
                <w:delText>C.3.9.4</w:delText>
              </w:r>
              <w:r w:rsidRPr="004E65F1" w:rsidDel="00A2232E">
                <w:rPr>
                  <w:rFonts w:ascii="Arial" w:eastAsia="Times New Roman" w:hAnsi="Arial" w:cs="Arial"/>
                  <w:sz w:val="20"/>
                  <w:szCs w:val="20"/>
                  <w:lang w:eastAsia="en-ZA"/>
                </w:rPr>
                <w:delText> </w:delText>
              </w:r>
            </w:del>
          </w:p>
          <w:p w14:paraId="254D1860" w14:textId="15ACE8B8" w:rsidR="00DB355E" w:rsidRPr="004E65F1" w:rsidDel="00A2232E" w:rsidRDefault="00DB355E" w:rsidP="006D623C">
            <w:pPr>
              <w:textAlignment w:val="baseline"/>
              <w:rPr>
                <w:del w:id="1308" w:author="Tebokgo Mabuto (ECP)" w:date="2026-06-30T14:46:00Z" w16du:dateUtc="2026-06-30T12:46:00Z"/>
                <w:rFonts w:ascii="Segoe UI" w:eastAsia="Times New Roman" w:hAnsi="Segoe UI" w:cs="Segoe UI"/>
                <w:sz w:val="20"/>
                <w:szCs w:val="20"/>
                <w:lang w:eastAsia="en-ZA"/>
              </w:rPr>
            </w:pPr>
            <w:del w:id="1309" w:author="Tebokgo Mabuto (ECP)" w:date="2026-06-30T14:46:00Z" w16du:dateUtc="2026-06-30T12:46:00Z">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hideMark/>
          </w:tcPr>
          <w:p w14:paraId="19ACD087" w14:textId="384264CA" w:rsidR="00DB355E" w:rsidRPr="004E65F1" w:rsidDel="00A2232E" w:rsidRDefault="00DB355E" w:rsidP="006D623C">
            <w:pPr>
              <w:ind w:left="360" w:hanging="360"/>
              <w:jc w:val="both"/>
              <w:textAlignment w:val="baseline"/>
              <w:rPr>
                <w:del w:id="1310" w:author="Tebokgo Mabuto (ECP)" w:date="2026-06-30T14:46:00Z" w16du:dateUtc="2026-06-30T12:46:00Z"/>
                <w:rFonts w:ascii="Arial" w:hAnsi="Arial" w:cs="Arial"/>
                <w:b/>
                <w:bCs/>
                <w:sz w:val="20"/>
                <w:szCs w:val="20"/>
              </w:rPr>
            </w:pPr>
            <w:del w:id="1311" w:author="Tebokgo Mabuto (ECP)" w:date="2026-06-30T14:46:00Z" w16du:dateUtc="2026-06-30T12:46:00Z">
              <w:r w:rsidRPr="004E65F1" w:rsidDel="00A2232E">
                <w:rPr>
                  <w:rFonts w:ascii="Arial" w:hAnsi="Arial" w:cs="Arial"/>
                  <w:b/>
                  <w:bCs/>
                  <w:sz w:val="20"/>
                  <w:szCs w:val="20"/>
                </w:rPr>
                <w:delText>Arithmetical errors, omissions, discrepancies and imbalanced unit rates </w:delText>
              </w:r>
            </w:del>
          </w:p>
          <w:p w14:paraId="15C8809F" w14:textId="2934C713" w:rsidR="00DB355E" w:rsidRPr="004E65F1" w:rsidDel="00A2232E" w:rsidRDefault="00DB355E" w:rsidP="006D623C">
            <w:pPr>
              <w:jc w:val="both"/>
              <w:textAlignment w:val="baseline"/>
              <w:rPr>
                <w:del w:id="1312" w:author="Tebokgo Mabuto (ECP)" w:date="2026-06-30T14:46:00Z" w16du:dateUtc="2026-06-30T12:46:00Z"/>
                <w:rFonts w:ascii="Arial" w:hAnsi="Arial" w:cs="Arial"/>
                <w:sz w:val="20"/>
                <w:szCs w:val="20"/>
              </w:rPr>
            </w:pPr>
            <w:del w:id="1313" w:author="Tebokgo Mabuto (ECP)" w:date="2026-06-30T14:46:00Z" w16du:dateUtc="2026-06-30T12:46:00Z">
              <w:r w:rsidRPr="004E65F1" w:rsidDel="00A2232E">
                <w:rPr>
                  <w:rFonts w:ascii="Arial" w:hAnsi="Arial" w:cs="Arial"/>
                  <w:sz w:val="20"/>
                  <w:szCs w:val="20"/>
                </w:rPr>
                <w:delText> </w:delText>
              </w:r>
            </w:del>
          </w:p>
          <w:p w14:paraId="47FB025E" w14:textId="0C8D8BC1" w:rsidR="00DB355E" w:rsidRPr="004E65F1" w:rsidDel="00A2232E" w:rsidRDefault="00DB355E" w:rsidP="006D623C">
            <w:pPr>
              <w:jc w:val="both"/>
              <w:textAlignment w:val="baseline"/>
              <w:rPr>
                <w:del w:id="1314" w:author="Tebokgo Mabuto (ECP)" w:date="2026-06-30T14:46:00Z" w16du:dateUtc="2026-06-30T12:46:00Z"/>
                <w:rFonts w:ascii="Arial" w:hAnsi="Arial" w:cs="Arial"/>
                <w:sz w:val="20"/>
                <w:szCs w:val="20"/>
              </w:rPr>
            </w:pPr>
            <w:del w:id="1315" w:author="Tebokgo Mabuto (ECP)" w:date="2026-06-30T14:46:00Z" w16du:dateUtc="2026-06-30T12:46:00Z">
              <w:r w:rsidRPr="004E65F1" w:rsidDel="00A2232E">
                <w:rPr>
                  <w:rFonts w:ascii="Arial" w:hAnsi="Arial" w:cs="Arial"/>
                  <w:sz w:val="20"/>
                  <w:szCs w:val="20"/>
                </w:rPr>
                <w:delText>Check responsive tenders for discrepancies between amounts in words and amounts in figures. Where there is a discrepancy between the amounts in figures and the amount in words, the amount in words shall govern. </w:delText>
              </w:r>
            </w:del>
          </w:p>
          <w:p w14:paraId="0396A93E" w14:textId="366F5A99" w:rsidR="00DB355E" w:rsidRPr="004E65F1" w:rsidDel="00A2232E" w:rsidRDefault="00DB355E" w:rsidP="006D623C">
            <w:pPr>
              <w:ind w:left="360" w:hanging="360"/>
              <w:jc w:val="both"/>
              <w:textAlignment w:val="baseline"/>
              <w:rPr>
                <w:del w:id="1316" w:author="Tebokgo Mabuto (ECP)" w:date="2026-06-30T14:46:00Z" w16du:dateUtc="2026-06-30T12:46:00Z"/>
                <w:rFonts w:ascii="Arial" w:hAnsi="Arial" w:cs="Arial"/>
                <w:sz w:val="20"/>
                <w:szCs w:val="20"/>
              </w:rPr>
            </w:pPr>
            <w:del w:id="1317" w:author="Tebokgo Mabuto (ECP)" w:date="2026-06-30T14:46:00Z" w16du:dateUtc="2026-06-30T12:46:00Z">
              <w:r w:rsidRPr="004E65F1" w:rsidDel="00A2232E">
                <w:rPr>
                  <w:rFonts w:ascii="Arial" w:hAnsi="Arial" w:cs="Arial"/>
                  <w:sz w:val="20"/>
                  <w:szCs w:val="20"/>
                </w:rPr>
                <w:delText> </w:delText>
              </w:r>
            </w:del>
          </w:p>
          <w:p w14:paraId="45E761E0" w14:textId="5DD6C94E" w:rsidR="00DB355E" w:rsidRPr="004E65F1" w:rsidDel="00A2232E" w:rsidRDefault="00DB355E" w:rsidP="006D623C">
            <w:pPr>
              <w:jc w:val="both"/>
              <w:textAlignment w:val="baseline"/>
              <w:rPr>
                <w:del w:id="1318" w:author="Tebokgo Mabuto (ECP)" w:date="2026-06-30T14:46:00Z" w16du:dateUtc="2026-06-30T12:46:00Z"/>
                <w:rFonts w:ascii="Arial" w:hAnsi="Arial" w:cs="Arial"/>
                <w:sz w:val="20"/>
                <w:szCs w:val="20"/>
              </w:rPr>
            </w:pPr>
            <w:del w:id="1319" w:author="Tebokgo Mabuto (ECP)" w:date="2026-06-30T14:46:00Z" w16du:dateUtc="2026-06-30T12:46:00Z">
              <w:r w:rsidRPr="004E65F1" w:rsidDel="00A2232E">
                <w:rPr>
                  <w:rFonts w:ascii="Arial" w:hAnsi="Arial" w:cs="Arial"/>
                  <w:sz w:val="20"/>
                  <w:szCs w:val="20"/>
                </w:rPr>
                <w:delText>Check the highest ranked tender or tenderer with the highest number of tender evaluation points after the evaluation of tender offers in accordance with C.3.11 for: </w:delText>
              </w:r>
            </w:del>
          </w:p>
          <w:p w14:paraId="58A2AA9C" w14:textId="4F17FC4B" w:rsidR="00DB355E" w:rsidRPr="004E65F1" w:rsidDel="00A2232E" w:rsidRDefault="00DB355E">
            <w:pPr>
              <w:widowControl/>
              <w:numPr>
                <w:ilvl w:val="0"/>
                <w:numId w:val="13"/>
              </w:numPr>
              <w:autoSpaceDE/>
              <w:autoSpaceDN/>
              <w:ind w:firstLine="0"/>
              <w:jc w:val="both"/>
              <w:textAlignment w:val="baseline"/>
              <w:rPr>
                <w:del w:id="1320" w:author="Tebokgo Mabuto (ECP)" w:date="2026-06-30T14:46:00Z" w16du:dateUtc="2026-06-30T12:46:00Z"/>
                <w:rFonts w:ascii="Arial" w:hAnsi="Arial" w:cs="Arial"/>
                <w:sz w:val="20"/>
                <w:szCs w:val="20"/>
              </w:rPr>
            </w:pPr>
            <w:del w:id="1321" w:author="Tebokgo Mabuto (ECP)" w:date="2026-06-30T14:46:00Z" w16du:dateUtc="2026-06-30T12:46:00Z">
              <w:r w:rsidRPr="004E65F1" w:rsidDel="00A2232E">
                <w:rPr>
                  <w:rFonts w:ascii="Arial" w:hAnsi="Arial" w:cs="Arial"/>
                  <w:sz w:val="20"/>
                  <w:szCs w:val="20"/>
                </w:rPr>
                <w:delText>the gross misplacement of the decimal point in any unit rate; </w:delText>
              </w:r>
            </w:del>
          </w:p>
          <w:p w14:paraId="73781383" w14:textId="5B6B7A06" w:rsidR="00DB355E" w:rsidRPr="004E65F1" w:rsidDel="00A2232E" w:rsidRDefault="00DB355E">
            <w:pPr>
              <w:widowControl/>
              <w:numPr>
                <w:ilvl w:val="0"/>
                <w:numId w:val="14"/>
              </w:numPr>
              <w:autoSpaceDE/>
              <w:autoSpaceDN/>
              <w:ind w:firstLine="0"/>
              <w:jc w:val="both"/>
              <w:textAlignment w:val="baseline"/>
              <w:rPr>
                <w:del w:id="1322" w:author="Tebokgo Mabuto (ECP)" w:date="2026-06-30T14:46:00Z" w16du:dateUtc="2026-06-30T12:46:00Z"/>
                <w:rFonts w:ascii="Arial" w:hAnsi="Arial" w:cs="Arial"/>
                <w:sz w:val="20"/>
                <w:szCs w:val="20"/>
              </w:rPr>
            </w:pPr>
            <w:del w:id="1323" w:author="Tebokgo Mabuto (ECP)" w:date="2026-06-30T14:46:00Z" w16du:dateUtc="2026-06-30T12:46:00Z">
              <w:r w:rsidRPr="004E65F1" w:rsidDel="00A2232E">
                <w:rPr>
                  <w:rFonts w:ascii="Arial" w:hAnsi="Arial" w:cs="Arial"/>
                  <w:sz w:val="20"/>
                  <w:szCs w:val="20"/>
                </w:rPr>
                <w:delText>omissions made in completing the pricing schedule or bills of quantities; or </w:delText>
              </w:r>
            </w:del>
          </w:p>
          <w:p w14:paraId="6091778F" w14:textId="1F3224CD" w:rsidR="00DB355E" w:rsidRPr="004E65F1" w:rsidDel="00A2232E" w:rsidRDefault="00DB355E">
            <w:pPr>
              <w:widowControl/>
              <w:numPr>
                <w:ilvl w:val="0"/>
                <w:numId w:val="15"/>
              </w:numPr>
              <w:autoSpaceDE/>
              <w:autoSpaceDN/>
              <w:ind w:firstLine="0"/>
              <w:jc w:val="both"/>
              <w:textAlignment w:val="baseline"/>
              <w:rPr>
                <w:del w:id="1324" w:author="Tebokgo Mabuto (ECP)" w:date="2026-06-30T14:46:00Z" w16du:dateUtc="2026-06-30T12:46:00Z"/>
                <w:rFonts w:ascii="Arial" w:hAnsi="Arial" w:cs="Arial"/>
                <w:sz w:val="20"/>
                <w:szCs w:val="20"/>
              </w:rPr>
            </w:pPr>
            <w:del w:id="1325" w:author="Tebokgo Mabuto (ECP)" w:date="2026-06-30T14:46:00Z" w16du:dateUtc="2026-06-30T12:46:00Z">
              <w:r w:rsidRPr="004E65F1" w:rsidDel="00A2232E">
                <w:rPr>
                  <w:rFonts w:ascii="Arial" w:hAnsi="Arial" w:cs="Arial"/>
                  <w:sz w:val="20"/>
                  <w:szCs w:val="20"/>
                </w:rPr>
                <w:delText>arithmetic errors in: </w:delText>
              </w:r>
            </w:del>
          </w:p>
          <w:p w14:paraId="47A4833D" w14:textId="61BA9BAC" w:rsidR="00DB355E" w:rsidRPr="004E65F1" w:rsidDel="00A2232E" w:rsidRDefault="00DB355E" w:rsidP="006D623C">
            <w:pPr>
              <w:ind w:left="720"/>
              <w:jc w:val="both"/>
              <w:textAlignment w:val="baseline"/>
              <w:rPr>
                <w:del w:id="1326" w:author="Tebokgo Mabuto (ECP)" w:date="2026-06-30T14:46:00Z" w16du:dateUtc="2026-06-30T12:46:00Z"/>
                <w:rFonts w:ascii="Arial" w:hAnsi="Arial" w:cs="Arial"/>
                <w:sz w:val="20"/>
                <w:szCs w:val="20"/>
              </w:rPr>
            </w:pPr>
          </w:p>
          <w:p w14:paraId="0D4B9048" w14:textId="105C7E5F" w:rsidR="00DB355E" w:rsidRPr="004E65F1" w:rsidDel="00A2232E" w:rsidRDefault="00DB355E" w:rsidP="006D623C">
            <w:pPr>
              <w:ind w:left="1125" w:hanging="555"/>
              <w:jc w:val="both"/>
              <w:textAlignment w:val="baseline"/>
              <w:rPr>
                <w:del w:id="1327" w:author="Tebokgo Mabuto (ECP)" w:date="2026-06-30T14:46:00Z" w16du:dateUtc="2026-06-30T12:46:00Z"/>
                <w:rFonts w:ascii="Arial" w:hAnsi="Arial" w:cs="Arial"/>
                <w:sz w:val="20"/>
                <w:szCs w:val="20"/>
              </w:rPr>
            </w:pPr>
            <w:del w:id="1328" w:author="Tebokgo Mabuto (ECP)" w:date="2026-06-30T14:46:00Z" w16du:dateUtc="2026-06-30T12:46:00Z">
              <w:r w:rsidRPr="004E65F1" w:rsidDel="00A2232E">
                <w:rPr>
                  <w:rFonts w:ascii="Arial" w:hAnsi="Arial" w:cs="Arial"/>
                  <w:sz w:val="20"/>
                  <w:szCs w:val="20"/>
                </w:rPr>
                <w:delText>i)</w:delText>
              </w:r>
              <w:r w:rsidRPr="004E65F1" w:rsidDel="00A2232E">
                <w:rPr>
                  <w:rFonts w:ascii="Arial" w:hAnsi="Arial" w:cs="Arial"/>
                  <w:sz w:val="20"/>
                  <w:szCs w:val="20"/>
                </w:rPr>
                <w:tab/>
                <w:delText>line item totals resulting from the product of a unit rate and a quantity in bills of quantities or schedules of prices; or </w:delText>
              </w:r>
            </w:del>
          </w:p>
          <w:p w14:paraId="26EADAD2" w14:textId="1AF1905B" w:rsidR="00DB355E" w:rsidRPr="004E65F1" w:rsidDel="00A2232E" w:rsidRDefault="00DB355E" w:rsidP="006D623C">
            <w:pPr>
              <w:ind w:left="1125" w:hanging="555"/>
              <w:jc w:val="both"/>
              <w:textAlignment w:val="baseline"/>
              <w:rPr>
                <w:del w:id="1329" w:author="Tebokgo Mabuto (ECP)" w:date="2026-06-30T14:46:00Z" w16du:dateUtc="2026-06-30T12:46:00Z"/>
                <w:rFonts w:ascii="Arial" w:hAnsi="Arial" w:cs="Arial"/>
                <w:sz w:val="20"/>
                <w:szCs w:val="20"/>
              </w:rPr>
            </w:pPr>
            <w:del w:id="1330" w:author="Tebokgo Mabuto (ECP)" w:date="2026-06-30T14:46:00Z" w16du:dateUtc="2026-06-30T12:46:00Z">
              <w:r w:rsidRPr="004E65F1" w:rsidDel="00A2232E">
                <w:rPr>
                  <w:rFonts w:ascii="Arial" w:hAnsi="Arial" w:cs="Arial"/>
                  <w:sz w:val="20"/>
                  <w:szCs w:val="20"/>
                </w:rPr>
                <w:delText>ii)</w:delText>
              </w:r>
              <w:r w:rsidRPr="004E65F1" w:rsidDel="00A2232E">
                <w:rPr>
                  <w:rFonts w:ascii="Arial" w:hAnsi="Arial" w:cs="Arial"/>
                  <w:sz w:val="20"/>
                  <w:szCs w:val="20"/>
                </w:rPr>
                <w:tab/>
                <w:delText>the summation of the prices. </w:delText>
              </w:r>
            </w:del>
          </w:p>
          <w:p w14:paraId="244767D4" w14:textId="4CE096E3" w:rsidR="00DB355E" w:rsidRPr="004E65F1" w:rsidDel="00A2232E" w:rsidRDefault="00DB355E" w:rsidP="00637F11">
            <w:pPr>
              <w:ind w:left="360" w:hanging="360"/>
              <w:jc w:val="both"/>
              <w:textAlignment w:val="baseline"/>
              <w:rPr>
                <w:del w:id="1331" w:author="Tebokgo Mabuto (ECP)" w:date="2026-06-30T14:46:00Z" w16du:dateUtc="2026-06-30T12:46:00Z"/>
                <w:rFonts w:ascii="Arial" w:hAnsi="Arial" w:cs="Arial"/>
                <w:sz w:val="20"/>
                <w:szCs w:val="20"/>
              </w:rPr>
            </w:pPr>
            <w:del w:id="1332" w:author="Tebokgo Mabuto (ECP)" w:date="2026-06-30T14:46:00Z" w16du:dateUtc="2026-06-30T12:46:00Z">
              <w:r w:rsidRPr="004E65F1" w:rsidDel="00A2232E">
                <w:rPr>
                  <w:rFonts w:ascii="Arial" w:hAnsi="Arial" w:cs="Arial"/>
                  <w:sz w:val="20"/>
                  <w:szCs w:val="20"/>
                </w:rPr>
                <w:delText> </w:delText>
              </w:r>
            </w:del>
          </w:p>
          <w:p w14:paraId="6266F373" w14:textId="06859E3C" w:rsidR="00DB355E" w:rsidRPr="004E65F1" w:rsidDel="00A2232E" w:rsidRDefault="00DB355E" w:rsidP="006D623C">
            <w:pPr>
              <w:jc w:val="both"/>
              <w:textAlignment w:val="baseline"/>
              <w:rPr>
                <w:del w:id="1333" w:author="Tebokgo Mabuto (ECP)" w:date="2026-06-30T14:46:00Z" w16du:dateUtc="2026-06-30T12:46:00Z"/>
                <w:rFonts w:ascii="Arial" w:hAnsi="Arial" w:cs="Arial"/>
                <w:sz w:val="20"/>
                <w:szCs w:val="20"/>
              </w:rPr>
            </w:pPr>
            <w:del w:id="1334" w:author="Tebokgo Mabuto (ECP)" w:date="2026-06-30T14:46:00Z" w16du:dateUtc="2026-06-30T12:46:00Z">
              <w:r w:rsidRPr="004E65F1" w:rsidDel="00A2232E">
                <w:rPr>
                  <w:rFonts w:ascii="Arial" w:hAnsi="Arial" w:cs="Arial"/>
                  <w:sz w:val="20"/>
                  <w:szCs w:val="20"/>
                </w:rPr>
                <w:delText>Notify the tenderer of all errors or omissions that are identified in the tender offer and either confirm the tender offer as tendered or accept the corrected total of prices. </w:delText>
              </w:r>
            </w:del>
          </w:p>
          <w:p w14:paraId="22966EE7" w14:textId="4F1412C7" w:rsidR="00DB355E" w:rsidRPr="004E65F1" w:rsidDel="00A2232E" w:rsidRDefault="00DB355E" w:rsidP="006D623C">
            <w:pPr>
              <w:jc w:val="both"/>
              <w:textAlignment w:val="baseline"/>
              <w:rPr>
                <w:del w:id="1335" w:author="Tebokgo Mabuto (ECP)" w:date="2026-06-30T14:46:00Z" w16du:dateUtc="2026-06-30T12:46:00Z"/>
                <w:rFonts w:ascii="Arial" w:hAnsi="Arial" w:cs="Arial"/>
                <w:sz w:val="20"/>
                <w:szCs w:val="20"/>
              </w:rPr>
            </w:pPr>
          </w:p>
          <w:p w14:paraId="00294B85" w14:textId="2482AF66" w:rsidR="00DB355E" w:rsidRPr="004E65F1" w:rsidDel="00A2232E" w:rsidRDefault="00DB355E" w:rsidP="006D623C">
            <w:pPr>
              <w:ind w:right="135"/>
              <w:jc w:val="both"/>
              <w:textAlignment w:val="baseline"/>
              <w:rPr>
                <w:del w:id="1336" w:author="Tebokgo Mabuto (ECP)" w:date="2026-06-30T14:46:00Z" w16du:dateUtc="2026-06-30T12:46:00Z"/>
                <w:rFonts w:ascii="Arial" w:hAnsi="Arial" w:cs="Arial"/>
                <w:sz w:val="20"/>
                <w:szCs w:val="20"/>
              </w:rPr>
            </w:pPr>
            <w:del w:id="1337" w:author="Tebokgo Mabuto (ECP)" w:date="2026-06-30T14:46:00Z" w16du:dateUtc="2026-06-30T12:46:00Z">
              <w:r w:rsidRPr="004E65F1" w:rsidDel="00A2232E">
                <w:rPr>
                  <w:rFonts w:ascii="Arial" w:hAnsi="Arial" w:cs="Arial"/>
                  <w:sz w:val="20"/>
                  <w:szCs w:val="20"/>
                </w:rPr>
                <w:delText xml:space="preserve">Where the tenderer elects to confirm the tender offer as tendered, correct the errors as follows: </w:delText>
              </w:r>
            </w:del>
          </w:p>
          <w:p w14:paraId="4B42D840" w14:textId="448F93CD" w:rsidR="00DB355E" w:rsidRPr="004E65F1" w:rsidDel="00A2232E" w:rsidRDefault="00DB355E" w:rsidP="006D623C">
            <w:pPr>
              <w:ind w:right="135"/>
              <w:jc w:val="both"/>
              <w:textAlignment w:val="baseline"/>
              <w:rPr>
                <w:del w:id="1338" w:author="Tebokgo Mabuto (ECP)" w:date="2026-06-30T14:46:00Z" w16du:dateUtc="2026-06-30T12:46:00Z"/>
                <w:rFonts w:ascii="Arial" w:hAnsi="Arial" w:cs="Arial"/>
                <w:sz w:val="20"/>
                <w:szCs w:val="20"/>
              </w:rPr>
            </w:pPr>
          </w:p>
          <w:p w14:paraId="5E6EEC29" w14:textId="73A93A6C" w:rsidR="00DB355E" w:rsidRPr="004E65F1" w:rsidDel="00A2232E" w:rsidRDefault="00DB355E" w:rsidP="006D623C">
            <w:pPr>
              <w:ind w:right="135"/>
              <w:jc w:val="both"/>
              <w:textAlignment w:val="baseline"/>
              <w:rPr>
                <w:del w:id="1339" w:author="Tebokgo Mabuto (ECP)" w:date="2026-06-30T14:46:00Z" w16du:dateUtc="2026-06-30T12:46:00Z"/>
                <w:rFonts w:ascii="Arial" w:hAnsi="Arial" w:cs="Arial"/>
                <w:sz w:val="20"/>
                <w:szCs w:val="20"/>
              </w:rPr>
            </w:pPr>
            <w:del w:id="1340" w:author="Tebokgo Mabuto (ECP)" w:date="2026-06-30T14:46:00Z" w16du:dateUtc="2026-06-30T12:46:00Z">
              <w:r w:rsidRPr="004E65F1" w:rsidDel="00A2232E">
                <w:rPr>
                  <w:rFonts w:ascii="Arial" w:hAnsi="Arial" w:cs="Arial"/>
                  <w:sz w:val="20"/>
                  <w:szCs w:val="20"/>
                </w:rPr>
                <w:delText>a) If bills of quantities or pricing schedules apply and there is an error in the line item total resulting from the product of the unit rate and the quantity, the line item total shall govern and the rate shall be corrected. Where there is an obviously gross misplacement of the decimal point in the unit rate, the line item total as quoted shall govern, and the unit rate shall be corrected.</w:delText>
              </w:r>
            </w:del>
          </w:p>
          <w:p w14:paraId="6066D21C" w14:textId="3E3324D1" w:rsidR="00DB355E" w:rsidRPr="004E65F1" w:rsidDel="00A2232E" w:rsidRDefault="00DB355E" w:rsidP="006D623C">
            <w:pPr>
              <w:ind w:right="135"/>
              <w:jc w:val="both"/>
              <w:textAlignment w:val="baseline"/>
              <w:rPr>
                <w:del w:id="1341" w:author="Tebokgo Mabuto (ECP)" w:date="2026-06-30T14:46:00Z" w16du:dateUtc="2026-06-30T12:46:00Z"/>
                <w:rFonts w:ascii="Arial" w:hAnsi="Arial" w:cs="Arial"/>
                <w:sz w:val="20"/>
                <w:szCs w:val="20"/>
              </w:rPr>
            </w:pPr>
          </w:p>
          <w:p w14:paraId="047A57F6" w14:textId="78E37B72" w:rsidR="004A1DAC" w:rsidRPr="004E65F1" w:rsidDel="00A2232E" w:rsidRDefault="00DB355E" w:rsidP="006D623C">
            <w:pPr>
              <w:ind w:right="135"/>
              <w:jc w:val="both"/>
              <w:textAlignment w:val="baseline"/>
              <w:rPr>
                <w:del w:id="1342" w:author="Tebokgo Mabuto (ECP)" w:date="2026-06-30T14:46:00Z" w16du:dateUtc="2026-06-30T12:46:00Z"/>
                <w:rFonts w:ascii="Arial" w:hAnsi="Arial" w:cs="Arial"/>
                <w:sz w:val="20"/>
                <w:szCs w:val="20"/>
              </w:rPr>
            </w:pPr>
            <w:del w:id="1343" w:author="Tebokgo Mabuto (ECP)" w:date="2026-06-30T14:46:00Z" w16du:dateUtc="2026-06-30T12:46:00Z">
              <w:r w:rsidRPr="004E65F1" w:rsidDel="00A2232E">
                <w:rPr>
                  <w:rFonts w:ascii="Arial" w:hAnsi="Arial" w:cs="Arial"/>
                  <w:sz w:val="20"/>
                  <w:szCs w:val="20"/>
                </w:rPr>
                <w:delText xml:space="preserve"> b) Where there is an error in the total of the prices either as a result of other corrections required by this checking process or in the tenderer's addition of prices, the total of the prices shall govern, and the tenderer will be asked to revise selected item prices (and their rates if bills of quantities apply) to achieve the tendered total of the prices. </w:delText>
              </w:r>
            </w:del>
          </w:p>
          <w:p w14:paraId="426F045F" w14:textId="4A03BF39" w:rsidR="00DB355E" w:rsidRPr="004E65F1" w:rsidDel="00A2232E" w:rsidRDefault="00DB355E" w:rsidP="006D623C">
            <w:pPr>
              <w:jc w:val="both"/>
              <w:textAlignment w:val="baseline"/>
              <w:rPr>
                <w:del w:id="1344" w:author="Tebokgo Mabuto (ECP)" w:date="2026-06-30T14:46:00Z" w16du:dateUtc="2026-06-30T12:46:00Z"/>
                <w:rFonts w:ascii="Arial" w:hAnsi="Arial" w:cs="Arial"/>
                <w:sz w:val="20"/>
                <w:szCs w:val="20"/>
              </w:rPr>
            </w:pPr>
          </w:p>
        </w:tc>
      </w:tr>
      <w:tr w:rsidR="00EE3BF1" w:rsidRPr="004E65F1" w:rsidDel="00A2232E" w14:paraId="6B1842E9" w14:textId="6A532366" w:rsidTr="009E52D7">
        <w:trPr>
          <w:trHeight w:val="15"/>
          <w:del w:id="1345"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12DAE150" w14:textId="7F09AAAB" w:rsidR="00DB355E" w:rsidRPr="004E65F1" w:rsidDel="00A2232E" w:rsidRDefault="00DB355E" w:rsidP="006D623C">
            <w:pPr>
              <w:textAlignment w:val="baseline"/>
              <w:rPr>
                <w:del w:id="1346" w:author="Tebokgo Mabuto (ECP)" w:date="2026-06-30T14:46:00Z" w16du:dateUtc="2026-06-30T12:46:00Z"/>
                <w:rFonts w:ascii="Arial" w:eastAsia="Times New Roman" w:hAnsi="Arial" w:cs="Arial"/>
                <w:sz w:val="20"/>
                <w:szCs w:val="20"/>
                <w:lang w:val="en-GB" w:eastAsia="en-ZA"/>
              </w:rPr>
            </w:pPr>
          </w:p>
        </w:tc>
        <w:tc>
          <w:tcPr>
            <w:tcW w:w="9463" w:type="dxa"/>
            <w:tcBorders>
              <w:top w:val="single" w:sz="6" w:space="0" w:color="auto"/>
              <w:left w:val="single" w:sz="6" w:space="0" w:color="auto"/>
              <w:bottom w:val="single" w:sz="6" w:space="0" w:color="auto"/>
              <w:right w:val="single" w:sz="6" w:space="0" w:color="auto"/>
            </w:tcBorders>
          </w:tcPr>
          <w:p w14:paraId="628A34CB" w14:textId="30E55DFB" w:rsidR="00DB355E" w:rsidRPr="004E65F1" w:rsidDel="00A2232E" w:rsidRDefault="00DB355E" w:rsidP="006D623C">
            <w:pPr>
              <w:jc w:val="both"/>
              <w:textAlignment w:val="baseline"/>
              <w:rPr>
                <w:del w:id="1347" w:author="Tebokgo Mabuto (ECP)" w:date="2026-06-30T14:46:00Z" w16du:dateUtc="2026-06-30T12:46:00Z"/>
                <w:rFonts w:ascii="Arial" w:hAnsi="Arial" w:cs="Arial"/>
                <w:sz w:val="20"/>
                <w:szCs w:val="20"/>
              </w:rPr>
            </w:pPr>
          </w:p>
        </w:tc>
      </w:tr>
      <w:tr w:rsidR="00EE3BF1" w:rsidRPr="004E65F1" w:rsidDel="00A2232E" w14:paraId="1B81D442" w14:textId="291E785D" w:rsidTr="009E52D7">
        <w:trPr>
          <w:trHeight w:val="6045"/>
          <w:del w:id="1348" w:author="Tebokgo Mabuto (ECP)" w:date="2026-06-30T14:46:00Z"/>
        </w:trPr>
        <w:tc>
          <w:tcPr>
            <w:tcW w:w="1042" w:type="dxa"/>
            <w:tcBorders>
              <w:top w:val="single" w:sz="6" w:space="0" w:color="auto"/>
              <w:left w:val="single" w:sz="6" w:space="0" w:color="auto"/>
              <w:bottom w:val="single" w:sz="6" w:space="0" w:color="auto"/>
              <w:right w:val="single" w:sz="6" w:space="0" w:color="auto"/>
            </w:tcBorders>
            <w:hideMark/>
          </w:tcPr>
          <w:p w14:paraId="1CCBC574" w14:textId="1CDE3D5B" w:rsidR="00DB355E" w:rsidRPr="004E65F1" w:rsidDel="00A2232E" w:rsidRDefault="00DB355E" w:rsidP="006D623C">
            <w:pPr>
              <w:ind w:right="270"/>
              <w:jc w:val="both"/>
              <w:textAlignment w:val="baseline"/>
              <w:rPr>
                <w:del w:id="1349" w:author="Tebokgo Mabuto (ECP)" w:date="2026-06-30T14:46:00Z" w16du:dateUtc="2026-06-30T12:46:00Z"/>
                <w:rFonts w:ascii="Times New Roman" w:eastAsia="Times New Roman" w:hAnsi="Times New Roman" w:cs="Times New Roman"/>
                <w:sz w:val="20"/>
                <w:szCs w:val="20"/>
                <w:lang w:eastAsia="en-ZA"/>
              </w:rPr>
            </w:pPr>
            <w:del w:id="1350" w:author="Tebokgo Mabuto (ECP)" w:date="2026-06-30T14:46:00Z" w16du:dateUtc="2026-06-30T12:46:00Z">
              <w:r w:rsidRPr="004E65F1" w:rsidDel="00A2232E">
                <w:rPr>
                  <w:rFonts w:ascii="Arial" w:eastAsia="Times New Roman" w:hAnsi="Arial" w:cs="Arial"/>
                  <w:sz w:val="20"/>
                  <w:szCs w:val="20"/>
                  <w:lang w:eastAsia="en-ZA"/>
                </w:rPr>
                <w:delText>C.3.11</w:delText>
              </w:r>
            </w:del>
          </w:p>
        </w:tc>
        <w:tc>
          <w:tcPr>
            <w:tcW w:w="9463" w:type="dxa"/>
            <w:tcBorders>
              <w:top w:val="single" w:sz="6" w:space="0" w:color="auto"/>
              <w:left w:val="single" w:sz="6" w:space="0" w:color="auto"/>
              <w:bottom w:val="single" w:sz="6" w:space="0" w:color="auto"/>
              <w:right w:val="single" w:sz="6" w:space="0" w:color="auto"/>
            </w:tcBorders>
            <w:hideMark/>
          </w:tcPr>
          <w:p w14:paraId="5062C0B1" w14:textId="1CCC9EA4" w:rsidR="00DB355E" w:rsidRPr="004E65F1" w:rsidDel="00A2232E" w:rsidRDefault="00DB355E" w:rsidP="006D623C">
            <w:pPr>
              <w:ind w:left="555" w:right="165" w:hanging="555"/>
              <w:jc w:val="both"/>
              <w:textAlignment w:val="baseline"/>
              <w:rPr>
                <w:del w:id="1351" w:author="Tebokgo Mabuto (ECP)" w:date="2026-06-30T14:46:00Z" w16du:dateUtc="2026-06-30T12:46:00Z"/>
                <w:rFonts w:ascii="Arial" w:hAnsi="Arial" w:cs="Arial"/>
                <w:b/>
                <w:bCs/>
                <w:sz w:val="20"/>
                <w:szCs w:val="20"/>
              </w:rPr>
            </w:pPr>
            <w:del w:id="1352" w:author="Tebokgo Mabuto (ECP)" w:date="2026-06-30T14:46:00Z" w16du:dateUtc="2026-06-30T12:46:00Z">
              <w:r w:rsidRPr="004E65F1" w:rsidDel="00A2232E">
                <w:rPr>
                  <w:rFonts w:ascii="Arial" w:hAnsi="Arial" w:cs="Arial"/>
                  <w:b/>
                  <w:bCs/>
                  <w:sz w:val="20"/>
                  <w:szCs w:val="20"/>
                </w:rPr>
                <w:delText>Evaluation of tender offers </w:delText>
              </w:r>
            </w:del>
          </w:p>
          <w:p w14:paraId="77872010" w14:textId="14206DD5" w:rsidR="00DB355E" w:rsidRPr="004E65F1" w:rsidDel="00A2232E" w:rsidRDefault="00DB355E" w:rsidP="006D623C">
            <w:pPr>
              <w:ind w:right="270"/>
              <w:jc w:val="both"/>
              <w:textAlignment w:val="baseline"/>
              <w:rPr>
                <w:del w:id="1353" w:author="Tebokgo Mabuto (ECP)" w:date="2026-06-30T14:46:00Z" w16du:dateUtc="2026-06-30T12:46:00Z"/>
                <w:rFonts w:ascii="Arial" w:hAnsi="Arial" w:cs="Arial"/>
                <w:sz w:val="20"/>
                <w:szCs w:val="20"/>
              </w:rPr>
            </w:pPr>
            <w:del w:id="1354" w:author="Tebokgo Mabuto (ECP)" w:date="2026-06-30T14:46:00Z" w16du:dateUtc="2026-06-30T12:46:00Z">
              <w:r w:rsidRPr="004E65F1" w:rsidDel="00A2232E">
                <w:rPr>
                  <w:rFonts w:ascii="Arial" w:hAnsi="Arial" w:cs="Arial"/>
                  <w:sz w:val="20"/>
                  <w:szCs w:val="20"/>
                </w:rPr>
                <w:delText> </w:delText>
              </w:r>
            </w:del>
          </w:p>
          <w:p w14:paraId="15E5F6E2" w14:textId="0DD573E5" w:rsidR="00DB355E" w:rsidRPr="004E65F1" w:rsidDel="00A2232E" w:rsidRDefault="00DB355E" w:rsidP="006D623C">
            <w:pPr>
              <w:ind w:right="270"/>
              <w:jc w:val="both"/>
              <w:textAlignment w:val="baseline"/>
              <w:rPr>
                <w:del w:id="1355" w:author="Tebokgo Mabuto (ECP)" w:date="2026-06-30T14:46:00Z" w16du:dateUtc="2026-06-30T12:46:00Z"/>
                <w:rFonts w:ascii="Arial" w:hAnsi="Arial" w:cs="Arial"/>
                <w:b/>
                <w:bCs/>
                <w:sz w:val="20"/>
                <w:szCs w:val="20"/>
              </w:rPr>
            </w:pPr>
            <w:del w:id="1356" w:author="Tebokgo Mabuto (ECP)" w:date="2026-06-30T14:46:00Z" w16du:dateUtc="2026-06-30T12:46:00Z">
              <w:r w:rsidRPr="00FC4993" w:rsidDel="00A2232E">
                <w:rPr>
                  <w:rFonts w:ascii="Arial" w:hAnsi="Arial" w:cs="Arial"/>
                  <w:b/>
                  <w:bCs/>
                  <w:sz w:val="20"/>
                  <w:szCs w:val="20"/>
                  <w:highlight w:val="green"/>
                </w:rPr>
                <w:delText>Stage 1 Test for responsiveness as outlined by the clause C3.8.</w:delText>
              </w:r>
              <w:r w:rsidRPr="004E65F1" w:rsidDel="00A2232E">
                <w:rPr>
                  <w:rFonts w:ascii="Arial" w:hAnsi="Arial" w:cs="Arial"/>
                  <w:b/>
                  <w:bCs/>
                  <w:sz w:val="20"/>
                  <w:szCs w:val="20"/>
                </w:rPr>
                <w:delText xml:space="preserve"> </w:delText>
              </w:r>
            </w:del>
          </w:p>
          <w:p w14:paraId="323CF353" w14:textId="50CBBF27" w:rsidR="00DB355E" w:rsidRPr="004E65F1" w:rsidDel="00A2232E" w:rsidRDefault="00DB355E" w:rsidP="006D623C">
            <w:pPr>
              <w:ind w:right="270"/>
              <w:jc w:val="both"/>
              <w:textAlignment w:val="baseline"/>
              <w:rPr>
                <w:del w:id="1357" w:author="Tebokgo Mabuto (ECP)" w:date="2026-06-30T14:46:00Z" w16du:dateUtc="2026-06-30T12:46:00Z"/>
                <w:rFonts w:ascii="Arial" w:hAnsi="Arial" w:cs="Arial"/>
                <w:sz w:val="20"/>
                <w:szCs w:val="20"/>
              </w:rPr>
            </w:pPr>
          </w:p>
          <w:p w14:paraId="674F8BF8" w14:textId="16DAA166" w:rsidR="00DB355E" w:rsidDel="00A2232E" w:rsidRDefault="00DB355E" w:rsidP="006D623C">
            <w:pPr>
              <w:ind w:right="270"/>
              <w:jc w:val="both"/>
              <w:textAlignment w:val="baseline"/>
              <w:rPr>
                <w:del w:id="1358" w:author="Tebokgo Mabuto (ECP)" w:date="2026-06-30T14:46:00Z" w16du:dateUtc="2026-06-30T12:46:00Z"/>
                <w:rFonts w:ascii="Arial" w:hAnsi="Arial" w:cs="Arial"/>
                <w:b/>
                <w:bCs/>
                <w:sz w:val="20"/>
                <w:szCs w:val="20"/>
              </w:rPr>
            </w:pPr>
            <w:del w:id="1359" w:author="Tebokgo Mabuto (ECP)" w:date="2026-06-30T14:46:00Z" w16du:dateUtc="2026-06-30T12:46:00Z">
              <w:r w:rsidRPr="004E65F1" w:rsidDel="00A2232E">
                <w:rPr>
                  <w:rFonts w:ascii="Arial" w:hAnsi="Arial" w:cs="Arial"/>
                  <w:b/>
                  <w:bCs/>
                  <w:sz w:val="20"/>
                  <w:szCs w:val="20"/>
                </w:rPr>
                <w:delText xml:space="preserve">Stage 2 Mandatory Administration Criteria </w:delText>
              </w:r>
            </w:del>
          </w:p>
          <w:p w14:paraId="1FCFA7D8" w14:textId="5C6E7C14" w:rsidR="00760A39" w:rsidDel="00A2232E" w:rsidRDefault="00760A39" w:rsidP="006D623C">
            <w:pPr>
              <w:ind w:right="270"/>
              <w:jc w:val="both"/>
              <w:textAlignment w:val="baseline"/>
              <w:rPr>
                <w:del w:id="1360" w:author="Tebokgo Mabuto (ECP)" w:date="2026-06-30T14:46:00Z" w16du:dateUtc="2026-06-30T12:46:00Z"/>
                <w:rFonts w:ascii="Arial" w:hAnsi="Arial" w:cs="Arial"/>
                <w:b/>
                <w:bCs/>
                <w:sz w:val="20"/>
                <w:szCs w:val="20"/>
              </w:rPr>
            </w:pPr>
          </w:p>
          <w:p w14:paraId="71B99A9B" w14:textId="159AE3AF" w:rsidR="00DB355E" w:rsidRPr="004E65F1" w:rsidDel="00A2232E" w:rsidRDefault="00DB355E" w:rsidP="006D623C">
            <w:pPr>
              <w:ind w:right="270"/>
              <w:jc w:val="both"/>
              <w:textAlignment w:val="baseline"/>
              <w:rPr>
                <w:del w:id="1361" w:author="Tebokgo Mabuto (ECP)" w:date="2026-06-30T14:46:00Z" w16du:dateUtc="2026-06-30T12:46:00Z"/>
                <w:rFonts w:ascii="Arial" w:hAnsi="Arial" w:cs="Arial"/>
                <w:sz w:val="20"/>
                <w:szCs w:val="20"/>
              </w:rPr>
            </w:pPr>
          </w:p>
          <w:p w14:paraId="786D33A0" w14:textId="6E828226" w:rsidR="00DB355E" w:rsidRPr="004E65F1" w:rsidDel="00A2232E" w:rsidRDefault="00DB355E">
            <w:pPr>
              <w:pStyle w:val="ListParagraph"/>
              <w:widowControl/>
              <w:numPr>
                <w:ilvl w:val="0"/>
                <w:numId w:val="19"/>
              </w:numPr>
              <w:autoSpaceDE/>
              <w:autoSpaceDN/>
              <w:ind w:right="270"/>
              <w:contextualSpacing/>
              <w:jc w:val="both"/>
              <w:textAlignment w:val="baseline"/>
              <w:rPr>
                <w:del w:id="1362" w:author="Tebokgo Mabuto (ECP)" w:date="2026-06-30T14:46:00Z" w16du:dateUtc="2026-06-30T12:46:00Z"/>
                <w:rFonts w:eastAsia="Microsoft Sans Serif"/>
                <w:sz w:val="20"/>
                <w:szCs w:val="20"/>
              </w:rPr>
            </w:pPr>
            <w:del w:id="1363" w:author="Tebokgo Mabuto (ECP)" w:date="2026-06-30T14:46:00Z" w16du:dateUtc="2026-06-30T12:46:00Z">
              <w:r w:rsidRPr="004E65F1" w:rsidDel="00A2232E">
                <w:rPr>
                  <w:rFonts w:eastAsia="Microsoft Sans Serif"/>
                  <w:sz w:val="20"/>
                  <w:szCs w:val="20"/>
                </w:rPr>
                <w:delText xml:space="preserve">Completed in full and signed Form of offer </w:delText>
              </w:r>
            </w:del>
          </w:p>
          <w:p w14:paraId="10628321" w14:textId="50ECFA8C" w:rsidR="00DB355E" w:rsidRPr="004E65F1" w:rsidDel="00A2232E" w:rsidRDefault="00DB355E">
            <w:pPr>
              <w:pStyle w:val="ListParagraph"/>
              <w:widowControl/>
              <w:numPr>
                <w:ilvl w:val="0"/>
                <w:numId w:val="19"/>
              </w:numPr>
              <w:autoSpaceDE/>
              <w:autoSpaceDN/>
              <w:ind w:right="270"/>
              <w:contextualSpacing/>
              <w:jc w:val="both"/>
              <w:textAlignment w:val="baseline"/>
              <w:rPr>
                <w:del w:id="1364" w:author="Tebokgo Mabuto (ECP)" w:date="2026-06-30T14:46:00Z" w16du:dateUtc="2026-06-30T12:46:00Z"/>
                <w:rFonts w:eastAsia="Microsoft Sans Serif"/>
                <w:sz w:val="20"/>
                <w:szCs w:val="20"/>
              </w:rPr>
            </w:pPr>
            <w:del w:id="1365" w:author="Tebokgo Mabuto (ECP)" w:date="2026-06-30T14:46:00Z" w16du:dateUtc="2026-06-30T12:46:00Z">
              <w:r w:rsidRPr="004E65F1" w:rsidDel="00A2232E">
                <w:rPr>
                  <w:rFonts w:eastAsia="Microsoft Sans Serif"/>
                  <w:sz w:val="20"/>
                  <w:szCs w:val="20"/>
                </w:rPr>
                <w:delText>Bidder is registered with CSD</w:delText>
              </w:r>
            </w:del>
          </w:p>
          <w:p w14:paraId="2E4D4229" w14:textId="7F751F3E" w:rsidR="00DB355E" w:rsidRPr="004E65F1" w:rsidDel="00A2232E" w:rsidRDefault="00DB355E">
            <w:pPr>
              <w:pStyle w:val="ListParagraph"/>
              <w:widowControl/>
              <w:numPr>
                <w:ilvl w:val="0"/>
                <w:numId w:val="19"/>
              </w:numPr>
              <w:autoSpaceDE/>
              <w:autoSpaceDN/>
              <w:ind w:right="270"/>
              <w:contextualSpacing/>
              <w:jc w:val="both"/>
              <w:textAlignment w:val="baseline"/>
              <w:rPr>
                <w:del w:id="1366" w:author="Tebokgo Mabuto (ECP)" w:date="2026-06-30T14:46:00Z" w16du:dateUtc="2026-06-30T12:46:00Z"/>
                <w:rFonts w:eastAsia="Microsoft Sans Serif"/>
                <w:sz w:val="20"/>
                <w:szCs w:val="20"/>
              </w:rPr>
            </w:pPr>
            <w:del w:id="1367" w:author="Tebokgo Mabuto (ECP)" w:date="2026-06-30T14:46:00Z" w16du:dateUtc="2026-06-30T12:46:00Z">
              <w:r w:rsidRPr="004E65F1" w:rsidDel="00A2232E">
                <w:rPr>
                  <w:rFonts w:eastAsia="Microsoft Sans Serif"/>
                  <w:sz w:val="20"/>
                  <w:szCs w:val="20"/>
                </w:rPr>
                <w:delText>Bidder has Valid Letter of Good Standing issued in accordance with the Compensation for Occupational Injuries and Diseases Act (COIDA).</w:delText>
              </w:r>
            </w:del>
          </w:p>
          <w:p w14:paraId="64EFE912" w14:textId="69AEF16D" w:rsidR="00DB355E" w:rsidDel="00A2232E" w:rsidRDefault="00DB355E">
            <w:pPr>
              <w:pStyle w:val="ListParagraph"/>
              <w:widowControl/>
              <w:numPr>
                <w:ilvl w:val="0"/>
                <w:numId w:val="19"/>
              </w:numPr>
              <w:autoSpaceDE/>
              <w:autoSpaceDN/>
              <w:ind w:right="270"/>
              <w:contextualSpacing/>
              <w:jc w:val="both"/>
              <w:textAlignment w:val="baseline"/>
              <w:rPr>
                <w:del w:id="1368" w:author="Tebokgo Mabuto (ECP)" w:date="2026-06-30T14:46:00Z" w16du:dateUtc="2026-06-30T12:46:00Z"/>
                <w:rFonts w:eastAsia="Microsoft Sans Serif"/>
                <w:sz w:val="20"/>
                <w:szCs w:val="20"/>
              </w:rPr>
            </w:pPr>
            <w:del w:id="1369" w:author="Tebokgo Mabuto (ECP)" w:date="2026-06-30T14:46:00Z" w16du:dateUtc="2026-06-30T12:46:00Z">
              <w:r w:rsidRPr="004E65F1" w:rsidDel="00A2232E">
                <w:rPr>
                  <w:rFonts w:eastAsia="Microsoft Sans Serif"/>
                  <w:sz w:val="20"/>
                  <w:szCs w:val="20"/>
                </w:rPr>
                <w:delText xml:space="preserve">Attendance of compulsory briefing session. </w:delText>
              </w:r>
            </w:del>
          </w:p>
          <w:p w14:paraId="60A30796" w14:textId="3E1062CC" w:rsidR="009E52D7" w:rsidRPr="004E65F1" w:rsidDel="00A2232E" w:rsidRDefault="009E52D7">
            <w:pPr>
              <w:pStyle w:val="ListParagraph"/>
              <w:widowControl/>
              <w:numPr>
                <w:ilvl w:val="0"/>
                <w:numId w:val="19"/>
              </w:numPr>
              <w:autoSpaceDE/>
              <w:autoSpaceDN/>
              <w:ind w:right="270"/>
              <w:contextualSpacing/>
              <w:jc w:val="both"/>
              <w:textAlignment w:val="baseline"/>
              <w:rPr>
                <w:del w:id="1370" w:author="Tebokgo Mabuto (ECP)" w:date="2026-06-30T14:46:00Z" w16du:dateUtc="2026-06-30T12:46:00Z"/>
                <w:rFonts w:eastAsia="Microsoft Sans Serif"/>
                <w:sz w:val="20"/>
                <w:szCs w:val="20"/>
              </w:rPr>
            </w:pPr>
            <w:del w:id="1371" w:author="Tebokgo Mabuto (ECP)" w:date="2026-06-30T14:46:00Z" w16du:dateUtc="2026-06-30T12:46:00Z">
              <w:r w:rsidDel="00A2232E">
                <w:rPr>
                  <w:rFonts w:eastAsia="Microsoft Sans Serif"/>
                  <w:sz w:val="20"/>
                  <w:szCs w:val="20"/>
                </w:rPr>
                <w:delText>Meet the minimum requirements for the Key Persons as stated in Part C3: Scope of Works, Clause C.3.1.11: Personnel requirements, excluding Clause C.3.1.11(f) which is dealt with under Tender Data Clause C.3.13(k).</w:delText>
              </w:r>
            </w:del>
          </w:p>
          <w:p w14:paraId="2BB96D0D" w14:textId="15AAF0D2" w:rsidR="003D48E2" w:rsidRPr="004E65F1" w:rsidDel="00A2232E" w:rsidRDefault="003D48E2" w:rsidP="006D623C">
            <w:pPr>
              <w:ind w:right="270"/>
              <w:jc w:val="both"/>
              <w:textAlignment w:val="baseline"/>
              <w:rPr>
                <w:del w:id="1372" w:author="Tebokgo Mabuto (ECP)" w:date="2026-06-30T14:46:00Z" w16du:dateUtc="2026-06-30T12:46:00Z"/>
                <w:sz w:val="20"/>
                <w:szCs w:val="20"/>
              </w:rPr>
            </w:pPr>
          </w:p>
          <w:p w14:paraId="7A4798CB" w14:textId="59E5716B" w:rsidR="00760A39" w:rsidDel="00A2232E" w:rsidRDefault="00760A39" w:rsidP="00332090">
            <w:pPr>
              <w:ind w:right="270"/>
              <w:jc w:val="both"/>
              <w:textAlignment w:val="baseline"/>
              <w:rPr>
                <w:del w:id="1373" w:author="Tebokgo Mabuto (ECP)" w:date="2026-06-30T14:46:00Z" w16du:dateUtc="2026-06-30T12:46:00Z"/>
                <w:rFonts w:ascii="Arial" w:hAnsi="Arial" w:cs="Arial"/>
                <w:b/>
                <w:bCs/>
                <w:sz w:val="20"/>
                <w:szCs w:val="20"/>
                <w:highlight w:val="cyan"/>
              </w:rPr>
            </w:pPr>
          </w:p>
          <w:p w14:paraId="5BA512A7" w14:textId="180E3450" w:rsidR="00332090" w:rsidRPr="009A0509" w:rsidDel="0051602E" w:rsidRDefault="00332090" w:rsidP="00332090">
            <w:pPr>
              <w:ind w:right="270"/>
              <w:jc w:val="both"/>
              <w:textAlignment w:val="baseline"/>
              <w:rPr>
                <w:del w:id="1374" w:author="Tebokgo Mabuto (ECP)" w:date="2026-06-30T10:30:00Z" w16du:dateUtc="2026-06-30T08:30:00Z"/>
                <w:rFonts w:ascii="Arial" w:hAnsi="Arial" w:cs="Arial"/>
                <w:b/>
                <w:bCs/>
                <w:sz w:val="20"/>
                <w:szCs w:val="20"/>
                <w:highlight w:val="yellow"/>
              </w:rPr>
            </w:pPr>
            <w:del w:id="1375" w:author="Tebokgo Mabuto (ECP)" w:date="2026-06-30T10:30:00Z" w16du:dateUtc="2026-06-30T08:30:00Z">
              <w:r w:rsidRPr="009A0509" w:rsidDel="0051602E">
                <w:rPr>
                  <w:rFonts w:ascii="Arial" w:hAnsi="Arial" w:cs="Arial"/>
                  <w:b/>
                  <w:bCs/>
                  <w:sz w:val="20"/>
                  <w:szCs w:val="20"/>
                  <w:highlight w:val="yellow"/>
                </w:rPr>
                <w:delText>Note to compiler: Select Option 1 or Option 2 depending on the type of contract</w:delText>
              </w:r>
              <w:r w:rsidR="009A0509" w:rsidDel="0051602E">
                <w:rPr>
                  <w:rFonts w:ascii="Arial" w:hAnsi="Arial" w:cs="Arial"/>
                  <w:b/>
                  <w:bCs/>
                  <w:sz w:val="20"/>
                  <w:szCs w:val="20"/>
                  <w:highlight w:val="yellow"/>
                </w:rPr>
                <w:delText xml:space="preserve"> and delete the Option 1 and Option 2 heading</w:delText>
              </w:r>
              <w:r w:rsidRPr="009A0509" w:rsidDel="0051602E">
                <w:rPr>
                  <w:rFonts w:ascii="Arial" w:hAnsi="Arial" w:cs="Arial"/>
                  <w:b/>
                  <w:bCs/>
                  <w:sz w:val="20"/>
                  <w:szCs w:val="20"/>
                  <w:highlight w:val="yellow"/>
                </w:rPr>
                <w:delText>)</w:delText>
              </w:r>
            </w:del>
          </w:p>
          <w:p w14:paraId="66C97824" w14:textId="523CFA80" w:rsidR="00332090" w:rsidRPr="009A0509" w:rsidDel="00A2232E" w:rsidRDefault="00332090" w:rsidP="00332090">
            <w:pPr>
              <w:ind w:right="270"/>
              <w:jc w:val="both"/>
              <w:textAlignment w:val="baseline"/>
              <w:rPr>
                <w:del w:id="1376" w:author="Tebokgo Mabuto (ECP)" w:date="2026-06-30T14:46:00Z" w16du:dateUtc="2026-06-30T12:46:00Z"/>
                <w:rFonts w:ascii="Arial" w:hAnsi="Arial" w:cs="Arial"/>
                <w:sz w:val="20"/>
                <w:szCs w:val="20"/>
                <w:highlight w:val="yellow"/>
              </w:rPr>
            </w:pPr>
          </w:p>
          <w:p w14:paraId="5A12F75C" w14:textId="0293375B" w:rsidR="00332090" w:rsidRPr="009A0509" w:rsidDel="00A2232E" w:rsidRDefault="00332090" w:rsidP="00332090">
            <w:pPr>
              <w:ind w:right="270"/>
              <w:jc w:val="both"/>
              <w:textAlignment w:val="baseline"/>
              <w:rPr>
                <w:del w:id="1377" w:author="Tebokgo Mabuto (ECP)" w:date="2026-06-30T14:46:00Z" w16du:dateUtc="2026-06-30T12:46:00Z"/>
                <w:rFonts w:ascii="Arial" w:hAnsi="Arial" w:cs="Arial"/>
                <w:b/>
                <w:bCs/>
                <w:sz w:val="20"/>
                <w:szCs w:val="20"/>
                <w:highlight w:val="yellow"/>
              </w:rPr>
            </w:pPr>
            <w:del w:id="1378" w:author="Tebokgo Mabuto (ECP)" w:date="2026-06-30T10:30:00Z" w16du:dateUtc="2026-06-30T08:30:00Z">
              <w:r w:rsidRPr="009A0509" w:rsidDel="0051602E">
                <w:rPr>
                  <w:rFonts w:ascii="Arial" w:hAnsi="Arial" w:cs="Arial"/>
                  <w:b/>
                  <w:bCs/>
                  <w:sz w:val="20"/>
                  <w:szCs w:val="20"/>
                  <w:highlight w:val="yellow"/>
                </w:rPr>
                <w:delText>Option 1</w:delText>
              </w:r>
              <w:r w:rsidR="00597EBB" w:rsidRPr="009A0509" w:rsidDel="0051602E">
                <w:rPr>
                  <w:rFonts w:ascii="Arial" w:hAnsi="Arial" w:cs="Arial"/>
                  <w:b/>
                  <w:bCs/>
                  <w:sz w:val="20"/>
                  <w:szCs w:val="20"/>
                  <w:highlight w:val="yellow"/>
                </w:rPr>
                <w:delText xml:space="preserve">: </w:delText>
              </w:r>
            </w:del>
            <w:del w:id="1379" w:author="Tebokgo Mabuto (ECP)" w:date="2026-06-30T14:46:00Z" w16du:dateUtc="2026-06-30T12:46:00Z">
              <w:r w:rsidR="00597EBB" w:rsidRPr="009A0509" w:rsidDel="00A2232E">
                <w:rPr>
                  <w:rFonts w:ascii="Arial" w:hAnsi="Arial" w:cs="Arial"/>
                  <w:b/>
                  <w:bCs/>
                  <w:sz w:val="20"/>
                  <w:szCs w:val="20"/>
                  <w:highlight w:val="yellow"/>
                </w:rPr>
                <w:delText>Design</w:delText>
              </w:r>
              <w:r w:rsidRPr="009A0509" w:rsidDel="00A2232E">
                <w:rPr>
                  <w:rFonts w:ascii="Arial" w:hAnsi="Arial" w:cs="Arial"/>
                  <w:b/>
                  <w:bCs/>
                  <w:sz w:val="20"/>
                  <w:szCs w:val="20"/>
                  <w:highlight w:val="yellow"/>
                </w:rPr>
                <w:delText xml:space="preserve"> and Supervision type contract</w:delText>
              </w:r>
            </w:del>
          </w:p>
          <w:p w14:paraId="24A86F0C" w14:textId="64BF616B" w:rsidR="00332090" w:rsidRPr="009A0509" w:rsidDel="00A2232E" w:rsidRDefault="00332090" w:rsidP="00332090">
            <w:pPr>
              <w:ind w:right="270"/>
              <w:jc w:val="both"/>
              <w:textAlignment w:val="baseline"/>
              <w:rPr>
                <w:del w:id="1380" w:author="Tebokgo Mabuto (ECP)" w:date="2026-06-30T14:46:00Z" w16du:dateUtc="2026-06-30T12:46:00Z"/>
                <w:rFonts w:ascii="Arial" w:hAnsi="Arial" w:cs="Arial"/>
                <w:sz w:val="20"/>
                <w:szCs w:val="20"/>
                <w:highlight w:val="yellow"/>
              </w:rPr>
            </w:pPr>
          </w:p>
          <w:p w14:paraId="6CB8E50A" w14:textId="63975534" w:rsidR="00332090" w:rsidRPr="009A0509" w:rsidDel="00A2232E" w:rsidRDefault="00332090" w:rsidP="00332090">
            <w:pPr>
              <w:ind w:right="270"/>
              <w:jc w:val="both"/>
              <w:textAlignment w:val="baseline"/>
              <w:rPr>
                <w:del w:id="1381" w:author="Tebokgo Mabuto (ECP)" w:date="2026-06-30T14:46:00Z" w16du:dateUtc="2026-06-30T12:46:00Z"/>
                <w:rFonts w:ascii="Arial" w:hAnsi="Arial" w:cs="Arial"/>
                <w:sz w:val="20"/>
                <w:szCs w:val="20"/>
                <w:highlight w:val="yellow"/>
              </w:rPr>
            </w:pPr>
            <w:del w:id="1382" w:author="Tebokgo Mabuto (ECP)" w:date="2026-06-30T14:46:00Z" w16du:dateUtc="2026-06-30T12:46:00Z">
              <w:r w:rsidRPr="009A0509" w:rsidDel="00A2232E">
                <w:rPr>
                  <w:rFonts w:ascii="Arial" w:hAnsi="Arial" w:cs="Arial"/>
                  <w:sz w:val="20"/>
                  <w:szCs w:val="20"/>
                  <w:highlight w:val="yellow"/>
                </w:rPr>
                <w:delText xml:space="preserve">Note to tenderer: The Contract Engineer (CE) is not a Key Person for evaluation of the tender </w:delText>
              </w:r>
              <w:r w:rsidR="00597EBB" w:rsidRPr="009A0509" w:rsidDel="00A2232E">
                <w:rPr>
                  <w:rFonts w:ascii="Arial" w:hAnsi="Arial" w:cs="Arial"/>
                  <w:sz w:val="20"/>
                  <w:szCs w:val="20"/>
                  <w:highlight w:val="yellow"/>
                </w:rPr>
                <w:delText>submission but</w:delText>
              </w:r>
              <w:r w:rsidRPr="009A0509" w:rsidDel="00A2232E">
                <w:rPr>
                  <w:rFonts w:ascii="Arial" w:hAnsi="Arial" w:cs="Arial"/>
                  <w:sz w:val="20"/>
                  <w:szCs w:val="20"/>
                  <w:highlight w:val="yellow"/>
                </w:rPr>
                <w:delText xml:space="preserve"> becomes a Key Person during the Administration and Monitoring Stage where the CE will be evaluated.</w:delText>
              </w:r>
            </w:del>
          </w:p>
          <w:p w14:paraId="0C37ADFE" w14:textId="3FACA340" w:rsidR="00332090" w:rsidRPr="009A0509" w:rsidDel="00A2232E" w:rsidRDefault="00332090" w:rsidP="00332090">
            <w:pPr>
              <w:ind w:right="270"/>
              <w:jc w:val="both"/>
              <w:textAlignment w:val="baseline"/>
              <w:rPr>
                <w:del w:id="1383" w:author="Tebokgo Mabuto (ECP)" w:date="2026-06-30T14:46:00Z" w16du:dateUtc="2026-06-30T12:46:00Z"/>
                <w:rFonts w:ascii="Arial" w:hAnsi="Arial" w:cs="Arial"/>
                <w:sz w:val="20"/>
                <w:szCs w:val="20"/>
                <w:highlight w:val="yellow"/>
              </w:rPr>
            </w:pPr>
          </w:p>
          <w:p w14:paraId="4F1A9867" w14:textId="566730C0" w:rsidR="00332090" w:rsidRPr="009A0509" w:rsidDel="00A2232E" w:rsidRDefault="00332090" w:rsidP="009A0509">
            <w:pPr>
              <w:pStyle w:val="ListParagraph"/>
              <w:numPr>
                <w:ilvl w:val="0"/>
                <w:numId w:val="123"/>
              </w:numPr>
              <w:ind w:left="714" w:right="272" w:hanging="357"/>
              <w:jc w:val="both"/>
              <w:textAlignment w:val="baseline"/>
              <w:rPr>
                <w:del w:id="1384" w:author="Tebokgo Mabuto (ECP)" w:date="2026-06-30T14:46:00Z" w16du:dateUtc="2026-06-30T12:46:00Z"/>
                <w:sz w:val="20"/>
                <w:szCs w:val="20"/>
                <w:highlight w:val="yellow"/>
              </w:rPr>
            </w:pPr>
            <w:del w:id="1385" w:author="Tebokgo Mabuto (ECP)" w:date="2026-06-30T14:46:00Z" w16du:dateUtc="2026-06-30T12:46:00Z">
              <w:r w:rsidRPr="009A0509" w:rsidDel="00A2232E">
                <w:rPr>
                  <w:sz w:val="20"/>
                  <w:szCs w:val="20"/>
                  <w:highlight w:val="yellow"/>
                </w:rPr>
                <w:delText>Project Leader (</w:delText>
              </w:r>
              <w:r w:rsidRPr="009A0509" w:rsidDel="00A2232E">
                <w:rPr>
                  <w:b/>
                  <w:bCs/>
                  <w:sz w:val="20"/>
                  <w:szCs w:val="20"/>
                  <w:highlight w:val="yellow"/>
                </w:rPr>
                <w:delText>Note to compiler:</w:delText>
              </w:r>
              <w:r w:rsidRPr="009A0509" w:rsidDel="00A2232E">
                <w:rPr>
                  <w:sz w:val="20"/>
                  <w:szCs w:val="20"/>
                  <w:highlight w:val="yellow"/>
                </w:rPr>
                <w:delText xml:space="preserve">  In case of a </w:delText>
              </w:r>
              <w:commentRangeStart w:id="1386"/>
              <w:r w:rsidRPr="009A0509" w:rsidDel="00A2232E">
                <w:rPr>
                  <w:sz w:val="20"/>
                  <w:szCs w:val="20"/>
                  <w:highlight w:val="yellow"/>
                </w:rPr>
                <w:delText xml:space="preserve">Category 3 </w:delText>
              </w:r>
              <w:commentRangeEnd w:id="1386"/>
              <w:r w:rsidR="00A2232E" w:rsidRPr="009A0509" w:rsidDel="00A2232E">
                <w:rPr>
                  <w:rStyle w:val="CommentReference"/>
                  <w:sz w:val="20"/>
                  <w:szCs w:val="20"/>
                  <w:highlight w:val="yellow"/>
                </w:rPr>
                <w:commentReference w:id="1386"/>
              </w:r>
              <w:r w:rsidRPr="009A0509" w:rsidDel="00A2232E">
                <w:rPr>
                  <w:sz w:val="20"/>
                  <w:szCs w:val="20"/>
                  <w:highlight w:val="yellow"/>
                </w:rPr>
                <w:delText>project, add the following “who shall be a permanent staff member of the tenderer”)</w:delText>
              </w:r>
            </w:del>
          </w:p>
          <w:p w14:paraId="4A558AEC" w14:textId="4FC61056" w:rsidR="00332090" w:rsidRPr="009A0509" w:rsidDel="00A2232E" w:rsidRDefault="00332090" w:rsidP="00332090">
            <w:pPr>
              <w:ind w:right="270"/>
              <w:jc w:val="both"/>
              <w:textAlignment w:val="baseline"/>
              <w:rPr>
                <w:del w:id="1387" w:author="Tebokgo Mabuto (ECP)" w:date="2026-06-30T14:46:00Z" w16du:dateUtc="2026-06-30T12:46:00Z"/>
                <w:rFonts w:ascii="Arial" w:hAnsi="Arial" w:cs="Arial"/>
                <w:sz w:val="20"/>
                <w:szCs w:val="20"/>
                <w:highlight w:val="yellow"/>
              </w:rPr>
            </w:pPr>
          </w:p>
          <w:p w14:paraId="4EBF61F7" w14:textId="15426858" w:rsidR="00332090" w:rsidRPr="009A0509" w:rsidDel="00A2232E" w:rsidRDefault="00332090" w:rsidP="00332090">
            <w:pPr>
              <w:ind w:right="270"/>
              <w:jc w:val="both"/>
              <w:textAlignment w:val="baseline"/>
              <w:rPr>
                <w:del w:id="1388" w:author="Tebokgo Mabuto (ECP)" w:date="2026-06-30T14:46:00Z" w16du:dateUtc="2026-06-30T12:46:00Z"/>
                <w:rFonts w:ascii="Arial" w:hAnsi="Arial" w:cs="Arial"/>
                <w:b/>
                <w:bCs/>
                <w:sz w:val="20"/>
                <w:szCs w:val="20"/>
                <w:highlight w:val="yellow"/>
              </w:rPr>
            </w:pPr>
            <w:del w:id="1389" w:author="Tebokgo Mabuto (ECP)" w:date="2026-06-30T14:46:00Z" w16du:dateUtc="2026-06-30T12:46:00Z">
              <w:r w:rsidRPr="009A0509" w:rsidDel="00A2232E">
                <w:rPr>
                  <w:rFonts w:ascii="Arial" w:hAnsi="Arial" w:cs="Arial"/>
                  <w:b/>
                  <w:bCs/>
                  <w:sz w:val="20"/>
                  <w:szCs w:val="20"/>
                  <w:highlight w:val="yellow"/>
                </w:rPr>
                <w:delText>Notes to compiler:</w:delText>
              </w:r>
            </w:del>
          </w:p>
          <w:p w14:paraId="1F1E1F98" w14:textId="19F8138A" w:rsidR="00332090" w:rsidRPr="009A0509" w:rsidDel="00A2232E" w:rsidRDefault="00332090" w:rsidP="00332090">
            <w:pPr>
              <w:ind w:right="270"/>
              <w:jc w:val="both"/>
              <w:textAlignment w:val="baseline"/>
              <w:rPr>
                <w:del w:id="1390" w:author="Tebokgo Mabuto (ECP)" w:date="2026-06-30T14:46:00Z" w16du:dateUtc="2026-06-30T12:46:00Z"/>
                <w:rFonts w:ascii="Arial" w:hAnsi="Arial" w:cs="Arial"/>
                <w:sz w:val="20"/>
                <w:szCs w:val="20"/>
                <w:highlight w:val="yellow"/>
              </w:rPr>
            </w:pPr>
            <w:del w:id="1391" w:author="Tebokgo Mabuto (ECP)" w:date="2026-06-30T14:46:00Z" w16du:dateUtc="2026-06-30T12:46:00Z">
              <w:r w:rsidRPr="009A0509" w:rsidDel="00A2232E">
                <w:rPr>
                  <w:rFonts w:ascii="Arial" w:hAnsi="Arial" w:cs="Arial"/>
                  <w:sz w:val="20"/>
                  <w:szCs w:val="20"/>
                  <w:highlight w:val="yellow"/>
                </w:rPr>
                <w:delText>PM’s to consult with relevant Line Managers and consider asking for more than 1 Design Specialist only in the case of green-fields projects. For all else, the number of Design Specialists shall be limited to 1 (one) only and the PM must select the most appropriate Design Specialist most relevant to the type of contract from the following list:</w:delText>
              </w:r>
            </w:del>
          </w:p>
          <w:p w14:paraId="61AEBC0B" w14:textId="5D124EC0" w:rsidR="00332090" w:rsidRPr="009A0509" w:rsidDel="00A2232E" w:rsidRDefault="00332090" w:rsidP="00332090">
            <w:pPr>
              <w:ind w:right="270"/>
              <w:jc w:val="both"/>
              <w:textAlignment w:val="baseline"/>
              <w:rPr>
                <w:del w:id="1392" w:author="Tebokgo Mabuto (ECP)" w:date="2026-06-30T14:46:00Z" w16du:dateUtc="2026-06-30T12:46:00Z"/>
                <w:rFonts w:ascii="Arial" w:hAnsi="Arial" w:cs="Arial"/>
                <w:sz w:val="20"/>
                <w:szCs w:val="20"/>
                <w:highlight w:val="yellow"/>
              </w:rPr>
            </w:pPr>
          </w:p>
          <w:p w14:paraId="0770EA2F" w14:textId="73BCA664" w:rsidR="00332090" w:rsidRPr="009A0509" w:rsidDel="00A2232E" w:rsidRDefault="00332090" w:rsidP="009A0509">
            <w:pPr>
              <w:pStyle w:val="ListParagraph"/>
              <w:numPr>
                <w:ilvl w:val="0"/>
                <w:numId w:val="123"/>
              </w:numPr>
              <w:ind w:left="714" w:right="272" w:hanging="357"/>
              <w:jc w:val="both"/>
              <w:textAlignment w:val="baseline"/>
              <w:rPr>
                <w:del w:id="1393" w:author="Tebokgo Mabuto (ECP)" w:date="2026-06-30T14:46:00Z" w16du:dateUtc="2026-06-30T12:46:00Z"/>
                <w:sz w:val="20"/>
                <w:szCs w:val="20"/>
                <w:highlight w:val="yellow"/>
              </w:rPr>
            </w:pPr>
            <w:del w:id="1394" w:author="Tebokgo Mabuto (ECP)" w:date="2026-06-30T14:46:00Z" w16du:dateUtc="2026-06-30T12:46:00Z">
              <w:r w:rsidRPr="009A0509" w:rsidDel="00A2232E">
                <w:rPr>
                  <w:sz w:val="20"/>
                  <w:szCs w:val="20"/>
                  <w:highlight w:val="yellow"/>
                </w:rPr>
                <w:delText>Design Specialist: Pavement and Materials Engineer</w:delText>
              </w:r>
            </w:del>
          </w:p>
          <w:p w14:paraId="11D4CE0A" w14:textId="187D5678" w:rsidR="00332090" w:rsidRPr="009A0509" w:rsidDel="00A2232E" w:rsidRDefault="00332090" w:rsidP="009A0509">
            <w:pPr>
              <w:ind w:left="1071" w:right="272" w:hanging="357"/>
              <w:jc w:val="both"/>
              <w:textAlignment w:val="baseline"/>
              <w:rPr>
                <w:del w:id="1395" w:author="Tebokgo Mabuto (ECP)" w:date="2026-06-30T14:46:00Z" w16du:dateUtc="2026-06-30T12:46:00Z"/>
                <w:rFonts w:ascii="Arial" w:hAnsi="Arial" w:cs="Arial"/>
                <w:sz w:val="20"/>
                <w:szCs w:val="20"/>
                <w:highlight w:val="yellow"/>
              </w:rPr>
            </w:pPr>
            <w:del w:id="1396" w:author="Tebokgo Mabuto (ECP)" w:date="2026-06-30T14:46:00Z" w16du:dateUtc="2026-06-30T12:46:00Z">
              <w:r w:rsidRPr="009A0509" w:rsidDel="00A2232E">
                <w:rPr>
                  <w:rFonts w:ascii="Arial" w:hAnsi="Arial" w:cs="Arial"/>
                  <w:sz w:val="20"/>
                  <w:szCs w:val="20"/>
                  <w:highlight w:val="yellow"/>
                </w:rPr>
                <w:delText>Design Specialist: Structural Engineer</w:delText>
              </w:r>
            </w:del>
          </w:p>
          <w:p w14:paraId="2BF11B9E" w14:textId="6FD93FED" w:rsidR="00332090" w:rsidRPr="009A0509" w:rsidDel="00A2232E" w:rsidRDefault="00332090" w:rsidP="009A0509">
            <w:pPr>
              <w:ind w:left="1071" w:right="272" w:hanging="357"/>
              <w:jc w:val="both"/>
              <w:textAlignment w:val="baseline"/>
              <w:rPr>
                <w:del w:id="1397" w:author="Tebokgo Mabuto (ECP)" w:date="2026-06-30T14:46:00Z" w16du:dateUtc="2026-06-30T12:46:00Z"/>
                <w:rFonts w:ascii="Arial" w:hAnsi="Arial" w:cs="Arial"/>
                <w:sz w:val="20"/>
                <w:szCs w:val="20"/>
                <w:highlight w:val="yellow"/>
              </w:rPr>
            </w:pPr>
            <w:del w:id="1398" w:author="Tebokgo Mabuto (ECP)" w:date="2026-06-30T14:46:00Z" w16du:dateUtc="2026-06-30T12:46:00Z">
              <w:r w:rsidRPr="009A0509" w:rsidDel="00A2232E">
                <w:rPr>
                  <w:rFonts w:ascii="Arial" w:hAnsi="Arial" w:cs="Arial"/>
                  <w:sz w:val="20"/>
                  <w:szCs w:val="20"/>
                  <w:highlight w:val="yellow"/>
                </w:rPr>
                <w:delText>Design Specialist: Geometric Engineer</w:delText>
              </w:r>
            </w:del>
          </w:p>
          <w:p w14:paraId="5BBD48E6" w14:textId="610D58B1" w:rsidR="00332090" w:rsidRPr="009A0509" w:rsidDel="00A2232E" w:rsidRDefault="00332090" w:rsidP="009A0509">
            <w:pPr>
              <w:ind w:left="1071" w:right="272" w:hanging="357"/>
              <w:jc w:val="both"/>
              <w:textAlignment w:val="baseline"/>
              <w:rPr>
                <w:del w:id="1399" w:author="Tebokgo Mabuto (ECP)" w:date="2026-06-30T14:46:00Z" w16du:dateUtc="2026-06-30T12:46:00Z"/>
                <w:rFonts w:ascii="Arial" w:hAnsi="Arial" w:cs="Arial"/>
                <w:sz w:val="20"/>
                <w:szCs w:val="20"/>
                <w:highlight w:val="yellow"/>
              </w:rPr>
            </w:pPr>
            <w:del w:id="1400" w:author="Tebokgo Mabuto (ECP)" w:date="2026-06-30T14:46:00Z" w16du:dateUtc="2026-06-30T12:46:00Z">
              <w:r w:rsidRPr="009A0509" w:rsidDel="00A2232E">
                <w:rPr>
                  <w:rFonts w:ascii="Arial" w:hAnsi="Arial" w:cs="Arial"/>
                  <w:sz w:val="20"/>
                  <w:szCs w:val="20"/>
                  <w:highlight w:val="yellow"/>
                </w:rPr>
                <w:delText>Design Specialist: Traffic Engineer</w:delText>
              </w:r>
            </w:del>
          </w:p>
          <w:p w14:paraId="07A28ADB" w14:textId="094E0982" w:rsidR="00332090" w:rsidRPr="009A0509" w:rsidDel="00A2232E" w:rsidRDefault="00332090" w:rsidP="009A0509">
            <w:pPr>
              <w:ind w:left="1071" w:right="272" w:hanging="357"/>
              <w:jc w:val="both"/>
              <w:textAlignment w:val="baseline"/>
              <w:rPr>
                <w:del w:id="1401" w:author="Tebokgo Mabuto (ECP)" w:date="2026-06-30T14:46:00Z" w16du:dateUtc="2026-06-30T12:46:00Z"/>
                <w:rFonts w:ascii="Arial" w:hAnsi="Arial" w:cs="Arial"/>
                <w:sz w:val="20"/>
                <w:szCs w:val="20"/>
                <w:highlight w:val="yellow"/>
              </w:rPr>
            </w:pPr>
            <w:del w:id="1402" w:author="Tebokgo Mabuto (ECP)" w:date="2026-06-30T14:46:00Z" w16du:dateUtc="2026-06-30T12:46:00Z">
              <w:r w:rsidRPr="009A0509" w:rsidDel="00A2232E">
                <w:rPr>
                  <w:rFonts w:ascii="Arial" w:hAnsi="Arial" w:cs="Arial"/>
                  <w:sz w:val="20"/>
                  <w:szCs w:val="20"/>
                  <w:highlight w:val="yellow"/>
                </w:rPr>
                <w:delText>Design Specialist: Geotechnical Engineer”</w:delText>
              </w:r>
            </w:del>
          </w:p>
          <w:p w14:paraId="01B5AB3C" w14:textId="11CF75A7" w:rsidR="00332090" w:rsidRPr="009A0509" w:rsidDel="00A2232E" w:rsidRDefault="00332090" w:rsidP="00332090">
            <w:pPr>
              <w:ind w:right="270"/>
              <w:jc w:val="both"/>
              <w:textAlignment w:val="baseline"/>
              <w:rPr>
                <w:del w:id="1403" w:author="Tebokgo Mabuto (ECP)" w:date="2026-06-30T14:46:00Z" w16du:dateUtc="2026-06-30T12:46:00Z"/>
                <w:rFonts w:ascii="Arial" w:hAnsi="Arial" w:cs="Arial"/>
                <w:sz w:val="20"/>
                <w:szCs w:val="20"/>
                <w:highlight w:val="yellow"/>
              </w:rPr>
            </w:pPr>
          </w:p>
          <w:p w14:paraId="3176CEB3" w14:textId="04950A5D" w:rsidR="00332090" w:rsidRPr="009A0509" w:rsidDel="00A2232E" w:rsidRDefault="00332090" w:rsidP="00332090">
            <w:pPr>
              <w:ind w:right="270"/>
              <w:jc w:val="both"/>
              <w:textAlignment w:val="baseline"/>
              <w:rPr>
                <w:del w:id="1404" w:author="Tebokgo Mabuto (ECP)" w:date="2026-06-30T14:46:00Z" w16du:dateUtc="2026-06-30T12:46:00Z"/>
                <w:rFonts w:ascii="Arial" w:hAnsi="Arial" w:cs="Arial"/>
                <w:sz w:val="20"/>
                <w:szCs w:val="20"/>
                <w:highlight w:val="yellow"/>
              </w:rPr>
            </w:pPr>
            <w:del w:id="1405" w:author="Tebokgo Mabuto (ECP)" w:date="2026-06-30T14:46:00Z" w16du:dateUtc="2026-06-30T12:46:00Z">
              <w:r w:rsidRPr="009A0509" w:rsidDel="00A2232E">
                <w:rPr>
                  <w:rFonts w:ascii="Arial" w:hAnsi="Arial" w:cs="Arial"/>
                  <w:sz w:val="20"/>
                  <w:szCs w:val="20"/>
                  <w:highlight w:val="yellow"/>
                </w:rPr>
                <w:delText>Other required resources (Design Specialist(s))</w:delText>
              </w:r>
            </w:del>
          </w:p>
          <w:p w14:paraId="35E481D2" w14:textId="64BB4363" w:rsidR="00332090" w:rsidRPr="009A0509" w:rsidDel="00A2232E" w:rsidRDefault="00332090" w:rsidP="00332090">
            <w:pPr>
              <w:ind w:right="270"/>
              <w:jc w:val="both"/>
              <w:textAlignment w:val="baseline"/>
              <w:rPr>
                <w:del w:id="1406" w:author="Tebokgo Mabuto (ECP)" w:date="2026-06-30T14:46:00Z" w16du:dateUtc="2026-06-30T12:46:00Z"/>
                <w:rFonts w:ascii="Arial" w:hAnsi="Arial" w:cs="Arial"/>
                <w:sz w:val="20"/>
                <w:szCs w:val="20"/>
                <w:highlight w:val="yellow"/>
              </w:rPr>
            </w:pPr>
          </w:p>
          <w:p w14:paraId="1A552923" w14:textId="2240C72D" w:rsidR="00332090" w:rsidRPr="009A0509" w:rsidDel="00A2232E" w:rsidRDefault="00332090" w:rsidP="00332090">
            <w:pPr>
              <w:ind w:right="270"/>
              <w:jc w:val="both"/>
              <w:textAlignment w:val="baseline"/>
              <w:rPr>
                <w:del w:id="1407" w:author="Tebokgo Mabuto (ECP)" w:date="2026-06-30T14:46:00Z" w16du:dateUtc="2026-06-30T12:46:00Z"/>
                <w:rFonts w:ascii="Arial" w:hAnsi="Arial" w:cs="Arial"/>
                <w:sz w:val="20"/>
                <w:szCs w:val="20"/>
                <w:highlight w:val="yellow"/>
              </w:rPr>
            </w:pPr>
            <w:del w:id="1408" w:author="Tebokgo Mabuto (ECP)" w:date="2026-06-30T14:46:00Z" w16du:dateUtc="2026-06-30T12:46:00Z">
              <w:r w:rsidRPr="009A0509" w:rsidDel="00A2232E">
                <w:rPr>
                  <w:rFonts w:ascii="Arial" w:hAnsi="Arial" w:cs="Arial"/>
                  <w:sz w:val="20"/>
                  <w:szCs w:val="20"/>
                  <w:highlight w:val="yellow"/>
                </w:rPr>
                <w:delText>Additional required resources (Design Specialist(s)) other than Key Persons for this project is as follows: (</w:delText>
              </w:r>
              <w:r w:rsidRPr="009A0509" w:rsidDel="00A2232E">
                <w:rPr>
                  <w:rFonts w:ascii="Arial" w:hAnsi="Arial" w:cs="Arial"/>
                  <w:b/>
                  <w:bCs/>
                  <w:sz w:val="20"/>
                  <w:szCs w:val="20"/>
                  <w:highlight w:val="yellow"/>
                </w:rPr>
                <w:delText>Note to compiler</w:delText>
              </w:r>
              <w:r w:rsidRPr="009A0509" w:rsidDel="00A2232E">
                <w:rPr>
                  <w:rFonts w:ascii="Arial" w:hAnsi="Arial" w:cs="Arial"/>
                  <w:sz w:val="20"/>
                  <w:szCs w:val="20"/>
                  <w:highlight w:val="yellow"/>
                </w:rPr>
                <w:delText>: select from the following list)</w:delText>
              </w:r>
            </w:del>
          </w:p>
          <w:p w14:paraId="5017E101" w14:textId="2A25BF5F" w:rsidR="00332090" w:rsidRPr="009A0509" w:rsidDel="00A2232E" w:rsidRDefault="00332090" w:rsidP="00332090">
            <w:pPr>
              <w:ind w:right="270"/>
              <w:jc w:val="both"/>
              <w:textAlignment w:val="baseline"/>
              <w:rPr>
                <w:del w:id="1409" w:author="Tebokgo Mabuto (ECP)" w:date="2026-06-30T14:46:00Z" w16du:dateUtc="2026-06-30T12:46:00Z"/>
                <w:rFonts w:ascii="Arial" w:hAnsi="Arial" w:cs="Arial"/>
                <w:sz w:val="20"/>
                <w:szCs w:val="20"/>
                <w:highlight w:val="yellow"/>
              </w:rPr>
            </w:pPr>
          </w:p>
          <w:p w14:paraId="3F1FD388" w14:textId="6FA4A5D2" w:rsidR="00332090" w:rsidRPr="009A0509" w:rsidDel="00A2232E" w:rsidRDefault="00332090" w:rsidP="00332090">
            <w:pPr>
              <w:ind w:right="270"/>
              <w:jc w:val="both"/>
              <w:textAlignment w:val="baseline"/>
              <w:rPr>
                <w:del w:id="1410" w:author="Tebokgo Mabuto (ECP)" w:date="2026-06-30T14:46:00Z" w16du:dateUtc="2026-06-30T12:46:00Z"/>
                <w:rFonts w:ascii="Arial" w:hAnsi="Arial" w:cs="Arial"/>
                <w:sz w:val="20"/>
                <w:szCs w:val="20"/>
                <w:highlight w:val="yellow"/>
              </w:rPr>
            </w:pPr>
            <w:del w:id="1411" w:author="Tebokgo Mabuto (ECP)" w:date="2026-06-30T14:46:00Z" w16du:dateUtc="2026-06-30T12:46:00Z">
              <w:r w:rsidRPr="009A0509" w:rsidDel="00A2232E">
                <w:rPr>
                  <w:rFonts w:ascii="Arial" w:hAnsi="Arial" w:cs="Arial"/>
                  <w:sz w:val="20"/>
                  <w:szCs w:val="20"/>
                  <w:highlight w:val="yellow"/>
                </w:rPr>
                <w:delText>Design Specialist: Pavement and Materials Engineer</w:delText>
              </w:r>
            </w:del>
          </w:p>
          <w:p w14:paraId="4302DF06" w14:textId="6558F6A7" w:rsidR="00332090" w:rsidRPr="009A0509" w:rsidDel="00A2232E" w:rsidRDefault="00332090" w:rsidP="00332090">
            <w:pPr>
              <w:ind w:right="270"/>
              <w:jc w:val="both"/>
              <w:textAlignment w:val="baseline"/>
              <w:rPr>
                <w:del w:id="1412" w:author="Tebokgo Mabuto (ECP)" w:date="2026-06-30T14:46:00Z" w16du:dateUtc="2026-06-30T12:46:00Z"/>
                <w:rFonts w:ascii="Arial" w:hAnsi="Arial" w:cs="Arial"/>
                <w:sz w:val="20"/>
                <w:szCs w:val="20"/>
                <w:highlight w:val="yellow"/>
              </w:rPr>
            </w:pPr>
            <w:del w:id="1413" w:author="Tebokgo Mabuto (ECP)" w:date="2026-06-30T14:46:00Z" w16du:dateUtc="2026-06-30T12:46:00Z">
              <w:r w:rsidRPr="009A0509" w:rsidDel="00A2232E">
                <w:rPr>
                  <w:rFonts w:ascii="Arial" w:hAnsi="Arial" w:cs="Arial"/>
                  <w:sz w:val="20"/>
                  <w:szCs w:val="20"/>
                  <w:highlight w:val="yellow"/>
                </w:rPr>
                <w:delText>Design Specialist: Structural Engineer</w:delText>
              </w:r>
            </w:del>
          </w:p>
          <w:p w14:paraId="6032C21E" w14:textId="65DB41E2" w:rsidR="00332090" w:rsidRPr="009A0509" w:rsidDel="00A2232E" w:rsidRDefault="00332090" w:rsidP="00332090">
            <w:pPr>
              <w:ind w:right="270"/>
              <w:jc w:val="both"/>
              <w:textAlignment w:val="baseline"/>
              <w:rPr>
                <w:del w:id="1414" w:author="Tebokgo Mabuto (ECP)" w:date="2026-06-30T14:46:00Z" w16du:dateUtc="2026-06-30T12:46:00Z"/>
                <w:rFonts w:ascii="Arial" w:hAnsi="Arial" w:cs="Arial"/>
                <w:sz w:val="20"/>
                <w:szCs w:val="20"/>
                <w:highlight w:val="yellow"/>
              </w:rPr>
            </w:pPr>
            <w:del w:id="1415" w:author="Tebokgo Mabuto (ECP)" w:date="2026-06-30T14:46:00Z" w16du:dateUtc="2026-06-30T12:46:00Z">
              <w:r w:rsidRPr="009A0509" w:rsidDel="00A2232E">
                <w:rPr>
                  <w:rFonts w:ascii="Arial" w:hAnsi="Arial" w:cs="Arial"/>
                  <w:sz w:val="20"/>
                  <w:szCs w:val="20"/>
                  <w:highlight w:val="yellow"/>
                </w:rPr>
                <w:delText>Design Specialist: Geometric Engineer</w:delText>
              </w:r>
            </w:del>
          </w:p>
          <w:p w14:paraId="164DEA0B" w14:textId="430BC0FD" w:rsidR="00332090" w:rsidRPr="009A0509" w:rsidDel="00A2232E" w:rsidRDefault="00332090" w:rsidP="00332090">
            <w:pPr>
              <w:ind w:right="270"/>
              <w:jc w:val="both"/>
              <w:textAlignment w:val="baseline"/>
              <w:rPr>
                <w:del w:id="1416" w:author="Tebokgo Mabuto (ECP)" w:date="2026-06-30T14:46:00Z" w16du:dateUtc="2026-06-30T12:46:00Z"/>
                <w:rFonts w:ascii="Arial" w:hAnsi="Arial" w:cs="Arial"/>
                <w:sz w:val="20"/>
                <w:szCs w:val="20"/>
                <w:highlight w:val="yellow"/>
              </w:rPr>
            </w:pPr>
            <w:del w:id="1417" w:author="Tebokgo Mabuto (ECP)" w:date="2026-06-30T14:46:00Z" w16du:dateUtc="2026-06-30T12:46:00Z">
              <w:r w:rsidRPr="009A0509" w:rsidDel="00A2232E">
                <w:rPr>
                  <w:rFonts w:ascii="Arial" w:hAnsi="Arial" w:cs="Arial"/>
                  <w:sz w:val="20"/>
                  <w:szCs w:val="20"/>
                  <w:highlight w:val="yellow"/>
                </w:rPr>
                <w:delText>Design Specialist: Traffic Engineer</w:delText>
              </w:r>
            </w:del>
          </w:p>
          <w:p w14:paraId="4618661D" w14:textId="159D58E6" w:rsidR="00332090" w:rsidRPr="009A0509" w:rsidDel="00A2232E" w:rsidRDefault="00332090" w:rsidP="00332090">
            <w:pPr>
              <w:ind w:right="270"/>
              <w:jc w:val="both"/>
              <w:textAlignment w:val="baseline"/>
              <w:rPr>
                <w:del w:id="1418" w:author="Tebokgo Mabuto (ECP)" w:date="2026-06-30T14:46:00Z" w16du:dateUtc="2026-06-30T12:46:00Z"/>
                <w:rFonts w:ascii="Arial" w:hAnsi="Arial" w:cs="Arial"/>
                <w:sz w:val="20"/>
                <w:szCs w:val="20"/>
                <w:highlight w:val="yellow"/>
              </w:rPr>
            </w:pPr>
            <w:del w:id="1419" w:author="Tebokgo Mabuto (ECP)" w:date="2026-06-30T14:46:00Z" w16du:dateUtc="2026-06-30T12:46:00Z">
              <w:r w:rsidRPr="009A0509" w:rsidDel="00A2232E">
                <w:rPr>
                  <w:rFonts w:ascii="Arial" w:hAnsi="Arial" w:cs="Arial"/>
                  <w:sz w:val="20"/>
                  <w:szCs w:val="20"/>
                  <w:highlight w:val="yellow"/>
                </w:rPr>
                <w:delText>Design Specialist: Geotechnical Engineer</w:delText>
              </w:r>
            </w:del>
          </w:p>
          <w:p w14:paraId="31123044" w14:textId="4A0B6DED" w:rsidR="00332090" w:rsidRPr="009A0509" w:rsidDel="00A2232E" w:rsidRDefault="00332090" w:rsidP="00332090">
            <w:pPr>
              <w:ind w:right="270"/>
              <w:jc w:val="both"/>
              <w:textAlignment w:val="baseline"/>
              <w:rPr>
                <w:del w:id="1420" w:author="Tebokgo Mabuto (ECP)" w:date="2026-06-30T14:46:00Z" w16du:dateUtc="2026-06-30T12:46:00Z"/>
                <w:rFonts w:ascii="Arial" w:hAnsi="Arial" w:cs="Arial"/>
                <w:sz w:val="20"/>
                <w:szCs w:val="20"/>
                <w:highlight w:val="yellow"/>
              </w:rPr>
            </w:pPr>
            <w:del w:id="1421" w:author="Tebokgo Mabuto (ECP)" w:date="2026-06-30T14:46:00Z" w16du:dateUtc="2026-06-30T12:46:00Z">
              <w:r w:rsidRPr="009A0509" w:rsidDel="00A2232E">
                <w:rPr>
                  <w:rFonts w:ascii="Arial" w:hAnsi="Arial" w:cs="Arial"/>
                  <w:sz w:val="20"/>
                  <w:szCs w:val="20"/>
                  <w:highlight w:val="yellow"/>
                </w:rPr>
                <w:delText>Design Specialist: (any other type)</w:delText>
              </w:r>
            </w:del>
          </w:p>
          <w:p w14:paraId="21D2705B" w14:textId="0F66C256" w:rsidR="00332090" w:rsidRPr="009A0509" w:rsidDel="00A2232E" w:rsidRDefault="00332090" w:rsidP="00332090">
            <w:pPr>
              <w:ind w:right="270"/>
              <w:jc w:val="both"/>
              <w:textAlignment w:val="baseline"/>
              <w:rPr>
                <w:del w:id="1422" w:author="Tebokgo Mabuto (ECP)" w:date="2026-06-30T14:46:00Z" w16du:dateUtc="2026-06-30T12:46:00Z"/>
                <w:rFonts w:ascii="Arial" w:hAnsi="Arial" w:cs="Arial"/>
                <w:sz w:val="20"/>
                <w:szCs w:val="20"/>
                <w:highlight w:val="yellow"/>
              </w:rPr>
            </w:pPr>
            <w:del w:id="1423" w:author="Tebokgo Mabuto (ECP)" w:date="2026-06-30T14:46:00Z" w16du:dateUtc="2026-06-30T12:46:00Z">
              <w:r w:rsidRPr="009A0509" w:rsidDel="00A2232E">
                <w:rPr>
                  <w:rFonts w:ascii="Arial" w:hAnsi="Arial" w:cs="Arial"/>
                  <w:sz w:val="20"/>
                  <w:szCs w:val="20"/>
                  <w:highlight w:val="yellow"/>
                </w:rPr>
                <w:delText>Assistant Contract Engineer</w:delText>
              </w:r>
            </w:del>
          </w:p>
          <w:p w14:paraId="212D09C2" w14:textId="73F08562" w:rsidR="00332090" w:rsidRPr="009A0509" w:rsidDel="00A2232E" w:rsidRDefault="00332090" w:rsidP="00332090">
            <w:pPr>
              <w:ind w:right="270"/>
              <w:jc w:val="both"/>
              <w:textAlignment w:val="baseline"/>
              <w:rPr>
                <w:del w:id="1424" w:author="Tebokgo Mabuto (ECP)" w:date="2026-06-30T14:46:00Z" w16du:dateUtc="2026-06-30T12:46:00Z"/>
                <w:rFonts w:ascii="Arial" w:hAnsi="Arial" w:cs="Arial"/>
                <w:sz w:val="20"/>
                <w:szCs w:val="20"/>
                <w:highlight w:val="yellow"/>
              </w:rPr>
            </w:pPr>
            <w:del w:id="1425" w:author="Tebokgo Mabuto (ECP)" w:date="2026-06-30T14:46:00Z" w16du:dateUtc="2026-06-30T12:46:00Z">
              <w:r w:rsidRPr="009A0509" w:rsidDel="00A2232E">
                <w:rPr>
                  <w:rFonts w:ascii="Arial" w:hAnsi="Arial" w:cs="Arial"/>
                  <w:sz w:val="20"/>
                  <w:szCs w:val="20"/>
                  <w:highlight w:val="yellow"/>
                </w:rPr>
                <w:delText>Contract Engineer</w:delText>
              </w:r>
            </w:del>
          </w:p>
          <w:p w14:paraId="57DC21E1" w14:textId="61EAD6DD" w:rsidR="00332090" w:rsidRPr="009A0509" w:rsidDel="00A2232E" w:rsidRDefault="00332090" w:rsidP="00332090">
            <w:pPr>
              <w:ind w:right="270"/>
              <w:jc w:val="both"/>
              <w:textAlignment w:val="baseline"/>
              <w:rPr>
                <w:del w:id="1426" w:author="Tebokgo Mabuto (ECP)" w:date="2026-06-30T14:46:00Z" w16du:dateUtc="2026-06-30T12:46:00Z"/>
                <w:rFonts w:ascii="Arial" w:hAnsi="Arial" w:cs="Arial"/>
                <w:sz w:val="20"/>
                <w:szCs w:val="20"/>
                <w:highlight w:val="yellow"/>
              </w:rPr>
            </w:pPr>
            <w:del w:id="1427" w:author="Tebokgo Mabuto (ECP)" w:date="2026-06-30T14:46:00Z" w16du:dateUtc="2026-06-30T12:46:00Z">
              <w:r w:rsidRPr="009A0509" w:rsidDel="00A2232E">
                <w:rPr>
                  <w:rFonts w:ascii="Arial" w:hAnsi="Arial" w:cs="Arial"/>
                  <w:sz w:val="20"/>
                  <w:szCs w:val="20"/>
                  <w:highlight w:val="yellow"/>
                </w:rPr>
                <w:delText>Assistant Project Leader</w:delText>
              </w:r>
            </w:del>
          </w:p>
          <w:p w14:paraId="330C9CBD" w14:textId="38C6BD5E" w:rsidR="00332090" w:rsidRPr="009A0509" w:rsidDel="00A2232E" w:rsidRDefault="00332090" w:rsidP="00332090">
            <w:pPr>
              <w:ind w:right="270"/>
              <w:jc w:val="both"/>
              <w:textAlignment w:val="baseline"/>
              <w:rPr>
                <w:del w:id="1428" w:author="Tebokgo Mabuto (ECP)" w:date="2026-06-30T14:46:00Z" w16du:dateUtc="2026-06-30T12:46:00Z"/>
                <w:rFonts w:ascii="Arial" w:hAnsi="Arial" w:cs="Arial"/>
                <w:sz w:val="20"/>
                <w:szCs w:val="20"/>
                <w:highlight w:val="yellow"/>
              </w:rPr>
            </w:pPr>
            <w:del w:id="1429" w:author="Tebokgo Mabuto (ECP)" w:date="2026-06-30T14:46:00Z" w16du:dateUtc="2026-06-30T12:46:00Z">
              <w:r w:rsidRPr="009A0509" w:rsidDel="00A2232E">
                <w:rPr>
                  <w:rFonts w:ascii="Arial" w:hAnsi="Arial" w:cs="Arial"/>
                  <w:sz w:val="20"/>
                  <w:szCs w:val="20"/>
                  <w:highlight w:val="yellow"/>
                </w:rPr>
                <w:delText>Assistant Design Specialist</w:delText>
              </w:r>
            </w:del>
          </w:p>
          <w:p w14:paraId="05E5DD00" w14:textId="3B5B8DC0" w:rsidR="00332090" w:rsidRPr="009A0509" w:rsidDel="00A2232E" w:rsidRDefault="00332090" w:rsidP="00332090">
            <w:pPr>
              <w:ind w:right="270"/>
              <w:jc w:val="both"/>
              <w:textAlignment w:val="baseline"/>
              <w:rPr>
                <w:del w:id="1430" w:author="Tebokgo Mabuto (ECP)" w:date="2026-06-30T14:46:00Z" w16du:dateUtc="2026-06-30T12:46:00Z"/>
                <w:rFonts w:ascii="Arial" w:hAnsi="Arial" w:cs="Arial"/>
                <w:sz w:val="20"/>
                <w:szCs w:val="20"/>
                <w:highlight w:val="yellow"/>
              </w:rPr>
            </w:pPr>
          </w:p>
          <w:p w14:paraId="5E5BF069" w14:textId="474091CA" w:rsidR="00332090" w:rsidRPr="009A0509" w:rsidDel="0051602E" w:rsidRDefault="00332090" w:rsidP="00332090">
            <w:pPr>
              <w:ind w:right="270"/>
              <w:jc w:val="both"/>
              <w:textAlignment w:val="baseline"/>
              <w:rPr>
                <w:del w:id="1431" w:author="Tebokgo Mabuto (ECP)" w:date="2026-06-30T10:29:00Z" w16du:dateUtc="2026-06-30T08:29:00Z"/>
                <w:rFonts w:ascii="Arial" w:hAnsi="Arial" w:cs="Arial"/>
                <w:b/>
                <w:bCs/>
                <w:sz w:val="20"/>
                <w:szCs w:val="20"/>
                <w:highlight w:val="yellow"/>
              </w:rPr>
            </w:pPr>
            <w:del w:id="1432" w:author="Tebokgo Mabuto (ECP)" w:date="2026-06-30T10:29:00Z" w16du:dateUtc="2026-06-30T08:29:00Z">
              <w:r w:rsidRPr="009A0509" w:rsidDel="0051602E">
                <w:rPr>
                  <w:rFonts w:ascii="Arial" w:hAnsi="Arial" w:cs="Arial"/>
                  <w:b/>
                  <w:bCs/>
                  <w:sz w:val="20"/>
                  <w:szCs w:val="20"/>
                  <w:highlight w:val="yellow"/>
                </w:rPr>
                <w:delText>Option 2</w:delText>
              </w:r>
              <w:r w:rsidR="00597EBB" w:rsidRPr="009A0509" w:rsidDel="0051602E">
                <w:rPr>
                  <w:rFonts w:ascii="Arial" w:hAnsi="Arial" w:cs="Arial"/>
                  <w:b/>
                  <w:bCs/>
                  <w:sz w:val="20"/>
                  <w:szCs w:val="20"/>
                  <w:highlight w:val="yellow"/>
                </w:rPr>
                <w:delText>: Administration</w:delText>
              </w:r>
              <w:r w:rsidRPr="009A0509" w:rsidDel="0051602E">
                <w:rPr>
                  <w:rFonts w:ascii="Arial" w:hAnsi="Arial" w:cs="Arial"/>
                  <w:b/>
                  <w:bCs/>
                  <w:sz w:val="20"/>
                  <w:szCs w:val="20"/>
                  <w:highlight w:val="yellow"/>
                </w:rPr>
                <w:delText xml:space="preserve"> and Monitoring (Supervision) only type contract</w:delText>
              </w:r>
            </w:del>
          </w:p>
          <w:p w14:paraId="0822DAD1" w14:textId="1325BD17" w:rsidR="00332090" w:rsidRPr="009A0509" w:rsidDel="0051602E" w:rsidRDefault="00332090" w:rsidP="00332090">
            <w:pPr>
              <w:ind w:right="270"/>
              <w:jc w:val="both"/>
              <w:textAlignment w:val="baseline"/>
              <w:rPr>
                <w:del w:id="1433" w:author="Tebokgo Mabuto (ECP)" w:date="2026-06-30T10:29:00Z" w16du:dateUtc="2026-06-30T08:29:00Z"/>
                <w:rFonts w:ascii="Arial" w:hAnsi="Arial" w:cs="Arial"/>
                <w:sz w:val="20"/>
                <w:szCs w:val="20"/>
                <w:highlight w:val="yellow"/>
              </w:rPr>
            </w:pPr>
          </w:p>
          <w:p w14:paraId="30DF0227" w14:textId="3E3F6CB7" w:rsidR="00332090" w:rsidRPr="009A0509" w:rsidDel="0051602E" w:rsidRDefault="00332090" w:rsidP="009A0509">
            <w:pPr>
              <w:pStyle w:val="ListParagraph"/>
              <w:numPr>
                <w:ilvl w:val="0"/>
                <w:numId w:val="138"/>
              </w:numPr>
              <w:ind w:right="270"/>
              <w:jc w:val="both"/>
              <w:textAlignment w:val="baseline"/>
              <w:rPr>
                <w:del w:id="1434" w:author="Tebokgo Mabuto (ECP)" w:date="2026-06-30T10:29:00Z" w16du:dateUtc="2026-06-30T08:29:00Z"/>
                <w:sz w:val="20"/>
                <w:szCs w:val="20"/>
              </w:rPr>
            </w:pPr>
            <w:del w:id="1435" w:author="Tebokgo Mabuto (ECP)" w:date="2026-06-30T10:29:00Z" w16du:dateUtc="2026-06-30T08:29:00Z">
              <w:r w:rsidRPr="009A0509" w:rsidDel="0051602E">
                <w:rPr>
                  <w:sz w:val="20"/>
                  <w:szCs w:val="20"/>
                  <w:highlight w:val="yellow"/>
                </w:rPr>
                <w:delText>Contract Engineer (Note to compiler:  In case of a Category 3 project, add the following “who shall be in permanent employ of the tenderer.”)</w:delText>
              </w:r>
            </w:del>
          </w:p>
          <w:p w14:paraId="39AB10D4" w14:textId="4259C6FB" w:rsidR="00332090" w:rsidRPr="004E65F1" w:rsidDel="00A2232E" w:rsidRDefault="00332090" w:rsidP="006D623C">
            <w:pPr>
              <w:ind w:right="270"/>
              <w:jc w:val="both"/>
              <w:textAlignment w:val="baseline"/>
              <w:rPr>
                <w:del w:id="1436" w:author="Tebokgo Mabuto (ECP)" w:date="2026-06-30T14:46:00Z" w16du:dateUtc="2026-06-30T12:46:00Z"/>
                <w:rFonts w:ascii="Arial" w:hAnsi="Arial" w:cs="Arial"/>
                <w:sz w:val="20"/>
                <w:szCs w:val="20"/>
              </w:rPr>
            </w:pPr>
          </w:p>
          <w:p w14:paraId="50A0869D" w14:textId="628D2F42" w:rsidR="00DB355E" w:rsidRPr="004E65F1" w:rsidDel="00A2232E" w:rsidRDefault="00DB355E" w:rsidP="006D623C">
            <w:pPr>
              <w:ind w:right="270"/>
              <w:jc w:val="both"/>
              <w:textAlignment w:val="baseline"/>
              <w:rPr>
                <w:del w:id="1437" w:author="Tebokgo Mabuto (ECP)" w:date="2026-06-30T14:46:00Z" w16du:dateUtc="2026-06-30T12:46:00Z"/>
                <w:rFonts w:ascii="Arial" w:hAnsi="Arial" w:cs="Arial"/>
                <w:b/>
                <w:bCs/>
                <w:sz w:val="20"/>
                <w:szCs w:val="20"/>
              </w:rPr>
            </w:pPr>
            <w:del w:id="1438" w:author="Tebokgo Mabuto (ECP)" w:date="2026-06-30T14:46:00Z" w16du:dateUtc="2026-06-30T12:46:00Z">
              <w:r w:rsidRPr="004E65F1" w:rsidDel="00A2232E">
                <w:rPr>
                  <w:rFonts w:ascii="Arial" w:hAnsi="Arial" w:cs="Arial"/>
                  <w:b/>
                  <w:bCs/>
                  <w:sz w:val="20"/>
                  <w:szCs w:val="20"/>
                </w:rPr>
                <w:delText xml:space="preserve">Stage </w:delText>
              </w:r>
              <w:r w:rsidR="00F5374F" w:rsidDel="00A2232E">
                <w:rPr>
                  <w:rFonts w:ascii="Arial" w:hAnsi="Arial" w:cs="Arial"/>
                  <w:b/>
                  <w:bCs/>
                  <w:sz w:val="20"/>
                  <w:szCs w:val="20"/>
                </w:rPr>
                <w:delText>3</w:delText>
              </w:r>
              <w:r w:rsidRPr="004E65F1" w:rsidDel="00A2232E">
                <w:rPr>
                  <w:rFonts w:ascii="Arial" w:hAnsi="Arial" w:cs="Arial"/>
                  <w:b/>
                  <w:bCs/>
                  <w:sz w:val="20"/>
                  <w:szCs w:val="20"/>
                </w:rPr>
                <w:delText xml:space="preserve"> Functionality Evaluation Criteria </w:delText>
              </w:r>
            </w:del>
          </w:p>
          <w:p w14:paraId="3959147F" w14:textId="5D5AF1C8" w:rsidR="00DB355E" w:rsidRPr="004E65F1" w:rsidDel="00A2232E" w:rsidRDefault="00DB355E" w:rsidP="006D623C">
            <w:pPr>
              <w:ind w:right="270"/>
              <w:jc w:val="both"/>
              <w:textAlignment w:val="baseline"/>
              <w:rPr>
                <w:del w:id="1439" w:author="Tebokgo Mabuto (ECP)" w:date="2026-06-30T14:46:00Z" w16du:dateUtc="2026-06-30T12:46:00Z"/>
                <w:rFonts w:ascii="Arial" w:hAnsi="Arial" w:cs="Arial"/>
                <w:sz w:val="20"/>
                <w:szCs w:val="20"/>
              </w:rPr>
            </w:pPr>
          </w:p>
          <w:p w14:paraId="29740F59" w14:textId="608F0AAF" w:rsidR="00DB355E" w:rsidRPr="004E65F1" w:rsidDel="00A2232E" w:rsidRDefault="00DB355E" w:rsidP="006D623C">
            <w:pPr>
              <w:ind w:right="270"/>
              <w:jc w:val="both"/>
              <w:textAlignment w:val="baseline"/>
              <w:rPr>
                <w:del w:id="1440" w:author="Tebokgo Mabuto (ECP)" w:date="2026-06-30T14:46:00Z" w16du:dateUtc="2026-06-30T12:46:00Z"/>
                <w:rFonts w:ascii="Arial" w:hAnsi="Arial" w:cs="Arial"/>
                <w:sz w:val="20"/>
                <w:szCs w:val="20"/>
              </w:rPr>
            </w:pPr>
            <w:del w:id="1441" w:author="Tebokgo Mabuto (ECP)" w:date="2026-06-30T14:46:00Z" w16du:dateUtc="2026-06-30T12:46:00Z">
              <w:r w:rsidRPr="004E65F1" w:rsidDel="00A2232E">
                <w:rPr>
                  <w:rFonts w:ascii="Arial" w:hAnsi="Arial" w:cs="Arial"/>
                  <w:sz w:val="20"/>
                  <w:szCs w:val="20"/>
                </w:rPr>
                <w:delText xml:space="preserve">Functionality is the terminology used to define the technical ability of the Tenderer, based on experience to deliver the required product in accordance with the specialized quality, reliability, and functionality. The functionality evaluation will be conducted by the </w:delText>
              </w:r>
              <w:r w:rsidR="009A0509" w:rsidDel="00A2232E">
                <w:rPr>
                  <w:rFonts w:ascii="Arial" w:hAnsi="Arial" w:cs="Arial"/>
                  <w:sz w:val="20"/>
                  <w:szCs w:val="20"/>
                </w:rPr>
                <w:delText xml:space="preserve">Bid </w:delText>
              </w:r>
              <w:r w:rsidRPr="004E65F1" w:rsidDel="00A2232E">
                <w:rPr>
                  <w:rFonts w:ascii="Arial" w:hAnsi="Arial" w:cs="Arial"/>
                  <w:sz w:val="20"/>
                  <w:szCs w:val="20"/>
                </w:rPr>
                <w:delText>Evaluation Committee which comprises of various skilled and experienced members from diverse professional disciplines. The evaluation process will be based on functionality criteria. The criteria will be as follows:</w:delText>
              </w:r>
            </w:del>
          </w:p>
          <w:p w14:paraId="647DA08C" w14:textId="6A99C153" w:rsidR="00DB355E" w:rsidRPr="004E65F1" w:rsidDel="00A2232E" w:rsidRDefault="00DB355E" w:rsidP="006D623C">
            <w:pPr>
              <w:ind w:right="270"/>
              <w:jc w:val="both"/>
              <w:textAlignment w:val="baseline"/>
              <w:rPr>
                <w:del w:id="1442" w:author="Tebokgo Mabuto (ECP)" w:date="2026-06-30T14:46:00Z" w16du:dateUtc="2026-06-30T12:46:00Z"/>
                <w:rFonts w:ascii="Arial" w:hAnsi="Arial" w:cs="Arial"/>
                <w:sz w:val="20"/>
                <w:szCs w:val="20"/>
              </w:rPr>
            </w:pPr>
          </w:p>
          <w:p w14:paraId="4285052F" w14:textId="1E752E22" w:rsidR="00DB355E" w:rsidDel="00A2232E" w:rsidRDefault="00DB355E" w:rsidP="006D623C">
            <w:pPr>
              <w:ind w:right="270"/>
              <w:jc w:val="both"/>
              <w:textAlignment w:val="baseline"/>
              <w:rPr>
                <w:del w:id="1443" w:author="Tebokgo Mabuto (ECP)" w:date="2026-06-30T14:46:00Z" w16du:dateUtc="2026-06-30T12:46:00Z"/>
                <w:rFonts w:ascii="Arial" w:hAnsi="Arial" w:cs="Arial"/>
                <w:sz w:val="20"/>
                <w:szCs w:val="20"/>
              </w:rPr>
            </w:pPr>
            <w:del w:id="1444" w:author="Tebokgo Mabuto (ECP)" w:date="2026-06-30T14:46:00Z" w16du:dateUtc="2026-06-30T12:46:00Z">
              <w:r w:rsidRPr="004E65F1" w:rsidDel="00A2232E">
                <w:rPr>
                  <w:rFonts w:ascii="Arial" w:hAnsi="Arial" w:cs="Arial"/>
                  <w:sz w:val="20"/>
                  <w:szCs w:val="20"/>
                </w:rPr>
                <w:delText xml:space="preserve">Points allocated for Functionality shall be evaluated in accordance with the criteria as listed below. Total Quality points allocated shall be 100. Tenderer must score minimum score per each sub-criterion and an overall minimum threshold of </w:delText>
              </w:r>
              <w:r w:rsidR="009A0509" w:rsidDel="00A2232E">
                <w:rPr>
                  <w:rFonts w:ascii="Arial" w:hAnsi="Arial" w:cs="Arial"/>
                  <w:sz w:val="20"/>
                  <w:szCs w:val="20"/>
                </w:rPr>
                <w:delText xml:space="preserve">……. </w:delText>
              </w:r>
              <w:r w:rsidR="009A0509" w:rsidRPr="009A0509" w:rsidDel="00A2232E">
                <w:rPr>
                  <w:rFonts w:ascii="Arial" w:hAnsi="Arial" w:cs="Arial"/>
                  <w:i/>
                  <w:iCs/>
                  <w:sz w:val="20"/>
                  <w:szCs w:val="20"/>
                  <w:highlight w:val="yellow"/>
                </w:rPr>
                <w:delText>(Note to compiler: insert 70, 80 or 85 for Category 1, 2 or 3 type projects)</w:delText>
              </w:r>
              <w:r w:rsidRPr="004E65F1" w:rsidDel="00A2232E">
                <w:rPr>
                  <w:rFonts w:ascii="Arial" w:hAnsi="Arial" w:cs="Arial"/>
                  <w:sz w:val="20"/>
                  <w:szCs w:val="20"/>
                </w:rPr>
                <w:delText xml:space="preserve"> points out of 100 is required to be achieved for the tender to be eligible for further evaluation.</w:delText>
              </w:r>
            </w:del>
          </w:p>
          <w:p w14:paraId="564145C7" w14:textId="1077A233" w:rsidR="00D4586B" w:rsidRPr="004E65F1" w:rsidDel="00A2232E" w:rsidRDefault="00D4586B" w:rsidP="006D623C">
            <w:pPr>
              <w:ind w:right="270"/>
              <w:jc w:val="both"/>
              <w:textAlignment w:val="baseline"/>
              <w:rPr>
                <w:del w:id="1445" w:author="Tebokgo Mabuto (ECP)" w:date="2026-06-30T14:46:00Z" w16du:dateUtc="2026-06-30T12:46:00Z"/>
                <w:rFonts w:ascii="Arial" w:hAnsi="Arial" w:cs="Arial"/>
                <w:sz w:val="20"/>
                <w:szCs w:val="20"/>
              </w:rPr>
            </w:pPr>
          </w:p>
          <w:p w14:paraId="3FB02044" w14:textId="5B0D082E" w:rsidR="00FC4310" w:rsidDel="00A2232E" w:rsidRDefault="00FC4310" w:rsidP="00FC4310">
            <w:pPr>
              <w:ind w:right="270"/>
              <w:jc w:val="both"/>
              <w:textAlignment w:val="baseline"/>
              <w:rPr>
                <w:del w:id="1446" w:author="Tebokgo Mabuto (ECP)" w:date="2026-06-30T14:46:00Z" w16du:dateUtc="2026-06-30T12:46:00Z"/>
                <w:rFonts w:ascii="Arial" w:hAnsi="Arial" w:cs="Arial"/>
                <w:b/>
                <w:bCs/>
                <w:sz w:val="20"/>
                <w:szCs w:val="20"/>
              </w:rPr>
            </w:pPr>
            <w:del w:id="1447" w:author="Tebokgo Mabuto (ECP)" w:date="2026-06-30T14:46:00Z" w16du:dateUtc="2026-06-30T12:46:00Z">
              <w:r w:rsidRPr="00FC4310" w:rsidDel="00A2232E">
                <w:rPr>
                  <w:rFonts w:ascii="Arial" w:hAnsi="Arial" w:cs="Arial"/>
                  <w:sz w:val="20"/>
                  <w:szCs w:val="20"/>
                </w:rPr>
                <w:delText>The quality criteria and maximum score (including the relevant returnable schedule to calculate the score) in respect of each of the criteria are as follows: A detailed explanation of the evaluation scoring is provided further in this document as “</w:delText>
              </w:r>
              <w:r w:rsidR="00325356" w:rsidDel="00A2232E">
                <w:rPr>
                  <w:rFonts w:ascii="Arial" w:hAnsi="Arial" w:cs="Arial"/>
                  <w:b/>
                  <w:bCs/>
                  <w:sz w:val="20"/>
                  <w:szCs w:val="20"/>
                </w:rPr>
                <w:delText xml:space="preserve">ANNEXURE A - </w:delText>
              </w:r>
              <w:r w:rsidRPr="00FC4310" w:rsidDel="00A2232E">
                <w:rPr>
                  <w:rFonts w:ascii="Arial" w:hAnsi="Arial" w:cs="Arial"/>
                  <w:b/>
                  <w:bCs/>
                  <w:sz w:val="20"/>
                  <w:szCs w:val="20"/>
                </w:rPr>
                <w:delText>SANRAL – EXPLANATION OF CONSULTANT TENDER EVALUATION SCORING FOR CONVENTIONAL PROJECTS”</w:delText>
              </w:r>
            </w:del>
          </w:p>
          <w:p w14:paraId="34A06EBB" w14:textId="1DFFBDDB" w:rsidR="00325356" w:rsidRPr="00FC4310" w:rsidDel="00A2232E" w:rsidRDefault="00325356" w:rsidP="00FC4310">
            <w:pPr>
              <w:ind w:right="270"/>
              <w:jc w:val="both"/>
              <w:textAlignment w:val="baseline"/>
              <w:rPr>
                <w:del w:id="1448" w:author="Tebokgo Mabuto (ECP)" w:date="2026-06-30T14:46:00Z" w16du:dateUtc="2026-06-30T12:46:00Z"/>
                <w:rFonts w:ascii="Arial" w:hAnsi="Arial" w:cs="Arial"/>
                <w:sz w:val="20"/>
                <w:szCs w:val="20"/>
              </w:rPr>
            </w:pPr>
          </w:p>
          <w:tbl>
            <w:tblPr>
              <w:tblW w:w="9376" w:type="dxa"/>
              <w:tblInd w:w="57" w:type="dxa"/>
              <w:tblLook w:val="01E0" w:firstRow="1" w:lastRow="1" w:firstColumn="1" w:lastColumn="1" w:noHBand="0" w:noVBand="0"/>
            </w:tblPr>
            <w:tblGrid>
              <w:gridCol w:w="5700"/>
              <w:gridCol w:w="1600"/>
              <w:gridCol w:w="2076"/>
            </w:tblGrid>
            <w:tr w:rsidR="00FC4310" w:rsidRPr="00FC4310" w:rsidDel="00A2232E" w14:paraId="4EBBFEEA" w14:textId="25AAC761" w:rsidTr="00E05BF6">
              <w:trPr>
                <w:trHeight w:val="239"/>
                <w:del w:id="1449" w:author="Tebokgo Mabuto (ECP)" w:date="2026-06-30T14:46:00Z"/>
              </w:trPr>
              <w:tc>
                <w:tcPr>
                  <w:tcW w:w="5700" w:type="dxa"/>
                  <w:tcBorders>
                    <w:top w:val="single" w:sz="4" w:space="0" w:color="auto"/>
                    <w:left w:val="single" w:sz="4" w:space="0" w:color="auto"/>
                    <w:bottom w:val="single" w:sz="4" w:space="0" w:color="auto"/>
                    <w:right w:val="single" w:sz="4" w:space="0" w:color="auto"/>
                  </w:tcBorders>
                  <w:vAlign w:val="center"/>
                </w:tcPr>
                <w:p w14:paraId="3BB3C311" w14:textId="1D420E94" w:rsidR="00FC4310" w:rsidRPr="00FC4310" w:rsidDel="00A2232E" w:rsidRDefault="00FC4310" w:rsidP="00FC4310">
                  <w:pPr>
                    <w:rPr>
                      <w:del w:id="1450" w:author="Tebokgo Mabuto (ECP)" w:date="2026-06-30T14:46:00Z" w16du:dateUtc="2026-06-30T12:46:00Z"/>
                      <w:rFonts w:ascii="Arial" w:hAnsi="Arial" w:cs="Arial"/>
                      <w:b/>
                      <w:sz w:val="20"/>
                      <w:szCs w:val="20"/>
                    </w:rPr>
                  </w:pPr>
                  <w:del w:id="1451" w:author="Tebokgo Mabuto (ECP)" w:date="2026-06-30T14:46:00Z" w16du:dateUtc="2026-06-30T12:46:00Z">
                    <w:r w:rsidRPr="00FC4310" w:rsidDel="00A2232E">
                      <w:rPr>
                        <w:rFonts w:ascii="Arial" w:hAnsi="Arial" w:cs="Arial"/>
                        <w:b/>
                        <w:sz w:val="20"/>
                        <w:szCs w:val="20"/>
                      </w:rPr>
                      <w:delText xml:space="preserve">Description of quality criteria </w:delText>
                    </w:r>
                  </w:del>
                </w:p>
              </w:tc>
              <w:tc>
                <w:tcPr>
                  <w:tcW w:w="1600" w:type="dxa"/>
                  <w:tcBorders>
                    <w:top w:val="single" w:sz="4" w:space="0" w:color="auto"/>
                    <w:bottom w:val="single" w:sz="4" w:space="0" w:color="auto"/>
                  </w:tcBorders>
                </w:tcPr>
                <w:p w14:paraId="3596CCFB" w14:textId="5793A691" w:rsidR="00FC4310" w:rsidDel="00A2232E" w:rsidRDefault="00FC4310" w:rsidP="00FC4310">
                  <w:pPr>
                    <w:jc w:val="both"/>
                    <w:rPr>
                      <w:del w:id="1452" w:author="Tebokgo Mabuto (ECP)" w:date="2026-06-30T14:46:00Z" w16du:dateUtc="2026-06-30T12:46:00Z"/>
                      <w:rFonts w:ascii="Arial" w:hAnsi="Arial" w:cs="Arial"/>
                      <w:b/>
                      <w:sz w:val="20"/>
                      <w:szCs w:val="20"/>
                    </w:rPr>
                  </w:pPr>
                  <w:del w:id="1453" w:author="Tebokgo Mabuto (ECP)" w:date="2026-06-30T14:46:00Z" w16du:dateUtc="2026-06-30T12:46:00Z">
                    <w:r w:rsidDel="00A2232E">
                      <w:rPr>
                        <w:rFonts w:ascii="Arial" w:hAnsi="Arial" w:cs="Arial"/>
                        <w:b/>
                        <w:sz w:val="20"/>
                        <w:szCs w:val="20"/>
                      </w:rPr>
                      <w:delText>Mininum</w:delText>
                    </w:r>
                  </w:del>
                </w:p>
                <w:p w14:paraId="599B98E7" w14:textId="3A934C0D" w:rsidR="00E05BF6" w:rsidRPr="00FC4310" w:rsidDel="00A2232E" w:rsidRDefault="00E05BF6" w:rsidP="00FC4310">
                  <w:pPr>
                    <w:jc w:val="both"/>
                    <w:rPr>
                      <w:del w:id="1454" w:author="Tebokgo Mabuto (ECP)" w:date="2026-06-30T14:46:00Z" w16du:dateUtc="2026-06-30T12:46:00Z"/>
                      <w:rFonts w:ascii="Arial" w:hAnsi="Arial" w:cs="Arial"/>
                      <w:b/>
                      <w:sz w:val="20"/>
                      <w:szCs w:val="20"/>
                    </w:rPr>
                  </w:pPr>
                  <w:del w:id="1455" w:author="Tebokgo Mabuto (ECP)" w:date="2026-06-30T14:46:00Z" w16du:dateUtc="2026-06-30T12:46:00Z">
                    <w:r w:rsidDel="00A2232E">
                      <w:rPr>
                        <w:rFonts w:ascii="Arial" w:hAnsi="Arial" w:cs="Arial"/>
                        <w:b/>
                        <w:sz w:val="20"/>
                        <w:szCs w:val="20"/>
                      </w:rPr>
                      <w:delText>(if applicable)</w:delText>
                    </w:r>
                  </w:del>
                </w:p>
              </w:tc>
              <w:tc>
                <w:tcPr>
                  <w:tcW w:w="2076" w:type="dxa"/>
                  <w:tcBorders>
                    <w:top w:val="single" w:sz="4" w:space="0" w:color="auto"/>
                    <w:left w:val="single" w:sz="4" w:space="0" w:color="auto"/>
                    <w:bottom w:val="single" w:sz="4" w:space="0" w:color="auto"/>
                    <w:right w:val="single" w:sz="4" w:space="0" w:color="auto"/>
                  </w:tcBorders>
                </w:tcPr>
                <w:p w14:paraId="7A4F494D" w14:textId="1339A63A" w:rsidR="00FC4310" w:rsidRPr="00FC4310" w:rsidDel="00A2232E" w:rsidRDefault="00FC4310" w:rsidP="00FC4310">
                  <w:pPr>
                    <w:jc w:val="both"/>
                    <w:rPr>
                      <w:del w:id="1456" w:author="Tebokgo Mabuto (ECP)" w:date="2026-06-30T14:46:00Z" w16du:dateUtc="2026-06-30T12:46:00Z"/>
                      <w:rFonts w:ascii="Arial" w:hAnsi="Arial" w:cs="Arial"/>
                      <w:b/>
                      <w:sz w:val="20"/>
                      <w:szCs w:val="20"/>
                    </w:rPr>
                  </w:pPr>
                  <w:del w:id="1457" w:author="Tebokgo Mabuto (ECP)" w:date="2026-06-30T14:46:00Z" w16du:dateUtc="2026-06-30T12:46:00Z">
                    <w:r w:rsidRPr="00FC4310" w:rsidDel="00A2232E">
                      <w:rPr>
                        <w:rFonts w:ascii="Arial" w:hAnsi="Arial" w:cs="Arial"/>
                        <w:b/>
                        <w:sz w:val="20"/>
                        <w:szCs w:val="20"/>
                      </w:rPr>
                      <w:delText>Maximum number of Tender evaluation points</w:delText>
                    </w:r>
                  </w:del>
                </w:p>
              </w:tc>
            </w:tr>
            <w:tr w:rsidR="00FC4310" w:rsidRPr="00FC4310" w:rsidDel="00A2232E" w14:paraId="7AA88742" w14:textId="05D4E2DC" w:rsidTr="00E05BF6">
              <w:trPr>
                <w:trHeight w:val="239"/>
                <w:del w:id="1458" w:author="Tebokgo Mabuto (ECP)" w:date="2026-06-30T14:46:00Z"/>
              </w:trPr>
              <w:tc>
                <w:tcPr>
                  <w:tcW w:w="5700" w:type="dxa"/>
                  <w:tcBorders>
                    <w:top w:val="single" w:sz="4" w:space="0" w:color="auto"/>
                    <w:left w:val="single" w:sz="4" w:space="0" w:color="auto"/>
                    <w:bottom w:val="single" w:sz="4" w:space="0" w:color="auto"/>
                    <w:right w:val="single" w:sz="4" w:space="0" w:color="auto"/>
                  </w:tcBorders>
                  <w:vAlign w:val="center"/>
                </w:tcPr>
                <w:p w14:paraId="1D2F3F3C" w14:textId="21971667" w:rsidR="00FC4310" w:rsidRPr="00FC4310" w:rsidDel="00A2232E" w:rsidRDefault="00FC4310" w:rsidP="00FC4310">
                  <w:pPr>
                    <w:rPr>
                      <w:del w:id="1459" w:author="Tebokgo Mabuto (ECP)" w:date="2026-06-30T14:46:00Z" w16du:dateUtc="2026-06-30T12:46:00Z"/>
                      <w:rFonts w:ascii="Arial" w:hAnsi="Arial" w:cs="Arial"/>
                      <w:sz w:val="20"/>
                      <w:szCs w:val="20"/>
                    </w:rPr>
                  </w:pPr>
                  <w:del w:id="1460" w:author="Tebokgo Mabuto (ECP)" w:date="2026-06-30T14:46:00Z" w16du:dateUtc="2026-06-30T12:46:00Z">
                    <w:r w:rsidRPr="00FC4310" w:rsidDel="00A2232E">
                      <w:rPr>
                        <w:rFonts w:ascii="Arial" w:hAnsi="Arial" w:cs="Arial"/>
                        <w:sz w:val="20"/>
                        <w:szCs w:val="20"/>
                      </w:rPr>
                      <w:delText>Technical experience in comparable projects (Form B1)</w:delText>
                    </w:r>
                  </w:del>
                </w:p>
              </w:tc>
              <w:tc>
                <w:tcPr>
                  <w:tcW w:w="1600" w:type="dxa"/>
                  <w:tcBorders>
                    <w:top w:val="single" w:sz="4" w:space="0" w:color="auto"/>
                    <w:bottom w:val="single" w:sz="4" w:space="0" w:color="auto"/>
                  </w:tcBorders>
                </w:tcPr>
                <w:p w14:paraId="685CB8C4" w14:textId="3C4330B4" w:rsidR="00FC4310" w:rsidRPr="00FC4310" w:rsidDel="00A2232E" w:rsidRDefault="00FC4310" w:rsidP="00FC4310">
                  <w:pPr>
                    <w:jc w:val="center"/>
                    <w:rPr>
                      <w:del w:id="1461" w:author="Tebokgo Mabuto (ECP)" w:date="2026-06-30T14:46:00Z" w16du:dateUtc="2026-06-30T12:46:00Z"/>
                      <w:rFonts w:ascii="Arial" w:hAnsi="Arial" w:cs="Arial"/>
                      <w:color w:val="000000"/>
                      <w:sz w:val="20"/>
                      <w:szCs w:val="20"/>
                    </w:rPr>
                  </w:pPr>
                </w:p>
              </w:tc>
              <w:tc>
                <w:tcPr>
                  <w:tcW w:w="2076" w:type="dxa"/>
                  <w:tcBorders>
                    <w:top w:val="single" w:sz="4" w:space="0" w:color="auto"/>
                    <w:left w:val="single" w:sz="4" w:space="0" w:color="auto"/>
                    <w:bottom w:val="single" w:sz="4" w:space="0" w:color="auto"/>
                    <w:right w:val="single" w:sz="4" w:space="0" w:color="auto"/>
                  </w:tcBorders>
                  <w:vAlign w:val="center"/>
                </w:tcPr>
                <w:p w14:paraId="3899ADAD" w14:textId="1DB6B89B" w:rsidR="00FC4310" w:rsidRPr="00FC4310" w:rsidDel="00A2232E" w:rsidRDefault="00FC4310" w:rsidP="00FC4310">
                  <w:pPr>
                    <w:jc w:val="center"/>
                    <w:rPr>
                      <w:del w:id="1462" w:author="Tebokgo Mabuto (ECP)" w:date="2026-06-30T14:46:00Z" w16du:dateUtc="2026-06-30T12:46:00Z"/>
                      <w:rFonts w:ascii="Arial" w:hAnsi="Arial" w:cs="Arial"/>
                      <w:color w:val="000000"/>
                      <w:sz w:val="20"/>
                      <w:szCs w:val="20"/>
                    </w:rPr>
                  </w:pPr>
                  <w:del w:id="1463" w:author="Tebokgo Mabuto (ECP)" w:date="2026-06-30T14:46:00Z" w16du:dateUtc="2026-06-30T12:46:00Z">
                    <w:r w:rsidRPr="00FC4310" w:rsidDel="00A2232E">
                      <w:rPr>
                        <w:rFonts w:ascii="Arial" w:hAnsi="Arial" w:cs="Arial"/>
                        <w:color w:val="000000"/>
                        <w:sz w:val="20"/>
                        <w:szCs w:val="20"/>
                      </w:rPr>
                      <w:delText>30</w:delText>
                    </w:r>
                  </w:del>
                </w:p>
              </w:tc>
            </w:tr>
            <w:tr w:rsidR="00FC4310" w:rsidRPr="00FC4310" w:rsidDel="00A2232E" w14:paraId="231BB7F0" w14:textId="172DE4CF" w:rsidTr="00E05BF6">
              <w:trPr>
                <w:trHeight w:val="239"/>
                <w:del w:id="1464" w:author="Tebokgo Mabuto (ECP)" w:date="2026-06-30T14:46:00Z"/>
              </w:trPr>
              <w:tc>
                <w:tcPr>
                  <w:tcW w:w="5700" w:type="dxa"/>
                  <w:tcBorders>
                    <w:top w:val="single" w:sz="4" w:space="0" w:color="auto"/>
                    <w:left w:val="single" w:sz="4" w:space="0" w:color="auto"/>
                    <w:bottom w:val="single" w:sz="4" w:space="0" w:color="auto"/>
                    <w:right w:val="single" w:sz="4" w:space="0" w:color="auto"/>
                  </w:tcBorders>
                  <w:vAlign w:val="center"/>
                </w:tcPr>
                <w:p w14:paraId="2E59DEC5" w14:textId="2098BA45" w:rsidR="00FC4310" w:rsidRPr="00FC4310" w:rsidDel="00A2232E" w:rsidRDefault="00FC4310" w:rsidP="00FC4310">
                  <w:pPr>
                    <w:rPr>
                      <w:del w:id="1465" w:author="Tebokgo Mabuto (ECP)" w:date="2026-06-30T14:46:00Z" w16du:dateUtc="2026-06-30T12:46:00Z"/>
                      <w:rFonts w:ascii="Arial" w:hAnsi="Arial" w:cs="Arial"/>
                      <w:sz w:val="20"/>
                      <w:szCs w:val="20"/>
                    </w:rPr>
                  </w:pPr>
                  <w:del w:id="1466" w:author="Tebokgo Mabuto (ECP)" w:date="2026-06-30T14:46:00Z" w16du:dateUtc="2026-06-30T12:46:00Z">
                    <w:r w:rsidRPr="00FC4310" w:rsidDel="00A2232E">
                      <w:rPr>
                        <w:rFonts w:ascii="Arial" w:hAnsi="Arial" w:cs="Arial"/>
                        <w:sz w:val="20"/>
                        <w:szCs w:val="20"/>
                      </w:rPr>
                      <w:delText>Management ability in comparable projects (Form B2)</w:delText>
                    </w:r>
                  </w:del>
                </w:p>
              </w:tc>
              <w:tc>
                <w:tcPr>
                  <w:tcW w:w="1600" w:type="dxa"/>
                  <w:tcBorders>
                    <w:top w:val="single" w:sz="4" w:space="0" w:color="auto"/>
                    <w:bottom w:val="single" w:sz="4" w:space="0" w:color="auto"/>
                  </w:tcBorders>
                </w:tcPr>
                <w:p w14:paraId="0ED80B5F" w14:textId="1E2EAF34" w:rsidR="00FC4310" w:rsidRPr="00FC4310" w:rsidDel="00A2232E" w:rsidRDefault="00FC4310" w:rsidP="00FC4310">
                  <w:pPr>
                    <w:jc w:val="center"/>
                    <w:rPr>
                      <w:del w:id="1467" w:author="Tebokgo Mabuto (ECP)" w:date="2026-06-30T14:46:00Z" w16du:dateUtc="2026-06-30T12:46:00Z"/>
                      <w:rFonts w:ascii="Arial" w:hAnsi="Arial" w:cs="Arial"/>
                      <w:sz w:val="20"/>
                      <w:szCs w:val="20"/>
                    </w:rPr>
                  </w:pPr>
                </w:p>
              </w:tc>
              <w:tc>
                <w:tcPr>
                  <w:tcW w:w="2076" w:type="dxa"/>
                  <w:tcBorders>
                    <w:top w:val="single" w:sz="4" w:space="0" w:color="auto"/>
                    <w:left w:val="single" w:sz="4" w:space="0" w:color="auto"/>
                    <w:bottom w:val="single" w:sz="4" w:space="0" w:color="auto"/>
                    <w:right w:val="single" w:sz="4" w:space="0" w:color="auto"/>
                  </w:tcBorders>
                  <w:vAlign w:val="center"/>
                </w:tcPr>
                <w:p w14:paraId="48C405B4" w14:textId="373213C9" w:rsidR="00FC4310" w:rsidRPr="00FC4310" w:rsidDel="00A2232E" w:rsidRDefault="00FC4310" w:rsidP="00FC4310">
                  <w:pPr>
                    <w:jc w:val="center"/>
                    <w:rPr>
                      <w:del w:id="1468" w:author="Tebokgo Mabuto (ECP)" w:date="2026-06-30T14:46:00Z" w16du:dateUtc="2026-06-30T12:46:00Z"/>
                      <w:rFonts w:ascii="Arial" w:hAnsi="Arial" w:cs="Arial"/>
                      <w:sz w:val="20"/>
                      <w:szCs w:val="20"/>
                    </w:rPr>
                  </w:pPr>
                  <w:del w:id="1469" w:author="Tebokgo Mabuto (ECP)" w:date="2026-06-30T14:46:00Z" w16du:dateUtc="2026-06-30T12:46:00Z">
                    <w:r w:rsidRPr="00FC4310" w:rsidDel="00A2232E">
                      <w:rPr>
                        <w:rFonts w:ascii="Arial" w:hAnsi="Arial" w:cs="Arial"/>
                        <w:sz w:val="20"/>
                        <w:szCs w:val="20"/>
                      </w:rPr>
                      <w:delText>15</w:delText>
                    </w:r>
                  </w:del>
                </w:p>
              </w:tc>
            </w:tr>
            <w:tr w:rsidR="00FC4310" w:rsidRPr="00FC4310" w:rsidDel="00A2232E" w14:paraId="220CEE15" w14:textId="5FC2485B" w:rsidTr="00E05BF6">
              <w:trPr>
                <w:trHeight w:val="239"/>
                <w:del w:id="1470" w:author="Tebokgo Mabuto (ECP)" w:date="2026-06-30T14:46:00Z"/>
              </w:trPr>
              <w:tc>
                <w:tcPr>
                  <w:tcW w:w="5700" w:type="dxa"/>
                  <w:tcBorders>
                    <w:top w:val="single" w:sz="4" w:space="0" w:color="auto"/>
                    <w:left w:val="single" w:sz="4" w:space="0" w:color="auto"/>
                    <w:bottom w:val="single" w:sz="4" w:space="0" w:color="auto"/>
                    <w:right w:val="single" w:sz="4" w:space="0" w:color="auto"/>
                  </w:tcBorders>
                  <w:vAlign w:val="center"/>
                </w:tcPr>
                <w:p w14:paraId="796C3B17" w14:textId="287DD178" w:rsidR="00FC4310" w:rsidRPr="00FC4310" w:rsidDel="00A2232E" w:rsidRDefault="00FC4310" w:rsidP="00FC4310">
                  <w:pPr>
                    <w:rPr>
                      <w:del w:id="1471" w:author="Tebokgo Mabuto (ECP)" w:date="2026-06-30T14:46:00Z" w16du:dateUtc="2026-06-30T12:46:00Z"/>
                      <w:rFonts w:ascii="Arial" w:hAnsi="Arial" w:cs="Arial"/>
                      <w:sz w:val="20"/>
                      <w:szCs w:val="20"/>
                    </w:rPr>
                  </w:pPr>
                  <w:del w:id="1472" w:author="Tebokgo Mabuto (ECP)" w:date="2026-06-30T14:46:00Z" w16du:dateUtc="2026-06-30T12:46:00Z">
                    <w:r w:rsidRPr="00FC4310" w:rsidDel="00A2232E">
                      <w:rPr>
                        <w:rFonts w:ascii="Arial" w:hAnsi="Arial" w:cs="Arial"/>
                        <w:sz w:val="20"/>
                        <w:szCs w:val="20"/>
                      </w:rPr>
                      <w:delText>Workplan Appropriateness (WA) to the size and nature of the work (Form C2.4)</w:delText>
                    </w:r>
                  </w:del>
                </w:p>
              </w:tc>
              <w:tc>
                <w:tcPr>
                  <w:tcW w:w="1600" w:type="dxa"/>
                  <w:tcBorders>
                    <w:top w:val="single" w:sz="4" w:space="0" w:color="auto"/>
                    <w:bottom w:val="single" w:sz="4" w:space="0" w:color="auto"/>
                  </w:tcBorders>
                </w:tcPr>
                <w:p w14:paraId="73766544" w14:textId="7DD9AE0D" w:rsidR="00FC4310" w:rsidRPr="00FC4310" w:rsidDel="00A2232E" w:rsidRDefault="00FC4310" w:rsidP="00FC4310">
                  <w:pPr>
                    <w:jc w:val="center"/>
                    <w:rPr>
                      <w:del w:id="1473" w:author="Tebokgo Mabuto (ECP)" w:date="2026-06-30T14:46:00Z" w16du:dateUtc="2026-06-30T12:46:00Z"/>
                      <w:rFonts w:ascii="Arial" w:hAnsi="Arial" w:cs="Arial"/>
                      <w:sz w:val="20"/>
                      <w:szCs w:val="20"/>
                    </w:rPr>
                  </w:pPr>
                </w:p>
              </w:tc>
              <w:tc>
                <w:tcPr>
                  <w:tcW w:w="2076" w:type="dxa"/>
                  <w:tcBorders>
                    <w:top w:val="single" w:sz="4" w:space="0" w:color="auto"/>
                    <w:left w:val="single" w:sz="4" w:space="0" w:color="auto"/>
                    <w:bottom w:val="single" w:sz="4" w:space="0" w:color="auto"/>
                    <w:right w:val="single" w:sz="4" w:space="0" w:color="auto"/>
                  </w:tcBorders>
                  <w:vAlign w:val="center"/>
                </w:tcPr>
                <w:p w14:paraId="4823D771" w14:textId="7B5AA6EA" w:rsidR="00FC4310" w:rsidRPr="00FC4310" w:rsidDel="00A2232E" w:rsidRDefault="00FC4310" w:rsidP="00FC4310">
                  <w:pPr>
                    <w:jc w:val="center"/>
                    <w:rPr>
                      <w:del w:id="1474" w:author="Tebokgo Mabuto (ECP)" w:date="2026-06-30T14:46:00Z" w16du:dateUtc="2026-06-30T12:46:00Z"/>
                      <w:rFonts w:ascii="Arial" w:hAnsi="Arial" w:cs="Arial"/>
                      <w:sz w:val="20"/>
                      <w:szCs w:val="20"/>
                    </w:rPr>
                  </w:pPr>
                  <w:del w:id="1475" w:author="Tebokgo Mabuto (ECP)" w:date="2026-06-30T14:46:00Z" w16du:dateUtc="2026-06-30T12:46:00Z">
                    <w:r w:rsidRPr="00FC4310" w:rsidDel="00A2232E">
                      <w:rPr>
                        <w:rFonts w:ascii="Arial" w:hAnsi="Arial" w:cs="Arial"/>
                        <w:sz w:val="20"/>
                        <w:szCs w:val="20"/>
                      </w:rPr>
                      <w:delText>30</w:delText>
                    </w:r>
                  </w:del>
                </w:p>
              </w:tc>
            </w:tr>
            <w:tr w:rsidR="00FC4310" w:rsidRPr="00FC4310" w:rsidDel="00A2232E" w14:paraId="57EE6AA1" w14:textId="5F4BCB39" w:rsidTr="00E05BF6">
              <w:trPr>
                <w:trHeight w:val="239"/>
                <w:del w:id="1476" w:author="Tebokgo Mabuto (ECP)" w:date="2026-06-30T14:46:00Z"/>
              </w:trPr>
              <w:tc>
                <w:tcPr>
                  <w:tcW w:w="5700" w:type="dxa"/>
                  <w:tcBorders>
                    <w:top w:val="single" w:sz="4" w:space="0" w:color="auto"/>
                    <w:left w:val="single" w:sz="4" w:space="0" w:color="auto"/>
                    <w:bottom w:val="single" w:sz="4" w:space="0" w:color="auto"/>
                    <w:right w:val="single" w:sz="4" w:space="0" w:color="auto"/>
                  </w:tcBorders>
                  <w:vAlign w:val="center"/>
                </w:tcPr>
                <w:p w14:paraId="651661E9" w14:textId="3B27C35D" w:rsidR="00FC4310" w:rsidRPr="00FC4310" w:rsidDel="00A2232E" w:rsidRDefault="00FC4310" w:rsidP="00FC4310">
                  <w:pPr>
                    <w:rPr>
                      <w:del w:id="1477" w:author="Tebokgo Mabuto (ECP)" w:date="2026-06-30T14:46:00Z" w16du:dateUtc="2026-06-30T12:46:00Z"/>
                      <w:rFonts w:ascii="Arial" w:hAnsi="Arial" w:cs="Arial"/>
                      <w:sz w:val="20"/>
                      <w:szCs w:val="20"/>
                    </w:rPr>
                  </w:pPr>
                  <w:del w:id="1478" w:author="Tebokgo Mabuto (ECP)" w:date="2026-06-30T14:46:00Z" w16du:dateUtc="2026-06-30T12:46:00Z">
                    <w:r w:rsidRPr="00FC4310" w:rsidDel="00A2232E">
                      <w:rPr>
                        <w:rFonts w:ascii="Arial" w:hAnsi="Arial" w:cs="Arial"/>
                        <w:sz w:val="20"/>
                        <w:szCs w:val="20"/>
                      </w:rPr>
                      <w:delText>Quality assurance systems which ensure conformance to Employer’s stated requirements (Form B4)</w:delText>
                    </w:r>
                  </w:del>
                </w:p>
              </w:tc>
              <w:tc>
                <w:tcPr>
                  <w:tcW w:w="1600" w:type="dxa"/>
                  <w:tcBorders>
                    <w:top w:val="single" w:sz="4" w:space="0" w:color="auto"/>
                    <w:bottom w:val="single" w:sz="4" w:space="0" w:color="auto"/>
                  </w:tcBorders>
                </w:tcPr>
                <w:p w14:paraId="361AB341" w14:textId="7F7E8D97" w:rsidR="00FC4310" w:rsidRPr="00FC4310" w:rsidDel="00A2232E" w:rsidRDefault="00FC4310" w:rsidP="00FC4310">
                  <w:pPr>
                    <w:jc w:val="center"/>
                    <w:rPr>
                      <w:del w:id="1479" w:author="Tebokgo Mabuto (ECP)" w:date="2026-06-30T14:46:00Z" w16du:dateUtc="2026-06-30T12:46:00Z"/>
                      <w:rFonts w:ascii="Arial" w:hAnsi="Arial" w:cs="Arial"/>
                      <w:sz w:val="20"/>
                      <w:szCs w:val="20"/>
                    </w:rPr>
                  </w:pPr>
                </w:p>
              </w:tc>
              <w:tc>
                <w:tcPr>
                  <w:tcW w:w="2076" w:type="dxa"/>
                  <w:tcBorders>
                    <w:top w:val="single" w:sz="4" w:space="0" w:color="auto"/>
                    <w:left w:val="single" w:sz="4" w:space="0" w:color="auto"/>
                    <w:bottom w:val="single" w:sz="4" w:space="0" w:color="auto"/>
                    <w:right w:val="single" w:sz="4" w:space="0" w:color="auto"/>
                  </w:tcBorders>
                  <w:vAlign w:val="center"/>
                </w:tcPr>
                <w:p w14:paraId="26B71006" w14:textId="7A59BA44" w:rsidR="00FC4310" w:rsidRPr="00FC4310" w:rsidDel="00A2232E" w:rsidRDefault="00FC4310" w:rsidP="00FC4310">
                  <w:pPr>
                    <w:jc w:val="center"/>
                    <w:rPr>
                      <w:del w:id="1480" w:author="Tebokgo Mabuto (ECP)" w:date="2026-06-30T14:46:00Z" w16du:dateUtc="2026-06-30T12:46:00Z"/>
                      <w:rFonts w:ascii="Arial" w:hAnsi="Arial" w:cs="Arial"/>
                      <w:sz w:val="20"/>
                      <w:szCs w:val="20"/>
                    </w:rPr>
                  </w:pPr>
                  <w:del w:id="1481" w:author="Tebokgo Mabuto (ECP)" w:date="2026-06-30T14:46:00Z" w16du:dateUtc="2026-06-30T12:46:00Z">
                    <w:r w:rsidRPr="00FC4310" w:rsidDel="00A2232E">
                      <w:rPr>
                        <w:rFonts w:ascii="Arial" w:hAnsi="Arial" w:cs="Arial"/>
                        <w:sz w:val="20"/>
                        <w:szCs w:val="20"/>
                      </w:rPr>
                      <w:delText>10</w:delText>
                    </w:r>
                  </w:del>
                </w:p>
              </w:tc>
            </w:tr>
            <w:tr w:rsidR="00FC4310" w:rsidRPr="00FC4310" w:rsidDel="00A2232E" w14:paraId="70B89EAA" w14:textId="20820844" w:rsidTr="00E05BF6">
              <w:trPr>
                <w:trHeight w:val="239"/>
                <w:del w:id="1482" w:author="Tebokgo Mabuto (ECP)" w:date="2026-06-30T14:46:00Z"/>
              </w:trPr>
              <w:tc>
                <w:tcPr>
                  <w:tcW w:w="5700" w:type="dxa"/>
                  <w:tcBorders>
                    <w:top w:val="single" w:sz="4" w:space="0" w:color="auto"/>
                    <w:left w:val="single" w:sz="4" w:space="0" w:color="auto"/>
                    <w:bottom w:val="single" w:sz="4" w:space="0" w:color="auto"/>
                    <w:right w:val="single" w:sz="4" w:space="0" w:color="auto"/>
                  </w:tcBorders>
                  <w:vAlign w:val="center"/>
                </w:tcPr>
                <w:p w14:paraId="707D8205" w14:textId="5ADB86A2" w:rsidR="00FC4310" w:rsidRPr="00FC4310" w:rsidDel="00A2232E" w:rsidRDefault="00FC4310" w:rsidP="00FC4310">
                  <w:pPr>
                    <w:rPr>
                      <w:del w:id="1483" w:author="Tebokgo Mabuto (ECP)" w:date="2026-06-30T14:46:00Z" w16du:dateUtc="2026-06-30T12:46:00Z"/>
                      <w:rFonts w:ascii="Arial" w:hAnsi="Arial" w:cs="Arial"/>
                      <w:sz w:val="20"/>
                      <w:szCs w:val="20"/>
                    </w:rPr>
                  </w:pPr>
                  <w:del w:id="1484" w:author="Tebokgo Mabuto (ECP)" w:date="2026-06-30T14:46:00Z" w16du:dateUtc="2026-06-30T12:46:00Z">
                    <w:r w:rsidRPr="00FC4310" w:rsidDel="00A2232E">
                      <w:rPr>
                        <w:rFonts w:ascii="Arial" w:hAnsi="Arial" w:cs="Arial"/>
                        <w:sz w:val="20"/>
                        <w:szCs w:val="20"/>
                      </w:rPr>
                      <w:delText>Past performance experience on reference projects (Form B6)</w:delText>
                    </w:r>
                  </w:del>
                </w:p>
              </w:tc>
              <w:tc>
                <w:tcPr>
                  <w:tcW w:w="1600" w:type="dxa"/>
                  <w:tcBorders>
                    <w:top w:val="single" w:sz="4" w:space="0" w:color="auto"/>
                    <w:bottom w:val="single" w:sz="4" w:space="0" w:color="auto"/>
                  </w:tcBorders>
                </w:tcPr>
                <w:p w14:paraId="60E540D3" w14:textId="32C8E492" w:rsidR="00FC4310" w:rsidRPr="00FC4310" w:rsidDel="00A2232E" w:rsidRDefault="00FC4310" w:rsidP="00FC4310">
                  <w:pPr>
                    <w:jc w:val="center"/>
                    <w:rPr>
                      <w:del w:id="1485" w:author="Tebokgo Mabuto (ECP)" w:date="2026-06-30T14:46:00Z" w16du:dateUtc="2026-06-30T12:46:00Z"/>
                      <w:rFonts w:ascii="Arial" w:hAnsi="Arial" w:cs="Arial"/>
                      <w:sz w:val="20"/>
                      <w:szCs w:val="20"/>
                    </w:rPr>
                  </w:pPr>
                </w:p>
              </w:tc>
              <w:tc>
                <w:tcPr>
                  <w:tcW w:w="2076" w:type="dxa"/>
                  <w:tcBorders>
                    <w:top w:val="single" w:sz="4" w:space="0" w:color="auto"/>
                    <w:left w:val="single" w:sz="4" w:space="0" w:color="auto"/>
                    <w:bottom w:val="single" w:sz="4" w:space="0" w:color="auto"/>
                    <w:right w:val="single" w:sz="4" w:space="0" w:color="auto"/>
                  </w:tcBorders>
                  <w:vAlign w:val="center"/>
                </w:tcPr>
                <w:p w14:paraId="19F1EA5D" w14:textId="69774AEB" w:rsidR="00FC4310" w:rsidRPr="00FC4310" w:rsidDel="00A2232E" w:rsidRDefault="00FC4310" w:rsidP="00FC4310">
                  <w:pPr>
                    <w:jc w:val="center"/>
                    <w:rPr>
                      <w:del w:id="1486" w:author="Tebokgo Mabuto (ECP)" w:date="2026-06-30T14:46:00Z" w16du:dateUtc="2026-06-30T12:46:00Z"/>
                      <w:rFonts w:ascii="Arial" w:hAnsi="Arial" w:cs="Arial"/>
                      <w:sz w:val="20"/>
                      <w:szCs w:val="20"/>
                    </w:rPr>
                  </w:pPr>
                  <w:del w:id="1487" w:author="Tebokgo Mabuto (ECP)" w:date="2026-06-30T14:46:00Z" w16du:dateUtc="2026-06-30T12:46:00Z">
                    <w:r w:rsidRPr="00FC4310" w:rsidDel="00A2232E">
                      <w:rPr>
                        <w:rFonts w:ascii="Arial" w:hAnsi="Arial" w:cs="Arial"/>
                        <w:sz w:val="20"/>
                        <w:szCs w:val="20"/>
                      </w:rPr>
                      <w:delText>15</w:delText>
                    </w:r>
                  </w:del>
                </w:p>
              </w:tc>
            </w:tr>
            <w:tr w:rsidR="00FC4310" w:rsidRPr="00FC4310" w:rsidDel="00A2232E" w14:paraId="02E7FBE3" w14:textId="74127780" w:rsidTr="00E05BF6">
              <w:trPr>
                <w:trHeight w:val="256"/>
                <w:del w:id="1488" w:author="Tebokgo Mabuto (ECP)" w:date="2026-06-30T14:46:00Z"/>
              </w:trPr>
              <w:tc>
                <w:tcPr>
                  <w:tcW w:w="5700" w:type="dxa"/>
                  <w:tcBorders>
                    <w:top w:val="single" w:sz="4" w:space="0" w:color="auto"/>
                    <w:left w:val="single" w:sz="4" w:space="0" w:color="auto"/>
                    <w:bottom w:val="single" w:sz="4" w:space="0" w:color="auto"/>
                    <w:right w:val="single" w:sz="4" w:space="0" w:color="auto"/>
                  </w:tcBorders>
                  <w:vAlign w:val="center"/>
                </w:tcPr>
                <w:p w14:paraId="75ABD864" w14:textId="4B92FE79" w:rsidR="00FC4310" w:rsidRPr="00FC4310" w:rsidDel="00A2232E" w:rsidRDefault="00FC4310" w:rsidP="00FC4310">
                  <w:pPr>
                    <w:rPr>
                      <w:del w:id="1489" w:author="Tebokgo Mabuto (ECP)" w:date="2026-06-30T14:46:00Z" w16du:dateUtc="2026-06-30T12:46:00Z"/>
                      <w:rFonts w:ascii="Arial" w:hAnsi="Arial" w:cs="Arial"/>
                      <w:sz w:val="20"/>
                      <w:szCs w:val="20"/>
                    </w:rPr>
                  </w:pPr>
                  <w:del w:id="1490" w:author="Tebokgo Mabuto (ECP)" w:date="2026-06-30T14:46:00Z" w16du:dateUtc="2026-06-30T12:46:00Z">
                    <w:r w:rsidRPr="00FC4310" w:rsidDel="00A2232E">
                      <w:rPr>
                        <w:rFonts w:ascii="Arial" w:hAnsi="Arial" w:cs="Arial"/>
                        <w:sz w:val="20"/>
                        <w:szCs w:val="20"/>
                      </w:rPr>
                      <w:delText>Total evaluation points for quality (M</w:delText>
                    </w:r>
                    <w:r w:rsidRPr="00FC4310" w:rsidDel="00A2232E">
                      <w:rPr>
                        <w:rFonts w:ascii="Arial" w:hAnsi="Arial" w:cs="Arial"/>
                        <w:sz w:val="20"/>
                        <w:szCs w:val="20"/>
                        <w:vertAlign w:val="subscript"/>
                      </w:rPr>
                      <w:delText>S</w:delText>
                    </w:r>
                    <w:r w:rsidRPr="00FC4310" w:rsidDel="00A2232E">
                      <w:rPr>
                        <w:rFonts w:ascii="Arial" w:hAnsi="Arial" w:cs="Arial"/>
                        <w:sz w:val="20"/>
                        <w:szCs w:val="20"/>
                      </w:rPr>
                      <w:delText>)</w:delText>
                    </w:r>
                  </w:del>
                </w:p>
              </w:tc>
              <w:tc>
                <w:tcPr>
                  <w:tcW w:w="1600" w:type="dxa"/>
                  <w:tcBorders>
                    <w:top w:val="single" w:sz="4" w:space="0" w:color="auto"/>
                    <w:bottom w:val="single" w:sz="4" w:space="0" w:color="auto"/>
                  </w:tcBorders>
                </w:tcPr>
                <w:p w14:paraId="3C6ED713" w14:textId="6AF493EB" w:rsidR="00FC4310" w:rsidRPr="00FC4310" w:rsidDel="00A2232E" w:rsidRDefault="009A0509" w:rsidP="00FC4310">
                  <w:pPr>
                    <w:jc w:val="center"/>
                    <w:rPr>
                      <w:del w:id="1491" w:author="Tebokgo Mabuto (ECP)" w:date="2026-06-30T14:46:00Z" w16du:dateUtc="2026-06-30T12:46:00Z"/>
                      <w:rFonts w:ascii="Arial" w:hAnsi="Arial" w:cs="Arial"/>
                      <w:sz w:val="20"/>
                      <w:szCs w:val="20"/>
                    </w:rPr>
                  </w:pPr>
                  <w:del w:id="1492" w:author="Tebokgo Mabuto (ECP)" w:date="2026-06-30T14:46:00Z" w16du:dateUtc="2026-06-30T12:46:00Z">
                    <w:r w:rsidDel="00A2232E">
                      <w:rPr>
                        <w:rFonts w:ascii="Arial" w:hAnsi="Arial" w:cs="Arial"/>
                        <w:sz w:val="20"/>
                        <w:szCs w:val="20"/>
                      </w:rPr>
                      <w:delText>*</w:delText>
                    </w:r>
                  </w:del>
                </w:p>
              </w:tc>
              <w:tc>
                <w:tcPr>
                  <w:tcW w:w="2076" w:type="dxa"/>
                  <w:tcBorders>
                    <w:top w:val="single" w:sz="4" w:space="0" w:color="auto"/>
                    <w:left w:val="single" w:sz="4" w:space="0" w:color="auto"/>
                    <w:bottom w:val="single" w:sz="4" w:space="0" w:color="auto"/>
                    <w:right w:val="single" w:sz="4" w:space="0" w:color="auto"/>
                  </w:tcBorders>
                  <w:vAlign w:val="center"/>
                </w:tcPr>
                <w:p w14:paraId="5C995F40" w14:textId="5AB886A6" w:rsidR="00FC4310" w:rsidRPr="00FC4310" w:rsidDel="00A2232E" w:rsidRDefault="00FC4310" w:rsidP="00FC4310">
                  <w:pPr>
                    <w:jc w:val="center"/>
                    <w:rPr>
                      <w:del w:id="1493" w:author="Tebokgo Mabuto (ECP)" w:date="2026-06-30T14:46:00Z" w16du:dateUtc="2026-06-30T12:46:00Z"/>
                      <w:rFonts w:ascii="Arial" w:hAnsi="Arial" w:cs="Arial"/>
                      <w:sz w:val="20"/>
                      <w:szCs w:val="20"/>
                    </w:rPr>
                  </w:pPr>
                  <w:del w:id="1494" w:author="Tebokgo Mabuto (ECP)" w:date="2026-06-30T14:46:00Z" w16du:dateUtc="2026-06-30T12:46:00Z">
                    <w:r w:rsidRPr="00FC4310" w:rsidDel="00A2232E">
                      <w:rPr>
                        <w:rFonts w:ascii="Arial" w:hAnsi="Arial" w:cs="Arial"/>
                        <w:sz w:val="20"/>
                        <w:szCs w:val="20"/>
                      </w:rPr>
                      <w:delText>100</w:delText>
                    </w:r>
                  </w:del>
                </w:p>
              </w:tc>
            </w:tr>
          </w:tbl>
          <w:p w14:paraId="62D2AA51" w14:textId="037F6A9B" w:rsidR="00FC4310" w:rsidRPr="00FC4310" w:rsidDel="00A2232E" w:rsidRDefault="00FC4310" w:rsidP="00FC4310">
            <w:pPr>
              <w:ind w:right="270"/>
              <w:jc w:val="both"/>
              <w:textAlignment w:val="baseline"/>
              <w:rPr>
                <w:del w:id="1495" w:author="Tebokgo Mabuto (ECP)" w:date="2026-06-30T14:46:00Z" w16du:dateUtc="2026-06-30T12:46:00Z"/>
                <w:rFonts w:ascii="Arial" w:hAnsi="Arial" w:cs="Arial"/>
                <w:sz w:val="20"/>
                <w:szCs w:val="20"/>
              </w:rPr>
            </w:pPr>
          </w:p>
          <w:p w14:paraId="0D73C43D" w14:textId="23B4FAE5" w:rsidR="00FC4310" w:rsidRPr="00FC4310" w:rsidDel="00A2232E" w:rsidRDefault="009A0509" w:rsidP="00FC4310">
            <w:pPr>
              <w:ind w:right="270"/>
              <w:jc w:val="both"/>
              <w:textAlignment w:val="baseline"/>
              <w:rPr>
                <w:del w:id="1496" w:author="Tebokgo Mabuto (ECP)" w:date="2026-06-30T14:46:00Z" w16du:dateUtc="2026-06-30T12:46:00Z"/>
                <w:rFonts w:ascii="Arial" w:hAnsi="Arial" w:cs="Arial"/>
                <w:sz w:val="20"/>
                <w:szCs w:val="20"/>
              </w:rPr>
            </w:pPr>
            <w:del w:id="1497" w:author="Tebokgo Mabuto (ECP)" w:date="2026-06-30T14:46:00Z" w16du:dateUtc="2026-06-30T12:46:00Z">
              <w:r w:rsidDel="00A2232E">
                <w:rPr>
                  <w:rFonts w:ascii="Arial" w:hAnsi="Arial" w:cs="Arial"/>
                  <w:sz w:val="20"/>
                  <w:szCs w:val="20"/>
                </w:rPr>
                <w:delText xml:space="preserve">* </w:delText>
              </w:r>
              <w:r w:rsidR="00FC4310" w:rsidRPr="00FC4310" w:rsidDel="00A2232E">
                <w:rPr>
                  <w:rFonts w:ascii="Arial" w:hAnsi="Arial" w:cs="Arial"/>
                  <w:sz w:val="20"/>
                  <w:szCs w:val="20"/>
                </w:rPr>
                <w:delText xml:space="preserve">The minimum number of evaluation points for quality is not less than …. </w:delText>
              </w:r>
              <w:r w:rsidR="00FC4310" w:rsidRPr="009A0509" w:rsidDel="00A2232E">
                <w:rPr>
                  <w:rFonts w:ascii="Arial" w:hAnsi="Arial" w:cs="Arial"/>
                  <w:sz w:val="20"/>
                  <w:szCs w:val="20"/>
                  <w:highlight w:val="yellow"/>
                </w:rPr>
                <w:delText>(</w:delText>
              </w:r>
              <w:r w:rsidR="00FC4310" w:rsidRPr="009A0509" w:rsidDel="00A2232E">
                <w:rPr>
                  <w:rFonts w:ascii="Arial" w:hAnsi="Arial" w:cs="Arial"/>
                  <w:i/>
                  <w:iCs/>
                  <w:sz w:val="20"/>
                  <w:szCs w:val="20"/>
                  <w:highlight w:val="yellow"/>
                  <w:shd w:val="clear" w:color="auto" w:fill="FFFF00"/>
                </w:rPr>
                <w:delText>Note to compiler: the threshold minima will be 70, 80 or 85 respective to category 1, 2 and 3 projects)</w:delText>
              </w:r>
            </w:del>
          </w:p>
          <w:p w14:paraId="2D3C153A" w14:textId="7109DF95" w:rsidR="00FC4310" w:rsidRPr="00FC4310" w:rsidDel="00A2232E" w:rsidRDefault="00FC4310" w:rsidP="00FC4310">
            <w:pPr>
              <w:ind w:right="270"/>
              <w:jc w:val="both"/>
              <w:textAlignment w:val="baseline"/>
              <w:rPr>
                <w:del w:id="1498" w:author="Tebokgo Mabuto (ECP)" w:date="2026-06-30T14:46:00Z" w16du:dateUtc="2026-06-30T12:46:00Z"/>
                <w:rFonts w:ascii="Arial" w:hAnsi="Arial" w:cs="Arial"/>
                <w:sz w:val="20"/>
                <w:szCs w:val="20"/>
              </w:rPr>
            </w:pPr>
          </w:p>
          <w:p w14:paraId="75072D54" w14:textId="74EF4980" w:rsidR="00FC4310" w:rsidRPr="00FC4310" w:rsidDel="00A2232E" w:rsidRDefault="00FC4310" w:rsidP="00FC4310">
            <w:pPr>
              <w:ind w:right="270"/>
              <w:jc w:val="both"/>
              <w:textAlignment w:val="baseline"/>
              <w:rPr>
                <w:del w:id="1499" w:author="Tebokgo Mabuto (ECP)" w:date="2026-06-30T14:46:00Z" w16du:dateUtc="2026-06-30T12:46:00Z"/>
                <w:rFonts w:ascii="Arial" w:hAnsi="Arial" w:cs="Arial"/>
                <w:sz w:val="20"/>
                <w:szCs w:val="20"/>
              </w:rPr>
            </w:pPr>
            <w:del w:id="1500" w:author="Tebokgo Mabuto (ECP)" w:date="2026-06-30T14:46:00Z" w16du:dateUtc="2026-06-30T12:46:00Z">
              <w:r w:rsidRPr="00FC4310" w:rsidDel="00A2232E">
                <w:rPr>
                  <w:rFonts w:ascii="Arial" w:hAnsi="Arial" w:cs="Arial"/>
                  <w:b/>
                  <w:bCs/>
                  <w:sz w:val="20"/>
                  <w:szCs w:val="20"/>
                </w:rPr>
                <w:delText>Category 1</w:delText>
              </w:r>
              <w:r w:rsidRPr="00FC4310" w:rsidDel="00A2232E">
                <w:rPr>
                  <w:rFonts w:ascii="Arial" w:hAnsi="Arial" w:cs="Arial"/>
                  <w:sz w:val="20"/>
                  <w:szCs w:val="20"/>
                </w:rPr>
                <w:delText>: Projects that do not require comprehensive engineering input, e.g. RRM and ad-hoc type projects.</w:delText>
              </w:r>
            </w:del>
          </w:p>
          <w:p w14:paraId="2F62F8DC" w14:textId="08555D7A" w:rsidR="00FC4310" w:rsidRPr="00FC4310" w:rsidDel="00A2232E" w:rsidRDefault="00FC4310" w:rsidP="00FC4310">
            <w:pPr>
              <w:ind w:right="270"/>
              <w:jc w:val="both"/>
              <w:textAlignment w:val="baseline"/>
              <w:rPr>
                <w:del w:id="1501" w:author="Tebokgo Mabuto (ECP)" w:date="2026-06-30T14:46:00Z" w16du:dateUtc="2026-06-30T12:46:00Z"/>
                <w:rFonts w:ascii="Arial" w:hAnsi="Arial" w:cs="Arial"/>
                <w:sz w:val="20"/>
                <w:szCs w:val="20"/>
              </w:rPr>
            </w:pPr>
            <w:del w:id="1502" w:author="Tebokgo Mabuto (ECP)" w:date="2026-06-30T14:46:00Z" w16du:dateUtc="2026-06-30T12:46:00Z">
              <w:r w:rsidRPr="00FC4310" w:rsidDel="00A2232E">
                <w:rPr>
                  <w:rFonts w:ascii="Arial" w:hAnsi="Arial" w:cs="Arial"/>
                  <w:b/>
                  <w:bCs/>
                  <w:sz w:val="20"/>
                  <w:szCs w:val="20"/>
                </w:rPr>
                <w:delText>Category 2</w:delText>
              </w:r>
              <w:r w:rsidRPr="00FC4310" w:rsidDel="00A2232E">
                <w:rPr>
                  <w:rFonts w:ascii="Arial" w:hAnsi="Arial" w:cs="Arial"/>
                  <w:sz w:val="20"/>
                  <w:szCs w:val="20"/>
                </w:rPr>
                <w:delText>: Projects that require minimal comprehensive engineering input, e.g. Periodic Maintenance, Special Maintenance and some Strengthening type projects.</w:delText>
              </w:r>
            </w:del>
          </w:p>
          <w:p w14:paraId="02F1E7D1" w14:textId="6D2F260C" w:rsidR="00FC4310" w:rsidRPr="00FC4310" w:rsidDel="00A2232E" w:rsidRDefault="00FC4310" w:rsidP="00FC4310">
            <w:pPr>
              <w:ind w:right="270"/>
              <w:jc w:val="both"/>
              <w:textAlignment w:val="baseline"/>
              <w:rPr>
                <w:del w:id="1503" w:author="Tebokgo Mabuto (ECP)" w:date="2026-06-30T14:46:00Z" w16du:dateUtc="2026-06-30T12:46:00Z"/>
                <w:rFonts w:ascii="Arial" w:hAnsi="Arial" w:cs="Arial"/>
                <w:sz w:val="20"/>
                <w:szCs w:val="20"/>
              </w:rPr>
            </w:pPr>
            <w:del w:id="1504" w:author="Tebokgo Mabuto (ECP)" w:date="2026-06-30T14:46:00Z" w16du:dateUtc="2026-06-30T12:46:00Z">
              <w:r w:rsidRPr="00FC4310" w:rsidDel="00A2232E">
                <w:rPr>
                  <w:rFonts w:ascii="Arial" w:hAnsi="Arial" w:cs="Arial"/>
                  <w:b/>
                  <w:bCs/>
                  <w:sz w:val="20"/>
                  <w:szCs w:val="20"/>
                </w:rPr>
                <w:delText>Category 3</w:delText>
              </w:r>
              <w:r w:rsidRPr="00FC4310" w:rsidDel="00A2232E">
                <w:rPr>
                  <w:rFonts w:ascii="Arial" w:hAnsi="Arial" w:cs="Arial"/>
                  <w:sz w:val="20"/>
                  <w:szCs w:val="20"/>
                </w:rPr>
                <w:delText>: Projects that require comprehensive engineering input, e.g. Improvements, New Works and some Strengthening type projects.)</w:delText>
              </w:r>
            </w:del>
          </w:p>
          <w:p w14:paraId="57649B6D" w14:textId="44D38090" w:rsidR="00DB355E" w:rsidDel="00A2232E" w:rsidRDefault="00DB355E" w:rsidP="006D623C">
            <w:pPr>
              <w:ind w:right="270"/>
              <w:jc w:val="both"/>
              <w:textAlignment w:val="baseline"/>
              <w:rPr>
                <w:del w:id="1505" w:author="Tebokgo Mabuto (ECP)" w:date="2026-06-30T14:46:00Z" w16du:dateUtc="2026-06-30T12:46:00Z"/>
                <w:rFonts w:ascii="Arial" w:hAnsi="Arial" w:cs="Arial"/>
                <w:sz w:val="20"/>
                <w:szCs w:val="20"/>
              </w:rPr>
            </w:pPr>
            <w:bookmarkStart w:id="1506" w:name="_Hlk176009727"/>
          </w:p>
          <w:p w14:paraId="6D273C3F" w14:textId="4489080B" w:rsidR="00FC4310" w:rsidRPr="00325356" w:rsidDel="00A2232E" w:rsidRDefault="00FC4310" w:rsidP="006D623C">
            <w:pPr>
              <w:ind w:right="270"/>
              <w:jc w:val="both"/>
              <w:textAlignment w:val="baseline"/>
              <w:rPr>
                <w:del w:id="1507" w:author="Tebokgo Mabuto (ECP)" w:date="2026-06-30T14:46:00Z" w16du:dateUtc="2026-06-30T12:46:00Z"/>
                <w:rFonts w:ascii="Arial" w:hAnsi="Arial" w:cs="Arial"/>
                <w:b/>
                <w:bCs/>
                <w:sz w:val="20"/>
                <w:szCs w:val="20"/>
              </w:rPr>
            </w:pPr>
            <w:del w:id="1508" w:author="Tebokgo Mabuto (ECP)" w:date="2026-06-30T14:46:00Z" w16du:dateUtc="2026-06-30T12:46:00Z">
              <w:r w:rsidRPr="00325356" w:rsidDel="00A2232E">
                <w:rPr>
                  <w:rFonts w:ascii="Arial" w:hAnsi="Arial" w:cs="Arial"/>
                  <w:b/>
                  <w:bCs/>
                  <w:sz w:val="20"/>
                  <w:szCs w:val="20"/>
                </w:rPr>
                <w:delText xml:space="preserve">Key Persons </w:delText>
              </w:r>
            </w:del>
          </w:p>
          <w:p w14:paraId="01FFA012" w14:textId="58067061" w:rsidR="00FC4310" w:rsidDel="00A2232E" w:rsidRDefault="00FC4310" w:rsidP="006D623C">
            <w:pPr>
              <w:ind w:right="270"/>
              <w:jc w:val="both"/>
              <w:textAlignment w:val="baseline"/>
              <w:rPr>
                <w:del w:id="1509" w:author="Tebokgo Mabuto (ECP)" w:date="2026-06-30T14:46:00Z" w16du:dateUtc="2026-06-30T12:46:00Z"/>
                <w:rFonts w:ascii="Arial" w:hAnsi="Arial" w:cs="Arial"/>
                <w:sz w:val="20"/>
                <w:szCs w:val="20"/>
              </w:rPr>
            </w:pPr>
          </w:p>
          <w:p w14:paraId="79E5BAF0" w14:textId="714205A5" w:rsidR="00FC4310" w:rsidRPr="00FC4310" w:rsidDel="00A2232E" w:rsidRDefault="00FC4310" w:rsidP="00FC4310">
            <w:pPr>
              <w:ind w:right="270"/>
              <w:jc w:val="both"/>
              <w:textAlignment w:val="baseline"/>
              <w:rPr>
                <w:del w:id="1510" w:author="Tebokgo Mabuto (ECP)" w:date="2026-06-30T14:46:00Z" w16du:dateUtc="2026-06-30T12:46:00Z"/>
                <w:rFonts w:ascii="Arial" w:hAnsi="Arial" w:cs="Arial"/>
                <w:sz w:val="20"/>
                <w:szCs w:val="20"/>
              </w:rPr>
            </w:pPr>
            <w:del w:id="1511" w:author="Tebokgo Mabuto (ECP)" w:date="2026-06-30T14:46:00Z" w16du:dateUtc="2026-06-30T12:46:00Z">
              <w:r w:rsidRPr="00FC4310" w:rsidDel="00A2232E">
                <w:rPr>
                  <w:rFonts w:ascii="Arial" w:hAnsi="Arial" w:cs="Arial"/>
                  <w:sz w:val="20"/>
                  <w:szCs w:val="20"/>
                </w:rPr>
                <w:delText xml:space="preserve">As part of the quality criteria as specified above, key persons shall be used to calculate the technical experience and managerial ability score. For this purpose the tenderer may propose the same candidate for more than 1 (one) position simultaneously. If this is proposed and the evidence of the candidates’ suitability is different for each position in the team then separate Returnable Schedules for each position must be completed.  </w:delText>
              </w:r>
            </w:del>
          </w:p>
          <w:p w14:paraId="7D4193E0" w14:textId="0CDF732C" w:rsidR="00FC4310" w:rsidRPr="00FC4310" w:rsidDel="00A2232E" w:rsidRDefault="00FC4310" w:rsidP="00FC4310">
            <w:pPr>
              <w:ind w:right="270"/>
              <w:jc w:val="both"/>
              <w:textAlignment w:val="baseline"/>
              <w:rPr>
                <w:del w:id="1512" w:author="Tebokgo Mabuto (ECP)" w:date="2026-06-30T14:46:00Z" w16du:dateUtc="2026-06-30T12:46:00Z"/>
                <w:rFonts w:ascii="Arial" w:hAnsi="Arial" w:cs="Arial"/>
                <w:sz w:val="20"/>
                <w:szCs w:val="20"/>
              </w:rPr>
            </w:pPr>
          </w:p>
          <w:p w14:paraId="57D300F8" w14:textId="75A1047A" w:rsidR="00FC4310" w:rsidRPr="00FC4310" w:rsidDel="00A2232E" w:rsidRDefault="00FC4310" w:rsidP="00FC4310">
            <w:pPr>
              <w:ind w:right="270"/>
              <w:jc w:val="both"/>
              <w:textAlignment w:val="baseline"/>
              <w:rPr>
                <w:del w:id="1513" w:author="Tebokgo Mabuto (ECP)" w:date="2026-06-30T14:46:00Z" w16du:dateUtc="2026-06-30T12:46:00Z"/>
                <w:rFonts w:ascii="Arial" w:hAnsi="Arial" w:cs="Arial"/>
                <w:sz w:val="20"/>
                <w:szCs w:val="20"/>
              </w:rPr>
            </w:pPr>
            <w:del w:id="1514" w:author="Tebokgo Mabuto (ECP)" w:date="2026-06-30T14:46:00Z" w16du:dateUtc="2026-06-30T12:46:00Z">
              <w:r w:rsidRPr="00FC4310" w:rsidDel="00A2232E">
                <w:rPr>
                  <w:rFonts w:ascii="Arial" w:hAnsi="Arial" w:cs="Arial"/>
                  <w:sz w:val="20"/>
                  <w:szCs w:val="20"/>
                </w:rPr>
                <w:delText xml:space="preserve">Each proposed candidate shall complete the relevant B1 and B2 forms included in the Returnable Schedules. The Project Leader (PL) and the Assistant Project Leader (APL) (if applicable) will be limited to participate in a maximum number of 6 (six) conventional contracts in active design phase which will be complete after the award of the Works Contract tender. Design Specialists (DS) and Assistant Design Specialists (ADS) (if applicable) will be limited to participate in a maximum number of 6 (six) conventional contracts in the design phase with the Employer which will be complete after the Detailed Design report is accepted by the Employer. </w:delText>
              </w:r>
            </w:del>
          </w:p>
          <w:p w14:paraId="54D90907" w14:textId="3D35A4C5" w:rsidR="00FC4310" w:rsidRPr="00FC4310" w:rsidDel="00A2232E" w:rsidRDefault="00FC4310" w:rsidP="00FC4310">
            <w:pPr>
              <w:ind w:right="270"/>
              <w:jc w:val="both"/>
              <w:textAlignment w:val="baseline"/>
              <w:rPr>
                <w:del w:id="1515" w:author="Tebokgo Mabuto (ECP)" w:date="2026-06-30T14:46:00Z" w16du:dateUtc="2026-06-30T12:46:00Z"/>
                <w:rFonts w:ascii="Arial" w:hAnsi="Arial" w:cs="Arial"/>
                <w:sz w:val="20"/>
                <w:szCs w:val="20"/>
              </w:rPr>
            </w:pPr>
          </w:p>
          <w:p w14:paraId="253C30B4" w14:textId="75021DB8" w:rsidR="00FC4310" w:rsidRPr="00FC4310" w:rsidDel="00A2232E" w:rsidRDefault="00FC4310" w:rsidP="00FC4310">
            <w:pPr>
              <w:ind w:right="270"/>
              <w:jc w:val="both"/>
              <w:textAlignment w:val="baseline"/>
              <w:rPr>
                <w:del w:id="1516" w:author="Tebokgo Mabuto (ECP)" w:date="2026-06-30T14:46:00Z" w16du:dateUtc="2026-06-30T12:46:00Z"/>
                <w:rFonts w:ascii="Arial" w:hAnsi="Arial" w:cs="Arial"/>
                <w:sz w:val="20"/>
                <w:szCs w:val="20"/>
              </w:rPr>
            </w:pPr>
            <w:del w:id="1517" w:author="Tebokgo Mabuto (ECP)" w:date="2026-06-30T14:46:00Z" w16du:dateUtc="2026-06-30T12:46:00Z">
              <w:r w:rsidRPr="00FC4310" w:rsidDel="00A2232E">
                <w:rPr>
                  <w:rFonts w:ascii="Arial" w:hAnsi="Arial" w:cs="Arial"/>
                  <w:sz w:val="20"/>
                  <w:szCs w:val="20"/>
                </w:rPr>
                <w:delText>Tenderers must submit an alternative candidate for those positions identified as being possible areas of conflict by completing separate Returnable Schedules Form B1 and B2 for the alternate. The Employer will not request alternative candidates after tender closure and will interpret the lack of any alternative candidate as an indication the tenderer accepts that it will be impossible to be awarded more projects than the limitations applicable to Key Persons. The Employer reserves the right to select according to its best interest and not the tenderers.</w:delText>
              </w:r>
            </w:del>
          </w:p>
          <w:p w14:paraId="11253718" w14:textId="6D3B1287" w:rsidR="00FC4310" w:rsidRPr="00FC4310" w:rsidDel="00A2232E" w:rsidRDefault="00FC4310" w:rsidP="00FC4310">
            <w:pPr>
              <w:ind w:right="270"/>
              <w:jc w:val="both"/>
              <w:textAlignment w:val="baseline"/>
              <w:rPr>
                <w:del w:id="1518" w:author="Tebokgo Mabuto (ECP)" w:date="2026-06-30T14:46:00Z" w16du:dateUtc="2026-06-30T12:46:00Z"/>
                <w:rFonts w:ascii="Arial" w:hAnsi="Arial" w:cs="Arial"/>
                <w:sz w:val="20"/>
                <w:szCs w:val="20"/>
              </w:rPr>
            </w:pPr>
          </w:p>
          <w:p w14:paraId="5BBF550E" w14:textId="31493DF4" w:rsidR="00FC4310" w:rsidRPr="00FC4310" w:rsidDel="00A2232E" w:rsidRDefault="00FC4310" w:rsidP="00FC4310">
            <w:pPr>
              <w:ind w:right="270"/>
              <w:jc w:val="both"/>
              <w:textAlignment w:val="baseline"/>
              <w:rPr>
                <w:del w:id="1519" w:author="Tebokgo Mabuto (ECP)" w:date="2026-06-30T14:46:00Z" w16du:dateUtc="2026-06-30T12:46:00Z"/>
                <w:rFonts w:ascii="Arial" w:hAnsi="Arial" w:cs="Arial"/>
                <w:sz w:val="20"/>
                <w:szCs w:val="20"/>
              </w:rPr>
            </w:pPr>
            <w:del w:id="1520" w:author="Tebokgo Mabuto (ECP)" w:date="2026-06-30T14:46:00Z" w16du:dateUtc="2026-06-30T12:46:00Z">
              <w:r w:rsidRPr="00FC4310" w:rsidDel="00A2232E">
                <w:rPr>
                  <w:rFonts w:ascii="Arial" w:hAnsi="Arial" w:cs="Arial"/>
                  <w:sz w:val="20"/>
                  <w:szCs w:val="20"/>
                </w:rPr>
                <w:delText>When a proposed candidate for any position is not in the permanent employ of the tenderer but a contracted person, this must be indicated on form B2 and a signed letter of consent from the candidate must be submitted with the relevant B-forms. When a proposed candidate for any position is a permanent staff member of the tenderer, this must be indicated on Form B2 and a signed letter of confirmation must be submitted with the relevant B-forms</w:delText>
              </w:r>
              <w:r w:rsidR="006E4003" w:rsidDel="00A2232E">
                <w:rPr>
                  <w:rFonts w:ascii="Arial" w:hAnsi="Arial" w:cs="Arial"/>
                  <w:sz w:val="20"/>
                  <w:szCs w:val="20"/>
                </w:rPr>
                <w:delText>, together with copies of salary slips of the candidates for last 3 (three) months.</w:delText>
              </w:r>
            </w:del>
          </w:p>
          <w:p w14:paraId="562EE2E9" w14:textId="61DA9A85" w:rsidR="00FC4310" w:rsidRPr="00FC4310" w:rsidDel="00A2232E" w:rsidRDefault="00FC4310" w:rsidP="00FC4310">
            <w:pPr>
              <w:ind w:right="270"/>
              <w:jc w:val="both"/>
              <w:textAlignment w:val="baseline"/>
              <w:rPr>
                <w:del w:id="1521" w:author="Tebokgo Mabuto (ECP)" w:date="2026-06-30T14:46:00Z" w16du:dateUtc="2026-06-30T12:46:00Z"/>
                <w:rFonts w:ascii="Arial" w:hAnsi="Arial" w:cs="Arial"/>
                <w:sz w:val="20"/>
                <w:szCs w:val="20"/>
              </w:rPr>
            </w:pPr>
          </w:p>
          <w:bookmarkEnd w:id="1506"/>
          <w:p w14:paraId="688A5E9B" w14:textId="2F3E473B" w:rsidR="00FC4310" w:rsidDel="00A2232E" w:rsidRDefault="00FC4310" w:rsidP="006D623C">
            <w:pPr>
              <w:ind w:right="270"/>
              <w:jc w:val="both"/>
              <w:textAlignment w:val="baseline"/>
              <w:rPr>
                <w:del w:id="1522" w:author="Tebokgo Mabuto (ECP)" w:date="2026-06-30T14:46:00Z" w16du:dateUtc="2026-06-30T12:46:00Z"/>
                <w:rFonts w:ascii="Arial" w:hAnsi="Arial" w:cs="Arial"/>
                <w:b/>
                <w:bCs/>
                <w:sz w:val="20"/>
                <w:szCs w:val="20"/>
              </w:rPr>
            </w:pPr>
          </w:p>
          <w:p w14:paraId="49AB89FA" w14:textId="2C8EEF2E" w:rsidR="00DB355E" w:rsidRPr="00D4586B" w:rsidDel="00A2232E" w:rsidRDefault="00DB355E" w:rsidP="006D623C">
            <w:pPr>
              <w:ind w:right="270"/>
              <w:jc w:val="both"/>
              <w:textAlignment w:val="baseline"/>
              <w:rPr>
                <w:del w:id="1523" w:author="Tebokgo Mabuto (ECP)" w:date="2026-06-30T14:46:00Z" w16du:dateUtc="2026-06-30T12:46:00Z"/>
                <w:rFonts w:ascii="Arial" w:hAnsi="Arial" w:cs="Arial"/>
                <w:b/>
                <w:bCs/>
                <w:sz w:val="20"/>
                <w:szCs w:val="20"/>
              </w:rPr>
            </w:pPr>
            <w:del w:id="1524" w:author="Tebokgo Mabuto (ECP)" w:date="2026-06-30T14:46:00Z" w16du:dateUtc="2026-06-30T12:46:00Z">
              <w:r w:rsidRPr="00D4586B" w:rsidDel="00A2232E">
                <w:rPr>
                  <w:rFonts w:ascii="Arial" w:hAnsi="Arial" w:cs="Arial"/>
                  <w:b/>
                  <w:bCs/>
                  <w:sz w:val="20"/>
                  <w:szCs w:val="20"/>
                </w:rPr>
                <w:delText xml:space="preserve">Stage </w:delText>
              </w:r>
              <w:r w:rsidR="00F5374F" w:rsidDel="00A2232E">
                <w:rPr>
                  <w:rFonts w:ascii="Arial" w:hAnsi="Arial" w:cs="Arial"/>
                  <w:b/>
                  <w:bCs/>
                  <w:sz w:val="20"/>
                  <w:szCs w:val="20"/>
                </w:rPr>
                <w:delText>4</w:delText>
              </w:r>
              <w:r w:rsidRPr="00D4586B" w:rsidDel="00A2232E">
                <w:rPr>
                  <w:rFonts w:ascii="Arial" w:hAnsi="Arial" w:cs="Arial"/>
                  <w:b/>
                  <w:bCs/>
                  <w:sz w:val="20"/>
                  <w:szCs w:val="20"/>
                </w:rPr>
                <w:delText xml:space="preserve"> Price and Preference </w:delText>
              </w:r>
            </w:del>
          </w:p>
          <w:p w14:paraId="54D90C71" w14:textId="027A7ED2" w:rsidR="00DB355E" w:rsidRPr="004E65F1" w:rsidDel="00A2232E" w:rsidRDefault="00DB355E" w:rsidP="006D623C">
            <w:pPr>
              <w:ind w:right="270"/>
              <w:jc w:val="both"/>
              <w:textAlignment w:val="baseline"/>
              <w:rPr>
                <w:del w:id="1525" w:author="Tebokgo Mabuto (ECP)" w:date="2026-06-30T14:46:00Z" w16du:dateUtc="2026-06-30T12:46:00Z"/>
                <w:rFonts w:ascii="Arial" w:hAnsi="Arial" w:cs="Arial"/>
                <w:sz w:val="20"/>
                <w:szCs w:val="20"/>
              </w:rPr>
            </w:pPr>
          </w:p>
          <w:p w14:paraId="51339842" w14:textId="6DF584EA" w:rsidR="00B23AC0" w:rsidDel="00A2232E" w:rsidRDefault="00DB355E" w:rsidP="00760A39">
            <w:pPr>
              <w:ind w:right="270"/>
              <w:jc w:val="both"/>
              <w:textAlignment w:val="baseline"/>
              <w:rPr>
                <w:del w:id="1526" w:author="Tebokgo Mabuto (ECP)" w:date="2026-06-30T14:46:00Z" w16du:dateUtc="2026-06-30T12:46:00Z"/>
                <w:rFonts w:ascii="Arial" w:hAnsi="Arial" w:cs="Arial"/>
                <w:sz w:val="20"/>
                <w:szCs w:val="20"/>
              </w:rPr>
            </w:pPr>
            <w:del w:id="1527" w:author="Tebokgo Mabuto (ECP)" w:date="2026-06-30T14:46:00Z" w16du:dateUtc="2026-06-30T12:46:00Z">
              <w:r w:rsidRPr="004E65F1" w:rsidDel="00A2232E">
                <w:rPr>
                  <w:rFonts w:ascii="Arial" w:hAnsi="Arial" w:cs="Arial"/>
                  <w:sz w:val="20"/>
                  <w:szCs w:val="20"/>
                </w:rPr>
                <w:delText>This is the final stage of the evaluation process and will be based on the PPPFA preference point system.</w:delText>
              </w:r>
            </w:del>
          </w:p>
          <w:p w14:paraId="6CF01B07" w14:textId="2AD8A06A" w:rsidR="009823D3" w:rsidRPr="00760A39" w:rsidDel="00A2232E" w:rsidRDefault="009823D3" w:rsidP="009823D3">
            <w:pPr>
              <w:ind w:right="270"/>
              <w:jc w:val="both"/>
              <w:textAlignment w:val="baseline"/>
              <w:rPr>
                <w:del w:id="1528" w:author="Tebokgo Mabuto (ECP)" w:date="2026-06-30T14:46:00Z" w16du:dateUtc="2026-06-30T12:46:00Z"/>
                <w:rFonts w:ascii="Arial" w:hAnsi="Arial" w:cs="Arial"/>
                <w:sz w:val="20"/>
                <w:szCs w:val="20"/>
              </w:rPr>
            </w:pPr>
            <w:del w:id="1529" w:author="Tebokgo Mabuto (ECP)" w:date="2026-06-30T14:46:00Z" w16du:dateUtc="2026-06-30T12:46:00Z">
              <w:r w:rsidRPr="00760A39" w:rsidDel="00A2232E">
                <w:rPr>
                  <w:rFonts w:ascii="Arial" w:hAnsi="Arial" w:cs="Arial"/>
                  <w:sz w:val="20"/>
                  <w:szCs w:val="20"/>
                </w:rPr>
                <w:delText xml:space="preserve">The tender will be evaluated in terms of </w:delText>
              </w:r>
              <w:r w:rsidDel="00A2232E">
                <w:rPr>
                  <w:rFonts w:ascii="Arial" w:hAnsi="Arial" w:cs="Arial"/>
                  <w:sz w:val="20"/>
                  <w:szCs w:val="20"/>
                </w:rPr>
                <w:delText>the</w:delText>
              </w:r>
              <w:r w:rsidRPr="00760A39" w:rsidDel="00A2232E">
                <w:rPr>
                  <w:rFonts w:ascii="Arial" w:hAnsi="Arial" w:cs="Arial"/>
                  <w:sz w:val="20"/>
                  <w:szCs w:val="20"/>
                </w:rPr>
                <w:delText xml:space="preserve"> Preferential Procurement Policy Framework Act (PPPFA, Act 5 of 2000). </w:delText>
              </w:r>
            </w:del>
          </w:p>
          <w:p w14:paraId="151FCE9D" w14:textId="538EC292" w:rsidR="00B23AC0" w:rsidDel="00A2232E" w:rsidRDefault="00B23AC0" w:rsidP="00760A39">
            <w:pPr>
              <w:ind w:right="270"/>
              <w:jc w:val="both"/>
              <w:textAlignment w:val="baseline"/>
              <w:rPr>
                <w:del w:id="1530" w:author="Tebokgo Mabuto (ECP)" w:date="2026-06-30T14:46:00Z" w16du:dateUtc="2026-06-30T12:46:00Z"/>
                <w:rFonts w:ascii="Arial" w:hAnsi="Arial" w:cs="Arial"/>
                <w:sz w:val="20"/>
                <w:szCs w:val="20"/>
              </w:rPr>
            </w:pPr>
          </w:p>
          <w:p w14:paraId="48089250" w14:textId="368367A9" w:rsidR="00760A39" w:rsidDel="00A2232E" w:rsidRDefault="0064655C" w:rsidP="00760A39">
            <w:pPr>
              <w:ind w:right="270"/>
              <w:jc w:val="both"/>
              <w:textAlignment w:val="baseline"/>
              <w:rPr>
                <w:del w:id="1531" w:author="Tebokgo Mabuto (ECP)" w:date="2026-06-30T14:46:00Z" w16du:dateUtc="2026-06-30T12:46:00Z"/>
                <w:rFonts w:ascii="Arial" w:hAnsi="Arial" w:cs="Arial"/>
                <w:sz w:val="20"/>
                <w:szCs w:val="20"/>
              </w:rPr>
            </w:pPr>
            <w:del w:id="1532" w:author="Tebokgo Mabuto (ECP)" w:date="2026-06-30T14:46:00Z" w16du:dateUtc="2026-06-30T12:46:00Z">
              <w:r w:rsidDel="00A2232E">
                <w:rPr>
                  <w:rFonts w:ascii="Arial" w:hAnsi="Arial" w:cs="Arial"/>
                  <w:sz w:val="20"/>
                  <w:szCs w:val="20"/>
                </w:rPr>
                <w:delText xml:space="preserve">If it is unclear whether the 90/10 or 80/20 system applied, </w:delText>
              </w:r>
              <w:r w:rsidR="00F040D3" w:rsidDel="00A2232E">
                <w:rPr>
                  <w:rFonts w:ascii="Arial" w:hAnsi="Arial" w:cs="Arial"/>
                  <w:sz w:val="20"/>
                  <w:szCs w:val="20"/>
                </w:rPr>
                <w:delText>t</w:delText>
              </w:r>
              <w:r w:rsidR="00B23AC0" w:rsidDel="00A2232E">
                <w:rPr>
                  <w:rFonts w:ascii="Arial" w:hAnsi="Arial" w:cs="Arial"/>
                  <w:sz w:val="20"/>
                  <w:szCs w:val="20"/>
                </w:rPr>
                <w:delText>he preference point system to be applied will be based on the lowest acceptable tender.</w:delText>
              </w:r>
              <w:r w:rsidR="00DB355E" w:rsidRPr="004E65F1" w:rsidDel="00A2232E">
                <w:rPr>
                  <w:rFonts w:ascii="Arial" w:hAnsi="Arial" w:cs="Arial"/>
                  <w:sz w:val="20"/>
                  <w:szCs w:val="20"/>
                </w:rPr>
                <w:delText xml:space="preserve"> </w:delText>
              </w:r>
            </w:del>
          </w:p>
          <w:p w14:paraId="7CCB3713" w14:textId="6A2C87BF" w:rsidR="00760A39" w:rsidRPr="00760A39" w:rsidDel="00A2232E" w:rsidRDefault="00760A39" w:rsidP="00760A39">
            <w:pPr>
              <w:ind w:right="270"/>
              <w:jc w:val="both"/>
              <w:textAlignment w:val="baseline"/>
              <w:rPr>
                <w:del w:id="1533" w:author="Tebokgo Mabuto (ECP)" w:date="2026-06-30T14:46:00Z" w16du:dateUtc="2026-06-30T12:46:00Z"/>
                <w:rFonts w:ascii="Arial" w:hAnsi="Arial" w:cs="Arial"/>
                <w:sz w:val="20"/>
                <w:szCs w:val="20"/>
              </w:rPr>
            </w:pPr>
          </w:p>
          <w:p w14:paraId="1B0CCB1E" w14:textId="1B7D600A" w:rsidR="00760A39" w:rsidRPr="00760A39" w:rsidDel="00A2232E" w:rsidRDefault="00760A39" w:rsidP="00760A39">
            <w:pPr>
              <w:ind w:right="270"/>
              <w:jc w:val="both"/>
              <w:textAlignment w:val="baseline"/>
              <w:rPr>
                <w:del w:id="1534" w:author="Tebokgo Mabuto (ECP)" w:date="2026-06-30T14:46:00Z" w16du:dateUtc="2026-06-30T12:46:00Z"/>
                <w:rFonts w:ascii="Arial" w:hAnsi="Arial" w:cs="Arial"/>
                <w:sz w:val="20"/>
                <w:szCs w:val="20"/>
              </w:rPr>
            </w:pPr>
            <w:del w:id="1535" w:author="Tebokgo Mabuto (ECP)" w:date="2026-06-30T14:46:00Z" w16du:dateUtc="2026-06-30T12:46:00Z">
              <w:r w:rsidRPr="00760A39" w:rsidDel="00A2232E">
                <w:rPr>
                  <w:rFonts w:ascii="Arial" w:hAnsi="Arial" w:cs="Arial"/>
                  <w:sz w:val="20"/>
                  <w:szCs w:val="20"/>
                </w:rPr>
                <w:delText>1.</w:delText>
              </w:r>
              <w:r w:rsidRPr="00760A39" w:rsidDel="00A2232E">
                <w:rPr>
                  <w:rFonts w:ascii="Arial" w:hAnsi="Arial" w:cs="Arial"/>
                  <w:sz w:val="20"/>
                  <w:szCs w:val="20"/>
                </w:rPr>
                <w:tab/>
                <w:delText xml:space="preserve">80/20 preference point system for acquisition of goods and services for Rand value equal to or above R2 000 and up to R50 million </w:delText>
              </w:r>
            </w:del>
          </w:p>
          <w:p w14:paraId="54D8F113" w14:textId="33DA282A" w:rsidR="00760A39" w:rsidRPr="00760A39" w:rsidDel="00A2232E" w:rsidRDefault="00760A39" w:rsidP="00760A39">
            <w:pPr>
              <w:ind w:right="270"/>
              <w:jc w:val="both"/>
              <w:textAlignment w:val="baseline"/>
              <w:rPr>
                <w:del w:id="1536" w:author="Tebokgo Mabuto (ECP)" w:date="2026-06-30T14:46:00Z" w16du:dateUtc="2026-06-30T12:46:00Z"/>
                <w:rFonts w:ascii="Arial" w:hAnsi="Arial" w:cs="Arial"/>
                <w:sz w:val="20"/>
                <w:szCs w:val="20"/>
              </w:rPr>
            </w:pPr>
          </w:p>
          <w:p w14:paraId="21A54211" w14:textId="65577522" w:rsidR="00760A39" w:rsidRPr="00760A39" w:rsidDel="00A2232E" w:rsidRDefault="00760A39" w:rsidP="00760A39">
            <w:pPr>
              <w:ind w:right="270"/>
              <w:jc w:val="both"/>
              <w:textAlignment w:val="baseline"/>
              <w:rPr>
                <w:del w:id="1537" w:author="Tebokgo Mabuto (ECP)" w:date="2026-06-30T14:46:00Z" w16du:dateUtc="2026-06-30T12:46:00Z"/>
                <w:rFonts w:ascii="Arial" w:hAnsi="Arial" w:cs="Arial"/>
                <w:sz w:val="20"/>
                <w:szCs w:val="20"/>
              </w:rPr>
            </w:pPr>
            <w:del w:id="1538" w:author="Tebokgo Mabuto (ECP)" w:date="2026-06-30T14:46:00Z" w16du:dateUtc="2026-06-30T12:46:00Z">
              <w:r w:rsidRPr="00760A39" w:rsidDel="00A2232E">
                <w:rPr>
                  <w:rFonts w:ascii="Arial" w:hAnsi="Arial" w:cs="Arial"/>
                  <w:sz w:val="20"/>
                  <w:szCs w:val="20"/>
                </w:rPr>
                <w:delText>The following formula will be used to calculate the points out of 80 for price:</w:delText>
              </w:r>
            </w:del>
          </w:p>
          <w:p w14:paraId="5BE449AF" w14:textId="6735841F" w:rsidR="00760A39" w:rsidRPr="00760A39" w:rsidDel="00A2232E" w:rsidRDefault="00760A39" w:rsidP="00760A39">
            <w:pPr>
              <w:ind w:right="270"/>
              <w:jc w:val="both"/>
              <w:textAlignment w:val="baseline"/>
              <w:rPr>
                <w:del w:id="1539" w:author="Tebokgo Mabuto (ECP)" w:date="2026-06-30T14:46:00Z" w16du:dateUtc="2026-06-30T12:46:00Z"/>
                <w:rFonts w:ascii="Arial" w:hAnsi="Arial" w:cs="Arial"/>
                <w:sz w:val="20"/>
                <w:szCs w:val="20"/>
              </w:rPr>
            </w:pPr>
          </w:p>
          <w:p w14:paraId="5FEBB1AA" w14:textId="158FA6A4" w:rsidR="00760A39" w:rsidRPr="00760A39" w:rsidDel="00A2232E" w:rsidRDefault="00760A39" w:rsidP="00760A39">
            <w:pPr>
              <w:ind w:right="270"/>
              <w:jc w:val="both"/>
              <w:textAlignment w:val="baseline"/>
              <w:rPr>
                <w:del w:id="1540" w:author="Tebokgo Mabuto (ECP)" w:date="2026-06-30T14:46:00Z" w16du:dateUtc="2026-06-30T12:46:00Z"/>
                <w:rFonts w:ascii="Arial" w:hAnsi="Arial" w:cs="Arial"/>
                <w:sz w:val="20"/>
                <w:szCs w:val="20"/>
              </w:rPr>
            </w:pPr>
            <w:del w:id="1541" w:author="Tebokgo Mabuto (ECP)" w:date="2026-06-30T14:46:00Z" w16du:dateUtc="2026-06-30T12:46:00Z">
              <w:r w:rsidRPr="00760A39" w:rsidDel="00A2232E">
                <w:rPr>
                  <w:rFonts w:ascii="Arial" w:hAnsi="Arial" w:cs="Arial"/>
                  <w:sz w:val="20"/>
                  <w:szCs w:val="20"/>
                </w:rPr>
                <w:delText>Ps = 80(1-(Pt-Pm)/Pm)</w:delText>
              </w:r>
            </w:del>
          </w:p>
          <w:p w14:paraId="700BA098" w14:textId="42F89162" w:rsidR="00760A39" w:rsidRPr="00760A39" w:rsidDel="00A2232E" w:rsidRDefault="00760A39" w:rsidP="00760A39">
            <w:pPr>
              <w:ind w:right="270"/>
              <w:jc w:val="both"/>
              <w:textAlignment w:val="baseline"/>
              <w:rPr>
                <w:del w:id="1542" w:author="Tebokgo Mabuto (ECP)" w:date="2026-06-30T14:46:00Z" w16du:dateUtc="2026-06-30T12:46:00Z"/>
                <w:rFonts w:ascii="Arial" w:hAnsi="Arial" w:cs="Arial"/>
                <w:sz w:val="20"/>
                <w:szCs w:val="20"/>
              </w:rPr>
            </w:pPr>
          </w:p>
          <w:p w14:paraId="091CDF42" w14:textId="5104A639" w:rsidR="00760A39" w:rsidRPr="00760A39" w:rsidDel="00A2232E" w:rsidRDefault="00760A39" w:rsidP="00760A39">
            <w:pPr>
              <w:ind w:right="270"/>
              <w:jc w:val="both"/>
              <w:textAlignment w:val="baseline"/>
              <w:rPr>
                <w:del w:id="1543" w:author="Tebokgo Mabuto (ECP)" w:date="2026-06-30T14:46:00Z" w16du:dateUtc="2026-06-30T12:46:00Z"/>
                <w:rFonts w:ascii="Arial" w:hAnsi="Arial" w:cs="Arial"/>
                <w:sz w:val="20"/>
                <w:szCs w:val="20"/>
              </w:rPr>
            </w:pPr>
            <w:del w:id="1544" w:author="Tebokgo Mabuto (ECP)" w:date="2026-06-30T14:46:00Z" w16du:dateUtc="2026-06-30T12:46:00Z">
              <w:r w:rsidRPr="00760A39" w:rsidDel="00A2232E">
                <w:rPr>
                  <w:rFonts w:ascii="Arial" w:hAnsi="Arial" w:cs="Arial"/>
                  <w:sz w:val="20"/>
                  <w:szCs w:val="20"/>
                </w:rPr>
                <w:delText>Where:</w:delText>
              </w:r>
            </w:del>
          </w:p>
          <w:p w14:paraId="33AD9A27" w14:textId="0535680D" w:rsidR="00760A39" w:rsidRPr="00760A39" w:rsidDel="00A2232E" w:rsidRDefault="00760A39" w:rsidP="00760A39">
            <w:pPr>
              <w:ind w:right="270"/>
              <w:jc w:val="both"/>
              <w:textAlignment w:val="baseline"/>
              <w:rPr>
                <w:del w:id="1545" w:author="Tebokgo Mabuto (ECP)" w:date="2026-06-30T14:46:00Z" w16du:dateUtc="2026-06-30T12:46:00Z"/>
                <w:rFonts w:ascii="Arial" w:hAnsi="Arial" w:cs="Arial"/>
                <w:sz w:val="20"/>
                <w:szCs w:val="20"/>
              </w:rPr>
            </w:pPr>
            <w:del w:id="1546" w:author="Tebokgo Mabuto (ECP)" w:date="2026-06-30T14:46:00Z" w16du:dateUtc="2026-06-30T12:46:00Z">
              <w:r w:rsidRPr="00760A39" w:rsidDel="00A2232E">
                <w:rPr>
                  <w:rFonts w:ascii="Arial" w:hAnsi="Arial" w:cs="Arial"/>
                  <w:sz w:val="20"/>
                  <w:szCs w:val="20"/>
                </w:rPr>
                <w:delText>Ps is the points scored for price of tender under consideration.</w:delText>
              </w:r>
            </w:del>
          </w:p>
          <w:p w14:paraId="25FFA655" w14:textId="38822F0C" w:rsidR="00760A39" w:rsidRPr="00760A39" w:rsidDel="00A2232E" w:rsidRDefault="00760A39" w:rsidP="00760A39">
            <w:pPr>
              <w:ind w:right="270"/>
              <w:jc w:val="both"/>
              <w:textAlignment w:val="baseline"/>
              <w:rPr>
                <w:del w:id="1547" w:author="Tebokgo Mabuto (ECP)" w:date="2026-06-30T14:46:00Z" w16du:dateUtc="2026-06-30T12:46:00Z"/>
                <w:rFonts w:ascii="Arial" w:hAnsi="Arial" w:cs="Arial"/>
                <w:sz w:val="20"/>
                <w:szCs w:val="20"/>
              </w:rPr>
            </w:pPr>
            <w:del w:id="1548" w:author="Tebokgo Mabuto (ECP)" w:date="2026-06-30T14:46:00Z" w16du:dateUtc="2026-06-30T12:46:00Z">
              <w:r w:rsidRPr="00760A39" w:rsidDel="00A2232E">
                <w:rPr>
                  <w:rFonts w:ascii="Arial" w:hAnsi="Arial" w:cs="Arial"/>
                  <w:sz w:val="20"/>
                  <w:szCs w:val="20"/>
                </w:rPr>
                <w:delText>Pt is the price of the tender under consideration; and</w:delText>
              </w:r>
            </w:del>
          </w:p>
          <w:p w14:paraId="5B9CCE63" w14:textId="243A5623" w:rsidR="00760A39" w:rsidRPr="00760A39" w:rsidDel="00A2232E" w:rsidRDefault="00760A39" w:rsidP="00760A39">
            <w:pPr>
              <w:ind w:right="270"/>
              <w:jc w:val="both"/>
              <w:textAlignment w:val="baseline"/>
              <w:rPr>
                <w:del w:id="1549" w:author="Tebokgo Mabuto (ECP)" w:date="2026-06-30T14:46:00Z" w16du:dateUtc="2026-06-30T12:46:00Z"/>
                <w:rFonts w:ascii="Arial" w:hAnsi="Arial" w:cs="Arial"/>
                <w:sz w:val="20"/>
                <w:szCs w:val="20"/>
              </w:rPr>
            </w:pPr>
            <w:del w:id="1550" w:author="Tebokgo Mabuto (ECP)" w:date="2026-06-30T14:46:00Z" w16du:dateUtc="2026-06-30T12:46:00Z">
              <w:r w:rsidRPr="00760A39" w:rsidDel="00A2232E">
                <w:rPr>
                  <w:rFonts w:ascii="Arial" w:hAnsi="Arial" w:cs="Arial"/>
                  <w:sz w:val="20"/>
                  <w:szCs w:val="20"/>
                </w:rPr>
                <w:delText>Pm is the price of the lowest acceptable tender.</w:delText>
              </w:r>
            </w:del>
          </w:p>
          <w:p w14:paraId="29A69F0E" w14:textId="6D07495D" w:rsidR="00760A39" w:rsidRPr="00760A39" w:rsidDel="00A2232E" w:rsidRDefault="00760A39" w:rsidP="00760A39">
            <w:pPr>
              <w:ind w:right="270"/>
              <w:jc w:val="both"/>
              <w:textAlignment w:val="baseline"/>
              <w:rPr>
                <w:del w:id="1551" w:author="Tebokgo Mabuto (ECP)" w:date="2026-06-30T14:46:00Z" w16du:dateUtc="2026-06-30T12:46:00Z"/>
                <w:rFonts w:ascii="Arial" w:hAnsi="Arial" w:cs="Arial"/>
                <w:sz w:val="20"/>
                <w:szCs w:val="20"/>
              </w:rPr>
            </w:pPr>
          </w:p>
          <w:p w14:paraId="7830B5EC" w14:textId="65078BC2" w:rsidR="00760A39" w:rsidRPr="00760A39" w:rsidDel="00A2232E" w:rsidRDefault="00760A39" w:rsidP="00760A39">
            <w:pPr>
              <w:ind w:right="270"/>
              <w:jc w:val="both"/>
              <w:textAlignment w:val="baseline"/>
              <w:rPr>
                <w:del w:id="1552" w:author="Tebokgo Mabuto (ECP)" w:date="2026-06-30T14:46:00Z" w16du:dateUtc="2026-06-30T12:46:00Z"/>
                <w:rFonts w:ascii="Arial" w:hAnsi="Arial" w:cs="Arial"/>
                <w:sz w:val="20"/>
                <w:szCs w:val="20"/>
              </w:rPr>
            </w:pPr>
            <w:del w:id="1553" w:author="Tebokgo Mabuto (ECP)" w:date="2026-06-30T14:46:00Z" w16du:dateUtc="2026-06-30T12:46:00Z">
              <w:r w:rsidRPr="00760A39" w:rsidDel="00A2232E">
                <w:rPr>
                  <w:rFonts w:ascii="Arial" w:hAnsi="Arial" w:cs="Arial"/>
                  <w:sz w:val="20"/>
                  <w:szCs w:val="20"/>
                </w:rPr>
                <w:delText>2.</w:delText>
              </w:r>
              <w:r w:rsidRPr="00760A39" w:rsidDel="00A2232E">
                <w:rPr>
                  <w:rFonts w:ascii="Arial" w:hAnsi="Arial" w:cs="Arial"/>
                  <w:sz w:val="20"/>
                  <w:szCs w:val="20"/>
                </w:rPr>
                <w:tab/>
                <w:delText xml:space="preserve">90/10 preference point system for acquisition of goods and services for Rand value above R50 million </w:delText>
              </w:r>
            </w:del>
          </w:p>
          <w:p w14:paraId="7FC016C4" w14:textId="6D89786D" w:rsidR="00760A39" w:rsidRPr="00760A39" w:rsidDel="00A2232E" w:rsidRDefault="00760A39" w:rsidP="00760A39">
            <w:pPr>
              <w:ind w:right="270"/>
              <w:jc w:val="both"/>
              <w:textAlignment w:val="baseline"/>
              <w:rPr>
                <w:del w:id="1554" w:author="Tebokgo Mabuto (ECP)" w:date="2026-06-30T14:46:00Z" w16du:dateUtc="2026-06-30T12:46:00Z"/>
                <w:rFonts w:ascii="Arial" w:hAnsi="Arial" w:cs="Arial"/>
                <w:sz w:val="20"/>
                <w:szCs w:val="20"/>
              </w:rPr>
            </w:pPr>
          </w:p>
          <w:p w14:paraId="07365D1C" w14:textId="5385FF69" w:rsidR="00760A39" w:rsidRPr="00760A39" w:rsidDel="00A2232E" w:rsidRDefault="00760A39" w:rsidP="00760A39">
            <w:pPr>
              <w:ind w:right="270"/>
              <w:jc w:val="both"/>
              <w:textAlignment w:val="baseline"/>
              <w:rPr>
                <w:del w:id="1555" w:author="Tebokgo Mabuto (ECP)" w:date="2026-06-30T14:46:00Z" w16du:dateUtc="2026-06-30T12:46:00Z"/>
                <w:rFonts w:ascii="Arial" w:hAnsi="Arial" w:cs="Arial"/>
                <w:sz w:val="20"/>
                <w:szCs w:val="20"/>
              </w:rPr>
            </w:pPr>
            <w:del w:id="1556" w:author="Tebokgo Mabuto (ECP)" w:date="2026-06-30T14:46:00Z" w16du:dateUtc="2026-06-30T12:46:00Z">
              <w:r w:rsidRPr="00760A39" w:rsidDel="00A2232E">
                <w:rPr>
                  <w:rFonts w:ascii="Arial" w:hAnsi="Arial" w:cs="Arial"/>
                  <w:sz w:val="20"/>
                  <w:szCs w:val="20"/>
                </w:rPr>
                <w:delText>The following formula will be used to calculate the points out of 90 for price:</w:delText>
              </w:r>
            </w:del>
          </w:p>
          <w:p w14:paraId="4B9EB10C" w14:textId="56A44F89" w:rsidR="00760A39" w:rsidRPr="00760A39" w:rsidDel="00A2232E" w:rsidRDefault="00760A39" w:rsidP="00760A39">
            <w:pPr>
              <w:ind w:right="270"/>
              <w:jc w:val="both"/>
              <w:textAlignment w:val="baseline"/>
              <w:rPr>
                <w:del w:id="1557" w:author="Tebokgo Mabuto (ECP)" w:date="2026-06-30T14:46:00Z" w16du:dateUtc="2026-06-30T12:46:00Z"/>
                <w:rFonts w:ascii="Arial" w:hAnsi="Arial" w:cs="Arial"/>
                <w:sz w:val="20"/>
                <w:szCs w:val="20"/>
              </w:rPr>
            </w:pPr>
          </w:p>
          <w:p w14:paraId="21FAE3D7" w14:textId="33A5D7D3" w:rsidR="00760A39" w:rsidRPr="00760A39" w:rsidDel="00A2232E" w:rsidRDefault="00760A39" w:rsidP="00760A39">
            <w:pPr>
              <w:ind w:right="270"/>
              <w:jc w:val="both"/>
              <w:textAlignment w:val="baseline"/>
              <w:rPr>
                <w:del w:id="1558" w:author="Tebokgo Mabuto (ECP)" w:date="2026-06-30T14:46:00Z" w16du:dateUtc="2026-06-30T12:46:00Z"/>
                <w:rFonts w:ascii="Arial" w:hAnsi="Arial" w:cs="Arial"/>
                <w:sz w:val="20"/>
                <w:szCs w:val="20"/>
              </w:rPr>
            </w:pPr>
            <w:del w:id="1559" w:author="Tebokgo Mabuto (ECP)" w:date="2026-06-30T14:46:00Z" w16du:dateUtc="2026-06-30T12:46:00Z">
              <w:r w:rsidRPr="00760A39" w:rsidDel="00A2232E">
                <w:rPr>
                  <w:rFonts w:ascii="Arial" w:hAnsi="Arial" w:cs="Arial"/>
                  <w:sz w:val="20"/>
                  <w:szCs w:val="20"/>
                </w:rPr>
                <w:delText>Ps = 90(1-(Pt-Pm)/Pm)</w:delText>
              </w:r>
            </w:del>
          </w:p>
          <w:p w14:paraId="310377B6" w14:textId="7C5585B4" w:rsidR="00760A39" w:rsidRPr="00760A39" w:rsidDel="00A2232E" w:rsidRDefault="00760A39" w:rsidP="00760A39">
            <w:pPr>
              <w:ind w:right="270"/>
              <w:jc w:val="both"/>
              <w:textAlignment w:val="baseline"/>
              <w:rPr>
                <w:del w:id="1560" w:author="Tebokgo Mabuto (ECP)" w:date="2026-06-30T14:46:00Z" w16du:dateUtc="2026-06-30T12:46:00Z"/>
                <w:rFonts w:ascii="Arial" w:hAnsi="Arial" w:cs="Arial"/>
                <w:sz w:val="20"/>
                <w:szCs w:val="20"/>
              </w:rPr>
            </w:pPr>
          </w:p>
          <w:p w14:paraId="6D145B54" w14:textId="614F4512" w:rsidR="00760A39" w:rsidRPr="00760A39" w:rsidDel="00A2232E" w:rsidRDefault="00760A39" w:rsidP="00760A39">
            <w:pPr>
              <w:ind w:right="270"/>
              <w:jc w:val="both"/>
              <w:textAlignment w:val="baseline"/>
              <w:rPr>
                <w:del w:id="1561" w:author="Tebokgo Mabuto (ECP)" w:date="2026-06-30T14:46:00Z" w16du:dateUtc="2026-06-30T12:46:00Z"/>
                <w:rFonts w:ascii="Arial" w:hAnsi="Arial" w:cs="Arial"/>
                <w:sz w:val="20"/>
                <w:szCs w:val="20"/>
              </w:rPr>
            </w:pPr>
            <w:del w:id="1562" w:author="Tebokgo Mabuto (ECP)" w:date="2026-06-30T14:46:00Z" w16du:dateUtc="2026-06-30T12:46:00Z">
              <w:r w:rsidRPr="00760A39" w:rsidDel="00A2232E">
                <w:rPr>
                  <w:rFonts w:ascii="Arial" w:hAnsi="Arial" w:cs="Arial"/>
                  <w:sz w:val="20"/>
                  <w:szCs w:val="20"/>
                </w:rPr>
                <w:delText>Where:</w:delText>
              </w:r>
            </w:del>
          </w:p>
          <w:p w14:paraId="41009A08" w14:textId="283E5253" w:rsidR="00760A39" w:rsidRPr="00760A39" w:rsidDel="00A2232E" w:rsidRDefault="00760A39" w:rsidP="00760A39">
            <w:pPr>
              <w:ind w:right="270"/>
              <w:jc w:val="both"/>
              <w:textAlignment w:val="baseline"/>
              <w:rPr>
                <w:del w:id="1563" w:author="Tebokgo Mabuto (ECP)" w:date="2026-06-30T14:46:00Z" w16du:dateUtc="2026-06-30T12:46:00Z"/>
                <w:rFonts w:ascii="Arial" w:hAnsi="Arial" w:cs="Arial"/>
                <w:sz w:val="20"/>
                <w:szCs w:val="20"/>
              </w:rPr>
            </w:pPr>
            <w:del w:id="1564" w:author="Tebokgo Mabuto (ECP)" w:date="2026-06-30T14:46:00Z" w16du:dateUtc="2026-06-30T12:46:00Z">
              <w:r w:rsidRPr="00760A39" w:rsidDel="00A2232E">
                <w:rPr>
                  <w:rFonts w:ascii="Arial" w:hAnsi="Arial" w:cs="Arial"/>
                  <w:sz w:val="20"/>
                  <w:szCs w:val="20"/>
                </w:rPr>
                <w:delText>Ps is the points scored for price of tender under consideration.</w:delText>
              </w:r>
            </w:del>
          </w:p>
          <w:p w14:paraId="4F21E9C4" w14:textId="7A1EB211" w:rsidR="00760A39" w:rsidRPr="00760A39" w:rsidDel="00A2232E" w:rsidRDefault="00760A39" w:rsidP="00760A39">
            <w:pPr>
              <w:ind w:right="270"/>
              <w:jc w:val="both"/>
              <w:textAlignment w:val="baseline"/>
              <w:rPr>
                <w:del w:id="1565" w:author="Tebokgo Mabuto (ECP)" w:date="2026-06-30T14:46:00Z" w16du:dateUtc="2026-06-30T12:46:00Z"/>
                <w:rFonts w:ascii="Arial" w:hAnsi="Arial" w:cs="Arial"/>
                <w:sz w:val="20"/>
                <w:szCs w:val="20"/>
              </w:rPr>
            </w:pPr>
            <w:del w:id="1566" w:author="Tebokgo Mabuto (ECP)" w:date="2026-06-30T14:46:00Z" w16du:dateUtc="2026-06-30T12:46:00Z">
              <w:r w:rsidRPr="00760A39" w:rsidDel="00A2232E">
                <w:rPr>
                  <w:rFonts w:ascii="Arial" w:hAnsi="Arial" w:cs="Arial"/>
                  <w:sz w:val="20"/>
                  <w:szCs w:val="20"/>
                </w:rPr>
                <w:delText>Pt is the price of the tender under consideration; and</w:delText>
              </w:r>
            </w:del>
          </w:p>
          <w:p w14:paraId="40DCB9BB" w14:textId="18E76F29" w:rsidR="00C306C6" w:rsidDel="00A2232E" w:rsidRDefault="00760A39" w:rsidP="00760A39">
            <w:pPr>
              <w:ind w:right="270"/>
              <w:jc w:val="both"/>
              <w:textAlignment w:val="baseline"/>
              <w:rPr>
                <w:del w:id="1567" w:author="Tebokgo Mabuto (ECP)" w:date="2026-06-30T14:46:00Z" w16du:dateUtc="2026-06-30T12:46:00Z"/>
                <w:rFonts w:ascii="Arial" w:hAnsi="Arial" w:cs="Arial"/>
                <w:sz w:val="20"/>
                <w:szCs w:val="20"/>
              </w:rPr>
            </w:pPr>
            <w:del w:id="1568" w:author="Tebokgo Mabuto (ECP)" w:date="2026-06-30T14:46:00Z" w16du:dateUtc="2026-06-30T12:46:00Z">
              <w:r w:rsidRPr="00760A39" w:rsidDel="00A2232E">
                <w:rPr>
                  <w:rFonts w:ascii="Arial" w:hAnsi="Arial" w:cs="Arial"/>
                  <w:sz w:val="20"/>
                  <w:szCs w:val="20"/>
                </w:rPr>
                <w:delText>Pm is the price of the lowest acceptable tender.</w:delText>
              </w:r>
            </w:del>
          </w:p>
          <w:p w14:paraId="71BEBF2B" w14:textId="01A02B99" w:rsidR="004A1DAC" w:rsidRPr="004E65F1" w:rsidDel="00A2232E" w:rsidRDefault="004A1DAC" w:rsidP="006D623C">
            <w:pPr>
              <w:ind w:right="270"/>
              <w:jc w:val="both"/>
              <w:textAlignment w:val="baseline"/>
              <w:rPr>
                <w:del w:id="1569" w:author="Tebokgo Mabuto (ECP)" w:date="2026-06-30T14:46:00Z" w16du:dateUtc="2026-06-30T12:46:00Z"/>
                <w:rFonts w:ascii="Arial" w:hAnsi="Arial" w:cs="Arial"/>
                <w:sz w:val="20"/>
                <w:szCs w:val="20"/>
              </w:rPr>
            </w:pPr>
          </w:p>
          <w:p w14:paraId="7457454B" w14:textId="17C4377B" w:rsidR="00DB355E" w:rsidRPr="004E65F1" w:rsidDel="00A2232E" w:rsidRDefault="006E4003" w:rsidP="006D623C">
            <w:pPr>
              <w:ind w:right="270"/>
              <w:jc w:val="both"/>
              <w:textAlignment w:val="baseline"/>
              <w:rPr>
                <w:del w:id="1570" w:author="Tebokgo Mabuto (ECP)" w:date="2026-06-30T14:46:00Z" w16du:dateUtc="2026-06-30T12:46:00Z"/>
                <w:rFonts w:ascii="Arial" w:hAnsi="Arial" w:cs="Arial"/>
                <w:sz w:val="20"/>
                <w:szCs w:val="20"/>
              </w:rPr>
            </w:pPr>
            <w:del w:id="1571" w:author="Tebokgo Mabuto (ECP)" w:date="2026-06-30T14:46:00Z" w16du:dateUtc="2026-06-30T12:46:00Z">
              <w:r w:rsidRPr="004E65F1" w:rsidDel="00A2232E">
                <w:rPr>
                  <w:rFonts w:ascii="Arial" w:hAnsi="Arial" w:cs="Arial"/>
                  <w:sz w:val="20"/>
                  <w:szCs w:val="20"/>
                </w:rPr>
                <w:delText>SANRAL</w:delText>
              </w:r>
              <w:r w:rsidR="00DB355E" w:rsidRPr="004E65F1" w:rsidDel="00A2232E">
                <w:rPr>
                  <w:rFonts w:ascii="Arial" w:hAnsi="Arial" w:cs="Arial"/>
                  <w:sz w:val="20"/>
                  <w:szCs w:val="20"/>
                </w:rPr>
                <w:delText xml:space="preserve"> will score specific goals out of 10</w:delText>
              </w:r>
              <w:r w:rsidDel="00A2232E">
                <w:rPr>
                  <w:rFonts w:ascii="Arial" w:hAnsi="Arial" w:cs="Arial"/>
                  <w:sz w:val="20"/>
                  <w:szCs w:val="20"/>
                </w:rPr>
                <w:delText xml:space="preserve"> or 20</w:delText>
              </w:r>
              <w:r w:rsidR="00DB355E" w:rsidRPr="004E65F1" w:rsidDel="00A2232E">
                <w:rPr>
                  <w:rFonts w:ascii="Arial" w:hAnsi="Arial" w:cs="Arial"/>
                  <w:sz w:val="20"/>
                  <w:szCs w:val="20"/>
                </w:rPr>
                <w:delText>. If a bidder fails to meet the Specific goals as outlined on the table below and to submit proof, the bidder will score zero (0) out of 10</w:delText>
              </w:r>
              <w:r w:rsidDel="00A2232E">
                <w:rPr>
                  <w:rFonts w:ascii="Arial" w:hAnsi="Arial" w:cs="Arial"/>
                  <w:sz w:val="20"/>
                  <w:szCs w:val="20"/>
                </w:rPr>
                <w:delText xml:space="preserve"> or 20</w:delText>
              </w:r>
              <w:r w:rsidR="00DB355E" w:rsidRPr="004E65F1" w:rsidDel="00A2232E">
                <w:rPr>
                  <w:rFonts w:ascii="Arial" w:hAnsi="Arial" w:cs="Arial"/>
                  <w:sz w:val="20"/>
                  <w:szCs w:val="20"/>
                </w:rPr>
                <w:delText xml:space="preserve">. </w:delText>
              </w:r>
              <w:r w:rsidRPr="004E65F1" w:rsidDel="00A2232E">
                <w:rPr>
                  <w:rFonts w:ascii="Arial" w:hAnsi="Arial" w:cs="Arial"/>
                  <w:sz w:val="20"/>
                  <w:szCs w:val="20"/>
                </w:rPr>
                <w:delText>SANRAL</w:delText>
              </w:r>
              <w:r w:rsidR="00DB355E" w:rsidRPr="004E65F1" w:rsidDel="00A2232E">
                <w:rPr>
                  <w:rFonts w:ascii="Arial" w:hAnsi="Arial" w:cs="Arial"/>
                  <w:sz w:val="20"/>
                  <w:szCs w:val="20"/>
                </w:rPr>
                <w:delText xml:space="preserve"> will not disqualify the bidder. In terms of this bid/tender, Preference points will be awarded in terms of the table below:</w:delText>
              </w:r>
            </w:del>
          </w:p>
          <w:p w14:paraId="530A43A8" w14:textId="5D912A58" w:rsidR="00DB355E" w:rsidRPr="004E65F1" w:rsidDel="00A2232E" w:rsidRDefault="00DB355E" w:rsidP="006D623C">
            <w:pPr>
              <w:ind w:right="270"/>
              <w:jc w:val="both"/>
              <w:textAlignment w:val="baseline"/>
              <w:rPr>
                <w:del w:id="1572" w:author="Tebokgo Mabuto (ECP)" w:date="2026-06-30T14:46:00Z" w16du:dateUtc="2026-06-30T12:46:00Z"/>
                <w:rFonts w:ascii="Arial" w:hAnsi="Arial" w:cs="Arial"/>
                <w:sz w:val="20"/>
                <w:szCs w:val="20"/>
              </w:rPr>
            </w:pPr>
          </w:p>
          <w:tbl>
            <w:tblPr>
              <w:tblW w:w="76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81"/>
              <w:gridCol w:w="1326"/>
              <w:gridCol w:w="1021"/>
              <w:gridCol w:w="1043"/>
              <w:gridCol w:w="1021"/>
              <w:gridCol w:w="1043"/>
            </w:tblGrid>
            <w:tr w:rsidR="00DB355E" w:rsidRPr="004E65F1" w:rsidDel="00A2232E" w14:paraId="21C83E50" w14:textId="6EE97D5D" w:rsidTr="006D623C">
              <w:trPr>
                <w:trHeight w:val="270"/>
                <w:del w:id="1573" w:author="Tebokgo Mabuto (ECP)" w:date="2026-06-30T14:46:00Z"/>
              </w:trPr>
              <w:tc>
                <w:tcPr>
                  <w:tcW w:w="2340" w:type="dxa"/>
                  <w:vMerge w:val="restart"/>
                  <w:tcBorders>
                    <w:top w:val="single" w:sz="6" w:space="0" w:color="000000"/>
                    <w:left w:val="single" w:sz="6" w:space="0" w:color="000000"/>
                    <w:bottom w:val="single" w:sz="6" w:space="0" w:color="000000"/>
                    <w:right w:val="single" w:sz="6" w:space="0" w:color="000000"/>
                  </w:tcBorders>
                  <w:hideMark/>
                </w:tcPr>
                <w:p w14:paraId="4BD27626" w14:textId="4E4B83D2" w:rsidR="00DB355E" w:rsidRPr="004E65F1" w:rsidDel="00A2232E" w:rsidRDefault="00DB355E" w:rsidP="006D623C">
                  <w:pPr>
                    <w:ind w:left="105"/>
                    <w:textAlignment w:val="baseline"/>
                    <w:rPr>
                      <w:del w:id="1574" w:author="Tebokgo Mabuto (ECP)" w:date="2026-06-30T14:46:00Z" w16du:dateUtc="2026-06-30T12:46:00Z"/>
                      <w:rFonts w:ascii="Arial" w:hAnsi="Arial" w:cs="Arial"/>
                      <w:sz w:val="20"/>
                      <w:szCs w:val="20"/>
                    </w:rPr>
                  </w:pPr>
                  <w:del w:id="1575" w:author="Tebokgo Mabuto (ECP)" w:date="2026-06-30T14:46:00Z" w16du:dateUtc="2026-06-30T12:46:00Z">
                    <w:r w:rsidRPr="004E65F1" w:rsidDel="00A2232E">
                      <w:rPr>
                        <w:rFonts w:ascii="Arial" w:hAnsi="Arial" w:cs="Arial"/>
                        <w:sz w:val="20"/>
                        <w:szCs w:val="20"/>
                      </w:rPr>
                      <w:delText>Specific goals </w:delText>
                    </w:r>
                  </w:del>
                </w:p>
              </w:tc>
              <w:tc>
                <w:tcPr>
                  <w:tcW w:w="1350" w:type="dxa"/>
                  <w:vMerge w:val="restart"/>
                  <w:tcBorders>
                    <w:top w:val="single" w:sz="6" w:space="0" w:color="000000"/>
                    <w:left w:val="single" w:sz="6" w:space="0" w:color="000000"/>
                    <w:bottom w:val="single" w:sz="6" w:space="0" w:color="000000"/>
                    <w:right w:val="single" w:sz="6" w:space="0" w:color="000000"/>
                  </w:tcBorders>
                  <w:hideMark/>
                </w:tcPr>
                <w:p w14:paraId="640B5BC8" w14:textId="06BCAD1E" w:rsidR="00DB355E" w:rsidRPr="004E65F1" w:rsidDel="00A2232E" w:rsidRDefault="00DB355E" w:rsidP="006D623C">
                  <w:pPr>
                    <w:ind w:left="105"/>
                    <w:textAlignment w:val="baseline"/>
                    <w:rPr>
                      <w:del w:id="1576" w:author="Tebokgo Mabuto (ECP)" w:date="2026-06-30T14:46:00Z" w16du:dateUtc="2026-06-30T12:46:00Z"/>
                      <w:rFonts w:ascii="Arial" w:hAnsi="Arial" w:cs="Arial"/>
                      <w:sz w:val="20"/>
                      <w:szCs w:val="20"/>
                    </w:rPr>
                  </w:pPr>
                  <w:del w:id="1577" w:author="Tebokgo Mabuto (ECP)" w:date="2026-06-30T14:46:00Z" w16du:dateUtc="2026-06-30T12:46:00Z">
                    <w:r w:rsidRPr="004E65F1" w:rsidDel="00A2232E">
                      <w:rPr>
                        <w:rFonts w:ascii="Arial" w:hAnsi="Arial" w:cs="Arial"/>
                        <w:sz w:val="20"/>
                        <w:szCs w:val="20"/>
                      </w:rPr>
                      <w:delText>Criteria </w:delText>
                    </w:r>
                  </w:del>
                </w:p>
              </w:tc>
              <w:tc>
                <w:tcPr>
                  <w:tcW w:w="1965" w:type="dxa"/>
                  <w:gridSpan w:val="2"/>
                  <w:tcBorders>
                    <w:top w:val="single" w:sz="6" w:space="0" w:color="000000"/>
                    <w:left w:val="single" w:sz="6" w:space="0" w:color="000000"/>
                    <w:bottom w:val="single" w:sz="6" w:space="0" w:color="000000"/>
                    <w:right w:val="single" w:sz="6" w:space="0" w:color="000000"/>
                  </w:tcBorders>
                  <w:hideMark/>
                </w:tcPr>
                <w:p w14:paraId="22CCE88A" w14:textId="27414C70" w:rsidR="00DB355E" w:rsidRPr="004E65F1" w:rsidDel="00A2232E" w:rsidRDefault="00DB355E" w:rsidP="006D623C">
                  <w:pPr>
                    <w:ind w:left="690"/>
                    <w:textAlignment w:val="baseline"/>
                    <w:rPr>
                      <w:del w:id="1578" w:author="Tebokgo Mabuto (ECP)" w:date="2026-06-30T14:46:00Z" w16du:dateUtc="2026-06-30T12:46:00Z"/>
                      <w:rFonts w:ascii="Arial" w:hAnsi="Arial" w:cs="Arial"/>
                      <w:sz w:val="20"/>
                      <w:szCs w:val="20"/>
                    </w:rPr>
                  </w:pPr>
                  <w:del w:id="1579" w:author="Tebokgo Mabuto (ECP)" w:date="2026-06-30T14:46:00Z" w16du:dateUtc="2026-06-30T12:46:00Z">
                    <w:r w:rsidRPr="004E65F1" w:rsidDel="00A2232E">
                      <w:rPr>
                        <w:rFonts w:ascii="Arial" w:hAnsi="Arial" w:cs="Arial"/>
                        <w:sz w:val="20"/>
                        <w:szCs w:val="20"/>
                      </w:rPr>
                      <w:delText>10 points </w:delText>
                    </w:r>
                  </w:del>
                </w:p>
              </w:tc>
              <w:tc>
                <w:tcPr>
                  <w:tcW w:w="1980" w:type="dxa"/>
                  <w:gridSpan w:val="2"/>
                  <w:tcBorders>
                    <w:top w:val="single" w:sz="6" w:space="0" w:color="000000"/>
                    <w:left w:val="single" w:sz="6" w:space="0" w:color="000000"/>
                    <w:bottom w:val="single" w:sz="6" w:space="0" w:color="000000"/>
                    <w:right w:val="single" w:sz="6" w:space="0" w:color="000000"/>
                  </w:tcBorders>
                  <w:hideMark/>
                </w:tcPr>
                <w:p w14:paraId="2A01CAA7" w14:textId="1107AFA1" w:rsidR="00DB355E" w:rsidRPr="004E65F1" w:rsidDel="00A2232E" w:rsidRDefault="00DB355E" w:rsidP="006D623C">
                  <w:pPr>
                    <w:ind w:left="690"/>
                    <w:textAlignment w:val="baseline"/>
                    <w:rPr>
                      <w:del w:id="1580" w:author="Tebokgo Mabuto (ECP)" w:date="2026-06-30T14:46:00Z" w16du:dateUtc="2026-06-30T12:46:00Z"/>
                      <w:rFonts w:ascii="Arial" w:hAnsi="Arial" w:cs="Arial"/>
                      <w:sz w:val="20"/>
                      <w:szCs w:val="20"/>
                    </w:rPr>
                  </w:pPr>
                  <w:del w:id="1581" w:author="Tebokgo Mabuto (ECP)" w:date="2026-06-30T14:46:00Z" w16du:dateUtc="2026-06-30T12:46:00Z">
                    <w:r w:rsidRPr="004E65F1" w:rsidDel="00A2232E">
                      <w:rPr>
                        <w:rFonts w:ascii="Arial" w:hAnsi="Arial" w:cs="Arial"/>
                        <w:sz w:val="20"/>
                        <w:szCs w:val="20"/>
                      </w:rPr>
                      <w:delText>20 points </w:delText>
                    </w:r>
                  </w:del>
                </w:p>
              </w:tc>
            </w:tr>
            <w:tr w:rsidR="00DB355E" w:rsidRPr="004E65F1" w:rsidDel="00A2232E" w14:paraId="74202C72" w14:textId="200D6EC8" w:rsidTr="006D623C">
              <w:trPr>
                <w:trHeight w:val="540"/>
                <w:del w:id="1582" w:author="Tebokgo Mabuto (ECP)" w:date="2026-06-30T14:46:00Z"/>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B4E25" w14:textId="0E7B5CBD" w:rsidR="00DB355E" w:rsidRPr="004E65F1" w:rsidDel="00A2232E" w:rsidRDefault="00DB355E" w:rsidP="006D623C">
                  <w:pPr>
                    <w:rPr>
                      <w:del w:id="1583" w:author="Tebokgo Mabuto (ECP)" w:date="2026-06-30T14:46:00Z" w16du:dateUtc="2026-06-30T12:46:00Z"/>
                      <w:rFonts w:ascii="Arial" w:hAnsi="Arial" w:cs="Arial"/>
                      <w:sz w:val="20"/>
                      <w:szCs w:val="20"/>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19511" w14:textId="2DA16D31" w:rsidR="00DB355E" w:rsidRPr="004E65F1" w:rsidDel="00A2232E" w:rsidRDefault="00DB355E" w:rsidP="006D623C">
                  <w:pPr>
                    <w:rPr>
                      <w:del w:id="1584" w:author="Tebokgo Mabuto (ECP)" w:date="2026-06-30T14:46:00Z" w16du:dateUtc="2026-06-30T12:46:00Z"/>
                      <w:rFonts w:ascii="Arial" w:hAnsi="Arial" w:cs="Arial"/>
                      <w:sz w:val="20"/>
                      <w:szCs w:val="20"/>
                    </w:rPr>
                  </w:pPr>
                </w:p>
              </w:tc>
              <w:tc>
                <w:tcPr>
                  <w:tcW w:w="990" w:type="dxa"/>
                  <w:tcBorders>
                    <w:top w:val="single" w:sz="6" w:space="0" w:color="000000"/>
                    <w:left w:val="single" w:sz="6" w:space="0" w:color="000000"/>
                    <w:bottom w:val="single" w:sz="6" w:space="0" w:color="000000"/>
                    <w:right w:val="single" w:sz="6" w:space="0" w:color="000000"/>
                  </w:tcBorders>
                  <w:hideMark/>
                </w:tcPr>
                <w:p w14:paraId="23808CC9" w14:textId="43D0B492" w:rsidR="00DB355E" w:rsidRPr="004E65F1" w:rsidDel="00A2232E" w:rsidRDefault="00DB355E" w:rsidP="006D623C">
                  <w:pPr>
                    <w:ind w:left="105"/>
                    <w:textAlignment w:val="baseline"/>
                    <w:rPr>
                      <w:del w:id="1585" w:author="Tebokgo Mabuto (ECP)" w:date="2026-06-30T14:46:00Z" w16du:dateUtc="2026-06-30T12:46:00Z"/>
                      <w:rFonts w:ascii="Arial" w:hAnsi="Arial" w:cs="Arial"/>
                      <w:sz w:val="20"/>
                      <w:szCs w:val="20"/>
                    </w:rPr>
                  </w:pPr>
                  <w:del w:id="1586" w:author="Tebokgo Mabuto (ECP)" w:date="2026-06-30T14:46:00Z" w16du:dateUtc="2026-06-30T12:46:00Z">
                    <w:r w:rsidRPr="004E65F1" w:rsidDel="00A2232E">
                      <w:rPr>
                        <w:rFonts w:ascii="Arial" w:hAnsi="Arial" w:cs="Arial"/>
                        <w:sz w:val="20"/>
                        <w:szCs w:val="20"/>
                      </w:rPr>
                      <w:delText>Point </w:delText>
                    </w:r>
                  </w:del>
                </w:p>
                <w:p w14:paraId="15A5CC2B" w14:textId="3E770BEB" w:rsidR="00DB355E" w:rsidRPr="004E65F1" w:rsidDel="00A2232E" w:rsidRDefault="00DB355E" w:rsidP="006D623C">
                  <w:pPr>
                    <w:ind w:left="105"/>
                    <w:textAlignment w:val="baseline"/>
                    <w:rPr>
                      <w:del w:id="1587" w:author="Tebokgo Mabuto (ECP)" w:date="2026-06-30T14:46:00Z" w16du:dateUtc="2026-06-30T12:46:00Z"/>
                      <w:rFonts w:ascii="Arial" w:hAnsi="Arial" w:cs="Arial"/>
                      <w:sz w:val="20"/>
                      <w:szCs w:val="20"/>
                    </w:rPr>
                  </w:pPr>
                  <w:del w:id="1588" w:author="Tebokgo Mabuto (ECP)" w:date="2026-06-30T14:46:00Z" w16du:dateUtc="2026-06-30T12:46:00Z">
                    <w:r w:rsidRPr="004E65F1" w:rsidDel="00A2232E">
                      <w:rPr>
                        <w:rFonts w:ascii="Arial" w:hAnsi="Arial" w:cs="Arial"/>
                        <w:sz w:val="20"/>
                        <w:szCs w:val="20"/>
                      </w:rPr>
                      <w:delText>allocation </w:delText>
                    </w:r>
                  </w:del>
                </w:p>
              </w:tc>
              <w:tc>
                <w:tcPr>
                  <w:tcW w:w="975" w:type="dxa"/>
                  <w:tcBorders>
                    <w:top w:val="single" w:sz="6" w:space="0" w:color="000000"/>
                    <w:left w:val="single" w:sz="6" w:space="0" w:color="000000"/>
                    <w:bottom w:val="single" w:sz="6" w:space="0" w:color="000000"/>
                    <w:right w:val="single" w:sz="6" w:space="0" w:color="000000"/>
                  </w:tcBorders>
                  <w:hideMark/>
                </w:tcPr>
                <w:p w14:paraId="14965C99" w14:textId="42291378" w:rsidR="00DB355E" w:rsidRPr="004E65F1" w:rsidDel="00A2232E" w:rsidRDefault="00DB355E" w:rsidP="006D623C">
                  <w:pPr>
                    <w:ind w:left="105"/>
                    <w:textAlignment w:val="baseline"/>
                    <w:rPr>
                      <w:del w:id="1589" w:author="Tebokgo Mabuto (ECP)" w:date="2026-06-30T14:46:00Z" w16du:dateUtc="2026-06-30T12:46:00Z"/>
                      <w:rFonts w:ascii="Arial" w:hAnsi="Arial" w:cs="Arial"/>
                      <w:sz w:val="20"/>
                      <w:szCs w:val="20"/>
                    </w:rPr>
                  </w:pPr>
                  <w:del w:id="1590" w:author="Tebokgo Mabuto (ECP)" w:date="2026-06-30T14:46:00Z" w16du:dateUtc="2026-06-30T12:46:00Z">
                    <w:r w:rsidRPr="004E65F1" w:rsidDel="00A2232E">
                      <w:rPr>
                        <w:rFonts w:ascii="Arial" w:hAnsi="Arial" w:cs="Arial"/>
                        <w:sz w:val="20"/>
                        <w:szCs w:val="20"/>
                      </w:rPr>
                      <w:delText>Maximum </w:delText>
                    </w:r>
                  </w:del>
                </w:p>
                <w:p w14:paraId="676B1E4A" w14:textId="7C1BB5A6" w:rsidR="00DB355E" w:rsidRPr="004E65F1" w:rsidDel="00A2232E" w:rsidRDefault="00DB355E" w:rsidP="006D623C">
                  <w:pPr>
                    <w:ind w:left="105"/>
                    <w:textAlignment w:val="baseline"/>
                    <w:rPr>
                      <w:del w:id="1591" w:author="Tebokgo Mabuto (ECP)" w:date="2026-06-30T14:46:00Z" w16du:dateUtc="2026-06-30T12:46:00Z"/>
                      <w:rFonts w:ascii="Arial" w:hAnsi="Arial" w:cs="Arial"/>
                      <w:sz w:val="20"/>
                      <w:szCs w:val="20"/>
                    </w:rPr>
                  </w:pPr>
                  <w:del w:id="1592" w:author="Tebokgo Mabuto (ECP)" w:date="2026-06-30T14:46:00Z" w16du:dateUtc="2026-06-30T12:46:00Z">
                    <w:r w:rsidRPr="004E65F1" w:rsidDel="00A2232E">
                      <w:rPr>
                        <w:rFonts w:ascii="Arial" w:hAnsi="Arial" w:cs="Arial"/>
                        <w:sz w:val="20"/>
                        <w:szCs w:val="20"/>
                      </w:rPr>
                      <w:delText>points </w:delText>
                    </w:r>
                  </w:del>
                </w:p>
              </w:tc>
              <w:tc>
                <w:tcPr>
                  <w:tcW w:w="990" w:type="dxa"/>
                  <w:tcBorders>
                    <w:top w:val="single" w:sz="6" w:space="0" w:color="000000"/>
                    <w:left w:val="single" w:sz="6" w:space="0" w:color="000000"/>
                    <w:bottom w:val="single" w:sz="6" w:space="0" w:color="000000"/>
                    <w:right w:val="single" w:sz="6" w:space="0" w:color="000000"/>
                  </w:tcBorders>
                  <w:hideMark/>
                </w:tcPr>
                <w:p w14:paraId="1375EC61" w14:textId="0509B211" w:rsidR="00DB355E" w:rsidRPr="004E65F1" w:rsidDel="00A2232E" w:rsidRDefault="00DB355E" w:rsidP="006D623C">
                  <w:pPr>
                    <w:ind w:left="105"/>
                    <w:textAlignment w:val="baseline"/>
                    <w:rPr>
                      <w:del w:id="1593" w:author="Tebokgo Mabuto (ECP)" w:date="2026-06-30T14:46:00Z" w16du:dateUtc="2026-06-30T12:46:00Z"/>
                      <w:rFonts w:ascii="Arial" w:hAnsi="Arial" w:cs="Arial"/>
                      <w:sz w:val="20"/>
                      <w:szCs w:val="20"/>
                    </w:rPr>
                  </w:pPr>
                  <w:del w:id="1594" w:author="Tebokgo Mabuto (ECP)" w:date="2026-06-30T14:46:00Z" w16du:dateUtc="2026-06-30T12:46:00Z">
                    <w:r w:rsidRPr="004E65F1" w:rsidDel="00A2232E">
                      <w:rPr>
                        <w:rFonts w:ascii="Arial" w:hAnsi="Arial" w:cs="Arial"/>
                        <w:sz w:val="20"/>
                        <w:szCs w:val="20"/>
                      </w:rPr>
                      <w:delText>Point </w:delText>
                    </w:r>
                  </w:del>
                </w:p>
                <w:p w14:paraId="2DFA0381" w14:textId="20C53E2D" w:rsidR="00DB355E" w:rsidRPr="004E65F1" w:rsidDel="00A2232E" w:rsidRDefault="00DB355E" w:rsidP="006D623C">
                  <w:pPr>
                    <w:ind w:left="105"/>
                    <w:textAlignment w:val="baseline"/>
                    <w:rPr>
                      <w:del w:id="1595" w:author="Tebokgo Mabuto (ECP)" w:date="2026-06-30T14:46:00Z" w16du:dateUtc="2026-06-30T12:46:00Z"/>
                      <w:rFonts w:ascii="Arial" w:hAnsi="Arial" w:cs="Arial"/>
                      <w:sz w:val="20"/>
                      <w:szCs w:val="20"/>
                    </w:rPr>
                  </w:pPr>
                  <w:del w:id="1596" w:author="Tebokgo Mabuto (ECP)" w:date="2026-06-30T14:46:00Z" w16du:dateUtc="2026-06-30T12:46:00Z">
                    <w:r w:rsidRPr="004E65F1" w:rsidDel="00A2232E">
                      <w:rPr>
                        <w:rFonts w:ascii="Arial" w:hAnsi="Arial" w:cs="Arial"/>
                        <w:sz w:val="20"/>
                        <w:szCs w:val="20"/>
                      </w:rPr>
                      <w:delText>allocation </w:delText>
                    </w:r>
                  </w:del>
                </w:p>
              </w:tc>
              <w:tc>
                <w:tcPr>
                  <w:tcW w:w="990" w:type="dxa"/>
                  <w:tcBorders>
                    <w:top w:val="single" w:sz="6" w:space="0" w:color="000000"/>
                    <w:left w:val="single" w:sz="6" w:space="0" w:color="000000"/>
                    <w:bottom w:val="single" w:sz="6" w:space="0" w:color="000000"/>
                    <w:right w:val="single" w:sz="6" w:space="0" w:color="000000"/>
                  </w:tcBorders>
                  <w:hideMark/>
                </w:tcPr>
                <w:p w14:paraId="6B654387" w14:textId="7038C4BA" w:rsidR="00DB355E" w:rsidRPr="004E65F1" w:rsidDel="00A2232E" w:rsidRDefault="00DB355E" w:rsidP="006D623C">
                  <w:pPr>
                    <w:ind w:left="105"/>
                    <w:textAlignment w:val="baseline"/>
                    <w:rPr>
                      <w:del w:id="1597" w:author="Tebokgo Mabuto (ECP)" w:date="2026-06-30T14:46:00Z" w16du:dateUtc="2026-06-30T12:46:00Z"/>
                      <w:rFonts w:ascii="Arial" w:hAnsi="Arial" w:cs="Arial"/>
                      <w:sz w:val="20"/>
                      <w:szCs w:val="20"/>
                    </w:rPr>
                  </w:pPr>
                  <w:del w:id="1598" w:author="Tebokgo Mabuto (ECP)" w:date="2026-06-30T14:46:00Z" w16du:dateUtc="2026-06-30T12:46:00Z">
                    <w:r w:rsidRPr="004E65F1" w:rsidDel="00A2232E">
                      <w:rPr>
                        <w:rFonts w:ascii="Arial" w:hAnsi="Arial" w:cs="Arial"/>
                        <w:sz w:val="20"/>
                        <w:szCs w:val="20"/>
                      </w:rPr>
                      <w:delText>Maximum </w:delText>
                    </w:r>
                  </w:del>
                </w:p>
                <w:p w14:paraId="26DC7FD1" w14:textId="4891E510" w:rsidR="00DB355E" w:rsidRPr="004E65F1" w:rsidDel="00A2232E" w:rsidRDefault="00DB355E" w:rsidP="006D623C">
                  <w:pPr>
                    <w:ind w:left="105"/>
                    <w:textAlignment w:val="baseline"/>
                    <w:rPr>
                      <w:del w:id="1599" w:author="Tebokgo Mabuto (ECP)" w:date="2026-06-30T14:46:00Z" w16du:dateUtc="2026-06-30T12:46:00Z"/>
                      <w:rFonts w:ascii="Arial" w:hAnsi="Arial" w:cs="Arial"/>
                      <w:sz w:val="20"/>
                      <w:szCs w:val="20"/>
                    </w:rPr>
                  </w:pPr>
                  <w:del w:id="1600" w:author="Tebokgo Mabuto (ECP)" w:date="2026-06-30T14:46:00Z" w16du:dateUtc="2026-06-30T12:46:00Z">
                    <w:r w:rsidRPr="004E65F1" w:rsidDel="00A2232E">
                      <w:rPr>
                        <w:rFonts w:ascii="Arial" w:hAnsi="Arial" w:cs="Arial"/>
                        <w:sz w:val="20"/>
                        <w:szCs w:val="20"/>
                      </w:rPr>
                      <w:delText>points </w:delText>
                    </w:r>
                  </w:del>
                </w:p>
              </w:tc>
            </w:tr>
            <w:tr w:rsidR="00DB355E" w:rsidRPr="004E65F1" w:rsidDel="00A2232E" w14:paraId="1706B455" w14:textId="71F6F513" w:rsidTr="006D623C">
              <w:trPr>
                <w:trHeight w:val="270"/>
                <w:del w:id="1601" w:author="Tebokgo Mabuto (ECP)" w:date="2026-06-30T14:46:00Z"/>
              </w:trPr>
              <w:tc>
                <w:tcPr>
                  <w:tcW w:w="2340" w:type="dxa"/>
                  <w:vMerge w:val="restart"/>
                  <w:tcBorders>
                    <w:top w:val="single" w:sz="6" w:space="0" w:color="000000"/>
                    <w:left w:val="single" w:sz="6" w:space="0" w:color="000000"/>
                    <w:bottom w:val="single" w:sz="6" w:space="0" w:color="000000"/>
                    <w:right w:val="single" w:sz="6" w:space="0" w:color="000000"/>
                  </w:tcBorders>
                  <w:hideMark/>
                </w:tcPr>
                <w:p w14:paraId="1156021C" w14:textId="51A411CB" w:rsidR="00DB355E" w:rsidRPr="004E65F1" w:rsidDel="00A2232E" w:rsidRDefault="00DB355E" w:rsidP="006D623C">
                  <w:pPr>
                    <w:ind w:left="105"/>
                    <w:textAlignment w:val="baseline"/>
                    <w:rPr>
                      <w:del w:id="1602" w:author="Tebokgo Mabuto (ECP)" w:date="2026-06-30T14:46:00Z" w16du:dateUtc="2026-06-30T12:46:00Z"/>
                      <w:rFonts w:ascii="Arial" w:hAnsi="Arial" w:cs="Arial"/>
                      <w:sz w:val="20"/>
                      <w:szCs w:val="20"/>
                    </w:rPr>
                  </w:pPr>
                  <w:del w:id="1603" w:author="Tebokgo Mabuto (ECP)" w:date="2026-06-30T14:46:00Z" w16du:dateUtc="2026-06-30T12:46:00Z">
                    <w:r w:rsidRPr="004E65F1" w:rsidDel="00A2232E">
                      <w:rPr>
                        <w:rFonts w:ascii="Arial" w:hAnsi="Arial" w:cs="Arial"/>
                        <w:sz w:val="20"/>
                        <w:szCs w:val="20"/>
                      </w:rPr>
                      <w:delText>B-BBEE Level </w:delText>
                    </w:r>
                    <w:r w:rsidR="006E4003" w:rsidDel="00A2232E">
                      <w:rPr>
                        <w:rFonts w:ascii="Arial" w:hAnsi="Arial" w:cs="Arial"/>
                        <w:sz w:val="20"/>
                        <w:szCs w:val="20"/>
                      </w:rPr>
                      <w:delText>*</w:delText>
                    </w:r>
                  </w:del>
                </w:p>
              </w:tc>
              <w:tc>
                <w:tcPr>
                  <w:tcW w:w="1350" w:type="dxa"/>
                  <w:tcBorders>
                    <w:top w:val="single" w:sz="6" w:space="0" w:color="000000"/>
                    <w:left w:val="single" w:sz="6" w:space="0" w:color="000000"/>
                    <w:bottom w:val="single" w:sz="6" w:space="0" w:color="000000"/>
                    <w:right w:val="single" w:sz="6" w:space="0" w:color="000000"/>
                  </w:tcBorders>
                  <w:hideMark/>
                </w:tcPr>
                <w:p w14:paraId="2B9BA6D8" w14:textId="4F103AD2" w:rsidR="00DB355E" w:rsidRPr="004E65F1" w:rsidDel="00A2232E" w:rsidRDefault="00DB355E" w:rsidP="006D623C">
                  <w:pPr>
                    <w:ind w:left="105"/>
                    <w:textAlignment w:val="baseline"/>
                    <w:rPr>
                      <w:del w:id="1604" w:author="Tebokgo Mabuto (ECP)" w:date="2026-06-30T14:46:00Z" w16du:dateUtc="2026-06-30T12:46:00Z"/>
                      <w:rFonts w:ascii="Arial" w:hAnsi="Arial" w:cs="Arial"/>
                      <w:sz w:val="20"/>
                      <w:szCs w:val="20"/>
                    </w:rPr>
                  </w:pPr>
                  <w:del w:id="1605" w:author="Tebokgo Mabuto (ECP)" w:date="2026-06-30T14:46:00Z" w16du:dateUtc="2026-06-30T12:46:00Z">
                    <w:r w:rsidRPr="004E65F1" w:rsidDel="00A2232E">
                      <w:rPr>
                        <w:rFonts w:ascii="Arial" w:hAnsi="Arial" w:cs="Arial"/>
                        <w:sz w:val="20"/>
                        <w:szCs w:val="20"/>
                      </w:rPr>
                      <w:delText>Level 1 </w:delText>
                    </w:r>
                  </w:del>
                </w:p>
              </w:tc>
              <w:tc>
                <w:tcPr>
                  <w:tcW w:w="990" w:type="dxa"/>
                  <w:tcBorders>
                    <w:top w:val="single" w:sz="6" w:space="0" w:color="000000"/>
                    <w:left w:val="single" w:sz="6" w:space="0" w:color="000000"/>
                    <w:bottom w:val="single" w:sz="6" w:space="0" w:color="000000"/>
                    <w:right w:val="single" w:sz="6" w:space="0" w:color="000000"/>
                  </w:tcBorders>
                  <w:hideMark/>
                </w:tcPr>
                <w:p w14:paraId="0D5C6891" w14:textId="6212613A" w:rsidR="00DB355E" w:rsidRPr="004E65F1" w:rsidDel="00A2232E" w:rsidRDefault="00DB355E" w:rsidP="006D623C">
                  <w:pPr>
                    <w:ind w:left="315"/>
                    <w:textAlignment w:val="baseline"/>
                    <w:rPr>
                      <w:del w:id="1606" w:author="Tebokgo Mabuto (ECP)" w:date="2026-06-30T14:46:00Z" w16du:dateUtc="2026-06-30T12:46:00Z"/>
                      <w:rFonts w:ascii="Arial" w:hAnsi="Arial" w:cs="Arial"/>
                      <w:sz w:val="20"/>
                      <w:szCs w:val="20"/>
                    </w:rPr>
                  </w:pPr>
                  <w:del w:id="1607" w:author="Tebokgo Mabuto (ECP)" w:date="2026-06-30T14:46:00Z" w16du:dateUtc="2026-06-30T12:46:00Z">
                    <w:r w:rsidRPr="004E65F1" w:rsidDel="00A2232E">
                      <w:rPr>
                        <w:rFonts w:ascii="Arial" w:hAnsi="Arial" w:cs="Arial"/>
                        <w:sz w:val="20"/>
                        <w:szCs w:val="20"/>
                      </w:rPr>
                      <w:delText>10.00 </w:delText>
                    </w:r>
                  </w:del>
                </w:p>
              </w:tc>
              <w:tc>
                <w:tcPr>
                  <w:tcW w:w="975" w:type="dxa"/>
                  <w:vMerge w:val="restart"/>
                  <w:tcBorders>
                    <w:top w:val="single" w:sz="6" w:space="0" w:color="000000"/>
                    <w:left w:val="single" w:sz="6" w:space="0" w:color="000000"/>
                    <w:bottom w:val="single" w:sz="6" w:space="0" w:color="000000"/>
                    <w:right w:val="single" w:sz="6" w:space="0" w:color="000000"/>
                  </w:tcBorders>
                  <w:hideMark/>
                </w:tcPr>
                <w:p w14:paraId="2D2429B7" w14:textId="1AEDC93E" w:rsidR="00DB355E" w:rsidRPr="004E65F1" w:rsidDel="00A2232E" w:rsidRDefault="00DB355E" w:rsidP="006D623C">
                  <w:pPr>
                    <w:textAlignment w:val="baseline"/>
                    <w:rPr>
                      <w:del w:id="1608" w:author="Tebokgo Mabuto (ECP)" w:date="2026-06-30T14:46:00Z" w16du:dateUtc="2026-06-30T12:46:00Z"/>
                      <w:rFonts w:ascii="Arial" w:hAnsi="Arial" w:cs="Arial"/>
                      <w:sz w:val="20"/>
                      <w:szCs w:val="20"/>
                    </w:rPr>
                  </w:pPr>
                  <w:del w:id="1609" w:author="Tebokgo Mabuto (ECP)" w:date="2026-06-30T14:46:00Z" w16du:dateUtc="2026-06-30T12:46:00Z">
                    <w:r w:rsidRPr="004E65F1" w:rsidDel="00A2232E">
                      <w:rPr>
                        <w:rFonts w:ascii="Arial" w:hAnsi="Arial" w:cs="Arial"/>
                        <w:sz w:val="20"/>
                        <w:szCs w:val="20"/>
                      </w:rPr>
                      <w:delText> </w:delText>
                    </w:r>
                  </w:del>
                </w:p>
                <w:p w14:paraId="5F611D4E" w14:textId="614E4C38" w:rsidR="00DB355E" w:rsidRPr="004E65F1" w:rsidDel="00A2232E" w:rsidRDefault="00DB355E" w:rsidP="006D623C">
                  <w:pPr>
                    <w:textAlignment w:val="baseline"/>
                    <w:rPr>
                      <w:del w:id="1610" w:author="Tebokgo Mabuto (ECP)" w:date="2026-06-30T14:46:00Z" w16du:dateUtc="2026-06-30T12:46:00Z"/>
                      <w:rFonts w:ascii="Arial" w:hAnsi="Arial" w:cs="Arial"/>
                      <w:sz w:val="20"/>
                      <w:szCs w:val="20"/>
                    </w:rPr>
                  </w:pPr>
                  <w:del w:id="1611" w:author="Tebokgo Mabuto (ECP)" w:date="2026-06-30T14:46:00Z" w16du:dateUtc="2026-06-30T12:46:00Z">
                    <w:r w:rsidRPr="004E65F1" w:rsidDel="00A2232E">
                      <w:rPr>
                        <w:rFonts w:ascii="Arial" w:hAnsi="Arial" w:cs="Arial"/>
                        <w:sz w:val="20"/>
                        <w:szCs w:val="20"/>
                      </w:rPr>
                      <w:delText> </w:delText>
                    </w:r>
                  </w:del>
                </w:p>
                <w:p w14:paraId="2BAE32A5" w14:textId="03A03736" w:rsidR="00DB355E" w:rsidRPr="004E65F1" w:rsidDel="00A2232E" w:rsidRDefault="00DB355E" w:rsidP="006D623C">
                  <w:pPr>
                    <w:textAlignment w:val="baseline"/>
                    <w:rPr>
                      <w:del w:id="1612" w:author="Tebokgo Mabuto (ECP)" w:date="2026-06-30T14:46:00Z" w16du:dateUtc="2026-06-30T12:46:00Z"/>
                      <w:rFonts w:ascii="Arial" w:hAnsi="Arial" w:cs="Arial"/>
                      <w:sz w:val="20"/>
                      <w:szCs w:val="20"/>
                    </w:rPr>
                  </w:pPr>
                  <w:del w:id="1613" w:author="Tebokgo Mabuto (ECP)" w:date="2026-06-30T14:46:00Z" w16du:dateUtc="2026-06-30T12:46:00Z">
                    <w:r w:rsidRPr="004E65F1" w:rsidDel="00A2232E">
                      <w:rPr>
                        <w:rFonts w:ascii="Arial" w:hAnsi="Arial" w:cs="Arial"/>
                        <w:sz w:val="20"/>
                        <w:szCs w:val="20"/>
                      </w:rPr>
                      <w:delText> </w:delText>
                    </w:r>
                  </w:del>
                </w:p>
                <w:p w14:paraId="54D9C0B4" w14:textId="34AA3B6C" w:rsidR="00DB355E" w:rsidRPr="004E65F1" w:rsidDel="00A2232E" w:rsidRDefault="00DB355E" w:rsidP="006D623C">
                  <w:pPr>
                    <w:textAlignment w:val="baseline"/>
                    <w:rPr>
                      <w:del w:id="1614" w:author="Tebokgo Mabuto (ECP)" w:date="2026-06-30T14:46:00Z" w16du:dateUtc="2026-06-30T12:46:00Z"/>
                      <w:rFonts w:ascii="Arial" w:hAnsi="Arial" w:cs="Arial"/>
                      <w:sz w:val="20"/>
                      <w:szCs w:val="20"/>
                    </w:rPr>
                  </w:pPr>
                  <w:del w:id="1615" w:author="Tebokgo Mabuto (ECP)" w:date="2026-06-30T14:46:00Z" w16du:dateUtc="2026-06-30T12:46:00Z">
                    <w:r w:rsidRPr="004E65F1" w:rsidDel="00A2232E">
                      <w:rPr>
                        <w:rFonts w:ascii="Arial" w:hAnsi="Arial" w:cs="Arial"/>
                        <w:sz w:val="20"/>
                        <w:szCs w:val="20"/>
                      </w:rPr>
                      <w:delText> </w:delText>
                    </w:r>
                  </w:del>
                </w:p>
                <w:p w14:paraId="40C28E49" w14:textId="4FBC077D" w:rsidR="00DB355E" w:rsidRPr="004E65F1" w:rsidDel="00A2232E" w:rsidRDefault="00DB355E" w:rsidP="006D623C">
                  <w:pPr>
                    <w:textAlignment w:val="baseline"/>
                    <w:rPr>
                      <w:del w:id="1616" w:author="Tebokgo Mabuto (ECP)" w:date="2026-06-30T14:46:00Z" w16du:dateUtc="2026-06-30T12:46:00Z"/>
                      <w:rFonts w:ascii="Arial" w:hAnsi="Arial" w:cs="Arial"/>
                      <w:sz w:val="20"/>
                      <w:szCs w:val="20"/>
                    </w:rPr>
                  </w:pPr>
                  <w:del w:id="1617" w:author="Tebokgo Mabuto (ECP)" w:date="2026-06-30T14:46:00Z" w16du:dateUtc="2026-06-30T12:46:00Z">
                    <w:r w:rsidRPr="004E65F1" w:rsidDel="00A2232E">
                      <w:rPr>
                        <w:rFonts w:ascii="Arial" w:hAnsi="Arial" w:cs="Arial"/>
                        <w:sz w:val="20"/>
                        <w:szCs w:val="20"/>
                      </w:rPr>
                      <w:delText> </w:delText>
                    </w:r>
                  </w:del>
                </w:p>
                <w:p w14:paraId="02D958A5" w14:textId="4AE19B45" w:rsidR="00DB355E" w:rsidRPr="004E65F1" w:rsidDel="00A2232E" w:rsidRDefault="00DB355E" w:rsidP="006D623C">
                  <w:pPr>
                    <w:textAlignment w:val="baseline"/>
                    <w:rPr>
                      <w:del w:id="1618" w:author="Tebokgo Mabuto (ECP)" w:date="2026-06-30T14:46:00Z" w16du:dateUtc="2026-06-30T12:46:00Z"/>
                      <w:rFonts w:ascii="Arial" w:hAnsi="Arial" w:cs="Arial"/>
                      <w:sz w:val="20"/>
                      <w:szCs w:val="20"/>
                    </w:rPr>
                  </w:pPr>
                  <w:del w:id="1619" w:author="Tebokgo Mabuto (ECP)" w:date="2026-06-30T14:46:00Z" w16du:dateUtc="2026-06-30T12:46:00Z">
                    <w:r w:rsidRPr="004E65F1" w:rsidDel="00A2232E">
                      <w:rPr>
                        <w:rFonts w:ascii="Arial" w:hAnsi="Arial" w:cs="Arial"/>
                        <w:sz w:val="20"/>
                        <w:szCs w:val="20"/>
                      </w:rPr>
                      <w:delText> </w:delText>
                    </w:r>
                  </w:del>
                </w:p>
                <w:p w14:paraId="672A686A" w14:textId="62A70074" w:rsidR="00DB355E" w:rsidRPr="004E65F1" w:rsidDel="00A2232E" w:rsidRDefault="00DB355E" w:rsidP="006D623C">
                  <w:pPr>
                    <w:ind w:left="315"/>
                    <w:textAlignment w:val="baseline"/>
                    <w:rPr>
                      <w:del w:id="1620" w:author="Tebokgo Mabuto (ECP)" w:date="2026-06-30T14:46:00Z" w16du:dateUtc="2026-06-30T12:46:00Z"/>
                      <w:rFonts w:ascii="Arial" w:hAnsi="Arial" w:cs="Arial"/>
                      <w:sz w:val="20"/>
                      <w:szCs w:val="20"/>
                    </w:rPr>
                  </w:pPr>
                  <w:del w:id="1621" w:author="Tebokgo Mabuto (ECP)" w:date="2026-06-30T14:46:00Z" w16du:dateUtc="2026-06-30T12:46:00Z">
                    <w:r w:rsidRPr="004E65F1" w:rsidDel="00A2232E">
                      <w:rPr>
                        <w:rFonts w:ascii="Arial" w:hAnsi="Arial" w:cs="Arial"/>
                        <w:sz w:val="20"/>
                        <w:szCs w:val="20"/>
                      </w:rPr>
                      <w:delText>10.00 </w:delText>
                    </w:r>
                  </w:del>
                </w:p>
              </w:tc>
              <w:tc>
                <w:tcPr>
                  <w:tcW w:w="990" w:type="dxa"/>
                  <w:tcBorders>
                    <w:top w:val="single" w:sz="6" w:space="0" w:color="000000"/>
                    <w:left w:val="single" w:sz="6" w:space="0" w:color="000000"/>
                    <w:bottom w:val="single" w:sz="6" w:space="0" w:color="000000"/>
                    <w:right w:val="single" w:sz="6" w:space="0" w:color="000000"/>
                  </w:tcBorders>
                  <w:hideMark/>
                </w:tcPr>
                <w:p w14:paraId="60F4865F" w14:textId="3350CF5F" w:rsidR="00DB355E" w:rsidRPr="004E65F1" w:rsidDel="00A2232E" w:rsidRDefault="00DB355E" w:rsidP="006D623C">
                  <w:pPr>
                    <w:ind w:left="315"/>
                    <w:textAlignment w:val="baseline"/>
                    <w:rPr>
                      <w:del w:id="1622" w:author="Tebokgo Mabuto (ECP)" w:date="2026-06-30T14:46:00Z" w16du:dateUtc="2026-06-30T12:46:00Z"/>
                      <w:rFonts w:ascii="Arial" w:hAnsi="Arial" w:cs="Arial"/>
                      <w:sz w:val="20"/>
                      <w:szCs w:val="20"/>
                    </w:rPr>
                  </w:pPr>
                  <w:del w:id="1623" w:author="Tebokgo Mabuto (ECP)" w:date="2026-06-30T14:46:00Z" w16du:dateUtc="2026-06-30T12:46:00Z">
                    <w:r w:rsidRPr="004E65F1" w:rsidDel="00A2232E">
                      <w:rPr>
                        <w:rFonts w:ascii="Arial" w:hAnsi="Arial" w:cs="Arial"/>
                        <w:sz w:val="20"/>
                        <w:szCs w:val="20"/>
                      </w:rPr>
                      <w:delText>20.00 </w:delText>
                    </w:r>
                  </w:del>
                </w:p>
              </w:tc>
              <w:tc>
                <w:tcPr>
                  <w:tcW w:w="990" w:type="dxa"/>
                  <w:vMerge w:val="restart"/>
                  <w:tcBorders>
                    <w:top w:val="single" w:sz="6" w:space="0" w:color="000000"/>
                    <w:left w:val="single" w:sz="6" w:space="0" w:color="000000"/>
                    <w:bottom w:val="single" w:sz="6" w:space="0" w:color="000000"/>
                    <w:right w:val="single" w:sz="6" w:space="0" w:color="000000"/>
                  </w:tcBorders>
                  <w:hideMark/>
                </w:tcPr>
                <w:p w14:paraId="1FD3CF84" w14:textId="5D3B9636" w:rsidR="00DB355E" w:rsidRPr="004E65F1" w:rsidDel="00A2232E" w:rsidRDefault="00DB355E" w:rsidP="006D623C">
                  <w:pPr>
                    <w:textAlignment w:val="baseline"/>
                    <w:rPr>
                      <w:del w:id="1624" w:author="Tebokgo Mabuto (ECP)" w:date="2026-06-30T14:46:00Z" w16du:dateUtc="2026-06-30T12:46:00Z"/>
                      <w:rFonts w:ascii="Arial" w:hAnsi="Arial" w:cs="Arial"/>
                      <w:sz w:val="20"/>
                      <w:szCs w:val="20"/>
                    </w:rPr>
                  </w:pPr>
                  <w:del w:id="1625" w:author="Tebokgo Mabuto (ECP)" w:date="2026-06-30T14:46:00Z" w16du:dateUtc="2026-06-30T12:46:00Z">
                    <w:r w:rsidRPr="004E65F1" w:rsidDel="00A2232E">
                      <w:rPr>
                        <w:rFonts w:ascii="Arial" w:hAnsi="Arial" w:cs="Arial"/>
                        <w:sz w:val="20"/>
                        <w:szCs w:val="20"/>
                      </w:rPr>
                      <w:delText> </w:delText>
                    </w:r>
                  </w:del>
                </w:p>
                <w:p w14:paraId="1BCCCF1A" w14:textId="2B0C15E6" w:rsidR="00DB355E" w:rsidRPr="004E65F1" w:rsidDel="00A2232E" w:rsidRDefault="00DB355E" w:rsidP="006D623C">
                  <w:pPr>
                    <w:textAlignment w:val="baseline"/>
                    <w:rPr>
                      <w:del w:id="1626" w:author="Tebokgo Mabuto (ECP)" w:date="2026-06-30T14:46:00Z" w16du:dateUtc="2026-06-30T12:46:00Z"/>
                      <w:rFonts w:ascii="Arial" w:hAnsi="Arial" w:cs="Arial"/>
                      <w:sz w:val="20"/>
                      <w:szCs w:val="20"/>
                    </w:rPr>
                  </w:pPr>
                  <w:del w:id="1627" w:author="Tebokgo Mabuto (ECP)" w:date="2026-06-30T14:46:00Z" w16du:dateUtc="2026-06-30T12:46:00Z">
                    <w:r w:rsidRPr="004E65F1" w:rsidDel="00A2232E">
                      <w:rPr>
                        <w:rFonts w:ascii="Arial" w:hAnsi="Arial" w:cs="Arial"/>
                        <w:sz w:val="20"/>
                        <w:szCs w:val="20"/>
                      </w:rPr>
                      <w:delText> </w:delText>
                    </w:r>
                  </w:del>
                </w:p>
                <w:p w14:paraId="1B31CB40" w14:textId="62503562" w:rsidR="00DB355E" w:rsidRPr="004E65F1" w:rsidDel="00A2232E" w:rsidRDefault="00DB355E" w:rsidP="006D623C">
                  <w:pPr>
                    <w:textAlignment w:val="baseline"/>
                    <w:rPr>
                      <w:del w:id="1628" w:author="Tebokgo Mabuto (ECP)" w:date="2026-06-30T14:46:00Z" w16du:dateUtc="2026-06-30T12:46:00Z"/>
                      <w:rFonts w:ascii="Arial" w:hAnsi="Arial" w:cs="Arial"/>
                      <w:sz w:val="20"/>
                      <w:szCs w:val="20"/>
                    </w:rPr>
                  </w:pPr>
                  <w:del w:id="1629" w:author="Tebokgo Mabuto (ECP)" w:date="2026-06-30T14:46:00Z" w16du:dateUtc="2026-06-30T12:46:00Z">
                    <w:r w:rsidRPr="004E65F1" w:rsidDel="00A2232E">
                      <w:rPr>
                        <w:rFonts w:ascii="Arial" w:hAnsi="Arial" w:cs="Arial"/>
                        <w:sz w:val="20"/>
                        <w:szCs w:val="20"/>
                      </w:rPr>
                      <w:delText> </w:delText>
                    </w:r>
                  </w:del>
                </w:p>
                <w:p w14:paraId="604F0F92" w14:textId="7E301B7A" w:rsidR="00DB355E" w:rsidRPr="004E65F1" w:rsidDel="00A2232E" w:rsidRDefault="00DB355E" w:rsidP="006D623C">
                  <w:pPr>
                    <w:textAlignment w:val="baseline"/>
                    <w:rPr>
                      <w:del w:id="1630" w:author="Tebokgo Mabuto (ECP)" w:date="2026-06-30T14:46:00Z" w16du:dateUtc="2026-06-30T12:46:00Z"/>
                      <w:rFonts w:ascii="Arial" w:hAnsi="Arial" w:cs="Arial"/>
                      <w:sz w:val="20"/>
                      <w:szCs w:val="20"/>
                    </w:rPr>
                  </w:pPr>
                  <w:del w:id="1631" w:author="Tebokgo Mabuto (ECP)" w:date="2026-06-30T14:46:00Z" w16du:dateUtc="2026-06-30T12:46:00Z">
                    <w:r w:rsidRPr="004E65F1" w:rsidDel="00A2232E">
                      <w:rPr>
                        <w:rFonts w:ascii="Arial" w:hAnsi="Arial" w:cs="Arial"/>
                        <w:sz w:val="20"/>
                        <w:szCs w:val="20"/>
                      </w:rPr>
                      <w:delText> </w:delText>
                    </w:r>
                  </w:del>
                </w:p>
                <w:p w14:paraId="54152C27" w14:textId="56BA033C" w:rsidR="00DB355E" w:rsidRPr="004E65F1" w:rsidDel="00A2232E" w:rsidRDefault="00DB355E" w:rsidP="006D623C">
                  <w:pPr>
                    <w:textAlignment w:val="baseline"/>
                    <w:rPr>
                      <w:del w:id="1632" w:author="Tebokgo Mabuto (ECP)" w:date="2026-06-30T14:46:00Z" w16du:dateUtc="2026-06-30T12:46:00Z"/>
                      <w:rFonts w:ascii="Arial" w:hAnsi="Arial" w:cs="Arial"/>
                      <w:sz w:val="20"/>
                      <w:szCs w:val="20"/>
                    </w:rPr>
                  </w:pPr>
                  <w:del w:id="1633" w:author="Tebokgo Mabuto (ECP)" w:date="2026-06-30T14:46:00Z" w16du:dateUtc="2026-06-30T12:46:00Z">
                    <w:r w:rsidRPr="004E65F1" w:rsidDel="00A2232E">
                      <w:rPr>
                        <w:rFonts w:ascii="Arial" w:hAnsi="Arial" w:cs="Arial"/>
                        <w:sz w:val="20"/>
                        <w:szCs w:val="20"/>
                      </w:rPr>
                      <w:delText> </w:delText>
                    </w:r>
                  </w:del>
                </w:p>
                <w:p w14:paraId="4B4BC562" w14:textId="5D216845" w:rsidR="00DB355E" w:rsidRPr="004E65F1" w:rsidDel="00A2232E" w:rsidRDefault="00DB355E" w:rsidP="006D623C">
                  <w:pPr>
                    <w:textAlignment w:val="baseline"/>
                    <w:rPr>
                      <w:del w:id="1634" w:author="Tebokgo Mabuto (ECP)" w:date="2026-06-30T14:46:00Z" w16du:dateUtc="2026-06-30T12:46:00Z"/>
                      <w:rFonts w:ascii="Arial" w:hAnsi="Arial" w:cs="Arial"/>
                      <w:sz w:val="20"/>
                      <w:szCs w:val="20"/>
                    </w:rPr>
                  </w:pPr>
                  <w:del w:id="1635" w:author="Tebokgo Mabuto (ECP)" w:date="2026-06-30T14:46:00Z" w16du:dateUtc="2026-06-30T12:46:00Z">
                    <w:r w:rsidRPr="004E65F1" w:rsidDel="00A2232E">
                      <w:rPr>
                        <w:rFonts w:ascii="Arial" w:hAnsi="Arial" w:cs="Arial"/>
                        <w:sz w:val="20"/>
                        <w:szCs w:val="20"/>
                      </w:rPr>
                      <w:delText> </w:delText>
                    </w:r>
                  </w:del>
                </w:p>
                <w:p w14:paraId="34E02C0D" w14:textId="445452BD" w:rsidR="00DB355E" w:rsidRPr="004E65F1" w:rsidDel="00A2232E" w:rsidRDefault="00DB355E" w:rsidP="006D623C">
                  <w:pPr>
                    <w:ind w:left="315"/>
                    <w:textAlignment w:val="baseline"/>
                    <w:rPr>
                      <w:del w:id="1636" w:author="Tebokgo Mabuto (ECP)" w:date="2026-06-30T14:46:00Z" w16du:dateUtc="2026-06-30T12:46:00Z"/>
                      <w:rFonts w:ascii="Arial" w:hAnsi="Arial" w:cs="Arial"/>
                      <w:sz w:val="20"/>
                      <w:szCs w:val="20"/>
                    </w:rPr>
                  </w:pPr>
                  <w:del w:id="1637" w:author="Tebokgo Mabuto (ECP)" w:date="2026-06-30T14:46:00Z" w16du:dateUtc="2026-06-30T12:46:00Z">
                    <w:r w:rsidRPr="004E65F1" w:rsidDel="00A2232E">
                      <w:rPr>
                        <w:rFonts w:ascii="Arial" w:hAnsi="Arial" w:cs="Arial"/>
                        <w:sz w:val="20"/>
                        <w:szCs w:val="20"/>
                      </w:rPr>
                      <w:delText>20.00 </w:delText>
                    </w:r>
                  </w:del>
                </w:p>
              </w:tc>
            </w:tr>
            <w:tr w:rsidR="00DB355E" w:rsidRPr="004E65F1" w:rsidDel="00A2232E" w14:paraId="097B875A" w14:textId="5ADD72EC" w:rsidTr="006D623C">
              <w:trPr>
                <w:trHeight w:val="270"/>
                <w:del w:id="1638" w:author="Tebokgo Mabuto (ECP)" w:date="2026-06-30T14:46:00Z"/>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40F0E6" w14:textId="2A24C0A1" w:rsidR="00DB355E" w:rsidRPr="004E65F1" w:rsidDel="00A2232E" w:rsidRDefault="00DB355E" w:rsidP="006D623C">
                  <w:pPr>
                    <w:rPr>
                      <w:del w:id="1639" w:author="Tebokgo Mabuto (ECP)" w:date="2026-06-30T14:46:00Z" w16du:dateUtc="2026-06-30T12:46:00Z"/>
                      <w:rFonts w:ascii="Arial" w:hAnsi="Arial" w:cs="Arial"/>
                      <w:sz w:val="20"/>
                      <w:szCs w:val="20"/>
                    </w:rPr>
                  </w:pPr>
                </w:p>
              </w:tc>
              <w:tc>
                <w:tcPr>
                  <w:tcW w:w="1350" w:type="dxa"/>
                  <w:tcBorders>
                    <w:top w:val="single" w:sz="6" w:space="0" w:color="000000"/>
                    <w:left w:val="single" w:sz="6" w:space="0" w:color="000000"/>
                    <w:bottom w:val="single" w:sz="6" w:space="0" w:color="000000"/>
                    <w:right w:val="single" w:sz="6" w:space="0" w:color="000000"/>
                  </w:tcBorders>
                  <w:hideMark/>
                </w:tcPr>
                <w:p w14:paraId="1166A776" w14:textId="6D6CF81E" w:rsidR="00DB355E" w:rsidRPr="004E65F1" w:rsidDel="00A2232E" w:rsidRDefault="00DB355E" w:rsidP="006D623C">
                  <w:pPr>
                    <w:ind w:left="105"/>
                    <w:textAlignment w:val="baseline"/>
                    <w:rPr>
                      <w:del w:id="1640" w:author="Tebokgo Mabuto (ECP)" w:date="2026-06-30T14:46:00Z" w16du:dateUtc="2026-06-30T12:46:00Z"/>
                      <w:rFonts w:ascii="Arial" w:hAnsi="Arial" w:cs="Arial"/>
                      <w:sz w:val="20"/>
                      <w:szCs w:val="20"/>
                    </w:rPr>
                  </w:pPr>
                  <w:del w:id="1641" w:author="Tebokgo Mabuto (ECP)" w:date="2026-06-30T14:46:00Z" w16du:dateUtc="2026-06-30T12:46:00Z">
                    <w:r w:rsidRPr="004E65F1" w:rsidDel="00A2232E">
                      <w:rPr>
                        <w:rFonts w:ascii="Arial" w:hAnsi="Arial" w:cs="Arial"/>
                        <w:sz w:val="20"/>
                        <w:szCs w:val="20"/>
                      </w:rPr>
                      <w:delText>Level 2 </w:delText>
                    </w:r>
                  </w:del>
                </w:p>
              </w:tc>
              <w:tc>
                <w:tcPr>
                  <w:tcW w:w="990" w:type="dxa"/>
                  <w:tcBorders>
                    <w:top w:val="single" w:sz="6" w:space="0" w:color="000000"/>
                    <w:left w:val="single" w:sz="6" w:space="0" w:color="000000"/>
                    <w:bottom w:val="single" w:sz="6" w:space="0" w:color="000000"/>
                    <w:right w:val="single" w:sz="6" w:space="0" w:color="000000"/>
                  </w:tcBorders>
                  <w:hideMark/>
                </w:tcPr>
                <w:p w14:paraId="2A330FBE" w14:textId="6AB9828F" w:rsidR="00DB355E" w:rsidRPr="004E65F1" w:rsidDel="00A2232E" w:rsidRDefault="00DB355E" w:rsidP="006D623C">
                  <w:pPr>
                    <w:ind w:left="360"/>
                    <w:textAlignment w:val="baseline"/>
                    <w:rPr>
                      <w:del w:id="1642" w:author="Tebokgo Mabuto (ECP)" w:date="2026-06-30T14:46:00Z" w16du:dateUtc="2026-06-30T12:46:00Z"/>
                      <w:rFonts w:ascii="Arial" w:hAnsi="Arial" w:cs="Arial"/>
                      <w:sz w:val="20"/>
                      <w:szCs w:val="20"/>
                    </w:rPr>
                  </w:pPr>
                  <w:del w:id="1643" w:author="Tebokgo Mabuto (ECP)" w:date="2026-06-30T14:46:00Z" w16du:dateUtc="2026-06-30T12:46:00Z">
                    <w:r w:rsidRPr="004E65F1" w:rsidDel="00A2232E">
                      <w:rPr>
                        <w:rFonts w:ascii="Arial" w:hAnsi="Arial" w:cs="Arial"/>
                        <w:sz w:val="20"/>
                        <w:szCs w:val="20"/>
                      </w:rPr>
                      <w:delText>9.00 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EFB682" w14:textId="69D28F0C" w:rsidR="00DB355E" w:rsidRPr="004E65F1" w:rsidDel="00A2232E" w:rsidRDefault="00DB355E" w:rsidP="006D623C">
                  <w:pPr>
                    <w:rPr>
                      <w:del w:id="1644" w:author="Tebokgo Mabuto (ECP)" w:date="2026-06-30T14:46:00Z" w16du:dateUtc="2026-06-30T12:46:00Z"/>
                      <w:rFonts w:ascii="Arial" w:hAnsi="Arial" w:cs="Arial"/>
                      <w:sz w:val="20"/>
                      <w:szCs w:val="20"/>
                    </w:rPr>
                  </w:pPr>
                </w:p>
              </w:tc>
              <w:tc>
                <w:tcPr>
                  <w:tcW w:w="990" w:type="dxa"/>
                  <w:tcBorders>
                    <w:top w:val="single" w:sz="6" w:space="0" w:color="000000"/>
                    <w:left w:val="single" w:sz="6" w:space="0" w:color="000000"/>
                    <w:bottom w:val="single" w:sz="6" w:space="0" w:color="000000"/>
                    <w:right w:val="single" w:sz="6" w:space="0" w:color="000000"/>
                  </w:tcBorders>
                  <w:hideMark/>
                </w:tcPr>
                <w:p w14:paraId="1E393B79" w14:textId="5C53CD1F" w:rsidR="00DB355E" w:rsidRPr="004E65F1" w:rsidDel="00A2232E" w:rsidRDefault="00DB355E" w:rsidP="006D623C">
                  <w:pPr>
                    <w:ind w:left="315"/>
                    <w:textAlignment w:val="baseline"/>
                    <w:rPr>
                      <w:del w:id="1645" w:author="Tebokgo Mabuto (ECP)" w:date="2026-06-30T14:46:00Z" w16du:dateUtc="2026-06-30T12:46:00Z"/>
                      <w:rFonts w:ascii="Arial" w:hAnsi="Arial" w:cs="Arial"/>
                      <w:sz w:val="20"/>
                      <w:szCs w:val="20"/>
                    </w:rPr>
                  </w:pPr>
                  <w:del w:id="1646" w:author="Tebokgo Mabuto (ECP)" w:date="2026-06-30T14:46:00Z" w16du:dateUtc="2026-06-30T12:46:00Z">
                    <w:r w:rsidRPr="004E65F1" w:rsidDel="00A2232E">
                      <w:rPr>
                        <w:rFonts w:ascii="Arial" w:hAnsi="Arial" w:cs="Arial"/>
                        <w:sz w:val="20"/>
                        <w:szCs w:val="20"/>
                      </w:rPr>
                      <w:delText>18.00 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AB44CF" w14:textId="15F10870" w:rsidR="00DB355E" w:rsidRPr="004E65F1" w:rsidDel="00A2232E" w:rsidRDefault="00DB355E" w:rsidP="006D623C">
                  <w:pPr>
                    <w:rPr>
                      <w:del w:id="1647" w:author="Tebokgo Mabuto (ECP)" w:date="2026-06-30T14:46:00Z" w16du:dateUtc="2026-06-30T12:46:00Z"/>
                      <w:rFonts w:ascii="Arial" w:hAnsi="Arial" w:cs="Arial"/>
                      <w:sz w:val="20"/>
                      <w:szCs w:val="20"/>
                    </w:rPr>
                  </w:pPr>
                </w:p>
              </w:tc>
            </w:tr>
            <w:tr w:rsidR="00DB355E" w:rsidRPr="004E65F1" w:rsidDel="00A2232E" w14:paraId="24E5F339" w14:textId="0718161F" w:rsidTr="006D623C">
              <w:trPr>
                <w:trHeight w:val="270"/>
                <w:del w:id="1648" w:author="Tebokgo Mabuto (ECP)" w:date="2026-06-30T14:46:00Z"/>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044C7A" w14:textId="7C8EB773" w:rsidR="00DB355E" w:rsidRPr="004E65F1" w:rsidDel="00A2232E" w:rsidRDefault="00DB355E" w:rsidP="006D623C">
                  <w:pPr>
                    <w:rPr>
                      <w:del w:id="1649" w:author="Tebokgo Mabuto (ECP)" w:date="2026-06-30T14:46:00Z" w16du:dateUtc="2026-06-30T12:46:00Z"/>
                      <w:rFonts w:ascii="Arial" w:hAnsi="Arial" w:cs="Arial"/>
                      <w:sz w:val="20"/>
                      <w:szCs w:val="20"/>
                    </w:rPr>
                  </w:pPr>
                </w:p>
              </w:tc>
              <w:tc>
                <w:tcPr>
                  <w:tcW w:w="1350" w:type="dxa"/>
                  <w:tcBorders>
                    <w:top w:val="single" w:sz="6" w:space="0" w:color="000000"/>
                    <w:left w:val="single" w:sz="6" w:space="0" w:color="000000"/>
                    <w:bottom w:val="single" w:sz="6" w:space="0" w:color="000000"/>
                    <w:right w:val="single" w:sz="6" w:space="0" w:color="000000"/>
                  </w:tcBorders>
                  <w:hideMark/>
                </w:tcPr>
                <w:p w14:paraId="36F6DAC8" w14:textId="2318B884" w:rsidR="00DB355E" w:rsidRPr="004E65F1" w:rsidDel="00A2232E" w:rsidRDefault="00DB355E" w:rsidP="006D623C">
                  <w:pPr>
                    <w:ind w:left="105"/>
                    <w:textAlignment w:val="baseline"/>
                    <w:rPr>
                      <w:del w:id="1650" w:author="Tebokgo Mabuto (ECP)" w:date="2026-06-30T14:46:00Z" w16du:dateUtc="2026-06-30T12:46:00Z"/>
                      <w:rFonts w:ascii="Arial" w:hAnsi="Arial" w:cs="Arial"/>
                      <w:sz w:val="20"/>
                      <w:szCs w:val="20"/>
                    </w:rPr>
                  </w:pPr>
                  <w:del w:id="1651" w:author="Tebokgo Mabuto (ECP)" w:date="2026-06-30T14:46:00Z" w16du:dateUtc="2026-06-30T12:46:00Z">
                    <w:r w:rsidRPr="004E65F1" w:rsidDel="00A2232E">
                      <w:rPr>
                        <w:rFonts w:ascii="Arial" w:hAnsi="Arial" w:cs="Arial"/>
                        <w:sz w:val="20"/>
                        <w:szCs w:val="20"/>
                      </w:rPr>
                      <w:delText>Level 3 </w:delText>
                    </w:r>
                  </w:del>
                </w:p>
              </w:tc>
              <w:tc>
                <w:tcPr>
                  <w:tcW w:w="990" w:type="dxa"/>
                  <w:tcBorders>
                    <w:top w:val="single" w:sz="6" w:space="0" w:color="000000"/>
                    <w:left w:val="single" w:sz="6" w:space="0" w:color="000000"/>
                    <w:bottom w:val="single" w:sz="6" w:space="0" w:color="000000"/>
                    <w:right w:val="single" w:sz="6" w:space="0" w:color="000000"/>
                  </w:tcBorders>
                  <w:hideMark/>
                </w:tcPr>
                <w:p w14:paraId="37340B2A" w14:textId="63AAD83C" w:rsidR="00DB355E" w:rsidRPr="004E65F1" w:rsidDel="00A2232E" w:rsidRDefault="00DB355E" w:rsidP="006D623C">
                  <w:pPr>
                    <w:ind w:left="360"/>
                    <w:textAlignment w:val="baseline"/>
                    <w:rPr>
                      <w:del w:id="1652" w:author="Tebokgo Mabuto (ECP)" w:date="2026-06-30T14:46:00Z" w16du:dateUtc="2026-06-30T12:46:00Z"/>
                      <w:rFonts w:ascii="Arial" w:hAnsi="Arial" w:cs="Arial"/>
                      <w:sz w:val="20"/>
                      <w:szCs w:val="20"/>
                    </w:rPr>
                  </w:pPr>
                  <w:del w:id="1653" w:author="Tebokgo Mabuto (ECP)" w:date="2026-06-30T14:46:00Z" w16du:dateUtc="2026-06-30T12:46:00Z">
                    <w:r w:rsidRPr="004E65F1" w:rsidDel="00A2232E">
                      <w:rPr>
                        <w:rFonts w:ascii="Arial" w:hAnsi="Arial" w:cs="Arial"/>
                        <w:sz w:val="20"/>
                        <w:szCs w:val="20"/>
                      </w:rPr>
                      <w:delText>6.00 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9D224C" w14:textId="2C366F2F" w:rsidR="00DB355E" w:rsidRPr="004E65F1" w:rsidDel="00A2232E" w:rsidRDefault="00DB355E" w:rsidP="006D623C">
                  <w:pPr>
                    <w:rPr>
                      <w:del w:id="1654" w:author="Tebokgo Mabuto (ECP)" w:date="2026-06-30T14:46:00Z" w16du:dateUtc="2026-06-30T12:46:00Z"/>
                      <w:rFonts w:ascii="Arial" w:hAnsi="Arial" w:cs="Arial"/>
                      <w:sz w:val="20"/>
                      <w:szCs w:val="20"/>
                    </w:rPr>
                  </w:pPr>
                </w:p>
              </w:tc>
              <w:tc>
                <w:tcPr>
                  <w:tcW w:w="990" w:type="dxa"/>
                  <w:tcBorders>
                    <w:top w:val="single" w:sz="6" w:space="0" w:color="000000"/>
                    <w:left w:val="single" w:sz="6" w:space="0" w:color="000000"/>
                    <w:bottom w:val="single" w:sz="6" w:space="0" w:color="000000"/>
                    <w:right w:val="single" w:sz="6" w:space="0" w:color="000000"/>
                  </w:tcBorders>
                  <w:hideMark/>
                </w:tcPr>
                <w:p w14:paraId="4139A7DC" w14:textId="18AD8ED4" w:rsidR="00DB355E" w:rsidRPr="004E65F1" w:rsidDel="00A2232E" w:rsidRDefault="00DB355E" w:rsidP="006D623C">
                  <w:pPr>
                    <w:ind w:left="315"/>
                    <w:textAlignment w:val="baseline"/>
                    <w:rPr>
                      <w:del w:id="1655" w:author="Tebokgo Mabuto (ECP)" w:date="2026-06-30T14:46:00Z" w16du:dateUtc="2026-06-30T12:46:00Z"/>
                      <w:rFonts w:ascii="Arial" w:hAnsi="Arial" w:cs="Arial"/>
                      <w:sz w:val="20"/>
                      <w:szCs w:val="20"/>
                    </w:rPr>
                  </w:pPr>
                  <w:del w:id="1656" w:author="Tebokgo Mabuto (ECP)" w:date="2026-06-30T14:46:00Z" w16du:dateUtc="2026-06-30T12:46:00Z">
                    <w:r w:rsidRPr="004E65F1" w:rsidDel="00A2232E">
                      <w:rPr>
                        <w:rFonts w:ascii="Arial" w:hAnsi="Arial" w:cs="Arial"/>
                        <w:sz w:val="20"/>
                        <w:szCs w:val="20"/>
                      </w:rPr>
                      <w:delText>14.00 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E96C20" w14:textId="554D0726" w:rsidR="00DB355E" w:rsidRPr="004E65F1" w:rsidDel="00A2232E" w:rsidRDefault="00DB355E" w:rsidP="006D623C">
                  <w:pPr>
                    <w:rPr>
                      <w:del w:id="1657" w:author="Tebokgo Mabuto (ECP)" w:date="2026-06-30T14:46:00Z" w16du:dateUtc="2026-06-30T12:46:00Z"/>
                      <w:rFonts w:ascii="Arial" w:hAnsi="Arial" w:cs="Arial"/>
                      <w:sz w:val="20"/>
                      <w:szCs w:val="20"/>
                    </w:rPr>
                  </w:pPr>
                </w:p>
              </w:tc>
            </w:tr>
            <w:tr w:rsidR="00DB355E" w:rsidRPr="004E65F1" w:rsidDel="00A2232E" w14:paraId="19655BD1" w14:textId="7C2C64DF" w:rsidTr="006D623C">
              <w:trPr>
                <w:trHeight w:val="270"/>
                <w:del w:id="1658" w:author="Tebokgo Mabuto (ECP)" w:date="2026-06-30T14:46:00Z"/>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B0A541" w14:textId="42156A85" w:rsidR="00DB355E" w:rsidRPr="004E65F1" w:rsidDel="00A2232E" w:rsidRDefault="00DB355E" w:rsidP="006D623C">
                  <w:pPr>
                    <w:rPr>
                      <w:del w:id="1659" w:author="Tebokgo Mabuto (ECP)" w:date="2026-06-30T14:46:00Z" w16du:dateUtc="2026-06-30T12:46:00Z"/>
                      <w:rFonts w:ascii="Arial" w:hAnsi="Arial" w:cs="Arial"/>
                      <w:sz w:val="20"/>
                      <w:szCs w:val="20"/>
                    </w:rPr>
                  </w:pPr>
                </w:p>
              </w:tc>
              <w:tc>
                <w:tcPr>
                  <w:tcW w:w="1350" w:type="dxa"/>
                  <w:tcBorders>
                    <w:top w:val="single" w:sz="6" w:space="0" w:color="000000"/>
                    <w:left w:val="single" w:sz="6" w:space="0" w:color="000000"/>
                    <w:bottom w:val="single" w:sz="6" w:space="0" w:color="000000"/>
                    <w:right w:val="single" w:sz="6" w:space="0" w:color="000000"/>
                  </w:tcBorders>
                  <w:hideMark/>
                </w:tcPr>
                <w:p w14:paraId="27C07665" w14:textId="1A3F6368" w:rsidR="00DB355E" w:rsidRPr="004E65F1" w:rsidDel="00A2232E" w:rsidRDefault="00DB355E" w:rsidP="006D623C">
                  <w:pPr>
                    <w:ind w:left="105"/>
                    <w:textAlignment w:val="baseline"/>
                    <w:rPr>
                      <w:del w:id="1660" w:author="Tebokgo Mabuto (ECP)" w:date="2026-06-30T14:46:00Z" w16du:dateUtc="2026-06-30T12:46:00Z"/>
                      <w:rFonts w:ascii="Arial" w:hAnsi="Arial" w:cs="Arial"/>
                      <w:sz w:val="20"/>
                      <w:szCs w:val="20"/>
                    </w:rPr>
                  </w:pPr>
                  <w:del w:id="1661" w:author="Tebokgo Mabuto (ECP)" w:date="2026-06-30T14:46:00Z" w16du:dateUtc="2026-06-30T12:46:00Z">
                    <w:r w:rsidRPr="004E65F1" w:rsidDel="00A2232E">
                      <w:rPr>
                        <w:rFonts w:ascii="Arial" w:hAnsi="Arial" w:cs="Arial"/>
                        <w:sz w:val="20"/>
                        <w:szCs w:val="20"/>
                      </w:rPr>
                      <w:delText>Level 4 </w:delText>
                    </w:r>
                  </w:del>
                </w:p>
              </w:tc>
              <w:tc>
                <w:tcPr>
                  <w:tcW w:w="990" w:type="dxa"/>
                  <w:tcBorders>
                    <w:top w:val="single" w:sz="6" w:space="0" w:color="000000"/>
                    <w:left w:val="single" w:sz="6" w:space="0" w:color="000000"/>
                    <w:bottom w:val="single" w:sz="6" w:space="0" w:color="000000"/>
                    <w:right w:val="single" w:sz="6" w:space="0" w:color="000000"/>
                  </w:tcBorders>
                  <w:hideMark/>
                </w:tcPr>
                <w:p w14:paraId="1D8ADAFC" w14:textId="6DA44369" w:rsidR="00DB355E" w:rsidRPr="004E65F1" w:rsidDel="00A2232E" w:rsidRDefault="00DB355E" w:rsidP="006D623C">
                  <w:pPr>
                    <w:ind w:left="360"/>
                    <w:textAlignment w:val="baseline"/>
                    <w:rPr>
                      <w:del w:id="1662" w:author="Tebokgo Mabuto (ECP)" w:date="2026-06-30T14:46:00Z" w16du:dateUtc="2026-06-30T12:46:00Z"/>
                      <w:rFonts w:ascii="Arial" w:hAnsi="Arial" w:cs="Arial"/>
                      <w:sz w:val="20"/>
                      <w:szCs w:val="20"/>
                    </w:rPr>
                  </w:pPr>
                  <w:del w:id="1663" w:author="Tebokgo Mabuto (ECP)" w:date="2026-06-30T14:46:00Z" w16du:dateUtc="2026-06-30T12:46:00Z">
                    <w:r w:rsidRPr="004E65F1" w:rsidDel="00A2232E">
                      <w:rPr>
                        <w:rFonts w:ascii="Arial" w:hAnsi="Arial" w:cs="Arial"/>
                        <w:sz w:val="20"/>
                        <w:szCs w:val="20"/>
                      </w:rPr>
                      <w:delText>5.00 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FFA44D" w14:textId="51BB0D47" w:rsidR="00DB355E" w:rsidRPr="004E65F1" w:rsidDel="00A2232E" w:rsidRDefault="00DB355E" w:rsidP="006D623C">
                  <w:pPr>
                    <w:rPr>
                      <w:del w:id="1664" w:author="Tebokgo Mabuto (ECP)" w:date="2026-06-30T14:46:00Z" w16du:dateUtc="2026-06-30T12:46:00Z"/>
                      <w:rFonts w:ascii="Arial" w:hAnsi="Arial" w:cs="Arial"/>
                      <w:sz w:val="20"/>
                      <w:szCs w:val="20"/>
                    </w:rPr>
                  </w:pPr>
                </w:p>
              </w:tc>
              <w:tc>
                <w:tcPr>
                  <w:tcW w:w="990" w:type="dxa"/>
                  <w:tcBorders>
                    <w:top w:val="single" w:sz="6" w:space="0" w:color="000000"/>
                    <w:left w:val="single" w:sz="6" w:space="0" w:color="000000"/>
                    <w:bottom w:val="single" w:sz="6" w:space="0" w:color="000000"/>
                    <w:right w:val="single" w:sz="6" w:space="0" w:color="000000"/>
                  </w:tcBorders>
                  <w:hideMark/>
                </w:tcPr>
                <w:p w14:paraId="544F0500" w14:textId="6724B159" w:rsidR="00DB355E" w:rsidRPr="004E65F1" w:rsidDel="00A2232E" w:rsidRDefault="00DB355E" w:rsidP="006D623C">
                  <w:pPr>
                    <w:ind w:left="315"/>
                    <w:textAlignment w:val="baseline"/>
                    <w:rPr>
                      <w:del w:id="1665" w:author="Tebokgo Mabuto (ECP)" w:date="2026-06-30T14:46:00Z" w16du:dateUtc="2026-06-30T12:46:00Z"/>
                      <w:rFonts w:ascii="Arial" w:hAnsi="Arial" w:cs="Arial"/>
                      <w:sz w:val="20"/>
                      <w:szCs w:val="20"/>
                    </w:rPr>
                  </w:pPr>
                  <w:del w:id="1666" w:author="Tebokgo Mabuto (ECP)" w:date="2026-06-30T14:46:00Z" w16du:dateUtc="2026-06-30T12:46:00Z">
                    <w:r w:rsidRPr="004E65F1" w:rsidDel="00A2232E">
                      <w:rPr>
                        <w:rFonts w:ascii="Arial" w:hAnsi="Arial" w:cs="Arial"/>
                        <w:sz w:val="20"/>
                        <w:szCs w:val="20"/>
                      </w:rPr>
                      <w:delText>12.00 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7FA18B" w14:textId="05B497B3" w:rsidR="00DB355E" w:rsidRPr="004E65F1" w:rsidDel="00A2232E" w:rsidRDefault="00DB355E" w:rsidP="006D623C">
                  <w:pPr>
                    <w:rPr>
                      <w:del w:id="1667" w:author="Tebokgo Mabuto (ECP)" w:date="2026-06-30T14:46:00Z" w16du:dateUtc="2026-06-30T12:46:00Z"/>
                      <w:rFonts w:ascii="Arial" w:hAnsi="Arial" w:cs="Arial"/>
                      <w:sz w:val="20"/>
                      <w:szCs w:val="20"/>
                    </w:rPr>
                  </w:pPr>
                </w:p>
              </w:tc>
            </w:tr>
            <w:tr w:rsidR="00DB355E" w:rsidRPr="004E65F1" w:rsidDel="00A2232E" w14:paraId="4366AEF7" w14:textId="52676118" w:rsidTr="006D623C">
              <w:trPr>
                <w:trHeight w:val="270"/>
                <w:del w:id="1668" w:author="Tebokgo Mabuto (ECP)" w:date="2026-06-30T14:46:00Z"/>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802063" w14:textId="4E26BDB7" w:rsidR="00DB355E" w:rsidRPr="004E65F1" w:rsidDel="00A2232E" w:rsidRDefault="00DB355E" w:rsidP="006D623C">
                  <w:pPr>
                    <w:rPr>
                      <w:del w:id="1669" w:author="Tebokgo Mabuto (ECP)" w:date="2026-06-30T14:46:00Z" w16du:dateUtc="2026-06-30T12:46:00Z"/>
                      <w:rFonts w:ascii="Arial" w:hAnsi="Arial" w:cs="Arial"/>
                      <w:sz w:val="20"/>
                      <w:szCs w:val="20"/>
                    </w:rPr>
                  </w:pPr>
                </w:p>
              </w:tc>
              <w:tc>
                <w:tcPr>
                  <w:tcW w:w="1350" w:type="dxa"/>
                  <w:tcBorders>
                    <w:top w:val="single" w:sz="6" w:space="0" w:color="000000"/>
                    <w:left w:val="single" w:sz="6" w:space="0" w:color="000000"/>
                    <w:bottom w:val="single" w:sz="6" w:space="0" w:color="000000"/>
                    <w:right w:val="single" w:sz="6" w:space="0" w:color="000000"/>
                  </w:tcBorders>
                  <w:hideMark/>
                </w:tcPr>
                <w:p w14:paraId="2E677066" w14:textId="6CF7E41D" w:rsidR="00DB355E" w:rsidRPr="004E65F1" w:rsidDel="00A2232E" w:rsidRDefault="00DB355E" w:rsidP="006D623C">
                  <w:pPr>
                    <w:ind w:left="105"/>
                    <w:textAlignment w:val="baseline"/>
                    <w:rPr>
                      <w:del w:id="1670" w:author="Tebokgo Mabuto (ECP)" w:date="2026-06-30T14:46:00Z" w16du:dateUtc="2026-06-30T12:46:00Z"/>
                      <w:rFonts w:ascii="Arial" w:hAnsi="Arial" w:cs="Arial"/>
                      <w:sz w:val="20"/>
                      <w:szCs w:val="20"/>
                    </w:rPr>
                  </w:pPr>
                  <w:del w:id="1671" w:author="Tebokgo Mabuto (ECP)" w:date="2026-06-30T14:46:00Z" w16du:dateUtc="2026-06-30T12:46:00Z">
                    <w:r w:rsidRPr="004E65F1" w:rsidDel="00A2232E">
                      <w:rPr>
                        <w:rFonts w:ascii="Arial" w:hAnsi="Arial" w:cs="Arial"/>
                        <w:sz w:val="20"/>
                        <w:szCs w:val="20"/>
                      </w:rPr>
                      <w:delText>Level 5 </w:delText>
                    </w:r>
                  </w:del>
                </w:p>
              </w:tc>
              <w:tc>
                <w:tcPr>
                  <w:tcW w:w="990" w:type="dxa"/>
                  <w:tcBorders>
                    <w:top w:val="single" w:sz="6" w:space="0" w:color="000000"/>
                    <w:left w:val="single" w:sz="6" w:space="0" w:color="000000"/>
                    <w:bottom w:val="single" w:sz="6" w:space="0" w:color="000000"/>
                    <w:right w:val="single" w:sz="6" w:space="0" w:color="000000"/>
                  </w:tcBorders>
                  <w:hideMark/>
                </w:tcPr>
                <w:p w14:paraId="514FCB40" w14:textId="2E010880" w:rsidR="00DB355E" w:rsidRPr="004E65F1" w:rsidDel="00A2232E" w:rsidRDefault="00DB355E" w:rsidP="006D623C">
                  <w:pPr>
                    <w:ind w:left="360"/>
                    <w:textAlignment w:val="baseline"/>
                    <w:rPr>
                      <w:del w:id="1672" w:author="Tebokgo Mabuto (ECP)" w:date="2026-06-30T14:46:00Z" w16du:dateUtc="2026-06-30T12:46:00Z"/>
                      <w:rFonts w:ascii="Arial" w:hAnsi="Arial" w:cs="Arial"/>
                      <w:sz w:val="20"/>
                      <w:szCs w:val="20"/>
                    </w:rPr>
                  </w:pPr>
                  <w:del w:id="1673" w:author="Tebokgo Mabuto (ECP)" w:date="2026-06-30T14:46:00Z" w16du:dateUtc="2026-06-30T12:46:00Z">
                    <w:r w:rsidRPr="004E65F1" w:rsidDel="00A2232E">
                      <w:rPr>
                        <w:rFonts w:ascii="Arial" w:hAnsi="Arial" w:cs="Arial"/>
                        <w:sz w:val="20"/>
                        <w:szCs w:val="20"/>
                      </w:rPr>
                      <w:delText>4.00 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353A0D" w14:textId="78AFDC1B" w:rsidR="00DB355E" w:rsidRPr="004E65F1" w:rsidDel="00A2232E" w:rsidRDefault="00DB355E" w:rsidP="006D623C">
                  <w:pPr>
                    <w:rPr>
                      <w:del w:id="1674" w:author="Tebokgo Mabuto (ECP)" w:date="2026-06-30T14:46:00Z" w16du:dateUtc="2026-06-30T12:46:00Z"/>
                      <w:rFonts w:ascii="Arial" w:hAnsi="Arial" w:cs="Arial"/>
                      <w:sz w:val="20"/>
                      <w:szCs w:val="20"/>
                    </w:rPr>
                  </w:pPr>
                </w:p>
              </w:tc>
              <w:tc>
                <w:tcPr>
                  <w:tcW w:w="990" w:type="dxa"/>
                  <w:tcBorders>
                    <w:top w:val="single" w:sz="6" w:space="0" w:color="000000"/>
                    <w:left w:val="single" w:sz="6" w:space="0" w:color="000000"/>
                    <w:bottom w:val="single" w:sz="6" w:space="0" w:color="000000"/>
                    <w:right w:val="single" w:sz="6" w:space="0" w:color="000000"/>
                  </w:tcBorders>
                  <w:hideMark/>
                </w:tcPr>
                <w:p w14:paraId="7E0102D3" w14:textId="320DCDB4" w:rsidR="00DB355E" w:rsidRPr="004E65F1" w:rsidDel="00A2232E" w:rsidRDefault="00DB355E" w:rsidP="006D623C">
                  <w:pPr>
                    <w:ind w:left="360"/>
                    <w:textAlignment w:val="baseline"/>
                    <w:rPr>
                      <w:del w:id="1675" w:author="Tebokgo Mabuto (ECP)" w:date="2026-06-30T14:46:00Z" w16du:dateUtc="2026-06-30T12:46:00Z"/>
                      <w:rFonts w:ascii="Arial" w:hAnsi="Arial" w:cs="Arial"/>
                      <w:sz w:val="20"/>
                      <w:szCs w:val="20"/>
                    </w:rPr>
                  </w:pPr>
                  <w:del w:id="1676" w:author="Tebokgo Mabuto (ECP)" w:date="2026-06-30T14:46:00Z" w16du:dateUtc="2026-06-30T12:46:00Z">
                    <w:r w:rsidRPr="004E65F1" w:rsidDel="00A2232E">
                      <w:rPr>
                        <w:rFonts w:ascii="Arial" w:hAnsi="Arial" w:cs="Arial"/>
                        <w:sz w:val="20"/>
                        <w:szCs w:val="20"/>
                      </w:rPr>
                      <w:delText>8.00 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D64D78" w14:textId="56994E8D" w:rsidR="00DB355E" w:rsidRPr="004E65F1" w:rsidDel="00A2232E" w:rsidRDefault="00DB355E" w:rsidP="006D623C">
                  <w:pPr>
                    <w:rPr>
                      <w:del w:id="1677" w:author="Tebokgo Mabuto (ECP)" w:date="2026-06-30T14:46:00Z" w16du:dateUtc="2026-06-30T12:46:00Z"/>
                      <w:rFonts w:ascii="Arial" w:hAnsi="Arial" w:cs="Arial"/>
                      <w:sz w:val="20"/>
                      <w:szCs w:val="20"/>
                    </w:rPr>
                  </w:pPr>
                </w:p>
              </w:tc>
            </w:tr>
            <w:tr w:rsidR="00DB355E" w:rsidRPr="004E65F1" w:rsidDel="00A2232E" w14:paraId="73DBA9E1" w14:textId="59C864B2" w:rsidTr="006D623C">
              <w:trPr>
                <w:trHeight w:val="270"/>
                <w:del w:id="1678" w:author="Tebokgo Mabuto (ECP)" w:date="2026-06-30T14:46:00Z"/>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30050" w14:textId="6304C8CF" w:rsidR="00DB355E" w:rsidRPr="004E65F1" w:rsidDel="00A2232E" w:rsidRDefault="00DB355E" w:rsidP="006D623C">
                  <w:pPr>
                    <w:rPr>
                      <w:del w:id="1679" w:author="Tebokgo Mabuto (ECP)" w:date="2026-06-30T14:46:00Z" w16du:dateUtc="2026-06-30T12:46:00Z"/>
                      <w:rFonts w:ascii="Arial" w:hAnsi="Arial" w:cs="Arial"/>
                      <w:sz w:val="20"/>
                      <w:szCs w:val="20"/>
                    </w:rPr>
                  </w:pPr>
                </w:p>
              </w:tc>
              <w:tc>
                <w:tcPr>
                  <w:tcW w:w="1350" w:type="dxa"/>
                  <w:tcBorders>
                    <w:top w:val="single" w:sz="6" w:space="0" w:color="000000"/>
                    <w:left w:val="single" w:sz="6" w:space="0" w:color="000000"/>
                    <w:bottom w:val="single" w:sz="6" w:space="0" w:color="000000"/>
                    <w:right w:val="single" w:sz="6" w:space="0" w:color="000000"/>
                  </w:tcBorders>
                  <w:hideMark/>
                </w:tcPr>
                <w:p w14:paraId="6C3FDAF2" w14:textId="7B815C4D" w:rsidR="00DB355E" w:rsidRPr="004E65F1" w:rsidDel="00A2232E" w:rsidRDefault="00DB355E" w:rsidP="006D623C">
                  <w:pPr>
                    <w:ind w:left="105"/>
                    <w:textAlignment w:val="baseline"/>
                    <w:rPr>
                      <w:del w:id="1680" w:author="Tebokgo Mabuto (ECP)" w:date="2026-06-30T14:46:00Z" w16du:dateUtc="2026-06-30T12:46:00Z"/>
                      <w:rFonts w:ascii="Arial" w:hAnsi="Arial" w:cs="Arial"/>
                      <w:sz w:val="20"/>
                      <w:szCs w:val="20"/>
                    </w:rPr>
                  </w:pPr>
                  <w:del w:id="1681" w:author="Tebokgo Mabuto (ECP)" w:date="2026-06-30T14:46:00Z" w16du:dateUtc="2026-06-30T12:46:00Z">
                    <w:r w:rsidRPr="004E65F1" w:rsidDel="00A2232E">
                      <w:rPr>
                        <w:rFonts w:ascii="Arial" w:hAnsi="Arial" w:cs="Arial"/>
                        <w:sz w:val="20"/>
                        <w:szCs w:val="20"/>
                      </w:rPr>
                      <w:delText>Level 6 </w:delText>
                    </w:r>
                  </w:del>
                </w:p>
              </w:tc>
              <w:tc>
                <w:tcPr>
                  <w:tcW w:w="990" w:type="dxa"/>
                  <w:tcBorders>
                    <w:top w:val="single" w:sz="6" w:space="0" w:color="000000"/>
                    <w:left w:val="single" w:sz="6" w:space="0" w:color="000000"/>
                    <w:bottom w:val="single" w:sz="6" w:space="0" w:color="000000"/>
                    <w:right w:val="single" w:sz="6" w:space="0" w:color="000000"/>
                  </w:tcBorders>
                  <w:hideMark/>
                </w:tcPr>
                <w:p w14:paraId="68BF669B" w14:textId="34E5AEDF" w:rsidR="00DB355E" w:rsidRPr="004E65F1" w:rsidDel="00A2232E" w:rsidRDefault="00DB355E" w:rsidP="006D623C">
                  <w:pPr>
                    <w:ind w:left="360"/>
                    <w:textAlignment w:val="baseline"/>
                    <w:rPr>
                      <w:del w:id="1682" w:author="Tebokgo Mabuto (ECP)" w:date="2026-06-30T14:46:00Z" w16du:dateUtc="2026-06-30T12:46:00Z"/>
                      <w:rFonts w:ascii="Arial" w:hAnsi="Arial" w:cs="Arial"/>
                      <w:sz w:val="20"/>
                      <w:szCs w:val="20"/>
                    </w:rPr>
                  </w:pPr>
                  <w:del w:id="1683" w:author="Tebokgo Mabuto (ECP)" w:date="2026-06-30T14:46:00Z" w16du:dateUtc="2026-06-30T12:46:00Z">
                    <w:r w:rsidRPr="004E65F1" w:rsidDel="00A2232E">
                      <w:rPr>
                        <w:rFonts w:ascii="Arial" w:hAnsi="Arial" w:cs="Arial"/>
                        <w:sz w:val="20"/>
                        <w:szCs w:val="20"/>
                      </w:rPr>
                      <w:delText>3.00 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D02958" w14:textId="6A7273BB" w:rsidR="00DB355E" w:rsidRPr="004E65F1" w:rsidDel="00A2232E" w:rsidRDefault="00DB355E" w:rsidP="006D623C">
                  <w:pPr>
                    <w:rPr>
                      <w:del w:id="1684" w:author="Tebokgo Mabuto (ECP)" w:date="2026-06-30T14:46:00Z" w16du:dateUtc="2026-06-30T12:46:00Z"/>
                      <w:rFonts w:ascii="Arial" w:hAnsi="Arial" w:cs="Arial"/>
                      <w:sz w:val="20"/>
                      <w:szCs w:val="20"/>
                    </w:rPr>
                  </w:pPr>
                </w:p>
              </w:tc>
              <w:tc>
                <w:tcPr>
                  <w:tcW w:w="990" w:type="dxa"/>
                  <w:tcBorders>
                    <w:top w:val="single" w:sz="6" w:space="0" w:color="000000"/>
                    <w:left w:val="single" w:sz="6" w:space="0" w:color="000000"/>
                    <w:bottom w:val="single" w:sz="6" w:space="0" w:color="000000"/>
                    <w:right w:val="single" w:sz="6" w:space="0" w:color="000000"/>
                  </w:tcBorders>
                  <w:hideMark/>
                </w:tcPr>
                <w:p w14:paraId="79CED10F" w14:textId="6CEEA86C" w:rsidR="00DB355E" w:rsidRPr="004E65F1" w:rsidDel="00A2232E" w:rsidRDefault="00DB355E" w:rsidP="006D623C">
                  <w:pPr>
                    <w:ind w:left="360"/>
                    <w:textAlignment w:val="baseline"/>
                    <w:rPr>
                      <w:del w:id="1685" w:author="Tebokgo Mabuto (ECP)" w:date="2026-06-30T14:46:00Z" w16du:dateUtc="2026-06-30T12:46:00Z"/>
                      <w:rFonts w:ascii="Arial" w:hAnsi="Arial" w:cs="Arial"/>
                      <w:sz w:val="20"/>
                      <w:szCs w:val="20"/>
                    </w:rPr>
                  </w:pPr>
                  <w:del w:id="1686" w:author="Tebokgo Mabuto (ECP)" w:date="2026-06-30T14:46:00Z" w16du:dateUtc="2026-06-30T12:46:00Z">
                    <w:r w:rsidRPr="004E65F1" w:rsidDel="00A2232E">
                      <w:rPr>
                        <w:rFonts w:ascii="Arial" w:hAnsi="Arial" w:cs="Arial"/>
                        <w:sz w:val="20"/>
                        <w:szCs w:val="20"/>
                      </w:rPr>
                      <w:delText>6.00 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372038" w14:textId="1AC02E99" w:rsidR="00DB355E" w:rsidRPr="004E65F1" w:rsidDel="00A2232E" w:rsidRDefault="00DB355E" w:rsidP="006D623C">
                  <w:pPr>
                    <w:rPr>
                      <w:del w:id="1687" w:author="Tebokgo Mabuto (ECP)" w:date="2026-06-30T14:46:00Z" w16du:dateUtc="2026-06-30T12:46:00Z"/>
                      <w:rFonts w:ascii="Arial" w:hAnsi="Arial" w:cs="Arial"/>
                      <w:sz w:val="20"/>
                      <w:szCs w:val="20"/>
                    </w:rPr>
                  </w:pPr>
                </w:p>
              </w:tc>
            </w:tr>
            <w:tr w:rsidR="00DB355E" w:rsidRPr="004E65F1" w:rsidDel="00A2232E" w14:paraId="2A4C6BF0" w14:textId="6DEB3107" w:rsidTr="006D623C">
              <w:trPr>
                <w:trHeight w:val="270"/>
                <w:del w:id="1688" w:author="Tebokgo Mabuto (ECP)" w:date="2026-06-30T14:46:00Z"/>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111D04" w14:textId="77CBD495" w:rsidR="00DB355E" w:rsidRPr="004E65F1" w:rsidDel="00A2232E" w:rsidRDefault="00DB355E" w:rsidP="006D623C">
                  <w:pPr>
                    <w:rPr>
                      <w:del w:id="1689" w:author="Tebokgo Mabuto (ECP)" w:date="2026-06-30T14:46:00Z" w16du:dateUtc="2026-06-30T12:46:00Z"/>
                      <w:rFonts w:ascii="Arial" w:hAnsi="Arial" w:cs="Arial"/>
                      <w:sz w:val="20"/>
                      <w:szCs w:val="20"/>
                    </w:rPr>
                  </w:pPr>
                </w:p>
              </w:tc>
              <w:tc>
                <w:tcPr>
                  <w:tcW w:w="1350" w:type="dxa"/>
                  <w:tcBorders>
                    <w:top w:val="single" w:sz="6" w:space="0" w:color="000000"/>
                    <w:left w:val="single" w:sz="6" w:space="0" w:color="000000"/>
                    <w:bottom w:val="single" w:sz="6" w:space="0" w:color="000000"/>
                    <w:right w:val="single" w:sz="6" w:space="0" w:color="000000"/>
                  </w:tcBorders>
                  <w:hideMark/>
                </w:tcPr>
                <w:p w14:paraId="2492FB18" w14:textId="68B8ABDF" w:rsidR="00DB355E" w:rsidRPr="004E65F1" w:rsidDel="00A2232E" w:rsidRDefault="00DB355E" w:rsidP="006D623C">
                  <w:pPr>
                    <w:ind w:left="105"/>
                    <w:textAlignment w:val="baseline"/>
                    <w:rPr>
                      <w:del w:id="1690" w:author="Tebokgo Mabuto (ECP)" w:date="2026-06-30T14:46:00Z" w16du:dateUtc="2026-06-30T12:46:00Z"/>
                      <w:rFonts w:ascii="Arial" w:hAnsi="Arial" w:cs="Arial"/>
                      <w:sz w:val="20"/>
                      <w:szCs w:val="20"/>
                    </w:rPr>
                  </w:pPr>
                  <w:del w:id="1691" w:author="Tebokgo Mabuto (ECP)" w:date="2026-06-30T14:46:00Z" w16du:dateUtc="2026-06-30T12:46:00Z">
                    <w:r w:rsidRPr="004E65F1" w:rsidDel="00A2232E">
                      <w:rPr>
                        <w:rFonts w:ascii="Arial" w:hAnsi="Arial" w:cs="Arial"/>
                        <w:sz w:val="20"/>
                        <w:szCs w:val="20"/>
                      </w:rPr>
                      <w:delText>Level 7 </w:delText>
                    </w:r>
                  </w:del>
                </w:p>
              </w:tc>
              <w:tc>
                <w:tcPr>
                  <w:tcW w:w="990" w:type="dxa"/>
                  <w:tcBorders>
                    <w:top w:val="single" w:sz="6" w:space="0" w:color="000000"/>
                    <w:left w:val="single" w:sz="6" w:space="0" w:color="000000"/>
                    <w:bottom w:val="single" w:sz="6" w:space="0" w:color="000000"/>
                    <w:right w:val="single" w:sz="6" w:space="0" w:color="000000"/>
                  </w:tcBorders>
                  <w:hideMark/>
                </w:tcPr>
                <w:p w14:paraId="35B79CFD" w14:textId="7DEF8CC0" w:rsidR="00DB355E" w:rsidRPr="004E65F1" w:rsidDel="00A2232E" w:rsidRDefault="00DB355E" w:rsidP="006D623C">
                  <w:pPr>
                    <w:ind w:left="360"/>
                    <w:textAlignment w:val="baseline"/>
                    <w:rPr>
                      <w:del w:id="1692" w:author="Tebokgo Mabuto (ECP)" w:date="2026-06-30T14:46:00Z" w16du:dateUtc="2026-06-30T12:46:00Z"/>
                      <w:rFonts w:ascii="Arial" w:hAnsi="Arial" w:cs="Arial"/>
                      <w:sz w:val="20"/>
                      <w:szCs w:val="20"/>
                    </w:rPr>
                  </w:pPr>
                  <w:del w:id="1693" w:author="Tebokgo Mabuto (ECP)" w:date="2026-06-30T14:46:00Z" w16du:dateUtc="2026-06-30T12:46:00Z">
                    <w:r w:rsidRPr="004E65F1" w:rsidDel="00A2232E">
                      <w:rPr>
                        <w:rFonts w:ascii="Arial" w:hAnsi="Arial" w:cs="Arial"/>
                        <w:sz w:val="20"/>
                        <w:szCs w:val="20"/>
                      </w:rPr>
                      <w:delText>2.00 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E6482" w14:textId="69F7A506" w:rsidR="00DB355E" w:rsidRPr="004E65F1" w:rsidDel="00A2232E" w:rsidRDefault="00DB355E" w:rsidP="006D623C">
                  <w:pPr>
                    <w:rPr>
                      <w:del w:id="1694" w:author="Tebokgo Mabuto (ECP)" w:date="2026-06-30T14:46:00Z" w16du:dateUtc="2026-06-30T12:46:00Z"/>
                      <w:rFonts w:ascii="Arial" w:hAnsi="Arial" w:cs="Arial"/>
                      <w:sz w:val="20"/>
                      <w:szCs w:val="20"/>
                    </w:rPr>
                  </w:pPr>
                </w:p>
              </w:tc>
              <w:tc>
                <w:tcPr>
                  <w:tcW w:w="990" w:type="dxa"/>
                  <w:tcBorders>
                    <w:top w:val="single" w:sz="6" w:space="0" w:color="000000"/>
                    <w:left w:val="single" w:sz="6" w:space="0" w:color="000000"/>
                    <w:bottom w:val="single" w:sz="6" w:space="0" w:color="000000"/>
                    <w:right w:val="single" w:sz="6" w:space="0" w:color="000000"/>
                  </w:tcBorders>
                  <w:hideMark/>
                </w:tcPr>
                <w:p w14:paraId="2332BDD3" w14:textId="1E26CEF9" w:rsidR="00DB355E" w:rsidRPr="004E65F1" w:rsidDel="00A2232E" w:rsidRDefault="00DB355E" w:rsidP="006D623C">
                  <w:pPr>
                    <w:ind w:left="360"/>
                    <w:textAlignment w:val="baseline"/>
                    <w:rPr>
                      <w:del w:id="1695" w:author="Tebokgo Mabuto (ECP)" w:date="2026-06-30T14:46:00Z" w16du:dateUtc="2026-06-30T12:46:00Z"/>
                      <w:rFonts w:ascii="Arial" w:hAnsi="Arial" w:cs="Arial"/>
                      <w:sz w:val="20"/>
                      <w:szCs w:val="20"/>
                    </w:rPr>
                  </w:pPr>
                  <w:del w:id="1696" w:author="Tebokgo Mabuto (ECP)" w:date="2026-06-30T14:46:00Z" w16du:dateUtc="2026-06-30T12:46:00Z">
                    <w:r w:rsidRPr="004E65F1" w:rsidDel="00A2232E">
                      <w:rPr>
                        <w:rFonts w:ascii="Arial" w:hAnsi="Arial" w:cs="Arial"/>
                        <w:sz w:val="20"/>
                        <w:szCs w:val="20"/>
                      </w:rPr>
                      <w:delText>4.00 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A8FF06" w14:textId="51DEDDAE" w:rsidR="00DB355E" w:rsidRPr="004E65F1" w:rsidDel="00A2232E" w:rsidRDefault="00DB355E" w:rsidP="006D623C">
                  <w:pPr>
                    <w:rPr>
                      <w:del w:id="1697" w:author="Tebokgo Mabuto (ECP)" w:date="2026-06-30T14:46:00Z" w16du:dateUtc="2026-06-30T12:46:00Z"/>
                      <w:rFonts w:ascii="Arial" w:hAnsi="Arial" w:cs="Arial"/>
                      <w:sz w:val="20"/>
                      <w:szCs w:val="20"/>
                    </w:rPr>
                  </w:pPr>
                </w:p>
              </w:tc>
            </w:tr>
            <w:tr w:rsidR="00DB355E" w:rsidRPr="004E65F1" w:rsidDel="00A2232E" w14:paraId="0EB5B9FA" w14:textId="02E27B5E" w:rsidTr="006D623C">
              <w:trPr>
                <w:trHeight w:val="270"/>
                <w:del w:id="1698" w:author="Tebokgo Mabuto (ECP)" w:date="2026-06-30T14:46:00Z"/>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5993F" w14:textId="72C4CB0E" w:rsidR="00DB355E" w:rsidRPr="004E65F1" w:rsidDel="00A2232E" w:rsidRDefault="00DB355E" w:rsidP="006D623C">
                  <w:pPr>
                    <w:rPr>
                      <w:del w:id="1699" w:author="Tebokgo Mabuto (ECP)" w:date="2026-06-30T14:46:00Z" w16du:dateUtc="2026-06-30T12:46:00Z"/>
                      <w:rFonts w:ascii="Arial" w:hAnsi="Arial" w:cs="Arial"/>
                      <w:sz w:val="20"/>
                      <w:szCs w:val="20"/>
                    </w:rPr>
                  </w:pPr>
                </w:p>
              </w:tc>
              <w:tc>
                <w:tcPr>
                  <w:tcW w:w="1350" w:type="dxa"/>
                  <w:tcBorders>
                    <w:top w:val="single" w:sz="6" w:space="0" w:color="000000"/>
                    <w:left w:val="single" w:sz="6" w:space="0" w:color="000000"/>
                    <w:bottom w:val="single" w:sz="6" w:space="0" w:color="000000"/>
                    <w:right w:val="single" w:sz="6" w:space="0" w:color="000000"/>
                  </w:tcBorders>
                  <w:hideMark/>
                </w:tcPr>
                <w:p w14:paraId="2D64F588" w14:textId="09C05438" w:rsidR="00DB355E" w:rsidRPr="004E65F1" w:rsidDel="00A2232E" w:rsidRDefault="00DB355E" w:rsidP="006D623C">
                  <w:pPr>
                    <w:ind w:left="105"/>
                    <w:textAlignment w:val="baseline"/>
                    <w:rPr>
                      <w:del w:id="1700" w:author="Tebokgo Mabuto (ECP)" w:date="2026-06-30T14:46:00Z" w16du:dateUtc="2026-06-30T12:46:00Z"/>
                      <w:rFonts w:ascii="Arial" w:hAnsi="Arial" w:cs="Arial"/>
                      <w:sz w:val="20"/>
                      <w:szCs w:val="20"/>
                    </w:rPr>
                  </w:pPr>
                  <w:del w:id="1701" w:author="Tebokgo Mabuto (ECP)" w:date="2026-06-30T14:46:00Z" w16du:dateUtc="2026-06-30T12:46:00Z">
                    <w:r w:rsidRPr="004E65F1" w:rsidDel="00A2232E">
                      <w:rPr>
                        <w:rFonts w:ascii="Arial" w:hAnsi="Arial" w:cs="Arial"/>
                        <w:sz w:val="20"/>
                        <w:szCs w:val="20"/>
                      </w:rPr>
                      <w:delText>Level 8 </w:delText>
                    </w:r>
                  </w:del>
                </w:p>
              </w:tc>
              <w:tc>
                <w:tcPr>
                  <w:tcW w:w="990" w:type="dxa"/>
                  <w:tcBorders>
                    <w:top w:val="single" w:sz="6" w:space="0" w:color="000000"/>
                    <w:left w:val="single" w:sz="6" w:space="0" w:color="000000"/>
                    <w:bottom w:val="single" w:sz="6" w:space="0" w:color="000000"/>
                    <w:right w:val="single" w:sz="6" w:space="0" w:color="000000"/>
                  </w:tcBorders>
                  <w:hideMark/>
                </w:tcPr>
                <w:p w14:paraId="152C2E9C" w14:textId="6473D965" w:rsidR="00DB355E" w:rsidRPr="004E65F1" w:rsidDel="00A2232E" w:rsidRDefault="00DB355E" w:rsidP="006D623C">
                  <w:pPr>
                    <w:ind w:left="360"/>
                    <w:textAlignment w:val="baseline"/>
                    <w:rPr>
                      <w:del w:id="1702" w:author="Tebokgo Mabuto (ECP)" w:date="2026-06-30T14:46:00Z" w16du:dateUtc="2026-06-30T12:46:00Z"/>
                      <w:rFonts w:ascii="Arial" w:hAnsi="Arial" w:cs="Arial"/>
                      <w:sz w:val="20"/>
                      <w:szCs w:val="20"/>
                    </w:rPr>
                  </w:pPr>
                  <w:del w:id="1703" w:author="Tebokgo Mabuto (ECP)" w:date="2026-06-30T14:46:00Z" w16du:dateUtc="2026-06-30T12:46:00Z">
                    <w:r w:rsidRPr="004E65F1" w:rsidDel="00A2232E">
                      <w:rPr>
                        <w:rFonts w:ascii="Arial" w:hAnsi="Arial" w:cs="Arial"/>
                        <w:sz w:val="20"/>
                        <w:szCs w:val="20"/>
                      </w:rPr>
                      <w:delText>1.00 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04E618" w14:textId="4B67D90F" w:rsidR="00DB355E" w:rsidRPr="004E65F1" w:rsidDel="00A2232E" w:rsidRDefault="00DB355E" w:rsidP="006D623C">
                  <w:pPr>
                    <w:rPr>
                      <w:del w:id="1704" w:author="Tebokgo Mabuto (ECP)" w:date="2026-06-30T14:46:00Z" w16du:dateUtc="2026-06-30T12:46:00Z"/>
                      <w:rFonts w:ascii="Arial" w:hAnsi="Arial" w:cs="Arial"/>
                      <w:sz w:val="20"/>
                      <w:szCs w:val="20"/>
                    </w:rPr>
                  </w:pPr>
                </w:p>
              </w:tc>
              <w:tc>
                <w:tcPr>
                  <w:tcW w:w="990" w:type="dxa"/>
                  <w:tcBorders>
                    <w:top w:val="single" w:sz="6" w:space="0" w:color="000000"/>
                    <w:left w:val="single" w:sz="6" w:space="0" w:color="000000"/>
                    <w:bottom w:val="single" w:sz="6" w:space="0" w:color="000000"/>
                    <w:right w:val="single" w:sz="6" w:space="0" w:color="000000"/>
                  </w:tcBorders>
                  <w:hideMark/>
                </w:tcPr>
                <w:p w14:paraId="65FC153C" w14:textId="77249ABA" w:rsidR="00DB355E" w:rsidRPr="004E65F1" w:rsidDel="00A2232E" w:rsidRDefault="00DB355E" w:rsidP="006D623C">
                  <w:pPr>
                    <w:ind w:left="360"/>
                    <w:textAlignment w:val="baseline"/>
                    <w:rPr>
                      <w:del w:id="1705" w:author="Tebokgo Mabuto (ECP)" w:date="2026-06-30T14:46:00Z" w16du:dateUtc="2026-06-30T12:46:00Z"/>
                      <w:rFonts w:ascii="Arial" w:hAnsi="Arial" w:cs="Arial"/>
                      <w:sz w:val="20"/>
                      <w:szCs w:val="20"/>
                    </w:rPr>
                  </w:pPr>
                  <w:del w:id="1706" w:author="Tebokgo Mabuto (ECP)" w:date="2026-06-30T14:46:00Z" w16du:dateUtc="2026-06-30T12:46:00Z">
                    <w:r w:rsidRPr="004E65F1" w:rsidDel="00A2232E">
                      <w:rPr>
                        <w:rFonts w:ascii="Arial" w:hAnsi="Arial" w:cs="Arial"/>
                        <w:sz w:val="20"/>
                        <w:szCs w:val="20"/>
                      </w:rPr>
                      <w:delText>2.00 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C79BEE" w14:textId="5250DAB0" w:rsidR="00DB355E" w:rsidRPr="004E65F1" w:rsidDel="00A2232E" w:rsidRDefault="00DB355E" w:rsidP="006D623C">
                  <w:pPr>
                    <w:rPr>
                      <w:del w:id="1707" w:author="Tebokgo Mabuto (ECP)" w:date="2026-06-30T14:46:00Z" w16du:dateUtc="2026-06-30T12:46:00Z"/>
                      <w:rFonts w:ascii="Arial" w:hAnsi="Arial" w:cs="Arial"/>
                      <w:sz w:val="20"/>
                      <w:szCs w:val="20"/>
                    </w:rPr>
                  </w:pPr>
                </w:p>
              </w:tc>
            </w:tr>
            <w:tr w:rsidR="00DB355E" w:rsidRPr="004E65F1" w:rsidDel="00A2232E" w14:paraId="7F317B29" w14:textId="6A29A576" w:rsidTr="006D623C">
              <w:trPr>
                <w:trHeight w:val="540"/>
                <w:del w:id="1708" w:author="Tebokgo Mabuto (ECP)" w:date="2026-06-30T14:46:00Z"/>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AC6E5B" w14:textId="45A36811" w:rsidR="00DB355E" w:rsidRPr="004E65F1" w:rsidDel="00A2232E" w:rsidRDefault="00DB355E" w:rsidP="006D623C">
                  <w:pPr>
                    <w:rPr>
                      <w:del w:id="1709" w:author="Tebokgo Mabuto (ECP)" w:date="2026-06-30T14:46:00Z" w16du:dateUtc="2026-06-30T12:46:00Z"/>
                      <w:rFonts w:ascii="Arial" w:hAnsi="Arial" w:cs="Arial"/>
                      <w:sz w:val="20"/>
                      <w:szCs w:val="20"/>
                    </w:rPr>
                  </w:pPr>
                </w:p>
              </w:tc>
              <w:tc>
                <w:tcPr>
                  <w:tcW w:w="1350" w:type="dxa"/>
                  <w:tcBorders>
                    <w:top w:val="single" w:sz="6" w:space="0" w:color="000000"/>
                    <w:left w:val="single" w:sz="6" w:space="0" w:color="000000"/>
                    <w:bottom w:val="single" w:sz="6" w:space="0" w:color="000000"/>
                    <w:right w:val="single" w:sz="6" w:space="0" w:color="000000"/>
                  </w:tcBorders>
                  <w:hideMark/>
                </w:tcPr>
                <w:p w14:paraId="2E127E4A" w14:textId="1FD30FAB" w:rsidR="00DB355E" w:rsidRPr="004E65F1" w:rsidDel="00A2232E" w:rsidRDefault="00DB355E" w:rsidP="006D623C">
                  <w:pPr>
                    <w:ind w:left="105"/>
                    <w:textAlignment w:val="baseline"/>
                    <w:rPr>
                      <w:del w:id="1710" w:author="Tebokgo Mabuto (ECP)" w:date="2026-06-30T14:46:00Z" w16du:dateUtc="2026-06-30T12:46:00Z"/>
                      <w:rFonts w:ascii="Arial" w:hAnsi="Arial" w:cs="Arial"/>
                      <w:sz w:val="20"/>
                      <w:szCs w:val="20"/>
                    </w:rPr>
                  </w:pPr>
                  <w:del w:id="1711" w:author="Tebokgo Mabuto (ECP)" w:date="2026-06-30T14:46:00Z" w16du:dateUtc="2026-06-30T12:46:00Z">
                    <w:r w:rsidRPr="004E65F1" w:rsidDel="00A2232E">
                      <w:rPr>
                        <w:rFonts w:ascii="Arial" w:hAnsi="Arial" w:cs="Arial"/>
                        <w:sz w:val="20"/>
                        <w:szCs w:val="20"/>
                      </w:rPr>
                      <w:delText>Non-compliant </w:delText>
                    </w:r>
                  </w:del>
                </w:p>
                <w:p w14:paraId="16839FA6" w14:textId="29E93936" w:rsidR="00DB355E" w:rsidRPr="004E65F1" w:rsidDel="00A2232E" w:rsidRDefault="00DB355E" w:rsidP="006D623C">
                  <w:pPr>
                    <w:ind w:left="105"/>
                    <w:textAlignment w:val="baseline"/>
                    <w:rPr>
                      <w:del w:id="1712" w:author="Tebokgo Mabuto (ECP)" w:date="2026-06-30T14:46:00Z" w16du:dateUtc="2026-06-30T12:46:00Z"/>
                      <w:rFonts w:ascii="Arial" w:hAnsi="Arial" w:cs="Arial"/>
                      <w:sz w:val="20"/>
                      <w:szCs w:val="20"/>
                    </w:rPr>
                  </w:pPr>
                  <w:del w:id="1713" w:author="Tebokgo Mabuto (ECP)" w:date="2026-06-30T14:46:00Z" w16du:dateUtc="2026-06-30T12:46:00Z">
                    <w:r w:rsidRPr="004E65F1" w:rsidDel="00A2232E">
                      <w:rPr>
                        <w:rFonts w:ascii="Arial" w:hAnsi="Arial" w:cs="Arial"/>
                        <w:sz w:val="20"/>
                        <w:szCs w:val="20"/>
                      </w:rPr>
                      <w:delText>contributor </w:delText>
                    </w:r>
                  </w:del>
                </w:p>
              </w:tc>
              <w:tc>
                <w:tcPr>
                  <w:tcW w:w="990" w:type="dxa"/>
                  <w:tcBorders>
                    <w:top w:val="single" w:sz="6" w:space="0" w:color="000000"/>
                    <w:left w:val="single" w:sz="6" w:space="0" w:color="000000"/>
                    <w:bottom w:val="single" w:sz="6" w:space="0" w:color="000000"/>
                    <w:right w:val="single" w:sz="6" w:space="0" w:color="000000"/>
                  </w:tcBorders>
                  <w:hideMark/>
                </w:tcPr>
                <w:p w14:paraId="529050B6" w14:textId="27E713E4" w:rsidR="00DB355E" w:rsidRPr="004E65F1" w:rsidDel="00A2232E" w:rsidRDefault="00DB355E" w:rsidP="006D623C">
                  <w:pPr>
                    <w:ind w:left="360"/>
                    <w:textAlignment w:val="baseline"/>
                    <w:rPr>
                      <w:del w:id="1714" w:author="Tebokgo Mabuto (ECP)" w:date="2026-06-30T14:46:00Z" w16du:dateUtc="2026-06-30T12:46:00Z"/>
                      <w:rFonts w:ascii="Arial" w:hAnsi="Arial" w:cs="Arial"/>
                      <w:sz w:val="20"/>
                      <w:szCs w:val="20"/>
                    </w:rPr>
                  </w:pPr>
                  <w:del w:id="1715" w:author="Tebokgo Mabuto (ECP)" w:date="2026-06-30T14:46:00Z" w16du:dateUtc="2026-06-30T12:46:00Z">
                    <w:r w:rsidRPr="004E65F1" w:rsidDel="00A2232E">
                      <w:rPr>
                        <w:rFonts w:ascii="Arial" w:hAnsi="Arial" w:cs="Arial"/>
                        <w:sz w:val="20"/>
                        <w:szCs w:val="20"/>
                      </w:rPr>
                      <w:delText>0.00 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532CF" w14:textId="66F2D0B1" w:rsidR="00DB355E" w:rsidRPr="004E65F1" w:rsidDel="00A2232E" w:rsidRDefault="00DB355E" w:rsidP="006D623C">
                  <w:pPr>
                    <w:rPr>
                      <w:del w:id="1716" w:author="Tebokgo Mabuto (ECP)" w:date="2026-06-30T14:46:00Z" w16du:dateUtc="2026-06-30T12:46:00Z"/>
                      <w:rFonts w:ascii="Arial" w:hAnsi="Arial" w:cs="Arial"/>
                      <w:sz w:val="20"/>
                      <w:szCs w:val="20"/>
                    </w:rPr>
                  </w:pPr>
                </w:p>
              </w:tc>
              <w:tc>
                <w:tcPr>
                  <w:tcW w:w="990" w:type="dxa"/>
                  <w:tcBorders>
                    <w:top w:val="single" w:sz="6" w:space="0" w:color="000000"/>
                    <w:left w:val="single" w:sz="6" w:space="0" w:color="000000"/>
                    <w:bottom w:val="single" w:sz="6" w:space="0" w:color="000000"/>
                    <w:right w:val="single" w:sz="6" w:space="0" w:color="000000"/>
                  </w:tcBorders>
                  <w:hideMark/>
                </w:tcPr>
                <w:p w14:paraId="7C2AD6C2" w14:textId="1B1CEC80" w:rsidR="00DB355E" w:rsidRPr="004E65F1" w:rsidDel="00A2232E" w:rsidRDefault="00DB355E" w:rsidP="006D623C">
                  <w:pPr>
                    <w:ind w:left="360"/>
                    <w:textAlignment w:val="baseline"/>
                    <w:rPr>
                      <w:del w:id="1717" w:author="Tebokgo Mabuto (ECP)" w:date="2026-06-30T14:46:00Z" w16du:dateUtc="2026-06-30T12:46:00Z"/>
                      <w:rFonts w:ascii="Arial" w:hAnsi="Arial" w:cs="Arial"/>
                      <w:sz w:val="20"/>
                      <w:szCs w:val="20"/>
                    </w:rPr>
                  </w:pPr>
                  <w:del w:id="1718" w:author="Tebokgo Mabuto (ECP)" w:date="2026-06-30T14:46:00Z" w16du:dateUtc="2026-06-30T12:46:00Z">
                    <w:r w:rsidRPr="004E65F1" w:rsidDel="00A2232E">
                      <w:rPr>
                        <w:rFonts w:ascii="Arial" w:hAnsi="Arial" w:cs="Arial"/>
                        <w:sz w:val="20"/>
                        <w:szCs w:val="20"/>
                      </w:rPr>
                      <w:delText>0.00 </w:delText>
                    </w:r>
                  </w:del>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7DCD16" w14:textId="3FA9A4F2" w:rsidR="00DB355E" w:rsidRPr="004E65F1" w:rsidDel="00A2232E" w:rsidRDefault="00DB355E" w:rsidP="006D623C">
                  <w:pPr>
                    <w:rPr>
                      <w:del w:id="1719" w:author="Tebokgo Mabuto (ECP)" w:date="2026-06-30T14:46:00Z" w16du:dateUtc="2026-06-30T12:46:00Z"/>
                      <w:rFonts w:ascii="Arial" w:hAnsi="Arial" w:cs="Arial"/>
                      <w:sz w:val="20"/>
                      <w:szCs w:val="20"/>
                    </w:rPr>
                  </w:pPr>
                </w:p>
              </w:tc>
            </w:tr>
          </w:tbl>
          <w:p w14:paraId="508FE26F" w14:textId="5ABD9FFE" w:rsidR="006E4003" w:rsidRPr="006E4003" w:rsidDel="00A2232E" w:rsidRDefault="006E4003" w:rsidP="006D623C">
            <w:pPr>
              <w:ind w:right="165"/>
              <w:jc w:val="both"/>
              <w:textAlignment w:val="baseline"/>
              <w:rPr>
                <w:del w:id="1720" w:author="Tebokgo Mabuto (ECP)" w:date="2026-06-30T14:46:00Z" w16du:dateUtc="2026-06-30T12:46:00Z"/>
                <w:rFonts w:ascii="Arial" w:hAnsi="Arial" w:cs="Arial"/>
                <w:sz w:val="20"/>
                <w:szCs w:val="20"/>
              </w:rPr>
            </w:pPr>
          </w:p>
          <w:p w14:paraId="5160D26E" w14:textId="04791BC1" w:rsidR="006E4003" w:rsidDel="00A2232E" w:rsidRDefault="006E4003" w:rsidP="006D623C">
            <w:pPr>
              <w:ind w:right="165"/>
              <w:jc w:val="both"/>
              <w:textAlignment w:val="baseline"/>
              <w:rPr>
                <w:del w:id="1721" w:author="Tebokgo Mabuto (ECP)" w:date="2026-06-30T14:46:00Z" w16du:dateUtc="2026-06-30T12:46:00Z"/>
                <w:rFonts w:ascii="Arial" w:hAnsi="Arial" w:cs="Arial"/>
                <w:sz w:val="20"/>
                <w:szCs w:val="20"/>
              </w:rPr>
            </w:pPr>
            <w:del w:id="1722" w:author="Tebokgo Mabuto (ECP)" w:date="2026-06-30T14:46:00Z" w16du:dateUtc="2026-06-30T12:46:00Z">
              <w:r w:rsidDel="00A2232E">
                <w:rPr>
                  <w:rFonts w:ascii="Arial" w:hAnsi="Arial" w:cs="Arial"/>
                  <w:sz w:val="20"/>
                  <w:szCs w:val="20"/>
                </w:rPr>
                <w:delText>*  A valid B-BBEE verification certificate must be submitted as per Returnable Schedule A12.</w:delText>
              </w:r>
            </w:del>
          </w:p>
          <w:p w14:paraId="0AD5DCD6" w14:textId="352A641A" w:rsidR="006E4003" w:rsidRPr="006E4003" w:rsidDel="00A2232E" w:rsidRDefault="006E4003" w:rsidP="006D623C">
            <w:pPr>
              <w:ind w:right="165"/>
              <w:jc w:val="both"/>
              <w:textAlignment w:val="baseline"/>
              <w:rPr>
                <w:del w:id="1723" w:author="Tebokgo Mabuto (ECP)" w:date="2026-06-30T14:46:00Z" w16du:dateUtc="2026-06-30T12:46:00Z"/>
                <w:rFonts w:ascii="Arial" w:hAnsi="Arial" w:cs="Arial"/>
                <w:sz w:val="20"/>
                <w:szCs w:val="20"/>
              </w:rPr>
            </w:pPr>
          </w:p>
          <w:p w14:paraId="750B9F4E" w14:textId="0EF1F3BE" w:rsidR="00DB355E" w:rsidRPr="004E65F1" w:rsidDel="00A2232E" w:rsidRDefault="00DB355E" w:rsidP="006D623C">
            <w:pPr>
              <w:ind w:right="165"/>
              <w:jc w:val="both"/>
              <w:textAlignment w:val="baseline"/>
              <w:rPr>
                <w:del w:id="1724" w:author="Tebokgo Mabuto (ECP)" w:date="2026-06-30T14:46:00Z" w16du:dateUtc="2026-06-30T12:46:00Z"/>
                <w:rFonts w:ascii="Arial" w:hAnsi="Arial" w:cs="Arial"/>
                <w:b/>
                <w:bCs/>
                <w:sz w:val="20"/>
                <w:szCs w:val="20"/>
              </w:rPr>
            </w:pPr>
            <w:del w:id="1725" w:author="Tebokgo Mabuto (ECP)" w:date="2026-06-30T14:46:00Z" w16du:dateUtc="2026-06-30T12:46:00Z">
              <w:r w:rsidRPr="004E65F1" w:rsidDel="00A2232E">
                <w:rPr>
                  <w:rFonts w:ascii="Arial" w:hAnsi="Arial" w:cs="Arial"/>
                  <w:b/>
                  <w:bCs/>
                  <w:sz w:val="20"/>
                  <w:szCs w:val="20"/>
                </w:rPr>
                <w:delText>Criteria for breaking deadlock </w:delText>
              </w:r>
            </w:del>
          </w:p>
          <w:p w14:paraId="59EB5CFC" w14:textId="40E19151" w:rsidR="00DB355E" w:rsidRPr="004E65F1" w:rsidDel="00A2232E" w:rsidRDefault="00DB355E" w:rsidP="006D623C">
            <w:pPr>
              <w:ind w:right="165"/>
              <w:jc w:val="both"/>
              <w:textAlignment w:val="baseline"/>
              <w:rPr>
                <w:del w:id="1726" w:author="Tebokgo Mabuto (ECP)" w:date="2026-06-30T14:46:00Z" w16du:dateUtc="2026-06-30T12:46:00Z"/>
                <w:rFonts w:ascii="Arial" w:hAnsi="Arial" w:cs="Arial"/>
                <w:sz w:val="20"/>
                <w:szCs w:val="20"/>
              </w:rPr>
            </w:pPr>
            <w:del w:id="1727" w:author="Tebokgo Mabuto (ECP)" w:date="2026-06-30T14:46:00Z" w16du:dateUtc="2026-06-30T12:46:00Z">
              <w:r w:rsidRPr="004E65F1" w:rsidDel="00A2232E">
                <w:rPr>
                  <w:rFonts w:ascii="Arial" w:hAnsi="Arial" w:cs="Arial"/>
                  <w:sz w:val="20"/>
                  <w:szCs w:val="20"/>
                </w:rPr>
                <w:delText> </w:delText>
              </w:r>
            </w:del>
          </w:p>
          <w:p w14:paraId="355B0DE2" w14:textId="4FEF4F3D" w:rsidR="00DB355E" w:rsidRPr="004E65F1" w:rsidDel="00A2232E" w:rsidRDefault="00DB355E" w:rsidP="006D623C">
            <w:pPr>
              <w:ind w:right="165"/>
              <w:jc w:val="both"/>
              <w:textAlignment w:val="baseline"/>
              <w:rPr>
                <w:del w:id="1728" w:author="Tebokgo Mabuto (ECP)" w:date="2026-06-30T14:46:00Z" w16du:dateUtc="2026-06-30T12:46:00Z"/>
                <w:rFonts w:ascii="Arial" w:hAnsi="Arial" w:cs="Arial"/>
                <w:sz w:val="20"/>
                <w:szCs w:val="20"/>
              </w:rPr>
            </w:pPr>
            <w:del w:id="1729" w:author="Tebokgo Mabuto (ECP)" w:date="2026-06-30T14:46:00Z" w16du:dateUtc="2026-06-30T12:46:00Z">
              <w:r w:rsidRPr="004E65F1" w:rsidDel="00A2232E">
                <w:rPr>
                  <w:rFonts w:ascii="Arial" w:hAnsi="Arial" w:cs="Arial"/>
                  <w:sz w:val="20"/>
                  <w:szCs w:val="20"/>
                </w:rPr>
                <w:delText>If two or more tenders score the same number of points and these tenders are also the highest ranked tenders, the tender with the highest preference points will be recommended for award. </w:delText>
              </w:r>
            </w:del>
          </w:p>
          <w:p w14:paraId="013064E2" w14:textId="17075DE6" w:rsidR="00DB355E" w:rsidRPr="004E65F1" w:rsidDel="00A2232E" w:rsidRDefault="00DB355E" w:rsidP="006D623C">
            <w:pPr>
              <w:ind w:right="165"/>
              <w:jc w:val="both"/>
              <w:textAlignment w:val="baseline"/>
              <w:rPr>
                <w:del w:id="1730" w:author="Tebokgo Mabuto (ECP)" w:date="2026-06-30T14:46:00Z" w16du:dateUtc="2026-06-30T12:46:00Z"/>
                <w:rFonts w:ascii="Arial" w:hAnsi="Arial" w:cs="Arial"/>
                <w:sz w:val="20"/>
                <w:szCs w:val="20"/>
              </w:rPr>
            </w:pPr>
            <w:del w:id="1731" w:author="Tebokgo Mabuto (ECP)" w:date="2026-06-30T14:46:00Z" w16du:dateUtc="2026-06-30T12:46:00Z">
              <w:r w:rsidRPr="004E65F1" w:rsidDel="00A2232E">
                <w:rPr>
                  <w:rFonts w:ascii="Arial" w:hAnsi="Arial" w:cs="Arial"/>
                  <w:sz w:val="20"/>
                  <w:szCs w:val="20"/>
                </w:rPr>
                <w:delText> </w:delText>
              </w:r>
            </w:del>
          </w:p>
          <w:p w14:paraId="389AD40B" w14:textId="64FD91D1" w:rsidR="00DB355E" w:rsidRPr="004E65F1" w:rsidDel="00A2232E" w:rsidRDefault="00DB355E" w:rsidP="006D623C">
            <w:pPr>
              <w:ind w:right="165"/>
              <w:jc w:val="both"/>
              <w:textAlignment w:val="baseline"/>
              <w:rPr>
                <w:del w:id="1732" w:author="Tebokgo Mabuto (ECP)" w:date="2026-06-30T14:46:00Z" w16du:dateUtc="2026-06-30T12:46:00Z"/>
                <w:rFonts w:ascii="Arial" w:hAnsi="Arial" w:cs="Arial"/>
                <w:sz w:val="20"/>
                <w:szCs w:val="20"/>
              </w:rPr>
            </w:pPr>
            <w:del w:id="1733" w:author="Tebokgo Mabuto (ECP)" w:date="2026-06-30T14:46:00Z" w16du:dateUtc="2026-06-30T12:46:00Z">
              <w:r w:rsidRPr="004E65F1" w:rsidDel="00A2232E">
                <w:rPr>
                  <w:rFonts w:ascii="Arial" w:hAnsi="Arial" w:cs="Arial"/>
                  <w:sz w:val="20"/>
                  <w:szCs w:val="20"/>
                </w:rPr>
                <w:delText>If functionality is part of the evaluation process and two or more tenders score equal total points and equal preference points, the tender that scored the highest points for functionality will be recommended for award. </w:delText>
              </w:r>
            </w:del>
          </w:p>
          <w:p w14:paraId="26C58EB4" w14:textId="37346372" w:rsidR="00DB355E" w:rsidRPr="004E65F1" w:rsidDel="00A2232E" w:rsidRDefault="00DB355E" w:rsidP="006D623C">
            <w:pPr>
              <w:ind w:right="165"/>
              <w:jc w:val="both"/>
              <w:textAlignment w:val="baseline"/>
              <w:rPr>
                <w:del w:id="1734" w:author="Tebokgo Mabuto (ECP)" w:date="2026-06-30T14:46:00Z" w16du:dateUtc="2026-06-30T12:46:00Z"/>
                <w:rFonts w:ascii="Arial" w:hAnsi="Arial" w:cs="Arial"/>
                <w:sz w:val="20"/>
                <w:szCs w:val="20"/>
              </w:rPr>
            </w:pPr>
            <w:del w:id="1735" w:author="Tebokgo Mabuto (ECP)" w:date="2026-06-30T14:46:00Z" w16du:dateUtc="2026-06-30T12:46:00Z">
              <w:r w:rsidRPr="004E65F1" w:rsidDel="00A2232E">
                <w:rPr>
                  <w:rFonts w:ascii="Arial" w:hAnsi="Arial" w:cs="Arial"/>
                  <w:sz w:val="20"/>
                  <w:szCs w:val="20"/>
                </w:rPr>
                <w:delText> </w:delText>
              </w:r>
            </w:del>
          </w:p>
          <w:p w14:paraId="04005321" w14:textId="45A6BFF2" w:rsidR="00555658" w:rsidRPr="004E65F1" w:rsidDel="00A2232E" w:rsidRDefault="00DB355E" w:rsidP="00325356">
            <w:pPr>
              <w:ind w:right="270"/>
              <w:jc w:val="both"/>
              <w:textAlignment w:val="baseline"/>
              <w:rPr>
                <w:del w:id="1736" w:author="Tebokgo Mabuto (ECP)" w:date="2026-06-30T14:46:00Z" w16du:dateUtc="2026-06-30T12:46:00Z"/>
                <w:rFonts w:ascii="Arial" w:hAnsi="Arial" w:cs="Arial"/>
                <w:sz w:val="20"/>
                <w:szCs w:val="20"/>
              </w:rPr>
            </w:pPr>
            <w:del w:id="1737" w:author="Tebokgo Mabuto (ECP)" w:date="2026-06-30T14:46:00Z" w16du:dateUtc="2026-06-30T12:46:00Z">
              <w:r w:rsidRPr="004E65F1" w:rsidDel="00A2232E">
                <w:rPr>
                  <w:rFonts w:ascii="Arial" w:hAnsi="Arial" w:cs="Arial"/>
                  <w:sz w:val="20"/>
                  <w:szCs w:val="20"/>
                </w:rPr>
                <w:delText>If two or more tenders score the same number of financial points and preference points and these tenders are also the highest ranked tenders, the tenderer to be recommended for award will be decided by the drawing of lots.</w:delText>
              </w:r>
            </w:del>
          </w:p>
        </w:tc>
      </w:tr>
      <w:tr w:rsidR="00EE3BF1" w:rsidRPr="004E65F1" w:rsidDel="00A2232E" w14:paraId="02C7298A" w14:textId="42E37169" w:rsidTr="009E52D7">
        <w:trPr>
          <w:trHeight w:val="3248"/>
          <w:del w:id="1738"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5EB8B573" w14:textId="320C70A9" w:rsidR="00DB355E" w:rsidRPr="004E65F1" w:rsidDel="00A2232E" w:rsidRDefault="00DB355E" w:rsidP="006D623C">
            <w:pPr>
              <w:ind w:right="270"/>
              <w:jc w:val="both"/>
              <w:textAlignment w:val="baseline"/>
              <w:rPr>
                <w:del w:id="1739" w:author="Tebokgo Mabuto (ECP)" w:date="2026-06-30T14:46:00Z" w16du:dateUtc="2026-06-30T12:46:00Z"/>
                <w:rFonts w:ascii="Arial" w:eastAsia="Times New Roman" w:hAnsi="Arial" w:cs="Arial"/>
                <w:color w:val="D13438"/>
                <w:sz w:val="20"/>
                <w:szCs w:val="20"/>
                <w:u w:val="single"/>
                <w:lang w:eastAsia="en-ZA"/>
              </w:rPr>
            </w:pPr>
            <w:del w:id="1740" w:author="Tebokgo Mabuto (ECP)" w:date="2026-06-30T14:46:00Z" w16du:dateUtc="2026-06-30T12:46:00Z">
              <w:r w:rsidRPr="004E65F1" w:rsidDel="00A2232E">
                <w:rPr>
                  <w:rFonts w:ascii="Arial" w:eastAsia="Times New Roman" w:hAnsi="Arial" w:cs="Arial"/>
                  <w:sz w:val="20"/>
                  <w:szCs w:val="20"/>
                  <w:lang w:val="en-GB" w:eastAsia="en-ZA"/>
                </w:rPr>
                <w:delText>C.3.13</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tcPr>
          <w:p w14:paraId="6F15F5EF" w14:textId="2C979E29" w:rsidR="00DB355E" w:rsidRPr="004E65F1" w:rsidDel="00A2232E" w:rsidRDefault="00DB355E" w:rsidP="00FB339D">
            <w:pPr>
              <w:ind w:right="165"/>
              <w:jc w:val="both"/>
              <w:textAlignment w:val="baseline"/>
              <w:rPr>
                <w:del w:id="1741" w:author="Tebokgo Mabuto (ECP)" w:date="2026-06-30T14:46:00Z" w16du:dateUtc="2026-06-30T12:46:00Z"/>
                <w:rFonts w:ascii="Arial" w:hAnsi="Arial" w:cs="Arial"/>
                <w:b/>
                <w:bCs/>
                <w:sz w:val="20"/>
                <w:szCs w:val="20"/>
              </w:rPr>
            </w:pPr>
            <w:del w:id="1742" w:author="Tebokgo Mabuto (ECP)" w:date="2026-06-30T14:46:00Z" w16du:dateUtc="2026-06-30T12:46:00Z">
              <w:r w:rsidRPr="004E65F1" w:rsidDel="00A2232E">
                <w:rPr>
                  <w:rFonts w:ascii="Arial" w:hAnsi="Arial" w:cs="Arial"/>
                  <w:b/>
                  <w:bCs/>
                  <w:sz w:val="20"/>
                  <w:szCs w:val="20"/>
                </w:rPr>
                <w:delText>Acceptance of tender offer </w:delText>
              </w:r>
            </w:del>
          </w:p>
          <w:p w14:paraId="3888C703" w14:textId="15D0A4DA" w:rsidR="00DB355E" w:rsidRPr="004E65F1" w:rsidDel="00A2232E" w:rsidRDefault="00DB355E" w:rsidP="00FB339D">
            <w:pPr>
              <w:ind w:right="165"/>
              <w:jc w:val="both"/>
              <w:textAlignment w:val="baseline"/>
              <w:rPr>
                <w:del w:id="1743" w:author="Tebokgo Mabuto (ECP)" w:date="2026-06-30T14:46:00Z" w16du:dateUtc="2026-06-30T12:46:00Z"/>
                <w:rFonts w:ascii="Arial" w:hAnsi="Arial" w:cs="Arial"/>
                <w:sz w:val="20"/>
                <w:szCs w:val="20"/>
              </w:rPr>
            </w:pPr>
            <w:del w:id="1744" w:author="Tebokgo Mabuto (ECP)" w:date="2026-06-30T14:46:00Z" w16du:dateUtc="2026-06-30T12:46:00Z">
              <w:r w:rsidRPr="004E65F1" w:rsidDel="00A2232E">
                <w:rPr>
                  <w:rFonts w:ascii="Arial" w:hAnsi="Arial" w:cs="Arial"/>
                  <w:sz w:val="20"/>
                  <w:szCs w:val="20"/>
                </w:rPr>
                <w:delText> </w:delText>
              </w:r>
            </w:del>
          </w:p>
          <w:p w14:paraId="72479B39" w14:textId="35A44110" w:rsidR="00DB355E" w:rsidRPr="004E65F1" w:rsidDel="00A2232E" w:rsidRDefault="00DB355E" w:rsidP="00FB339D">
            <w:pPr>
              <w:ind w:right="165"/>
              <w:jc w:val="both"/>
              <w:textAlignment w:val="baseline"/>
              <w:rPr>
                <w:del w:id="1745" w:author="Tebokgo Mabuto (ECP)" w:date="2026-06-30T14:46:00Z" w16du:dateUtc="2026-06-30T12:46:00Z"/>
                <w:rFonts w:ascii="Arial" w:hAnsi="Arial" w:cs="Arial"/>
                <w:sz w:val="20"/>
                <w:szCs w:val="20"/>
              </w:rPr>
            </w:pPr>
            <w:del w:id="1746" w:author="Tebokgo Mabuto (ECP)" w:date="2026-06-30T14:46:00Z" w16du:dateUtc="2026-06-30T12:46:00Z">
              <w:r w:rsidRPr="004E65F1" w:rsidDel="00A2232E">
                <w:rPr>
                  <w:rFonts w:ascii="Arial" w:hAnsi="Arial" w:cs="Arial"/>
                  <w:sz w:val="20"/>
                  <w:szCs w:val="20"/>
                </w:rPr>
                <w:delText>The conditions stated in clauses C.3.13(a) to (f) of the Conditions of Tender as well as the following additional clauses C.3.13(g) to (</w:delText>
              </w:r>
              <w:r w:rsidR="006E4003" w:rsidDel="00A2232E">
                <w:rPr>
                  <w:rFonts w:ascii="Arial" w:hAnsi="Arial" w:cs="Arial"/>
                  <w:sz w:val="20"/>
                  <w:szCs w:val="20"/>
                </w:rPr>
                <w:delText>n</w:delText>
              </w:r>
              <w:r w:rsidRPr="004E65F1" w:rsidDel="00A2232E">
                <w:rPr>
                  <w:rFonts w:ascii="Arial" w:hAnsi="Arial" w:cs="Arial"/>
                  <w:sz w:val="20"/>
                  <w:szCs w:val="20"/>
                </w:rPr>
                <w:delText xml:space="preserve">) shall be applied as objective criteria in terms of section 2(1)(f) of the Preferential Procurement Policy Framework Act, 2000 (Act No 5 of 2000) and as compelling and justifiable reasons </w:delText>
              </w:r>
              <w:r w:rsidR="006E4003" w:rsidDel="00A2232E">
                <w:rPr>
                  <w:rFonts w:ascii="Arial" w:hAnsi="Arial" w:cs="Arial"/>
                  <w:sz w:val="20"/>
                  <w:szCs w:val="20"/>
                </w:rPr>
                <w:delText>not to award to the highest scoring tenderer:</w:delText>
              </w:r>
              <w:r w:rsidRPr="004E65F1" w:rsidDel="00A2232E">
                <w:rPr>
                  <w:rFonts w:ascii="Arial" w:hAnsi="Arial" w:cs="Arial"/>
                  <w:sz w:val="20"/>
                  <w:szCs w:val="20"/>
                </w:rPr>
                <w:delText> </w:delText>
              </w:r>
            </w:del>
          </w:p>
          <w:p w14:paraId="401AD171" w14:textId="13290DEA" w:rsidR="00DB355E" w:rsidRPr="004E65F1" w:rsidDel="00A2232E" w:rsidRDefault="00DB355E" w:rsidP="00FB339D">
            <w:pPr>
              <w:ind w:left="555" w:right="165" w:hanging="555"/>
              <w:jc w:val="both"/>
              <w:textAlignment w:val="baseline"/>
              <w:rPr>
                <w:del w:id="1747" w:author="Tebokgo Mabuto (ECP)" w:date="2026-06-30T14:46:00Z" w16du:dateUtc="2026-06-30T12:46:00Z"/>
                <w:rFonts w:ascii="Arial" w:hAnsi="Arial" w:cs="Arial"/>
                <w:sz w:val="20"/>
                <w:szCs w:val="20"/>
              </w:rPr>
            </w:pPr>
            <w:del w:id="1748" w:author="Tebokgo Mabuto (ECP)" w:date="2026-06-30T14:46:00Z" w16du:dateUtc="2026-06-30T12:46:00Z">
              <w:r w:rsidRPr="004E65F1" w:rsidDel="00A2232E">
                <w:rPr>
                  <w:rFonts w:ascii="Arial" w:hAnsi="Arial" w:cs="Arial"/>
                  <w:sz w:val="20"/>
                  <w:szCs w:val="20"/>
                </w:rPr>
                <w:delText>g)</w:delText>
              </w:r>
              <w:r w:rsidRPr="004E65F1" w:rsidDel="00A2232E">
                <w:rPr>
                  <w:rFonts w:ascii="Arial" w:hAnsi="Arial" w:cs="Arial"/>
                  <w:sz w:val="20"/>
                  <w:szCs w:val="20"/>
                </w:rPr>
                <w:tab/>
                <w:delText>the tenderer or any of its directors is not listed on National Treasury’s Register of Tender Defaulters or Restricted Suppliers, or the Employer’s database, in terms of the Prevention and Combating of Corrupt Activities Act, 2004 (Act No 12 of 2004) as a tenderer or person prohibited from doing business with the public sector; </w:delText>
              </w:r>
            </w:del>
          </w:p>
          <w:p w14:paraId="5FE1C014" w14:textId="1F09D3DC" w:rsidR="00DB355E" w:rsidRPr="004E65F1" w:rsidDel="00A2232E" w:rsidRDefault="00DB355E" w:rsidP="00FB339D">
            <w:pPr>
              <w:ind w:left="555" w:right="165" w:hanging="555"/>
              <w:jc w:val="both"/>
              <w:textAlignment w:val="baseline"/>
              <w:rPr>
                <w:del w:id="1749" w:author="Tebokgo Mabuto (ECP)" w:date="2026-06-30T14:46:00Z" w16du:dateUtc="2026-06-30T12:46:00Z"/>
                <w:rFonts w:ascii="Arial" w:hAnsi="Arial" w:cs="Arial"/>
                <w:sz w:val="20"/>
                <w:szCs w:val="20"/>
              </w:rPr>
            </w:pPr>
            <w:del w:id="1750" w:author="Tebokgo Mabuto (ECP)" w:date="2026-06-30T14:46:00Z" w16du:dateUtc="2026-06-30T12:46:00Z">
              <w:r w:rsidRPr="004E65F1" w:rsidDel="00A2232E">
                <w:rPr>
                  <w:rFonts w:ascii="Arial" w:hAnsi="Arial" w:cs="Arial"/>
                  <w:sz w:val="20"/>
                  <w:szCs w:val="20"/>
                </w:rPr>
                <w:delText>h)</w:delText>
              </w:r>
              <w:r w:rsidRPr="004E65F1" w:rsidDel="00A2232E">
                <w:rPr>
                  <w:rFonts w:ascii="Arial" w:hAnsi="Arial" w:cs="Arial"/>
                  <w:sz w:val="20"/>
                  <w:szCs w:val="20"/>
                </w:rPr>
                <w:tab/>
                <w:delText>the tenderer has not abused the Employer’s supply chain management system; and </w:delText>
              </w:r>
            </w:del>
          </w:p>
          <w:p w14:paraId="7292ABE9" w14:textId="51058888" w:rsidR="00DB355E" w:rsidRPr="004E65F1" w:rsidDel="00A2232E" w:rsidRDefault="00DB355E" w:rsidP="00FB339D">
            <w:pPr>
              <w:ind w:left="555" w:right="165" w:hanging="555"/>
              <w:jc w:val="both"/>
              <w:textAlignment w:val="baseline"/>
              <w:rPr>
                <w:del w:id="1751" w:author="Tebokgo Mabuto (ECP)" w:date="2026-06-30T14:46:00Z" w16du:dateUtc="2026-06-30T12:46:00Z"/>
                <w:rFonts w:ascii="Arial" w:hAnsi="Arial" w:cs="Arial"/>
                <w:sz w:val="20"/>
                <w:szCs w:val="20"/>
              </w:rPr>
            </w:pPr>
            <w:del w:id="1752" w:author="Tebokgo Mabuto (ECP)" w:date="2026-06-30T14:46:00Z" w16du:dateUtc="2026-06-30T12:46:00Z">
              <w:r w:rsidRPr="004E65F1" w:rsidDel="00A2232E">
                <w:rPr>
                  <w:rFonts w:ascii="Arial" w:hAnsi="Arial" w:cs="Arial"/>
                  <w:sz w:val="20"/>
                  <w:szCs w:val="20"/>
                </w:rPr>
                <w:delText>i)</w:delText>
              </w:r>
              <w:r w:rsidRPr="004E65F1" w:rsidDel="00A2232E">
                <w:rPr>
                  <w:rFonts w:ascii="Arial" w:hAnsi="Arial" w:cs="Arial"/>
                  <w:sz w:val="20"/>
                  <w:szCs w:val="20"/>
                </w:rPr>
                <w:tab/>
                <w:delText>the tenderer has not failed to perform on any previous contract and has not been given a written notice to this effect. </w:delText>
              </w:r>
            </w:del>
          </w:p>
          <w:p w14:paraId="7FD9F204" w14:textId="62570469" w:rsidR="00DB355E" w:rsidRPr="004E65F1" w:rsidDel="00A2232E" w:rsidRDefault="00DB355E" w:rsidP="00FB339D">
            <w:pPr>
              <w:ind w:left="555" w:right="165" w:hanging="555"/>
              <w:jc w:val="both"/>
              <w:textAlignment w:val="baseline"/>
              <w:rPr>
                <w:del w:id="1753" w:author="Tebokgo Mabuto (ECP)" w:date="2026-06-30T14:46:00Z" w16du:dateUtc="2026-06-30T12:46:00Z"/>
                <w:rFonts w:ascii="Arial" w:hAnsi="Arial" w:cs="Arial"/>
                <w:sz w:val="20"/>
                <w:szCs w:val="20"/>
              </w:rPr>
            </w:pPr>
            <w:del w:id="1754" w:author="Tebokgo Mabuto (ECP)" w:date="2026-06-30T14:46:00Z" w16du:dateUtc="2026-06-30T12:46:00Z">
              <w:r w:rsidRPr="004E65F1" w:rsidDel="00A2232E">
                <w:rPr>
                  <w:rFonts w:ascii="Arial" w:hAnsi="Arial" w:cs="Arial"/>
                  <w:sz w:val="20"/>
                  <w:szCs w:val="20"/>
                </w:rPr>
                <w:delText>j)</w:delText>
              </w:r>
              <w:r w:rsidRPr="004E65F1" w:rsidDel="00A2232E">
                <w:rPr>
                  <w:rFonts w:ascii="Arial" w:hAnsi="Arial" w:cs="Arial"/>
                  <w:sz w:val="20"/>
                  <w:szCs w:val="20"/>
                </w:rPr>
                <w:tab/>
                <w:delText>the tenderer is tax compliant. The recommended tenderer who becomes non-compliant, prior to award, shall be notified and must become compliant within 7 working days of the date of being notified. A recommended tenderer who remains non-compliant after the 7 working days of being notified, shall be declared non-responsive. </w:delText>
              </w:r>
            </w:del>
          </w:p>
          <w:p w14:paraId="672684B4" w14:textId="4B22AB02" w:rsidR="00DB355E" w:rsidRPr="004E65F1" w:rsidDel="00A2232E" w:rsidRDefault="00DB355E" w:rsidP="00FB339D">
            <w:pPr>
              <w:ind w:left="555" w:right="165" w:hanging="555"/>
              <w:jc w:val="both"/>
              <w:textAlignment w:val="baseline"/>
              <w:rPr>
                <w:del w:id="1755" w:author="Tebokgo Mabuto (ECP)" w:date="2026-06-30T14:46:00Z" w16du:dateUtc="2026-06-30T12:46:00Z"/>
                <w:rFonts w:ascii="Arial" w:hAnsi="Arial" w:cs="Arial"/>
                <w:sz w:val="20"/>
                <w:szCs w:val="20"/>
              </w:rPr>
            </w:pPr>
            <w:del w:id="1756" w:author="Tebokgo Mabuto (ECP)" w:date="2026-06-30T14:46:00Z" w16du:dateUtc="2026-06-30T12:46:00Z">
              <w:r w:rsidRPr="004E65F1" w:rsidDel="00A2232E">
                <w:rPr>
                  <w:rFonts w:ascii="Arial" w:hAnsi="Arial" w:cs="Arial"/>
                  <w:sz w:val="20"/>
                  <w:szCs w:val="20"/>
                </w:rPr>
                <w:delText>k)</w:delText>
              </w:r>
              <w:r w:rsidRPr="004E65F1" w:rsidDel="00A2232E">
                <w:rPr>
                  <w:rFonts w:ascii="Arial" w:hAnsi="Arial" w:cs="Arial"/>
                  <w:sz w:val="20"/>
                  <w:szCs w:val="20"/>
                </w:rPr>
                <w:tab/>
                <w:delText> </w:delText>
              </w:r>
              <w:r w:rsidR="006E4003" w:rsidDel="00A2232E">
                <w:rPr>
                  <w:rFonts w:ascii="Arial" w:hAnsi="Arial" w:cs="Arial"/>
                  <w:sz w:val="20"/>
                  <w:szCs w:val="20"/>
                </w:rPr>
                <w:delText>the proposed Key Persons are not fully committed to the maximum number of projects in which they can participate, as specified in the Tender Data, Stage 3: Functionality Evaluation Criteria, Key Persons in Clause C3.11.</w:delText>
              </w:r>
            </w:del>
          </w:p>
          <w:p w14:paraId="59B41952" w14:textId="3C3EB403" w:rsidR="00E73427" w:rsidRPr="006E4003" w:rsidDel="00A2232E" w:rsidRDefault="006E4003" w:rsidP="00FB339D">
            <w:pPr>
              <w:ind w:left="555" w:right="165" w:hanging="555"/>
              <w:jc w:val="both"/>
              <w:textAlignment w:val="baseline"/>
              <w:rPr>
                <w:del w:id="1757" w:author="Tebokgo Mabuto (ECP)" w:date="2026-06-30T14:46:00Z" w16du:dateUtc="2026-06-30T12:46:00Z"/>
                <w:rFonts w:ascii="Arial" w:hAnsi="Arial" w:cs="Arial"/>
                <w:sz w:val="20"/>
                <w:szCs w:val="20"/>
              </w:rPr>
            </w:pPr>
            <w:del w:id="1758" w:author="Tebokgo Mabuto (ECP)" w:date="2026-06-30T14:46:00Z" w16du:dateUtc="2026-06-30T12:46:00Z">
              <w:r w:rsidDel="00A2232E">
                <w:rPr>
                  <w:rFonts w:ascii="Arial" w:hAnsi="Arial" w:cs="Arial"/>
                  <w:sz w:val="20"/>
                  <w:szCs w:val="20"/>
                </w:rPr>
                <w:delText>l</w:delText>
              </w:r>
              <w:r w:rsidR="00E73427" w:rsidRPr="006E4003" w:rsidDel="00A2232E">
                <w:rPr>
                  <w:rFonts w:ascii="Arial" w:hAnsi="Arial" w:cs="Arial"/>
                  <w:sz w:val="20"/>
                  <w:szCs w:val="20"/>
                </w:rPr>
                <w:delText>)     Price negotiations</w:delText>
              </w:r>
            </w:del>
          </w:p>
          <w:p w14:paraId="6D3C34E1" w14:textId="4C8CAD42" w:rsidR="00E73427" w:rsidRPr="004E65F1" w:rsidDel="00A2232E" w:rsidRDefault="00E73427" w:rsidP="00FB339D">
            <w:pPr>
              <w:ind w:left="555" w:right="165" w:hanging="555"/>
              <w:jc w:val="both"/>
              <w:textAlignment w:val="baseline"/>
              <w:rPr>
                <w:del w:id="1759" w:author="Tebokgo Mabuto (ECP)" w:date="2026-06-30T14:46:00Z" w16du:dateUtc="2026-06-30T12:46:00Z"/>
                <w:rFonts w:ascii="Arial" w:hAnsi="Arial" w:cs="Arial"/>
                <w:sz w:val="20"/>
                <w:szCs w:val="20"/>
              </w:rPr>
            </w:pPr>
          </w:p>
          <w:p w14:paraId="39C590A1" w14:textId="5B02E919" w:rsidR="00E73427" w:rsidRPr="004E65F1" w:rsidDel="00A2232E" w:rsidRDefault="00E73427" w:rsidP="00FB339D">
            <w:pPr>
              <w:ind w:left="555" w:right="165" w:hanging="555"/>
              <w:jc w:val="both"/>
              <w:textAlignment w:val="baseline"/>
              <w:rPr>
                <w:del w:id="1760" w:author="Tebokgo Mabuto (ECP)" w:date="2026-06-30T14:46:00Z" w16du:dateUtc="2026-06-30T12:46:00Z"/>
                <w:rFonts w:ascii="Arial" w:hAnsi="Arial" w:cs="Arial"/>
                <w:sz w:val="20"/>
                <w:szCs w:val="20"/>
              </w:rPr>
            </w:pPr>
            <w:del w:id="1761" w:author="Tebokgo Mabuto (ECP)" w:date="2026-06-30T14:46:00Z" w16du:dateUtc="2026-06-30T12:46:00Z">
              <w:r w:rsidRPr="004E65F1" w:rsidDel="00A2232E">
                <w:rPr>
                  <w:rFonts w:ascii="Arial" w:hAnsi="Arial" w:cs="Arial"/>
                  <w:sz w:val="20"/>
                  <w:szCs w:val="20"/>
                </w:rPr>
                <w:delText>If the price offered by a tenderer scoring the highest points is not market related, the Organ of state may not award the tender to that tenderer.</w:delText>
              </w:r>
            </w:del>
          </w:p>
          <w:p w14:paraId="6B4A31C0" w14:textId="19B54651" w:rsidR="00E73427" w:rsidRPr="004E65F1" w:rsidDel="00A2232E" w:rsidRDefault="00E73427" w:rsidP="00FB339D">
            <w:pPr>
              <w:ind w:left="555" w:right="165" w:hanging="555"/>
              <w:jc w:val="both"/>
              <w:textAlignment w:val="baseline"/>
              <w:rPr>
                <w:del w:id="1762" w:author="Tebokgo Mabuto (ECP)" w:date="2026-06-30T14:46:00Z" w16du:dateUtc="2026-06-30T12:46:00Z"/>
                <w:rFonts w:ascii="Arial" w:hAnsi="Arial" w:cs="Arial"/>
                <w:sz w:val="20"/>
                <w:szCs w:val="20"/>
              </w:rPr>
            </w:pPr>
          </w:p>
          <w:p w14:paraId="1863749C" w14:textId="61BBBAEC" w:rsidR="00E73427" w:rsidRPr="004E65F1" w:rsidDel="00A2232E" w:rsidRDefault="00E73427" w:rsidP="00FB339D">
            <w:pPr>
              <w:ind w:left="555" w:right="165" w:hanging="555"/>
              <w:jc w:val="both"/>
              <w:textAlignment w:val="baseline"/>
              <w:rPr>
                <w:del w:id="1763" w:author="Tebokgo Mabuto (ECP)" w:date="2026-06-30T14:46:00Z" w16du:dateUtc="2026-06-30T12:46:00Z"/>
                <w:rFonts w:ascii="Arial" w:hAnsi="Arial" w:cs="Arial"/>
                <w:sz w:val="20"/>
                <w:szCs w:val="20"/>
              </w:rPr>
            </w:pPr>
            <w:del w:id="1764" w:author="Tebokgo Mabuto (ECP)" w:date="2026-06-30T14:46:00Z" w16du:dateUtc="2026-06-30T12:46:00Z">
              <w:r w:rsidRPr="004E65F1" w:rsidDel="00A2232E">
                <w:rPr>
                  <w:rFonts w:ascii="Arial" w:hAnsi="Arial" w:cs="Arial"/>
                  <w:sz w:val="20"/>
                  <w:szCs w:val="20"/>
                </w:rPr>
                <w:delText>The Organs of state may –</w:delText>
              </w:r>
            </w:del>
          </w:p>
          <w:p w14:paraId="3A7D40D7" w14:textId="431409B3" w:rsidR="00E73427" w:rsidRPr="004E65F1" w:rsidDel="00A2232E" w:rsidRDefault="00E73427" w:rsidP="00FB339D">
            <w:pPr>
              <w:ind w:right="165"/>
              <w:jc w:val="both"/>
              <w:textAlignment w:val="baseline"/>
              <w:rPr>
                <w:del w:id="1765" w:author="Tebokgo Mabuto (ECP)" w:date="2026-06-30T14:46:00Z" w16du:dateUtc="2026-06-30T12:46:00Z"/>
                <w:rFonts w:ascii="Arial" w:hAnsi="Arial" w:cs="Arial"/>
                <w:sz w:val="20"/>
                <w:szCs w:val="20"/>
              </w:rPr>
            </w:pPr>
            <w:del w:id="1766" w:author="Tebokgo Mabuto (ECP)" w:date="2026-06-30T14:46:00Z" w16du:dateUtc="2026-06-30T12:46:00Z">
              <w:r w:rsidRPr="004E65F1" w:rsidDel="00A2232E">
                <w:rPr>
                  <w:rFonts w:ascii="Arial" w:hAnsi="Arial" w:cs="Arial"/>
                  <w:sz w:val="20"/>
                  <w:szCs w:val="20"/>
                </w:rPr>
                <w:delText xml:space="preserve"> Negotiate a market related price with the tender scoring the highest points or cancel the tender;</w:delText>
              </w:r>
            </w:del>
          </w:p>
          <w:p w14:paraId="722D4C79" w14:textId="72C4DE15" w:rsidR="00E73427" w:rsidRPr="004E65F1" w:rsidDel="00A2232E" w:rsidRDefault="00E73427" w:rsidP="00FB339D">
            <w:pPr>
              <w:ind w:right="165"/>
              <w:jc w:val="both"/>
              <w:textAlignment w:val="baseline"/>
              <w:rPr>
                <w:del w:id="1767" w:author="Tebokgo Mabuto (ECP)" w:date="2026-06-30T14:46:00Z" w16du:dateUtc="2026-06-30T12:46:00Z"/>
                <w:rFonts w:ascii="Arial" w:hAnsi="Arial" w:cs="Arial"/>
                <w:sz w:val="20"/>
                <w:szCs w:val="20"/>
              </w:rPr>
            </w:pPr>
          </w:p>
          <w:p w14:paraId="4EDBAC07" w14:textId="6B0C2731" w:rsidR="00E73427" w:rsidRPr="004E65F1" w:rsidDel="00A2232E" w:rsidRDefault="00E73427" w:rsidP="00A45B23">
            <w:pPr>
              <w:pStyle w:val="ListParagraph"/>
              <w:numPr>
                <w:ilvl w:val="0"/>
                <w:numId w:val="103"/>
              </w:numPr>
              <w:ind w:right="165"/>
              <w:jc w:val="both"/>
              <w:textAlignment w:val="baseline"/>
              <w:rPr>
                <w:del w:id="1768" w:author="Tebokgo Mabuto (ECP)" w:date="2026-06-30T14:46:00Z" w16du:dateUtc="2026-06-30T12:46:00Z"/>
                <w:sz w:val="20"/>
                <w:szCs w:val="20"/>
              </w:rPr>
            </w:pPr>
            <w:del w:id="1769" w:author="Tebokgo Mabuto (ECP)" w:date="2026-06-30T14:46:00Z" w16du:dateUtc="2026-06-30T12:46:00Z">
              <w:r w:rsidRPr="004E65F1" w:rsidDel="00A2232E">
                <w:rPr>
                  <w:sz w:val="20"/>
                  <w:szCs w:val="20"/>
                </w:rPr>
                <w:delText>If the tenderer does not agree to a market related price, negotiate a market related price with the tenderer scoring the second highest points or cancel the tender;</w:delText>
              </w:r>
            </w:del>
          </w:p>
          <w:p w14:paraId="5C635BF0" w14:textId="4C486F26" w:rsidR="00E73427" w:rsidRPr="004E65F1" w:rsidDel="00A2232E" w:rsidRDefault="00E73427" w:rsidP="00FB339D">
            <w:pPr>
              <w:ind w:right="165"/>
              <w:jc w:val="both"/>
              <w:textAlignment w:val="baseline"/>
              <w:rPr>
                <w:del w:id="1770" w:author="Tebokgo Mabuto (ECP)" w:date="2026-06-30T14:46:00Z" w16du:dateUtc="2026-06-30T12:46:00Z"/>
                <w:rFonts w:ascii="Arial" w:hAnsi="Arial" w:cs="Arial"/>
                <w:sz w:val="20"/>
                <w:szCs w:val="20"/>
              </w:rPr>
            </w:pPr>
          </w:p>
          <w:p w14:paraId="6ACAE665" w14:textId="5F5C485F" w:rsidR="00E73427" w:rsidRPr="004E65F1" w:rsidDel="00A2232E" w:rsidRDefault="00E73427" w:rsidP="00A45B23">
            <w:pPr>
              <w:pStyle w:val="ListParagraph"/>
              <w:numPr>
                <w:ilvl w:val="0"/>
                <w:numId w:val="103"/>
              </w:numPr>
              <w:ind w:right="165"/>
              <w:jc w:val="both"/>
              <w:textAlignment w:val="baseline"/>
              <w:rPr>
                <w:del w:id="1771" w:author="Tebokgo Mabuto (ECP)" w:date="2026-06-30T14:46:00Z" w16du:dateUtc="2026-06-30T12:46:00Z"/>
                <w:sz w:val="20"/>
                <w:szCs w:val="20"/>
              </w:rPr>
            </w:pPr>
            <w:del w:id="1772" w:author="Tebokgo Mabuto (ECP)" w:date="2026-06-30T14:46:00Z" w16du:dateUtc="2026-06-30T12:46:00Z">
              <w:r w:rsidRPr="004E65F1" w:rsidDel="00A2232E">
                <w:rPr>
                  <w:sz w:val="20"/>
                  <w:szCs w:val="20"/>
                </w:rPr>
                <w:delText>If the tenderer scoring the second highest points does not agree to a market related price, negotiate a market related price with the tenderer scoring the third highest points or cancel the tender;</w:delText>
              </w:r>
            </w:del>
          </w:p>
          <w:p w14:paraId="04F5933A" w14:textId="725160AA" w:rsidR="00E73427" w:rsidRPr="004E65F1" w:rsidDel="00A2232E" w:rsidRDefault="00E73427" w:rsidP="00FB339D">
            <w:pPr>
              <w:ind w:right="165"/>
              <w:jc w:val="both"/>
              <w:textAlignment w:val="baseline"/>
              <w:rPr>
                <w:del w:id="1773" w:author="Tebokgo Mabuto (ECP)" w:date="2026-06-30T14:46:00Z" w16du:dateUtc="2026-06-30T12:46:00Z"/>
                <w:rFonts w:ascii="Arial" w:hAnsi="Arial" w:cs="Arial"/>
                <w:sz w:val="20"/>
                <w:szCs w:val="20"/>
              </w:rPr>
            </w:pPr>
          </w:p>
          <w:p w14:paraId="5C1DC626" w14:textId="23C66577" w:rsidR="00E73427" w:rsidRPr="004E65F1" w:rsidDel="00A2232E" w:rsidRDefault="00E73427" w:rsidP="00A45B23">
            <w:pPr>
              <w:pStyle w:val="ListParagraph"/>
              <w:numPr>
                <w:ilvl w:val="0"/>
                <w:numId w:val="103"/>
              </w:numPr>
              <w:ind w:right="165"/>
              <w:jc w:val="both"/>
              <w:textAlignment w:val="baseline"/>
              <w:rPr>
                <w:del w:id="1774" w:author="Tebokgo Mabuto (ECP)" w:date="2026-06-30T14:46:00Z" w16du:dateUtc="2026-06-30T12:46:00Z"/>
                <w:sz w:val="20"/>
                <w:szCs w:val="20"/>
              </w:rPr>
            </w:pPr>
            <w:del w:id="1775" w:author="Tebokgo Mabuto (ECP)" w:date="2026-06-30T14:46:00Z" w16du:dateUtc="2026-06-30T12:46:00Z">
              <w:r w:rsidRPr="004E65F1" w:rsidDel="00A2232E">
                <w:rPr>
                  <w:sz w:val="20"/>
                  <w:szCs w:val="20"/>
                </w:rPr>
                <w:delText>If a market related price is not agreed as envisaged in paragraph 2(iii), the organ of state must cancel the tender.</w:delText>
              </w:r>
            </w:del>
          </w:p>
          <w:p w14:paraId="7D4794D7" w14:textId="0D2F403A" w:rsidR="00E73427" w:rsidRPr="004E65F1" w:rsidDel="00A2232E" w:rsidRDefault="00E73427" w:rsidP="00FB339D">
            <w:pPr>
              <w:ind w:left="555" w:right="165" w:hanging="555"/>
              <w:jc w:val="both"/>
              <w:textAlignment w:val="baseline"/>
              <w:rPr>
                <w:del w:id="1776" w:author="Tebokgo Mabuto (ECP)" w:date="2026-06-30T14:46:00Z" w16du:dateUtc="2026-06-30T12:46:00Z"/>
                <w:rFonts w:ascii="Arial" w:hAnsi="Arial" w:cs="Arial"/>
                <w:sz w:val="20"/>
                <w:szCs w:val="20"/>
              </w:rPr>
            </w:pPr>
          </w:p>
          <w:p w14:paraId="70B3DA9C" w14:textId="284D05C7" w:rsidR="00DB355E" w:rsidRPr="004E65F1" w:rsidDel="00A2232E" w:rsidRDefault="00387D83" w:rsidP="00FB339D">
            <w:pPr>
              <w:ind w:left="555" w:right="165" w:hanging="555"/>
              <w:jc w:val="both"/>
              <w:textAlignment w:val="baseline"/>
              <w:rPr>
                <w:del w:id="1777" w:author="Tebokgo Mabuto (ECP)" w:date="2026-06-30T14:46:00Z" w16du:dateUtc="2026-06-30T12:46:00Z"/>
                <w:rFonts w:ascii="Arial" w:hAnsi="Arial" w:cs="Arial"/>
                <w:sz w:val="20"/>
                <w:szCs w:val="20"/>
              </w:rPr>
            </w:pPr>
            <w:del w:id="1778" w:author="Tebokgo Mabuto (ECP)" w:date="2026-06-30T14:46:00Z" w16du:dateUtc="2026-06-30T12:46:00Z">
              <w:r w:rsidDel="00A2232E">
                <w:rPr>
                  <w:rFonts w:ascii="Arial" w:hAnsi="Arial" w:cs="Arial"/>
                  <w:sz w:val="20"/>
                  <w:szCs w:val="20"/>
                </w:rPr>
                <w:delText>m</w:delText>
              </w:r>
              <w:r w:rsidR="00DB355E" w:rsidRPr="004E65F1" w:rsidDel="00A2232E">
                <w:rPr>
                  <w:rFonts w:ascii="Arial" w:hAnsi="Arial" w:cs="Arial"/>
                  <w:sz w:val="20"/>
                  <w:szCs w:val="20"/>
                </w:rPr>
                <w:delText>)  Perform a risk analysis on the preferred tenderer to ascertain if any of the following might present an unacceptable commercial risk to the employer:</w:delText>
              </w:r>
            </w:del>
          </w:p>
          <w:p w14:paraId="3ED67A39" w14:textId="2DE36F92" w:rsidR="00DB355E" w:rsidRPr="004E65F1" w:rsidDel="00A2232E" w:rsidRDefault="00DB355E" w:rsidP="00FB339D">
            <w:pPr>
              <w:ind w:right="165"/>
              <w:jc w:val="both"/>
              <w:textAlignment w:val="baseline"/>
              <w:rPr>
                <w:del w:id="1779" w:author="Tebokgo Mabuto (ECP)" w:date="2026-06-30T14:46:00Z" w16du:dateUtc="2026-06-30T12:46:00Z"/>
                <w:rFonts w:ascii="Arial" w:hAnsi="Arial" w:cs="Arial"/>
                <w:sz w:val="20"/>
                <w:szCs w:val="20"/>
              </w:rPr>
            </w:pPr>
          </w:p>
          <w:p w14:paraId="451BB7BF" w14:textId="5F69085C" w:rsidR="00DB355E" w:rsidRPr="004E65F1" w:rsidDel="00A2232E" w:rsidRDefault="00DB355E" w:rsidP="00FB339D">
            <w:pPr>
              <w:ind w:right="165"/>
              <w:jc w:val="both"/>
              <w:textAlignment w:val="baseline"/>
              <w:rPr>
                <w:del w:id="1780" w:author="Tebokgo Mabuto (ECP)" w:date="2026-06-30T14:46:00Z" w16du:dateUtc="2026-06-30T12:46:00Z"/>
                <w:rFonts w:ascii="Arial" w:hAnsi="Arial" w:cs="Arial"/>
                <w:b/>
                <w:bCs/>
                <w:sz w:val="20"/>
                <w:szCs w:val="20"/>
              </w:rPr>
            </w:pPr>
            <w:del w:id="1781" w:author="Tebokgo Mabuto (ECP)" w:date="2026-06-30T14:46:00Z" w16du:dateUtc="2026-06-30T12:46:00Z">
              <w:r w:rsidRPr="004E65F1" w:rsidDel="00A2232E">
                <w:rPr>
                  <w:rFonts w:ascii="Arial" w:hAnsi="Arial" w:cs="Arial"/>
                  <w:b/>
                  <w:bCs/>
                  <w:sz w:val="20"/>
                  <w:szCs w:val="20"/>
                </w:rPr>
                <w:delText>The due diligence will take into consideration the following: </w:delText>
              </w:r>
            </w:del>
          </w:p>
          <w:p w14:paraId="5364E876" w14:textId="53EDDFAB" w:rsidR="00DB355E" w:rsidRPr="004E65F1" w:rsidDel="00A2232E" w:rsidRDefault="00DB355E">
            <w:pPr>
              <w:widowControl/>
              <w:numPr>
                <w:ilvl w:val="0"/>
                <w:numId w:val="16"/>
              </w:numPr>
              <w:autoSpaceDE/>
              <w:autoSpaceDN/>
              <w:ind w:right="165" w:firstLine="0"/>
              <w:jc w:val="both"/>
              <w:textAlignment w:val="baseline"/>
              <w:rPr>
                <w:del w:id="1782" w:author="Tebokgo Mabuto (ECP)" w:date="2026-06-30T14:46:00Z" w16du:dateUtc="2026-06-30T12:46:00Z"/>
                <w:rFonts w:ascii="Arial" w:hAnsi="Arial" w:cs="Arial"/>
                <w:sz w:val="20"/>
                <w:szCs w:val="20"/>
              </w:rPr>
            </w:pPr>
            <w:del w:id="1783" w:author="Tebokgo Mabuto (ECP)" w:date="2026-06-30T14:46:00Z" w16du:dateUtc="2026-06-30T12:46:00Z">
              <w:r w:rsidRPr="004E65F1" w:rsidDel="00A2232E">
                <w:rPr>
                  <w:rFonts w:ascii="Arial" w:hAnsi="Arial" w:cs="Arial"/>
                  <w:sz w:val="20"/>
                  <w:szCs w:val="20"/>
                </w:rPr>
                <w:delText>Integrity risk evaluation; </w:delText>
              </w:r>
            </w:del>
          </w:p>
          <w:p w14:paraId="6136DB0B" w14:textId="11B4049D" w:rsidR="00DB355E" w:rsidRPr="004E65F1" w:rsidDel="00A2232E" w:rsidRDefault="00DB355E">
            <w:pPr>
              <w:widowControl/>
              <w:numPr>
                <w:ilvl w:val="0"/>
                <w:numId w:val="17"/>
              </w:numPr>
              <w:autoSpaceDE/>
              <w:autoSpaceDN/>
              <w:ind w:right="165" w:firstLine="0"/>
              <w:jc w:val="both"/>
              <w:textAlignment w:val="baseline"/>
              <w:rPr>
                <w:del w:id="1784" w:author="Tebokgo Mabuto (ECP)" w:date="2026-06-30T14:46:00Z" w16du:dateUtc="2026-06-30T12:46:00Z"/>
                <w:rFonts w:ascii="Arial" w:hAnsi="Arial" w:cs="Arial"/>
                <w:sz w:val="20"/>
                <w:szCs w:val="20"/>
              </w:rPr>
            </w:pPr>
            <w:del w:id="1785" w:author="Tebokgo Mabuto (ECP)" w:date="2026-06-30T14:46:00Z" w16du:dateUtc="2026-06-30T12:46:00Z">
              <w:r w:rsidRPr="004E65F1" w:rsidDel="00A2232E">
                <w:rPr>
                  <w:rFonts w:ascii="Arial" w:hAnsi="Arial" w:cs="Arial"/>
                  <w:sz w:val="20"/>
                  <w:szCs w:val="20"/>
                </w:rPr>
                <w:delText>Operations, activities, locations and key customers; </w:delText>
              </w:r>
            </w:del>
          </w:p>
          <w:p w14:paraId="107E2F95" w14:textId="20D4AD67" w:rsidR="00DB355E" w:rsidRPr="004E65F1" w:rsidDel="00A2232E" w:rsidRDefault="00DB355E">
            <w:pPr>
              <w:widowControl/>
              <w:numPr>
                <w:ilvl w:val="0"/>
                <w:numId w:val="18"/>
              </w:numPr>
              <w:autoSpaceDE/>
              <w:autoSpaceDN/>
              <w:ind w:right="165" w:firstLine="0"/>
              <w:jc w:val="both"/>
              <w:textAlignment w:val="baseline"/>
              <w:rPr>
                <w:del w:id="1786" w:author="Tebokgo Mabuto (ECP)" w:date="2026-06-30T14:46:00Z" w16du:dateUtc="2026-06-30T12:46:00Z"/>
                <w:rFonts w:ascii="Arial" w:hAnsi="Arial" w:cs="Arial"/>
                <w:sz w:val="20"/>
                <w:szCs w:val="20"/>
              </w:rPr>
            </w:pPr>
            <w:del w:id="1787" w:author="Tebokgo Mabuto (ECP)" w:date="2026-06-30T14:46:00Z" w16du:dateUtc="2026-06-30T12:46:00Z">
              <w:r w:rsidRPr="004E65F1" w:rsidDel="00A2232E">
                <w:rPr>
                  <w:rFonts w:ascii="Arial" w:hAnsi="Arial" w:cs="Arial"/>
                  <w:sz w:val="20"/>
                  <w:szCs w:val="20"/>
                </w:rPr>
                <w:delText>Risk rating (i.e. high risk, medium to high risk, medium risk or low risk) of the tenderer. </w:delText>
              </w:r>
            </w:del>
          </w:p>
          <w:p w14:paraId="53F420E6" w14:textId="1A0D0C3B" w:rsidR="00DB355E" w:rsidRPr="004E65F1" w:rsidDel="00A2232E" w:rsidRDefault="00DB355E" w:rsidP="00FB339D">
            <w:pPr>
              <w:ind w:right="165"/>
              <w:jc w:val="both"/>
              <w:textAlignment w:val="baseline"/>
              <w:rPr>
                <w:del w:id="1788" w:author="Tebokgo Mabuto (ECP)" w:date="2026-06-30T14:46:00Z" w16du:dateUtc="2026-06-30T12:46:00Z"/>
                <w:rFonts w:ascii="Arial" w:hAnsi="Arial" w:cs="Arial"/>
                <w:sz w:val="20"/>
                <w:szCs w:val="20"/>
              </w:rPr>
            </w:pPr>
          </w:p>
          <w:p w14:paraId="579EF31E" w14:textId="0C9ED180" w:rsidR="00DB355E" w:rsidRPr="00564CD5" w:rsidDel="00A2232E" w:rsidRDefault="00387D83" w:rsidP="00FB339D">
            <w:pPr>
              <w:ind w:right="165"/>
              <w:jc w:val="both"/>
              <w:textAlignment w:val="baseline"/>
              <w:rPr>
                <w:del w:id="1789" w:author="Tebokgo Mabuto (ECP)" w:date="2026-06-30T14:46:00Z" w16du:dateUtc="2026-06-30T12:46:00Z"/>
                <w:rFonts w:ascii="Arial" w:hAnsi="Arial" w:cs="Arial"/>
                <w:i/>
                <w:iCs/>
                <w:sz w:val="20"/>
                <w:szCs w:val="20"/>
                <w:highlight w:val="yellow"/>
              </w:rPr>
            </w:pPr>
            <w:commentRangeStart w:id="1790"/>
            <w:del w:id="1791" w:author="Tebokgo Mabuto (ECP)" w:date="2026-06-30T14:46:00Z" w16du:dateUtc="2026-06-30T12:46:00Z">
              <w:r w:rsidDel="00A2232E">
                <w:rPr>
                  <w:rFonts w:ascii="Arial" w:hAnsi="Arial" w:cs="Arial"/>
                  <w:sz w:val="20"/>
                  <w:szCs w:val="20"/>
                </w:rPr>
                <w:delText>n</w:delText>
              </w:r>
              <w:r w:rsidR="00DB355E" w:rsidRPr="004E65F1" w:rsidDel="00A2232E">
                <w:rPr>
                  <w:rFonts w:ascii="Arial" w:hAnsi="Arial" w:cs="Arial"/>
                  <w:sz w:val="20"/>
                  <w:szCs w:val="20"/>
                </w:rPr>
                <w:delText>) As part of this bid and subsequent contract, The tender requires a minimum of 30% sub-contracting for this bid to black owned</w:delText>
              </w:r>
              <w:r w:rsidR="00A53BAF" w:rsidDel="00A2232E">
                <w:rPr>
                  <w:rFonts w:ascii="Arial" w:hAnsi="Arial" w:cs="Arial"/>
                  <w:sz w:val="20"/>
                  <w:szCs w:val="20"/>
                </w:rPr>
                <w:delText xml:space="preserve"> Targeted Enterprises</w:delText>
              </w:r>
              <w:r w:rsidR="00DB355E" w:rsidRPr="004E65F1" w:rsidDel="00A2232E">
                <w:rPr>
                  <w:rFonts w:ascii="Arial" w:hAnsi="Arial" w:cs="Arial"/>
                  <w:sz w:val="20"/>
                  <w:szCs w:val="20"/>
                </w:rPr>
                <w:delText xml:space="preserve"> as an objective criterion. </w:delText>
              </w:r>
              <w:commentRangeEnd w:id="1790"/>
              <w:r w:rsidR="00A2232E" w:rsidRPr="00564CD5" w:rsidDel="00A2232E">
                <w:rPr>
                  <w:rStyle w:val="CommentReference"/>
                  <w:rFonts w:ascii="Arial" w:hAnsi="Arial" w:cs="Arial"/>
                  <w:i/>
                  <w:iCs/>
                  <w:sz w:val="20"/>
                  <w:szCs w:val="20"/>
                  <w:highlight w:val="yellow"/>
                </w:rPr>
                <w:commentReference w:id="1790"/>
              </w:r>
              <w:r w:rsidR="00A53BAF" w:rsidRPr="00564CD5" w:rsidDel="00A2232E">
                <w:rPr>
                  <w:rFonts w:ascii="Arial" w:hAnsi="Arial" w:cs="Arial"/>
                  <w:i/>
                  <w:iCs/>
                  <w:sz w:val="20"/>
                  <w:szCs w:val="20"/>
                  <w:highlight w:val="yellow"/>
                </w:rPr>
                <w:delText>(Note to compiler: for Category 1 projects, add the following sentence:)</w:delText>
              </w:r>
            </w:del>
          </w:p>
          <w:p w14:paraId="32769E00" w14:textId="43D7DA8D" w:rsidR="00A53BAF" w:rsidRPr="00564CD5" w:rsidDel="00A2232E" w:rsidRDefault="00A53BAF" w:rsidP="00FB339D">
            <w:pPr>
              <w:ind w:right="165"/>
              <w:jc w:val="both"/>
              <w:textAlignment w:val="baseline"/>
              <w:rPr>
                <w:del w:id="1792" w:author="Tebokgo Mabuto (ECP)" w:date="2026-06-30T14:46:00Z" w16du:dateUtc="2026-06-30T12:46:00Z"/>
                <w:rFonts w:ascii="Arial" w:hAnsi="Arial" w:cs="Arial"/>
                <w:i/>
                <w:iCs/>
                <w:sz w:val="20"/>
                <w:szCs w:val="20"/>
                <w:highlight w:val="yellow"/>
              </w:rPr>
            </w:pPr>
          </w:p>
          <w:p w14:paraId="68DA60EF" w14:textId="4A19894F" w:rsidR="00A53BAF" w:rsidRPr="00564CD5" w:rsidDel="00A2232E" w:rsidRDefault="00A53BAF" w:rsidP="00FB339D">
            <w:pPr>
              <w:ind w:right="165"/>
              <w:jc w:val="both"/>
              <w:textAlignment w:val="baseline"/>
              <w:rPr>
                <w:del w:id="1793" w:author="Tebokgo Mabuto (ECP)" w:date="2026-06-30T14:46:00Z" w16du:dateUtc="2026-06-30T12:46:00Z"/>
                <w:rFonts w:ascii="Arial" w:hAnsi="Arial" w:cs="Arial"/>
                <w:sz w:val="20"/>
                <w:szCs w:val="20"/>
                <w:highlight w:val="yellow"/>
              </w:rPr>
            </w:pPr>
            <w:del w:id="1794" w:author="Tebokgo Mabuto (ECP)" w:date="2026-06-30T14:46:00Z" w16du:dateUtc="2026-06-30T12:46:00Z">
              <w:r w:rsidRPr="00564CD5" w:rsidDel="00A2232E">
                <w:rPr>
                  <w:rFonts w:ascii="Arial" w:hAnsi="Arial" w:cs="Arial"/>
                  <w:sz w:val="20"/>
                  <w:szCs w:val="20"/>
                  <w:highlight w:val="yellow"/>
                </w:rPr>
                <w:delText>This sub-contracting percentage is only applicable to QSE and Generic entities, and not to EME entities.</w:delText>
              </w:r>
            </w:del>
          </w:p>
          <w:p w14:paraId="5E03D338" w14:textId="50B56DBF" w:rsidR="00A53BAF" w:rsidRPr="00564CD5" w:rsidDel="00A2232E" w:rsidRDefault="00A53BAF" w:rsidP="00FB339D">
            <w:pPr>
              <w:ind w:right="165"/>
              <w:jc w:val="both"/>
              <w:textAlignment w:val="baseline"/>
              <w:rPr>
                <w:del w:id="1795" w:author="Tebokgo Mabuto (ECP)" w:date="2026-06-30T14:46:00Z" w16du:dateUtc="2026-06-30T12:46:00Z"/>
                <w:rFonts w:ascii="Arial" w:hAnsi="Arial" w:cs="Arial"/>
                <w:sz w:val="20"/>
                <w:szCs w:val="20"/>
                <w:highlight w:val="yellow"/>
              </w:rPr>
            </w:pPr>
          </w:p>
          <w:p w14:paraId="79E2634B" w14:textId="436FB399" w:rsidR="00A53BAF" w:rsidRPr="00564CD5" w:rsidDel="00A2232E" w:rsidRDefault="00A53BAF" w:rsidP="00FB339D">
            <w:pPr>
              <w:ind w:right="165"/>
              <w:jc w:val="both"/>
              <w:textAlignment w:val="baseline"/>
              <w:rPr>
                <w:del w:id="1796" w:author="Tebokgo Mabuto (ECP)" w:date="2026-06-30T14:46:00Z" w16du:dateUtc="2026-06-30T12:46:00Z"/>
                <w:rFonts w:ascii="Arial" w:hAnsi="Arial" w:cs="Arial"/>
                <w:sz w:val="20"/>
                <w:szCs w:val="20"/>
                <w:highlight w:val="yellow"/>
              </w:rPr>
            </w:pPr>
            <w:del w:id="1797" w:author="Tebokgo Mabuto (ECP)" w:date="2026-06-30T14:46:00Z" w16du:dateUtc="2026-06-30T12:46:00Z">
              <w:r w:rsidRPr="00564CD5" w:rsidDel="00A2232E">
                <w:rPr>
                  <w:rFonts w:ascii="Arial" w:hAnsi="Arial" w:cs="Arial"/>
                  <w:i/>
                  <w:iCs/>
                  <w:sz w:val="20"/>
                  <w:szCs w:val="20"/>
                  <w:highlight w:val="yellow"/>
                </w:rPr>
                <w:delText>(Note to compiler: for Category 2 projects, add the following sentence:)</w:delText>
              </w:r>
            </w:del>
          </w:p>
          <w:p w14:paraId="0C6F581B" w14:textId="2F49C236" w:rsidR="00A53BAF" w:rsidRPr="00564CD5" w:rsidDel="00A2232E" w:rsidRDefault="00A53BAF" w:rsidP="00FB339D">
            <w:pPr>
              <w:ind w:right="165"/>
              <w:jc w:val="both"/>
              <w:textAlignment w:val="baseline"/>
              <w:rPr>
                <w:del w:id="1798" w:author="Tebokgo Mabuto (ECP)" w:date="2026-06-30T14:46:00Z" w16du:dateUtc="2026-06-30T12:46:00Z"/>
                <w:rFonts w:ascii="Arial" w:hAnsi="Arial" w:cs="Arial"/>
                <w:sz w:val="20"/>
                <w:szCs w:val="20"/>
                <w:highlight w:val="yellow"/>
              </w:rPr>
            </w:pPr>
          </w:p>
          <w:p w14:paraId="53F4EF58" w14:textId="5BEBEF7E" w:rsidR="00A53BAF" w:rsidRPr="00564CD5" w:rsidDel="00A2232E" w:rsidRDefault="00A53BAF" w:rsidP="00FB339D">
            <w:pPr>
              <w:ind w:right="165"/>
              <w:jc w:val="both"/>
              <w:textAlignment w:val="baseline"/>
              <w:rPr>
                <w:del w:id="1799" w:author="Tebokgo Mabuto (ECP)" w:date="2026-06-30T14:46:00Z" w16du:dateUtc="2026-06-30T12:46:00Z"/>
                <w:rFonts w:ascii="Arial" w:hAnsi="Arial" w:cs="Arial"/>
                <w:sz w:val="20"/>
                <w:szCs w:val="20"/>
                <w:highlight w:val="yellow"/>
              </w:rPr>
            </w:pPr>
            <w:del w:id="1800" w:author="Tebokgo Mabuto (ECP)" w:date="2026-06-30T14:46:00Z" w16du:dateUtc="2026-06-30T12:46:00Z">
              <w:r w:rsidRPr="00564CD5" w:rsidDel="00A2232E">
                <w:rPr>
                  <w:rFonts w:ascii="Arial" w:hAnsi="Arial" w:cs="Arial"/>
                  <w:sz w:val="20"/>
                  <w:szCs w:val="20"/>
                  <w:highlight w:val="yellow"/>
                </w:rPr>
                <w:delText>This sub-contracting requirement is only applicable to Generic entities and not to EME or QSE entities.</w:delText>
              </w:r>
            </w:del>
          </w:p>
          <w:p w14:paraId="58514B62" w14:textId="054F92AA" w:rsidR="00A53BAF" w:rsidRPr="00564CD5" w:rsidDel="00A2232E" w:rsidRDefault="00A53BAF" w:rsidP="00FB339D">
            <w:pPr>
              <w:ind w:right="165"/>
              <w:jc w:val="both"/>
              <w:textAlignment w:val="baseline"/>
              <w:rPr>
                <w:del w:id="1801" w:author="Tebokgo Mabuto (ECP)" w:date="2026-06-30T14:46:00Z" w16du:dateUtc="2026-06-30T12:46:00Z"/>
                <w:rFonts w:ascii="Arial" w:hAnsi="Arial" w:cs="Arial"/>
                <w:sz w:val="20"/>
                <w:szCs w:val="20"/>
                <w:highlight w:val="yellow"/>
              </w:rPr>
            </w:pPr>
          </w:p>
          <w:p w14:paraId="5BC0D89A" w14:textId="7892C53C" w:rsidR="00A53BAF" w:rsidRPr="00564CD5" w:rsidDel="00A2232E" w:rsidRDefault="00A53BAF" w:rsidP="00FB339D">
            <w:pPr>
              <w:ind w:right="165"/>
              <w:jc w:val="both"/>
              <w:textAlignment w:val="baseline"/>
              <w:rPr>
                <w:del w:id="1802" w:author="Tebokgo Mabuto (ECP)" w:date="2026-06-30T14:46:00Z" w16du:dateUtc="2026-06-30T12:46:00Z"/>
                <w:rFonts w:ascii="Arial" w:hAnsi="Arial" w:cs="Arial"/>
                <w:sz w:val="20"/>
                <w:szCs w:val="20"/>
                <w:highlight w:val="yellow"/>
              </w:rPr>
            </w:pPr>
            <w:del w:id="1803" w:author="Tebokgo Mabuto (ECP)" w:date="2026-06-30T14:46:00Z" w16du:dateUtc="2026-06-30T12:46:00Z">
              <w:r w:rsidRPr="00564CD5" w:rsidDel="00A2232E">
                <w:rPr>
                  <w:rFonts w:ascii="Arial" w:hAnsi="Arial" w:cs="Arial"/>
                  <w:i/>
                  <w:iCs/>
                  <w:sz w:val="20"/>
                  <w:szCs w:val="20"/>
                  <w:highlight w:val="yellow"/>
                </w:rPr>
                <w:delText>(Note to compiler: for Category 3 projects, add the following sentence:)</w:delText>
              </w:r>
            </w:del>
          </w:p>
          <w:p w14:paraId="665EEBE9" w14:textId="31A5979E" w:rsidR="00A53BAF" w:rsidRPr="00564CD5" w:rsidDel="00A2232E" w:rsidRDefault="00A53BAF" w:rsidP="00FB339D">
            <w:pPr>
              <w:ind w:right="165"/>
              <w:jc w:val="both"/>
              <w:textAlignment w:val="baseline"/>
              <w:rPr>
                <w:del w:id="1804" w:author="Tebokgo Mabuto (ECP)" w:date="2026-06-30T14:46:00Z" w16du:dateUtc="2026-06-30T12:46:00Z"/>
                <w:rFonts w:ascii="Arial" w:hAnsi="Arial" w:cs="Arial"/>
                <w:sz w:val="20"/>
                <w:szCs w:val="20"/>
                <w:highlight w:val="yellow"/>
              </w:rPr>
            </w:pPr>
          </w:p>
          <w:p w14:paraId="47055E3D" w14:textId="460C250B" w:rsidR="00A53BAF" w:rsidRPr="00A53BAF" w:rsidDel="00A2232E" w:rsidRDefault="00A53BAF" w:rsidP="00FB339D">
            <w:pPr>
              <w:ind w:right="165"/>
              <w:jc w:val="both"/>
              <w:textAlignment w:val="baseline"/>
              <w:rPr>
                <w:del w:id="1805" w:author="Tebokgo Mabuto (ECP)" w:date="2026-06-30T14:46:00Z" w16du:dateUtc="2026-06-30T12:46:00Z"/>
                <w:rFonts w:ascii="Arial" w:hAnsi="Arial" w:cs="Arial"/>
                <w:sz w:val="20"/>
                <w:szCs w:val="20"/>
              </w:rPr>
            </w:pPr>
            <w:del w:id="1806" w:author="Tebokgo Mabuto (ECP)" w:date="2026-06-30T14:46:00Z" w16du:dateUtc="2026-06-30T12:46:00Z">
              <w:r w:rsidRPr="00564CD5" w:rsidDel="00A2232E">
                <w:rPr>
                  <w:rFonts w:ascii="Arial" w:hAnsi="Arial" w:cs="Arial"/>
                  <w:sz w:val="20"/>
                  <w:szCs w:val="20"/>
                  <w:highlight w:val="yellow"/>
                </w:rPr>
                <w:delText>This is applicable to all Entities.</w:delText>
              </w:r>
            </w:del>
          </w:p>
          <w:p w14:paraId="1D27D88B" w14:textId="5AF5E1B3" w:rsidR="00A53BAF" w:rsidRPr="00A53BAF" w:rsidDel="00A2232E" w:rsidRDefault="00A53BAF" w:rsidP="00FB339D">
            <w:pPr>
              <w:ind w:right="165"/>
              <w:jc w:val="both"/>
              <w:textAlignment w:val="baseline"/>
              <w:rPr>
                <w:del w:id="1807" w:author="Tebokgo Mabuto (ECP)" w:date="2026-06-30T14:46:00Z" w16du:dateUtc="2026-06-30T12:46:00Z"/>
                <w:rFonts w:ascii="Arial" w:hAnsi="Arial" w:cs="Arial"/>
                <w:sz w:val="20"/>
                <w:szCs w:val="20"/>
              </w:rPr>
            </w:pPr>
          </w:p>
          <w:p w14:paraId="758629A8" w14:textId="2DD714FC" w:rsidR="00DB355E" w:rsidRPr="004E65F1" w:rsidDel="00A2232E" w:rsidRDefault="00DB355E" w:rsidP="00FB339D">
            <w:pPr>
              <w:ind w:right="165"/>
              <w:jc w:val="both"/>
              <w:textAlignment w:val="baseline"/>
              <w:rPr>
                <w:del w:id="1808" w:author="Tebokgo Mabuto (ECP)" w:date="2026-06-30T14:46:00Z" w16du:dateUtc="2026-06-30T12:46:00Z"/>
                <w:rFonts w:ascii="Arial" w:hAnsi="Arial" w:cs="Arial"/>
                <w:sz w:val="20"/>
                <w:szCs w:val="20"/>
              </w:rPr>
            </w:pPr>
            <w:del w:id="1809" w:author="Tebokgo Mabuto (ECP)" w:date="2026-06-30T14:46:00Z" w16du:dateUtc="2026-06-30T12:46:00Z">
              <w:r w:rsidRPr="004E65F1" w:rsidDel="00A2232E">
                <w:rPr>
                  <w:rFonts w:ascii="Arial" w:hAnsi="Arial" w:cs="Arial"/>
                  <w:sz w:val="20"/>
                  <w:szCs w:val="20"/>
                </w:rPr>
                <w:delText xml:space="preserve">The following documents will be required at award stage: </w:delText>
              </w:r>
            </w:del>
          </w:p>
          <w:p w14:paraId="36F90F3D" w14:textId="2F4CD6D3" w:rsidR="00DB355E" w:rsidRPr="004E65F1" w:rsidDel="00A2232E" w:rsidRDefault="00DB355E" w:rsidP="00FB339D">
            <w:pPr>
              <w:ind w:right="165"/>
              <w:jc w:val="both"/>
              <w:textAlignment w:val="baseline"/>
              <w:rPr>
                <w:del w:id="1810" w:author="Tebokgo Mabuto (ECP)" w:date="2026-06-30T14:46:00Z" w16du:dateUtc="2026-06-30T12:46:00Z"/>
                <w:rFonts w:ascii="Arial" w:hAnsi="Arial" w:cs="Arial"/>
                <w:sz w:val="20"/>
                <w:szCs w:val="20"/>
              </w:rPr>
            </w:pPr>
          </w:p>
          <w:p w14:paraId="0BCA5EB8" w14:textId="2BE3199E" w:rsidR="00DB355E" w:rsidRPr="00A53BAF" w:rsidDel="00A2232E" w:rsidRDefault="00DB355E" w:rsidP="00A53BAF">
            <w:pPr>
              <w:pStyle w:val="ListParagraph"/>
              <w:numPr>
                <w:ilvl w:val="1"/>
                <w:numId w:val="140"/>
              </w:numPr>
              <w:ind w:right="165"/>
              <w:jc w:val="both"/>
              <w:textAlignment w:val="baseline"/>
              <w:rPr>
                <w:del w:id="1811" w:author="Tebokgo Mabuto (ECP)" w:date="2026-06-30T14:46:00Z" w16du:dateUtc="2026-06-30T12:46:00Z"/>
                <w:sz w:val="20"/>
                <w:szCs w:val="20"/>
              </w:rPr>
            </w:pPr>
            <w:del w:id="1812" w:author="Tebokgo Mabuto (ECP)" w:date="2026-06-30T14:46:00Z" w16du:dateUtc="2026-06-30T12:46:00Z">
              <w:r w:rsidRPr="00A53BAF" w:rsidDel="00A2232E">
                <w:rPr>
                  <w:sz w:val="20"/>
                  <w:szCs w:val="20"/>
                </w:rPr>
                <w:delText>Duly/fully signed Sub</w:delText>
              </w:r>
              <w:r w:rsidR="00A53BAF" w:rsidDel="00A2232E">
                <w:rPr>
                  <w:sz w:val="20"/>
                  <w:szCs w:val="20"/>
                </w:rPr>
                <w:delText>-</w:delText>
              </w:r>
              <w:r w:rsidRPr="00A53BAF" w:rsidDel="00A2232E">
                <w:rPr>
                  <w:sz w:val="20"/>
                  <w:szCs w:val="20"/>
                </w:rPr>
                <w:delText>contracting Agreement between Main Contractor and Sub</w:delText>
              </w:r>
              <w:r w:rsidR="00A53BAF" w:rsidDel="00A2232E">
                <w:rPr>
                  <w:sz w:val="20"/>
                  <w:szCs w:val="20"/>
                </w:rPr>
                <w:delText>-</w:delText>
              </w:r>
              <w:r w:rsidRPr="00A53BAF" w:rsidDel="00A2232E">
                <w:rPr>
                  <w:sz w:val="20"/>
                  <w:szCs w:val="20"/>
                </w:rPr>
                <w:delText>contractor/s specifying percentage that will be set aside for the sub</w:delText>
              </w:r>
              <w:r w:rsidR="00A53BAF" w:rsidDel="00A2232E">
                <w:rPr>
                  <w:sz w:val="20"/>
                  <w:szCs w:val="20"/>
                </w:rPr>
                <w:delText>-</w:delText>
              </w:r>
              <w:r w:rsidRPr="00A53BAF" w:rsidDel="00A2232E">
                <w:rPr>
                  <w:sz w:val="20"/>
                  <w:szCs w:val="20"/>
                </w:rPr>
                <w:delText>contract and the scope of work that will be executed by the sub</w:delText>
              </w:r>
              <w:r w:rsidR="00A53BAF" w:rsidDel="00A2232E">
                <w:rPr>
                  <w:sz w:val="20"/>
                  <w:szCs w:val="20"/>
                </w:rPr>
                <w:delText>-</w:delText>
              </w:r>
              <w:r w:rsidRPr="00A53BAF" w:rsidDel="00A2232E">
                <w:rPr>
                  <w:sz w:val="20"/>
                  <w:szCs w:val="20"/>
                </w:rPr>
                <w:delText xml:space="preserve">contract. </w:delText>
              </w:r>
            </w:del>
          </w:p>
          <w:p w14:paraId="60C2390A" w14:textId="793E9FC2" w:rsidR="00DB355E" w:rsidRPr="00A53BAF" w:rsidDel="00A2232E" w:rsidRDefault="00DB355E" w:rsidP="00A53BAF">
            <w:pPr>
              <w:pStyle w:val="ListParagraph"/>
              <w:numPr>
                <w:ilvl w:val="1"/>
                <w:numId w:val="140"/>
              </w:numPr>
              <w:ind w:right="165"/>
              <w:jc w:val="both"/>
              <w:textAlignment w:val="baseline"/>
              <w:rPr>
                <w:del w:id="1813" w:author="Tebokgo Mabuto (ECP)" w:date="2026-06-30T14:46:00Z" w16du:dateUtc="2026-06-30T12:46:00Z"/>
                <w:sz w:val="20"/>
                <w:szCs w:val="20"/>
              </w:rPr>
            </w:pPr>
            <w:del w:id="1814" w:author="Tebokgo Mabuto (ECP)" w:date="2026-06-30T14:46:00Z" w16du:dateUtc="2026-06-30T12:46:00Z">
              <w:r w:rsidRPr="00A53BAF" w:rsidDel="00A2232E">
                <w:rPr>
                  <w:sz w:val="20"/>
                  <w:szCs w:val="20"/>
                </w:rPr>
                <w:delText>Valid B-BBEE Certificate/Sworn Affidavit</w:delText>
              </w:r>
              <w:r w:rsidR="00A53BAF" w:rsidDel="00A2232E">
                <w:rPr>
                  <w:sz w:val="20"/>
                  <w:szCs w:val="20"/>
                </w:rPr>
                <w:delText xml:space="preserve"> for Targeted Enterprises</w:delText>
              </w:r>
              <w:r w:rsidRPr="00A53BAF" w:rsidDel="00A2232E">
                <w:rPr>
                  <w:sz w:val="20"/>
                  <w:szCs w:val="20"/>
                </w:rPr>
                <w:delText xml:space="preserve">. </w:delText>
              </w:r>
            </w:del>
          </w:p>
          <w:p w14:paraId="37ACFF33" w14:textId="7283BC80" w:rsidR="004A1DAC" w:rsidRPr="004E65F1" w:rsidDel="00A2232E" w:rsidRDefault="004A1DAC" w:rsidP="00FB339D">
            <w:pPr>
              <w:ind w:right="165"/>
              <w:jc w:val="both"/>
              <w:textAlignment w:val="baseline"/>
              <w:rPr>
                <w:del w:id="1815" w:author="Tebokgo Mabuto (ECP)" w:date="2026-06-30T14:46:00Z" w16du:dateUtc="2026-06-30T12:46:00Z"/>
                <w:rFonts w:ascii="Arial" w:hAnsi="Arial" w:cs="Arial"/>
                <w:sz w:val="20"/>
                <w:szCs w:val="20"/>
              </w:rPr>
            </w:pPr>
          </w:p>
        </w:tc>
      </w:tr>
      <w:tr w:rsidR="00EE3BF1" w:rsidRPr="004E65F1" w:rsidDel="00A2232E" w14:paraId="4A165A43" w14:textId="7A9763F4" w:rsidTr="009E52D7">
        <w:trPr>
          <w:trHeight w:val="1120"/>
          <w:del w:id="1816"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2D9136BA" w14:textId="4426D1DD" w:rsidR="00DB355E" w:rsidRPr="004E65F1" w:rsidDel="00A2232E" w:rsidRDefault="00DB355E" w:rsidP="006D623C">
            <w:pPr>
              <w:ind w:right="270"/>
              <w:jc w:val="both"/>
              <w:textAlignment w:val="baseline"/>
              <w:rPr>
                <w:del w:id="1817" w:author="Tebokgo Mabuto (ECP)" w:date="2026-06-30T14:46:00Z" w16du:dateUtc="2026-06-30T12:46:00Z"/>
                <w:rFonts w:ascii="Arial" w:eastAsia="Times New Roman" w:hAnsi="Arial" w:cs="Arial"/>
                <w:sz w:val="20"/>
                <w:szCs w:val="20"/>
                <w:lang w:val="en-GB" w:eastAsia="en-ZA"/>
              </w:rPr>
            </w:pPr>
            <w:del w:id="1818" w:author="Tebokgo Mabuto (ECP)" w:date="2026-06-30T14:46:00Z" w16du:dateUtc="2026-06-30T12:46:00Z">
              <w:r w:rsidRPr="004E65F1" w:rsidDel="00A2232E">
                <w:rPr>
                  <w:rFonts w:ascii="Arial" w:eastAsia="Times New Roman" w:hAnsi="Arial" w:cs="Arial"/>
                  <w:sz w:val="20"/>
                  <w:szCs w:val="20"/>
                  <w:lang w:val="en-GB" w:eastAsia="en-ZA"/>
                </w:rPr>
                <w:delText>C.3.16</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tcPr>
          <w:p w14:paraId="36ED3BC4" w14:textId="67840C7C" w:rsidR="00DB355E" w:rsidRPr="004E65F1" w:rsidDel="00A2232E" w:rsidRDefault="00DB355E" w:rsidP="006D623C">
            <w:pPr>
              <w:jc w:val="both"/>
              <w:textAlignment w:val="baseline"/>
              <w:rPr>
                <w:del w:id="1819" w:author="Tebokgo Mabuto (ECP)" w:date="2026-06-30T14:46:00Z" w16du:dateUtc="2026-06-30T12:46:00Z"/>
                <w:rFonts w:ascii="Arial" w:hAnsi="Arial" w:cs="Arial"/>
                <w:b/>
                <w:bCs/>
                <w:sz w:val="20"/>
                <w:szCs w:val="20"/>
              </w:rPr>
            </w:pPr>
            <w:del w:id="1820" w:author="Tebokgo Mabuto (ECP)" w:date="2026-06-30T14:46:00Z" w16du:dateUtc="2026-06-30T12:46:00Z">
              <w:r w:rsidRPr="004E65F1" w:rsidDel="00A2232E">
                <w:rPr>
                  <w:rFonts w:ascii="Arial" w:hAnsi="Arial" w:cs="Arial"/>
                  <w:b/>
                  <w:bCs/>
                  <w:sz w:val="20"/>
                  <w:szCs w:val="20"/>
                </w:rPr>
                <w:delText>Registration of the award </w:delText>
              </w:r>
            </w:del>
          </w:p>
          <w:p w14:paraId="461A8F8A" w14:textId="5A401810" w:rsidR="00DB355E" w:rsidRPr="004E65F1" w:rsidDel="00A2232E" w:rsidRDefault="00DB355E" w:rsidP="006D623C">
            <w:pPr>
              <w:jc w:val="both"/>
              <w:textAlignment w:val="baseline"/>
              <w:rPr>
                <w:del w:id="1821" w:author="Tebokgo Mabuto (ECP)" w:date="2026-06-30T14:46:00Z" w16du:dateUtc="2026-06-30T12:46:00Z"/>
                <w:rFonts w:ascii="Times New Roman" w:eastAsia="Times New Roman" w:hAnsi="Times New Roman" w:cs="Times New Roman"/>
                <w:sz w:val="20"/>
                <w:szCs w:val="20"/>
                <w:lang w:eastAsia="en-ZA"/>
              </w:rPr>
            </w:pPr>
            <w:del w:id="1822" w:author="Tebokgo Mabuto (ECP)" w:date="2026-06-30T14:46:00Z" w16du:dateUtc="2026-06-30T12:46:00Z">
              <w:r w:rsidRPr="004E65F1" w:rsidDel="00A2232E">
                <w:rPr>
                  <w:rFonts w:ascii="Arial" w:eastAsia="Times New Roman" w:hAnsi="Arial" w:cs="Arial"/>
                  <w:sz w:val="20"/>
                  <w:szCs w:val="20"/>
                  <w:lang w:eastAsia="en-ZA"/>
                </w:rPr>
                <w:delText> </w:delText>
              </w:r>
            </w:del>
          </w:p>
          <w:p w14:paraId="040189F6" w14:textId="558F6EB8" w:rsidR="00DB355E" w:rsidRPr="004E65F1" w:rsidDel="00A2232E" w:rsidRDefault="00A53BAF" w:rsidP="006D623C">
            <w:pPr>
              <w:jc w:val="both"/>
              <w:textAlignment w:val="baseline"/>
              <w:rPr>
                <w:del w:id="1823" w:author="Tebokgo Mabuto (ECP)" w:date="2026-06-30T14:46:00Z" w16du:dateUtc="2026-06-30T12:46:00Z"/>
                <w:rFonts w:ascii="Arial" w:eastAsia="Times New Roman" w:hAnsi="Arial" w:cs="Arial"/>
                <w:b/>
                <w:bCs/>
                <w:sz w:val="20"/>
                <w:szCs w:val="20"/>
                <w:lang w:eastAsia="en-ZA"/>
              </w:rPr>
            </w:pPr>
            <w:del w:id="1824" w:author="Tebokgo Mabuto (ECP)" w:date="2026-06-30T14:46:00Z" w16du:dateUtc="2026-06-30T12:46:00Z">
              <w:r w:rsidDel="00A2232E">
                <w:rPr>
                  <w:rFonts w:ascii="Arial" w:hAnsi="Arial" w:cs="Arial"/>
                  <w:sz w:val="20"/>
                  <w:szCs w:val="20"/>
                </w:rPr>
                <w:delText>The Employer</w:delText>
              </w:r>
              <w:r w:rsidRPr="004E65F1" w:rsidDel="00A2232E">
                <w:rPr>
                  <w:rFonts w:ascii="Arial" w:hAnsi="Arial" w:cs="Arial"/>
                  <w:sz w:val="20"/>
                  <w:szCs w:val="20"/>
                </w:rPr>
                <w:delText xml:space="preserve"> </w:delText>
              </w:r>
              <w:r w:rsidR="00DB355E" w:rsidRPr="004E65F1" w:rsidDel="00A2232E">
                <w:rPr>
                  <w:rFonts w:ascii="Arial" w:hAnsi="Arial" w:cs="Arial"/>
                  <w:sz w:val="20"/>
                  <w:szCs w:val="20"/>
                </w:rPr>
                <w:delText>will notify unsuccessful tenderers when the tender process has been concluded. Any unsuccessful tenderer may request a debriefing in writing as specified in Clause C.3.18.</w:delText>
              </w:r>
              <w:r w:rsidR="00DB355E" w:rsidRPr="004E65F1" w:rsidDel="00A2232E">
                <w:rPr>
                  <w:rFonts w:ascii="Arial" w:eastAsia="Times New Roman" w:hAnsi="Arial" w:cs="Arial"/>
                  <w:sz w:val="20"/>
                  <w:szCs w:val="20"/>
                  <w:lang w:eastAsia="en-ZA"/>
                </w:rPr>
                <w:delText> </w:delText>
              </w:r>
            </w:del>
          </w:p>
        </w:tc>
      </w:tr>
      <w:tr w:rsidR="00EE3BF1" w:rsidRPr="004E65F1" w:rsidDel="00A2232E" w14:paraId="3B757974" w14:textId="3B14B084" w:rsidTr="009E52D7">
        <w:trPr>
          <w:trHeight w:val="840"/>
          <w:del w:id="1825"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5691A982" w14:textId="428C1456" w:rsidR="00DB355E" w:rsidRPr="004E65F1" w:rsidDel="00A2232E" w:rsidRDefault="00DB355E" w:rsidP="006D623C">
            <w:pPr>
              <w:ind w:right="270"/>
              <w:jc w:val="both"/>
              <w:textAlignment w:val="baseline"/>
              <w:rPr>
                <w:del w:id="1826" w:author="Tebokgo Mabuto (ECP)" w:date="2026-06-30T14:46:00Z" w16du:dateUtc="2026-06-30T12:46:00Z"/>
                <w:rFonts w:ascii="Arial" w:eastAsia="Times New Roman" w:hAnsi="Arial" w:cs="Arial"/>
                <w:sz w:val="20"/>
                <w:szCs w:val="20"/>
                <w:lang w:val="en-GB" w:eastAsia="en-ZA"/>
              </w:rPr>
            </w:pPr>
            <w:del w:id="1827" w:author="Tebokgo Mabuto (ECP)" w:date="2026-06-30T14:46:00Z" w16du:dateUtc="2026-06-30T12:46:00Z">
              <w:r w:rsidRPr="004E65F1" w:rsidDel="00A2232E">
                <w:rPr>
                  <w:rFonts w:ascii="Arial" w:eastAsia="Times New Roman" w:hAnsi="Arial" w:cs="Arial"/>
                  <w:sz w:val="20"/>
                  <w:szCs w:val="20"/>
                  <w:lang w:val="en-GB" w:eastAsia="en-ZA"/>
                </w:rPr>
                <w:delText>C.3.17</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tcPr>
          <w:p w14:paraId="2D20D305" w14:textId="5C0396A1" w:rsidR="00DB355E" w:rsidRPr="004E65F1" w:rsidDel="00A2232E" w:rsidRDefault="00DB355E" w:rsidP="006D623C">
            <w:pPr>
              <w:textAlignment w:val="baseline"/>
              <w:rPr>
                <w:del w:id="1828" w:author="Tebokgo Mabuto (ECP)" w:date="2026-06-30T14:46:00Z" w16du:dateUtc="2026-06-30T12:46:00Z"/>
                <w:rFonts w:ascii="Arial" w:hAnsi="Arial" w:cs="Arial"/>
                <w:b/>
                <w:bCs/>
                <w:sz w:val="20"/>
                <w:szCs w:val="20"/>
              </w:rPr>
            </w:pPr>
            <w:del w:id="1829" w:author="Tebokgo Mabuto (ECP)" w:date="2026-06-30T14:46:00Z" w16du:dateUtc="2026-06-30T12:46:00Z">
              <w:r w:rsidRPr="004E65F1" w:rsidDel="00A2232E">
                <w:rPr>
                  <w:rFonts w:ascii="Arial" w:hAnsi="Arial" w:cs="Arial"/>
                  <w:b/>
                  <w:bCs/>
                  <w:sz w:val="20"/>
                  <w:szCs w:val="20"/>
                </w:rPr>
                <w:delText>Provide copies of the contracts </w:delText>
              </w:r>
            </w:del>
          </w:p>
          <w:p w14:paraId="5F4C24C8" w14:textId="42C0055C" w:rsidR="00DB355E" w:rsidRPr="004E65F1" w:rsidDel="00A2232E" w:rsidRDefault="00DB355E" w:rsidP="006D623C">
            <w:pPr>
              <w:textAlignment w:val="baseline"/>
              <w:rPr>
                <w:del w:id="1830" w:author="Tebokgo Mabuto (ECP)" w:date="2026-06-30T14:46:00Z" w16du:dateUtc="2026-06-30T12:46:00Z"/>
                <w:rFonts w:ascii="Times New Roman" w:eastAsia="Times New Roman" w:hAnsi="Times New Roman" w:cs="Times New Roman"/>
                <w:sz w:val="20"/>
                <w:szCs w:val="20"/>
                <w:lang w:eastAsia="en-ZA"/>
              </w:rPr>
            </w:pPr>
            <w:del w:id="1831" w:author="Tebokgo Mabuto (ECP)" w:date="2026-06-30T14:46:00Z" w16du:dateUtc="2026-06-30T12:46:00Z">
              <w:r w:rsidRPr="004E65F1" w:rsidDel="00A2232E">
                <w:rPr>
                  <w:rFonts w:ascii="Arial" w:eastAsia="Times New Roman" w:hAnsi="Arial" w:cs="Arial"/>
                  <w:sz w:val="20"/>
                  <w:szCs w:val="20"/>
                  <w:lang w:eastAsia="en-ZA"/>
                </w:rPr>
                <w:delText> </w:delText>
              </w:r>
            </w:del>
          </w:p>
          <w:p w14:paraId="072BEED1" w14:textId="510EAD21" w:rsidR="00DB355E" w:rsidRPr="004E65F1" w:rsidDel="00A2232E" w:rsidRDefault="00DB355E" w:rsidP="006D623C">
            <w:pPr>
              <w:textAlignment w:val="baseline"/>
              <w:rPr>
                <w:del w:id="1832" w:author="Tebokgo Mabuto (ECP)" w:date="2026-06-30T14:46:00Z" w16du:dateUtc="2026-06-30T12:46:00Z"/>
                <w:rFonts w:ascii="Times New Roman" w:eastAsia="Times New Roman" w:hAnsi="Times New Roman" w:cs="Times New Roman"/>
                <w:sz w:val="20"/>
                <w:szCs w:val="20"/>
                <w:lang w:eastAsia="en-ZA"/>
              </w:rPr>
            </w:pPr>
            <w:del w:id="1833" w:author="Tebokgo Mabuto (ECP)" w:date="2026-06-30T14:46:00Z" w16du:dateUtc="2026-06-30T12:46:00Z">
              <w:r w:rsidRPr="004E65F1" w:rsidDel="00A2232E">
                <w:rPr>
                  <w:rFonts w:ascii="Arial" w:hAnsi="Arial" w:cs="Arial"/>
                  <w:sz w:val="20"/>
                  <w:szCs w:val="20"/>
                </w:rPr>
                <w:delText>The number of paper copies of the signed contract to be provided by the Employer is 1.</w:delText>
              </w:r>
            </w:del>
          </w:p>
        </w:tc>
      </w:tr>
      <w:tr w:rsidR="00EE3BF1" w:rsidRPr="004E65F1" w:rsidDel="00A2232E" w14:paraId="5CB841A9" w14:textId="4620A1A7" w:rsidTr="009E52D7">
        <w:trPr>
          <w:trHeight w:val="1055"/>
          <w:del w:id="1834"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24C13374" w14:textId="6B96F35F" w:rsidR="00DB355E" w:rsidRPr="004E65F1" w:rsidDel="00A2232E" w:rsidRDefault="00DB355E" w:rsidP="006D623C">
            <w:pPr>
              <w:ind w:right="270"/>
              <w:jc w:val="both"/>
              <w:textAlignment w:val="baseline"/>
              <w:rPr>
                <w:del w:id="1835" w:author="Tebokgo Mabuto (ECP)" w:date="2026-06-30T14:46:00Z" w16du:dateUtc="2026-06-30T12:46:00Z"/>
                <w:rFonts w:ascii="Arial" w:eastAsia="Times New Roman" w:hAnsi="Arial" w:cs="Arial"/>
                <w:sz w:val="20"/>
                <w:szCs w:val="20"/>
                <w:lang w:val="en-GB" w:eastAsia="en-ZA"/>
              </w:rPr>
            </w:pPr>
            <w:del w:id="1836" w:author="Tebokgo Mabuto (ECP)" w:date="2026-06-30T14:46:00Z" w16du:dateUtc="2026-06-30T12:46:00Z">
              <w:r w:rsidRPr="004E65F1" w:rsidDel="00A2232E">
                <w:rPr>
                  <w:rFonts w:ascii="Arial" w:eastAsia="Times New Roman" w:hAnsi="Arial" w:cs="Arial"/>
                  <w:sz w:val="20"/>
                  <w:szCs w:val="20"/>
                  <w:lang w:val="en-GB" w:eastAsia="en-ZA"/>
                </w:rPr>
                <w:delText>C.3.18</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tcPr>
          <w:p w14:paraId="22DFBA97" w14:textId="32ED02C0" w:rsidR="00DB355E" w:rsidRPr="004E65F1" w:rsidDel="00A2232E" w:rsidRDefault="00DB355E" w:rsidP="006D623C">
            <w:pPr>
              <w:jc w:val="both"/>
              <w:textAlignment w:val="baseline"/>
              <w:rPr>
                <w:del w:id="1837" w:author="Tebokgo Mabuto (ECP)" w:date="2026-06-30T14:46:00Z" w16du:dateUtc="2026-06-30T12:46:00Z"/>
                <w:rFonts w:ascii="Arial" w:hAnsi="Arial" w:cs="Arial"/>
                <w:b/>
                <w:bCs/>
                <w:sz w:val="20"/>
                <w:szCs w:val="20"/>
              </w:rPr>
            </w:pPr>
            <w:del w:id="1838" w:author="Tebokgo Mabuto (ECP)" w:date="2026-06-30T14:46:00Z" w16du:dateUtc="2026-06-30T12:46:00Z">
              <w:r w:rsidRPr="004E65F1" w:rsidDel="00A2232E">
                <w:rPr>
                  <w:rFonts w:ascii="Arial" w:hAnsi="Arial" w:cs="Arial"/>
                  <w:b/>
                  <w:bCs/>
                  <w:sz w:val="20"/>
                  <w:szCs w:val="20"/>
                </w:rPr>
                <w:delText>Provide written reasons for actions taken </w:delText>
              </w:r>
            </w:del>
          </w:p>
          <w:p w14:paraId="7C05F756" w14:textId="1B52E8B2" w:rsidR="00DB355E" w:rsidRPr="004E65F1" w:rsidDel="00A2232E" w:rsidRDefault="00DB355E" w:rsidP="006D623C">
            <w:pPr>
              <w:jc w:val="both"/>
              <w:textAlignment w:val="baseline"/>
              <w:rPr>
                <w:del w:id="1839" w:author="Tebokgo Mabuto (ECP)" w:date="2026-06-30T14:46:00Z" w16du:dateUtc="2026-06-30T12:46:00Z"/>
                <w:rFonts w:ascii="Arial" w:hAnsi="Arial" w:cs="Arial"/>
                <w:sz w:val="20"/>
                <w:szCs w:val="20"/>
              </w:rPr>
            </w:pPr>
            <w:del w:id="1840" w:author="Tebokgo Mabuto (ECP)" w:date="2026-06-30T14:46:00Z" w16du:dateUtc="2026-06-30T12:46:00Z">
              <w:r w:rsidRPr="004E65F1" w:rsidDel="00A2232E">
                <w:rPr>
                  <w:rFonts w:ascii="Arial" w:hAnsi="Arial" w:cs="Arial"/>
                  <w:sz w:val="20"/>
                  <w:szCs w:val="20"/>
                </w:rPr>
                <w:delText> </w:delText>
              </w:r>
            </w:del>
          </w:p>
          <w:p w14:paraId="7CD6EFBE" w14:textId="11BE21BA" w:rsidR="00DB355E" w:rsidRPr="004E65F1" w:rsidDel="00A2232E" w:rsidRDefault="00DB355E" w:rsidP="006D623C">
            <w:pPr>
              <w:jc w:val="both"/>
              <w:textAlignment w:val="baseline"/>
              <w:rPr>
                <w:del w:id="1841" w:author="Tebokgo Mabuto (ECP)" w:date="2026-06-30T14:46:00Z" w16du:dateUtc="2026-06-30T12:46:00Z"/>
                <w:rFonts w:ascii="Arial" w:hAnsi="Arial" w:cs="Arial"/>
                <w:sz w:val="20"/>
                <w:szCs w:val="20"/>
              </w:rPr>
            </w:pPr>
            <w:del w:id="1842" w:author="Tebokgo Mabuto (ECP)" w:date="2026-06-30T14:46:00Z" w16du:dateUtc="2026-06-30T12:46:00Z">
              <w:r w:rsidRPr="004E65F1" w:rsidDel="00A2232E">
                <w:rPr>
                  <w:rFonts w:ascii="Arial" w:hAnsi="Arial" w:cs="Arial"/>
                  <w:sz w:val="20"/>
                  <w:szCs w:val="20"/>
                </w:rPr>
                <w:delText>All requests from tenderers shall be in writing.</w:delText>
              </w:r>
            </w:del>
          </w:p>
        </w:tc>
      </w:tr>
      <w:tr w:rsidR="00DB355E" w:rsidRPr="004E65F1" w:rsidDel="00A2232E" w14:paraId="7752A591" w14:textId="764B0B7B" w:rsidTr="009E52D7">
        <w:trPr>
          <w:trHeight w:val="326"/>
          <w:del w:id="1843" w:author="Tebokgo Mabuto (ECP)" w:date="2026-06-30T14:46:00Z"/>
        </w:trPr>
        <w:tc>
          <w:tcPr>
            <w:tcW w:w="10505" w:type="dxa"/>
            <w:gridSpan w:val="2"/>
            <w:tcBorders>
              <w:top w:val="single" w:sz="6" w:space="0" w:color="auto"/>
              <w:left w:val="single" w:sz="6" w:space="0" w:color="auto"/>
              <w:bottom w:val="single" w:sz="6" w:space="0" w:color="auto"/>
              <w:right w:val="single" w:sz="6" w:space="0" w:color="auto"/>
            </w:tcBorders>
          </w:tcPr>
          <w:p w14:paraId="23BBD121" w14:textId="5F55B69A" w:rsidR="00DB355E" w:rsidRPr="004E65F1" w:rsidDel="00A2232E" w:rsidRDefault="00DB355E" w:rsidP="006D623C">
            <w:pPr>
              <w:jc w:val="both"/>
              <w:textAlignment w:val="baseline"/>
              <w:rPr>
                <w:del w:id="1844" w:author="Tebokgo Mabuto (ECP)" w:date="2026-06-30T14:46:00Z" w16du:dateUtc="2026-06-30T12:46:00Z"/>
                <w:rFonts w:ascii="Arial" w:eastAsia="Times New Roman" w:hAnsi="Arial" w:cs="Arial"/>
                <w:b/>
                <w:bCs/>
                <w:sz w:val="20"/>
                <w:szCs w:val="20"/>
                <w:lang w:val="en-GB" w:eastAsia="en-ZA"/>
              </w:rPr>
            </w:pPr>
            <w:del w:id="1845" w:author="Tebokgo Mabuto (ECP)" w:date="2026-06-30T14:46:00Z" w16du:dateUtc="2026-06-30T12:46:00Z">
              <w:r w:rsidRPr="004E65F1" w:rsidDel="00A2232E">
                <w:rPr>
                  <w:rFonts w:ascii="Arial" w:eastAsia="Times New Roman" w:hAnsi="Arial" w:cs="Arial"/>
                  <w:b/>
                  <w:bCs/>
                  <w:sz w:val="20"/>
                  <w:szCs w:val="20"/>
                  <w:lang w:val="en-GB" w:eastAsia="en-ZA"/>
                </w:rPr>
                <w:delText>ADDITIONAL CONDITIONS OF TENDER CLAUSES</w:delText>
              </w:r>
            </w:del>
          </w:p>
        </w:tc>
      </w:tr>
      <w:tr w:rsidR="00EE3BF1" w:rsidRPr="004E65F1" w:rsidDel="00A2232E" w14:paraId="5D67E684" w14:textId="1C1B0D74" w:rsidTr="009E52D7">
        <w:trPr>
          <w:trHeight w:val="967"/>
          <w:del w:id="1846" w:author="Tebokgo Mabuto (ECP)" w:date="2026-06-30T14:46:00Z"/>
        </w:trPr>
        <w:tc>
          <w:tcPr>
            <w:tcW w:w="1042" w:type="dxa"/>
            <w:tcBorders>
              <w:top w:val="single" w:sz="6" w:space="0" w:color="auto"/>
              <w:left w:val="single" w:sz="6" w:space="0" w:color="auto"/>
              <w:bottom w:val="single" w:sz="6" w:space="0" w:color="auto"/>
              <w:right w:val="single" w:sz="6" w:space="0" w:color="auto"/>
            </w:tcBorders>
          </w:tcPr>
          <w:p w14:paraId="38A6AFED" w14:textId="5C58FD74" w:rsidR="00DB355E" w:rsidRPr="004E65F1" w:rsidDel="00A2232E" w:rsidRDefault="00DB355E" w:rsidP="006D623C">
            <w:pPr>
              <w:ind w:right="270"/>
              <w:jc w:val="both"/>
              <w:textAlignment w:val="baseline"/>
              <w:rPr>
                <w:del w:id="1847" w:author="Tebokgo Mabuto (ECP)" w:date="2026-06-30T14:46:00Z" w16du:dateUtc="2026-06-30T12:46:00Z"/>
                <w:rFonts w:ascii="Arial" w:eastAsia="Times New Roman" w:hAnsi="Arial" w:cs="Arial"/>
                <w:sz w:val="20"/>
                <w:szCs w:val="20"/>
                <w:lang w:val="en-GB" w:eastAsia="en-ZA"/>
              </w:rPr>
            </w:pPr>
            <w:del w:id="1848" w:author="Tebokgo Mabuto (ECP)" w:date="2026-06-30T14:46:00Z" w16du:dateUtc="2026-06-30T12:46:00Z">
              <w:r w:rsidRPr="004E65F1" w:rsidDel="00A2232E">
                <w:rPr>
                  <w:rFonts w:ascii="Arial" w:eastAsia="Times New Roman" w:hAnsi="Arial" w:cs="Arial"/>
                  <w:b/>
                  <w:bCs/>
                  <w:sz w:val="20"/>
                  <w:szCs w:val="20"/>
                  <w:lang w:val="en-GB" w:eastAsia="en-ZA"/>
                </w:rPr>
                <w:delText>SC3.19</w:delText>
              </w:r>
              <w:r w:rsidRPr="004E65F1" w:rsidDel="00A2232E">
                <w:rPr>
                  <w:rFonts w:ascii="Arial" w:eastAsia="Times New Roman" w:hAnsi="Arial" w:cs="Arial"/>
                  <w:sz w:val="20"/>
                  <w:szCs w:val="20"/>
                  <w:lang w:eastAsia="en-ZA"/>
                </w:rPr>
                <w:delText> </w:delText>
              </w:r>
            </w:del>
          </w:p>
        </w:tc>
        <w:tc>
          <w:tcPr>
            <w:tcW w:w="9463" w:type="dxa"/>
            <w:tcBorders>
              <w:top w:val="single" w:sz="6" w:space="0" w:color="auto"/>
              <w:left w:val="single" w:sz="6" w:space="0" w:color="auto"/>
              <w:bottom w:val="single" w:sz="6" w:space="0" w:color="auto"/>
              <w:right w:val="single" w:sz="6" w:space="0" w:color="auto"/>
            </w:tcBorders>
          </w:tcPr>
          <w:p w14:paraId="6DB7E180" w14:textId="6E1B0EDD" w:rsidR="00DB355E" w:rsidRPr="004E65F1" w:rsidDel="00A2232E" w:rsidRDefault="00DB355E" w:rsidP="006D623C">
            <w:pPr>
              <w:textAlignment w:val="baseline"/>
              <w:rPr>
                <w:del w:id="1849" w:author="Tebokgo Mabuto (ECP)" w:date="2026-06-30T14:46:00Z" w16du:dateUtc="2026-06-30T12:46:00Z"/>
                <w:rFonts w:ascii="Arial" w:hAnsi="Arial" w:cs="Arial"/>
                <w:b/>
                <w:bCs/>
                <w:sz w:val="20"/>
                <w:szCs w:val="20"/>
              </w:rPr>
            </w:pPr>
            <w:del w:id="1850" w:author="Tebokgo Mabuto (ECP)" w:date="2026-06-30T14:46:00Z" w16du:dateUtc="2026-06-30T12:46:00Z">
              <w:r w:rsidRPr="004E65F1" w:rsidDel="00A2232E">
                <w:rPr>
                  <w:rFonts w:ascii="Arial" w:hAnsi="Arial" w:cs="Arial"/>
                  <w:b/>
                  <w:bCs/>
                  <w:sz w:val="20"/>
                  <w:szCs w:val="20"/>
                </w:rPr>
                <w:delText>Jurisdiction </w:delText>
              </w:r>
            </w:del>
          </w:p>
          <w:p w14:paraId="4252D380" w14:textId="30C8FE17" w:rsidR="00DB355E" w:rsidRPr="004E65F1" w:rsidDel="00A2232E" w:rsidRDefault="00DB355E" w:rsidP="006D623C">
            <w:pPr>
              <w:textAlignment w:val="baseline"/>
              <w:rPr>
                <w:del w:id="1851" w:author="Tebokgo Mabuto (ECP)" w:date="2026-06-30T14:46:00Z" w16du:dateUtc="2026-06-30T12:46:00Z"/>
                <w:rFonts w:ascii="Times New Roman" w:eastAsia="Times New Roman" w:hAnsi="Times New Roman" w:cs="Times New Roman"/>
                <w:sz w:val="20"/>
                <w:szCs w:val="20"/>
                <w:lang w:eastAsia="en-ZA"/>
              </w:rPr>
            </w:pPr>
            <w:del w:id="1852" w:author="Tebokgo Mabuto (ECP)" w:date="2026-06-30T14:46:00Z" w16du:dateUtc="2026-06-30T12:46:00Z">
              <w:r w:rsidRPr="004E65F1" w:rsidDel="00A2232E">
                <w:rPr>
                  <w:rFonts w:ascii="Arial" w:eastAsia="Times New Roman" w:hAnsi="Arial" w:cs="Arial"/>
                  <w:sz w:val="20"/>
                  <w:szCs w:val="20"/>
                  <w:lang w:eastAsia="en-ZA"/>
                </w:rPr>
                <w:delText> </w:delText>
              </w:r>
            </w:del>
          </w:p>
          <w:p w14:paraId="7E88B3D5" w14:textId="632BA30D" w:rsidR="00DB355E" w:rsidRPr="004E65F1" w:rsidDel="00A2232E" w:rsidRDefault="00DB355E" w:rsidP="006D623C">
            <w:pPr>
              <w:jc w:val="both"/>
              <w:textAlignment w:val="baseline"/>
              <w:rPr>
                <w:del w:id="1853" w:author="Tebokgo Mabuto (ECP)" w:date="2026-06-30T14:46:00Z" w16du:dateUtc="2026-06-30T12:46:00Z"/>
                <w:rFonts w:ascii="Arial" w:eastAsia="Times New Roman" w:hAnsi="Arial" w:cs="Arial"/>
                <w:b/>
                <w:bCs/>
                <w:sz w:val="20"/>
                <w:szCs w:val="20"/>
                <w:lang w:eastAsia="en-ZA"/>
              </w:rPr>
            </w:pPr>
            <w:del w:id="1854" w:author="Tebokgo Mabuto (ECP)" w:date="2026-06-30T14:46:00Z" w16du:dateUtc="2026-06-30T12:46:00Z">
              <w:r w:rsidRPr="004E65F1" w:rsidDel="00A2232E">
                <w:rPr>
                  <w:rFonts w:ascii="Arial" w:hAnsi="Arial" w:cs="Arial"/>
                  <w:sz w:val="20"/>
                  <w:szCs w:val="20"/>
                </w:rPr>
                <w:delText>Unless stated otherwise in the tender data, each tenderer and the Employer undertake to accept the jurisdiction of the law courts of the Republic of South Africa.</w:delText>
              </w:r>
              <w:r w:rsidRPr="004E65F1" w:rsidDel="00A2232E">
                <w:rPr>
                  <w:rFonts w:ascii="Arial" w:eastAsia="Times New Roman" w:hAnsi="Arial" w:cs="Arial"/>
                  <w:color w:val="000000"/>
                  <w:sz w:val="20"/>
                  <w:szCs w:val="20"/>
                  <w:lang w:eastAsia="en-ZA"/>
                </w:rPr>
                <w:delText> </w:delText>
              </w:r>
            </w:del>
          </w:p>
        </w:tc>
      </w:tr>
    </w:tbl>
    <w:p w14:paraId="4F394008" w14:textId="625CD7E2" w:rsidR="00983C75" w:rsidRPr="004E65F1" w:rsidDel="00A61DA8" w:rsidRDefault="00983C75" w:rsidP="00CC0A9A">
      <w:pPr>
        <w:pStyle w:val="paragraph"/>
        <w:spacing w:before="0" w:beforeAutospacing="0" w:after="0" w:afterAutospacing="0"/>
        <w:jc w:val="both"/>
        <w:textAlignment w:val="baseline"/>
        <w:rPr>
          <w:del w:id="1855" w:author="Tebokgo Mabuto (ECP)" w:date="2026-06-30T16:02:00Z" w16du:dateUtc="2026-06-30T14:02:00Z"/>
          <w:rFonts w:ascii="Segoe UI" w:hAnsi="Segoe UI" w:cs="Segoe UI"/>
          <w:sz w:val="20"/>
          <w:szCs w:val="20"/>
        </w:rPr>
      </w:pPr>
    </w:p>
    <w:p w14:paraId="19B981CE" w14:textId="13B02AA4" w:rsidR="00DB355E" w:rsidRPr="004E65F1" w:rsidDel="00A61DA8" w:rsidRDefault="00DB355E" w:rsidP="00CC0A9A">
      <w:pPr>
        <w:pStyle w:val="paragraph"/>
        <w:spacing w:before="0" w:beforeAutospacing="0" w:after="0" w:afterAutospacing="0"/>
        <w:jc w:val="both"/>
        <w:textAlignment w:val="baseline"/>
        <w:rPr>
          <w:del w:id="1856" w:author="Tebokgo Mabuto (ECP)" w:date="2026-06-30T16:02:00Z" w16du:dateUtc="2026-06-30T14:02:00Z"/>
          <w:rFonts w:ascii="Segoe UI" w:hAnsi="Segoe UI" w:cs="Segoe UI"/>
          <w:sz w:val="20"/>
          <w:szCs w:val="20"/>
        </w:rPr>
      </w:pPr>
    </w:p>
    <w:p w14:paraId="58313996" w14:textId="2E67DB76" w:rsidR="00DB355E" w:rsidRPr="004E65F1" w:rsidDel="00A61DA8" w:rsidRDefault="00DB355E" w:rsidP="00CC0A9A">
      <w:pPr>
        <w:pStyle w:val="paragraph"/>
        <w:spacing w:before="0" w:beforeAutospacing="0" w:after="0" w:afterAutospacing="0"/>
        <w:jc w:val="both"/>
        <w:textAlignment w:val="baseline"/>
        <w:rPr>
          <w:del w:id="1857" w:author="Tebokgo Mabuto (ECP)" w:date="2026-06-30T16:02:00Z" w16du:dateUtc="2026-06-30T14:02:00Z"/>
          <w:rFonts w:ascii="Segoe UI" w:hAnsi="Segoe UI" w:cs="Segoe UI"/>
          <w:sz w:val="20"/>
          <w:szCs w:val="20"/>
        </w:rPr>
      </w:pPr>
    </w:p>
    <w:p w14:paraId="536984CF" w14:textId="5E217CE5" w:rsidR="00DB355E" w:rsidRPr="004E65F1" w:rsidDel="00A61DA8" w:rsidRDefault="00DB355E" w:rsidP="00CC0A9A">
      <w:pPr>
        <w:pStyle w:val="paragraph"/>
        <w:spacing w:before="0" w:beforeAutospacing="0" w:after="0" w:afterAutospacing="0"/>
        <w:jc w:val="both"/>
        <w:textAlignment w:val="baseline"/>
        <w:rPr>
          <w:del w:id="1858" w:author="Tebokgo Mabuto (ECP)" w:date="2026-06-30T16:02:00Z" w16du:dateUtc="2026-06-30T14:02:00Z"/>
          <w:rFonts w:ascii="Segoe UI" w:hAnsi="Segoe UI" w:cs="Segoe UI"/>
          <w:sz w:val="20"/>
          <w:szCs w:val="20"/>
        </w:rPr>
      </w:pPr>
    </w:p>
    <w:p w14:paraId="5BE98960" w14:textId="582A0993" w:rsidR="00DB355E" w:rsidRPr="004E65F1" w:rsidDel="00A61DA8" w:rsidRDefault="00DB355E" w:rsidP="00CC0A9A">
      <w:pPr>
        <w:pStyle w:val="paragraph"/>
        <w:spacing w:before="0" w:beforeAutospacing="0" w:after="0" w:afterAutospacing="0"/>
        <w:jc w:val="both"/>
        <w:textAlignment w:val="baseline"/>
        <w:rPr>
          <w:del w:id="1859" w:author="Tebokgo Mabuto (ECP)" w:date="2026-06-30T16:02:00Z" w16du:dateUtc="2026-06-30T14:02:00Z"/>
          <w:rFonts w:ascii="Segoe UI" w:hAnsi="Segoe UI" w:cs="Segoe UI"/>
          <w:sz w:val="20"/>
          <w:szCs w:val="20"/>
        </w:rPr>
      </w:pPr>
    </w:p>
    <w:p w14:paraId="4419052F" w14:textId="1182610A" w:rsidR="00555658" w:rsidRPr="004E65F1" w:rsidDel="00A61DA8" w:rsidRDefault="00555658" w:rsidP="00CC0A9A">
      <w:pPr>
        <w:pStyle w:val="paragraph"/>
        <w:spacing w:before="0" w:beforeAutospacing="0" w:after="0" w:afterAutospacing="0"/>
        <w:jc w:val="both"/>
        <w:textAlignment w:val="baseline"/>
        <w:rPr>
          <w:del w:id="1860" w:author="Tebokgo Mabuto (ECP)" w:date="2026-06-30T16:02:00Z" w16du:dateUtc="2026-06-30T14:02:00Z"/>
          <w:rFonts w:ascii="Segoe UI" w:hAnsi="Segoe UI" w:cs="Segoe UI"/>
          <w:sz w:val="20"/>
          <w:szCs w:val="20"/>
        </w:rPr>
      </w:pPr>
    </w:p>
    <w:p w14:paraId="4A6A411C" w14:textId="61AD5C81" w:rsidR="003D48E2" w:rsidRPr="004E65F1" w:rsidDel="00A61DA8" w:rsidRDefault="003D48E2" w:rsidP="00CC0A9A">
      <w:pPr>
        <w:pStyle w:val="paragraph"/>
        <w:spacing w:before="0" w:beforeAutospacing="0" w:after="0" w:afterAutospacing="0"/>
        <w:jc w:val="both"/>
        <w:textAlignment w:val="baseline"/>
        <w:rPr>
          <w:del w:id="1861" w:author="Tebokgo Mabuto (ECP)" w:date="2026-06-30T16:02:00Z" w16du:dateUtc="2026-06-30T14:02:00Z"/>
          <w:rFonts w:ascii="Segoe UI" w:hAnsi="Segoe UI" w:cs="Segoe UI"/>
          <w:sz w:val="20"/>
          <w:szCs w:val="20"/>
        </w:rPr>
      </w:pPr>
    </w:p>
    <w:p w14:paraId="54E3FB9C" w14:textId="260BEF3B" w:rsidR="00A53BAF" w:rsidDel="00A61DA8" w:rsidRDefault="00A53BAF">
      <w:pPr>
        <w:rPr>
          <w:del w:id="1862" w:author="Tebokgo Mabuto (ECP)" w:date="2026-06-30T16:02:00Z" w16du:dateUtc="2026-06-30T14:02:00Z"/>
          <w:rFonts w:ascii="Segoe UI" w:eastAsia="Times New Roman" w:hAnsi="Segoe UI" w:cs="Segoe UI"/>
          <w:sz w:val="20"/>
          <w:szCs w:val="20"/>
          <w:lang w:val="en-ZA" w:eastAsia="en-ZA"/>
        </w:rPr>
      </w:pPr>
      <w:del w:id="1863" w:author="Tebokgo Mabuto (ECP)" w:date="2026-06-30T16:02:00Z" w16du:dateUtc="2026-06-30T14:02:00Z">
        <w:r w:rsidDel="00A61DA8">
          <w:rPr>
            <w:rFonts w:ascii="Segoe UI" w:hAnsi="Segoe UI" w:cs="Segoe UI"/>
            <w:sz w:val="20"/>
            <w:szCs w:val="20"/>
          </w:rPr>
          <w:br w:type="page"/>
        </w:r>
      </w:del>
    </w:p>
    <w:p w14:paraId="0491C46F" w14:textId="554C5674" w:rsidR="003D48E2" w:rsidRPr="004E65F1" w:rsidDel="00A61DA8" w:rsidRDefault="003D48E2">
      <w:pPr>
        <w:rPr>
          <w:del w:id="1864" w:author="Tebokgo Mabuto (ECP)" w:date="2026-06-30T16:02:00Z" w16du:dateUtc="2026-06-30T14:02:00Z"/>
          <w:rFonts w:ascii="Segoe UI" w:hAnsi="Segoe UI" w:cs="Segoe UI"/>
          <w:sz w:val="20"/>
          <w:szCs w:val="20"/>
        </w:rPr>
        <w:pPrChange w:id="1865" w:author="Tebokgo Mabuto (ECP)" w:date="2026-06-30T16:02:00Z" w16du:dateUtc="2026-06-30T14:02:00Z">
          <w:pPr>
            <w:pStyle w:val="paragraph"/>
            <w:spacing w:before="0" w:beforeAutospacing="0" w:after="0" w:afterAutospacing="0"/>
            <w:jc w:val="both"/>
            <w:textAlignment w:val="baseline"/>
          </w:pPr>
        </w:pPrChange>
      </w:pPr>
    </w:p>
    <w:p w14:paraId="6DC41B01" w14:textId="7E1ECB4B" w:rsidR="003D48E2" w:rsidDel="00A61DA8" w:rsidRDefault="003D48E2" w:rsidP="00CC0A9A">
      <w:pPr>
        <w:pStyle w:val="paragraph"/>
        <w:spacing w:before="0" w:beforeAutospacing="0" w:after="0" w:afterAutospacing="0"/>
        <w:jc w:val="both"/>
        <w:textAlignment w:val="baseline"/>
        <w:rPr>
          <w:del w:id="1866" w:author="Tebokgo Mabuto (ECP)" w:date="2026-06-30T16:02:00Z" w16du:dateUtc="2026-06-30T14:02:00Z"/>
          <w:rFonts w:ascii="Segoe UI" w:hAnsi="Segoe UI" w:cs="Segoe UI"/>
          <w:sz w:val="20"/>
          <w:szCs w:val="20"/>
        </w:rPr>
      </w:pPr>
    </w:p>
    <w:p w14:paraId="1F7540B6" w14:textId="4483F798" w:rsidR="00325356" w:rsidRPr="00325356" w:rsidDel="00EC2039" w:rsidRDefault="00325356" w:rsidP="00287B14">
      <w:pPr>
        <w:jc w:val="center"/>
        <w:rPr>
          <w:del w:id="1867" w:author="Tebokgo Mabuto (ECP)" w:date="2026-09-09T11:12:00Z" w16du:dateUtc="2026-09-09T09:12:00Z"/>
          <w:rFonts w:ascii="Arial" w:hAnsi="Arial" w:cs="Arial"/>
          <w:b/>
          <w:sz w:val="24"/>
          <w:u w:val="single"/>
        </w:rPr>
      </w:pPr>
      <w:del w:id="1868" w:author="Tebokgo Mabuto (ECP)" w:date="2026-09-09T11:12:00Z" w16du:dateUtc="2026-09-09T09:12:00Z">
        <w:r w:rsidRPr="00325356" w:rsidDel="00EC2039">
          <w:rPr>
            <w:rFonts w:ascii="Arial" w:hAnsi="Arial" w:cs="Arial"/>
            <w:b/>
            <w:sz w:val="24"/>
            <w:u w:val="single"/>
          </w:rPr>
          <w:delText xml:space="preserve">ANNEXURE A </w:delText>
        </w:r>
      </w:del>
    </w:p>
    <w:p w14:paraId="5502D495" w14:textId="432EF980" w:rsidR="00287B14" w:rsidRPr="00325356" w:rsidDel="00EC2039" w:rsidRDefault="00287B14" w:rsidP="00287B14">
      <w:pPr>
        <w:jc w:val="center"/>
        <w:rPr>
          <w:del w:id="1869" w:author="Tebokgo Mabuto (ECP)" w:date="2026-09-09T11:12:00Z" w16du:dateUtc="2026-09-09T09:12:00Z"/>
          <w:rFonts w:ascii="Arial" w:hAnsi="Arial" w:cs="Arial"/>
          <w:b/>
          <w:sz w:val="24"/>
          <w:u w:val="single"/>
        </w:rPr>
      </w:pPr>
      <w:del w:id="1870" w:author="Tebokgo Mabuto (ECP)" w:date="2026-09-09T11:12:00Z" w16du:dateUtc="2026-09-09T09:12:00Z">
        <w:r w:rsidRPr="00325356" w:rsidDel="00EC2039">
          <w:rPr>
            <w:rFonts w:ascii="Arial" w:hAnsi="Arial" w:cs="Arial"/>
            <w:b/>
            <w:sz w:val="24"/>
            <w:u w:val="single"/>
          </w:rPr>
          <w:delText>SANRAL – EXPLANATION OF CONSULTANT TENDER EVALUATION</w:delText>
        </w:r>
      </w:del>
    </w:p>
    <w:p w14:paraId="68A23351" w14:textId="6B868591" w:rsidR="00287B14" w:rsidRPr="00325356" w:rsidDel="00EC2039" w:rsidRDefault="00287B14" w:rsidP="00287B14">
      <w:pPr>
        <w:jc w:val="center"/>
        <w:rPr>
          <w:del w:id="1871" w:author="Tebokgo Mabuto (ECP)" w:date="2026-09-09T11:12:00Z" w16du:dateUtc="2026-09-09T09:12:00Z"/>
          <w:rFonts w:ascii="Arial" w:hAnsi="Arial" w:cs="Arial"/>
          <w:b/>
          <w:sz w:val="24"/>
          <w:u w:val="single"/>
        </w:rPr>
      </w:pPr>
      <w:del w:id="1872" w:author="Tebokgo Mabuto (ECP)" w:date="2026-09-09T11:12:00Z" w16du:dateUtc="2026-09-09T09:12:00Z">
        <w:r w:rsidRPr="00325356" w:rsidDel="00EC2039">
          <w:rPr>
            <w:rFonts w:ascii="Arial" w:hAnsi="Arial" w:cs="Arial"/>
            <w:b/>
            <w:sz w:val="24"/>
            <w:u w:val="single"/>
          </w:rPr>
          <w:delText>SCORING FOR CONVENTIONAL PROJECTS</w:delText>
        </w:r>
      </w:del>
    </w:p>
    <w:p w14:paraId="31978670" w14:textId="22BF0E47" w:rsidR="00287B14" w:rsidRPr="00325356" w:rsidDel="00EC2039" w:rsidRDefault="00287B14" w:rsidP="00287B14">
      <w:pPr>
        <w:rPr>
          <w:del w:id="1873" w:author="Tebokgo Mabuto (ECP)" w:date="2026-09-09T11:12:00Z" w16du:dateUtc="2026-09-09T09:12:00Z"/>
          <w:rFonts w:ascii="Arial" w:hAnsi="Arial" w:cs="Arial"/>
          <w:b/>
          <w:sz w:val="20"/>
          <w:szCs w:val="20"/>
          <w:u w:val="single"/>
        </w:rPr>
      </w:pPr>
    </w:p>
    <w:p w14:paraId="1D0D52A1" w14:textId="344919E8" w:rsidR="00287B14" w:rsidRPr="00325356" w:rsidDel="00EC2039" w:rsidRDefault="00287B14" w:rsidP="00287B14">
      <w:pPr>
        <w:jc w:val="both"/>
        <w:rPr>
          <w:del w:id="1874" w:author="Tebokgo Mabuto (ECP)" w:date="2026-09-09T11:12:00Z" w16du:dateUtc="2026-09-09T09:12:00Z"/>
          <w:rFonts w:ascii="Arial" w:hAnsi="Arial" w:cs="Arial"/>
          <w:b/>
          <w:sz w:val="20"/>
          <w:szCs w:val="20"/>
        </w:rPr>
      </w:pPr>
      <w:del w:id="1875" w:author="Tebokgo Mabuto (ECP)" w:date="2026-09-09T11:12:00Z" w16du:dateUtc="2026-09-09T09:12:00Z">
        <w:r w:rsidRPr="00325356" w:rsidDel="00EC2039">
          <w:rPr>
            <w:rFonts w:ascii="Arial" w:hAnsi="Arial" w:cs="Arial"/>
            <w:b/>
            <w:sz w:val="20"/>
            <w:szCs w:val="20"/>
          </w:rPr>
          <w:delText>This document does not look at the tenderer’s eligibility, compliance and responsive requirements, but merely explains the scoring methodology that is applied to tenders deemed complaint and responsive.</w:delText>
        </w:r>
      </w:del>
    </w:p>
    <w:p w14:paraId="23279919" w14:textId="7373AF5F" w:rsidR="00287B14" w:rsidRPr="00325356" w:rsidDel="00EC2039" w:rsidRDefault="00287B14" w:rsidP="00287B14">
      <w:pPr>
        <w:rPr>
          <w:del w:id="1876" w:author="Tebokgo Mabuto (ECP)" w:date="2026-09-09T11:12:00Z" w16du:dateUtc="2026-09-09T09:12:00Z"/>
          <w:rFonts w:ascii="Arial" w:hAnsi="Arial" w:cs="Arial"/>
          <w:b/>
          <w:sz w:val="20"/>
          <w:szCs w:val="20"/>
          <w:u w:val="single"/>
        </w:rPr>
      </w:pPr>
    </w:p>
    <w:p w14:paraId="412906CF" w14:textId="1C4A64AF" w:rsidR="00287B14" w:rsidRPr="00325356" w:rsidDel="00EC2039" w:rsidRDefault="00287B14" w:rsidP="00287B14">
      <w:pPr>
        <w:jc w:val="both"/>
        <w:rPr>
          <w:del w:id="1877" w:author="Tebokgo Mabuto (ECP)" w:date="2026-09-09T11:12:00Z" w16du:dateUtc="2026-09-09T09:12:00Z"/>
          <w:rFonts w:ascii="Arial" w:hAnsi="Arial" w:cs="Arial"/>
          <w:sz w:val="20"/>
          <w:szCs w:val="20"/>
        </w:rPr>
      </w:pPr>
      <w:del w:id="1878" w:author="Tebokgo Mabuto (ECP)" w:date="2026-09-09T11:12:00Z" w16du:dateUtc="2026-09-09T09:12:00Z">
        <w:r w:rsidRPr="00325356" w:rsidDel="00EC2039">
          <w:rPr>
            <w:rFonts w:ascii="Arial" w:hAnsi="Arial" w:cs="Arial"/>
            <w:sz w:val="20"/>
            <w:szCs w:val="20"/>
          </w:rPr>
          <w:delText>The criterion for scoring is made up as follows:</w:delText>
        </w:r>
      </w:del>
    </w:p>
    <w:p w14:paraId="5DF70BEA" w14:textId="6D054911" w:rsidR="00287B14" w:rsidRPr="00325356" w:rsidDel="00EC2039" w:rsidRDefault="00287B14" w:rsidP="00287B14">
      <w:pPr>
        <w:jc w:val="both"/>
        <w:rPr>
          <w:del w:id="1879" w:author="Tebokgo Mabuto (ECP)" w:date="2026-09-09T11:12:00Z" w16du:dateUtc="2026-09-09T09:12:00Z"/>
          <w:rFonts w:ascii="Arial" w:hAnsi="Arial" w:cs="Arial"/>
          <w:sz w:val="20"/>
          <w:szCs w:val="20"/>
        </w:rPr>
      </w:pPr>
    </w:p>
    <w:tbl>
      <w:tblPr>
        <w:tblW w:w="9632" w:type="dxa"/>
        <w:tblLayout w:type="fixed"/>
        <w:tblLook w:val="0000" w:firstRow="0" w:lastRow="0" w:firstColumn="0" w:lastColumn="0" w:noHBand="0" w:noVBand="0"/>
      </w:tblPr>
      <w:tblGrid>
        <w:gridCol w:w="5814"/>
        <w:gridCol w:w="3818"/>
      </w:tblGrid>
      <w:tr w:rsidR="00287B14" w:rsidRPr="00325356" w:rsidDel="00EC2039" w14:paraId="33F599C1" w14:textId="5F256B1F" w:rsidTr="006A491F">
        <w:trPr>
          <w:trHeight w:val="196"/>
          <w:del w:id="1880" w:author="Tebokgo Mabuto (ECP)" w:date="2026-09-09T11:12:00Z" w16du:dateUtc="2026-09-09T09:12:00Z"/>
        </w:trPr>
        <w:tc>
          <w:tcPr>
            <w:tcW w:w="5814" w:type="dxa"/>
            <w:tcBorders>
              <w:top w:val="single" w:sz="6" w:space="0" w:color="auto"/>
              <w:left w:val="single" w:sz="6" w:space="0" w:color="auto"/>
              <w:bottom w:val="single" w:sz="6" w:space="0" w:color="auto"/>
              <w:right w:val="nil"/>
            </w:tcBorders>
          </w:tcPr>
          <w:p w14:paraId="6990EC3E" w14:textId="311C7B75" w:rsidR="00287B14" w:rsidRPr="00325356" w:rsidDel="00EC2039" w:rsidRDefault="00287B14" w:rsidP="006A491F">
            <w:pPr>
              <w:adjustRightInd w:val="0"/>
              <w:rPr>
                <w:del w:id="1881" w:author="Tebokgo Mabuto (ECP)" w:date="2026-09-09T11:12:00Z" w16du:dateUtc="2026-09-09T09:12:00Z"/>
                <w:rFonts w:ascii="Arial" w:hAnsi="Arial" w:cs="Arial"/>
                <w:b/>
                <w:color w:val="000000"/>
                <w:sz w:val="20"/>
                <w:szCs w:val="20"/>
              </w:rPr>
            </w:pPr>
            <w:del w:id="1882" w:author="Tebokgo Mabuto (ECP)" w:date="2026-09-09T11:12:00Z" w16du:dateUtc="2026-09-09T09:12:00Z">
              <w:r w:rsidRPr="00325356" w:rsidDel="00EC2039">
                <w:rPr>
                  <w:rFonts w:ascii="Arial" w:hAnsi="Arial" w:cs="Arial"/>
                  <w:b/>
                  <w:color w:val="000000"/>
                  <w:sz w:val="20"/>
                  <w:szCs w:val="20"/>
                </w:rPr>
                <w:delText>Evaluation Criteria</w:delText>
              </w:r>
            </w:del>
          </w:p>
        </w:tc>
        <w:tc>
          <w:tcPr>
            <w:tcW w:w="3818" w:type="dxa"/>
            <w:tcBorders>
              <w:top w:val="single" w:sz="6" w:space="0" w:color="auto"/>
              <w:left w:val="single" w:sz="6" w:space="0" w:color="auto"/>
              <w:bottom w:val="single" w:sz="6" w:space="0" w:color="auto"/>
              <w:right w:val="single" w:sz="6" w:space="0" w:color="auto"/>
            </w:tcBorders>
          </w:tcPr>
          <w:p w14:paraId="77C3F75D" w14:textId="526DF38E" w:rsidR="00287B14" w:rsidRPr="00325356" w:rsidDel="00EC2039" w:rsidRDefault="00287B14" w:rsidP="006A491F">
            <w:pPr>
              <w:adjustRightInd w:val="0"/>
              <w:jc w:val="center"/>
              <w:rPr>
                <w:del w:id="1883" w:author="Tebokgo Mabuto (ECP)" w:date="2026-09-09T11:12:00Z" w16du:dateUtc="2026-09-09T09:12:00Z"/>
                <w:rFonts w:ascii="Arial" w:hAnsi="Arial" w:cs="Arial"/>
                <w:b/>
                <w:color w:val="000000"/>
                <w:sz w:val="20"/>
                <w:szCs w:val="20"/>
              </w:rPr>
            </w:pPr>
            <w:del w:id="1884" w:author="Tebokgo Mabuto (ECP)" w:date="2026-09-09T11:12:00Z" w16du:dateUtc="2026-09-09T09:12:00Z">
              <w:r w:rsidRPr="00325356" w:rsidDel="00EC2039">
                <w:rPr>
                  <w:rFonts w:ascii="Arial" w:hAnsi="Arial" w:cs="Arial"/>
                  <w:b/>
                  <w:color w:val="000000"/>
                  <w:sz w:val="20"/>
                  <w:szCs w:val="20"/>
                </w:rPr>
                <w:delText>Points</w:delText>
              </w:r>
            </w:del>
          </w:p>
        </w:tc>
      </w:tr>
      <w:tr w:rsidR="00287B14" w:rsidRPr="00325356" w:rsidDel="00EC2039" w14:paraId="09CC95CD" w14:textId="4125168C" w:rsidTr="006A491F">
        <w:trPr>
          <w:trHeight w:val="196"/>
          <w:del w:id="1885" w:author="Tebokgo Mabuto (ECP)" w:date="2026-09-09T11:12:00Z" w16du:dateUtc="2026-09-09T09:12:00Z"/>
        </w:trPr>
        <w:tc>
          <w:tcPr>
            <w:tcW w:w="5814" w:type="dxa"/>
            <w:tcBorders>
              <w:top w:val="single" w:sz="6" w:space="0" w:color="auto"/>
              <w:left w:val="single" w:sz="6" w:space="0" w:color="auto"/>
              <w:bottom w:val="single" w:sz="6" w:space="0" w:color="auto"/>
              <w:right w:val="single" w:sz="6" w:space="0" w:color="auto"/>
            </w:tcBorders>
          </w:tcPr>
          <w:p w14:paraId="70185B66" w14:textId="3485E785" w:rsidR="00287B14" w:rsidRPr="00325356" w:rsidDel="00EC2039" w:rsidRDefault="00287B14" w:rsidP="006A491F">
            <w:pPr>
              <w:adjustRightInd w:val="0"/>
              <w:rPr>
                <w:del w:id="1886" w:author="Tebokgo Mabuto (ECP)" w:date="2026-09-09T11:12:00Z" w16du:dateUtc="2026-09-09T09:12:00Z"/>
                <w:rFonts w:ascii="Arial" w:hAnsi="Arial" w:cs="Arial"/>
                <w:color w:val="000000"/>
                <w:sz w:val="20"/>
                <w:szCs w:val="20"/>
              </w:rPr>
            </w:pPr>
            <w:del w:id="1887" w:author="Tebokgo Mabuto (ECP)" w:date="2026-09-09T11:12:00Z" w16du:dateUtc="2026-09-09T09:12:00Z">
              <w:r w:rsidRPr="00325356" w:rsidDel="00EC2039">
                <w:rPr>
                  <w:rFonts w:ascii="Arial" w:hAnsi="Arial" w:cs="Arial"/>
                  <w:color w:val="000000"/>
                  <w:sz w:val="20"/>
                  <w:szCs w:val="20"/>
                </w:rPr>
                <w:delText>Technical Knowledge</w:delText>
              </w:r>
            </w:del>
          </w:p>
        </w:tc>
        <w:tc>
          <w:tcPr>
            <w:tcW w:w="3818" w:type="dxa"/>
            <w:tcBorders>
              <w:top w:val="single" w:sz="6" w:space="0" w:color="auto"/>
              <w:left w:val="single" w:sz="6" w:space="0" w:color="auto"/>
              <w:bottom w:val="single" w:sz="6" w:space="0" w:color="auto"/>
              <w:right w:val="single" w:sz="6" w:space="0" w:color="auto"/>
            </w:tcBorders>
          </w:tcPr>
          <w:p w14:paraId="71775389" w14:textId="45A0B3F8" w:rsidR="00287B14" w:rsidRPr="00325356" w:rsidDel="00EC2039" w:rsidRDefault="00287B14" w:rsidP="006A491F">
            <w:pPr>
              <w:adjustRightInd w:val="0"/>
              <w:jc w:val="center"/>
              <w:rPr>
                <w:del w:id="1888" w:author="Tebokgo Mabuto (ECP)" w:date="2026-09-09T11:12:00Z" w16du:dateUtc="2026-09-09T09:12:00Z"/>
                <w:rFonts w:ascii="Arial" w:hAnsi="Arial" w:cs="Arial"/>
                <w:color w:val="000000"/>
                <w:sz w:val="20"/>
                <w:szCs w:val="20"/>
              </w:rPr>
            </w:pPr>
            <w:del w:id="1889" w:author="Tebokgo Mabuto (ECP)" w:date="2026-09-09T11:12:00Z" w16du:dateUtc="2026-09-09T09:12:00Z">
              <w:r w:rsidRPr="00325356" w:rsidDel="00EC2039">
                <w:rPr>
                  <w:rFonts w:ascii="Arial" w:hAnsi="Arial" w:cs="Arial"/>
                  <w:color w:val="000000"/>
                  <w:sz w:val="20"/>
                  <w:szCs w:val="20"/>
                </w:rPr>
                <w:delText>30</w:delText>
              </w:r>
            </w:del>
          </w:p>
        </w:tc>
      </w:tr>
      <w:tr w:rsidR="00287B14" w:rsidRPr="00325356" w:rsidDel="00EC2039" w14:paraId="6D375439" w14:textId="540DFAA2" w:rsidTr="006A491F">
        <w:trPr>
          <w:trHeight w:val="196"/>
          <w:del w:id="1890" w:author="Tebokgo Mabuto (ECP)" w:date="2026-09-09T11:12:00Z" w16du:dateUtc="2026-09-09T09:12:00Z"/>
        </w:trPr>
        <w:tc>
          <w:tcPr>
            <w:tcW w:w="5814" w:type="dxa"/>
            <w:tcBorders>
              <w:top w:val="single" w:sz="6" w:space="0" w:color="auto"/>
              <w:left w:val="single" w:sz="6" w:space="0" w:color="auto"/>
              <w:bottom w:val="single" w:sz="6" w:space="0" w:color="auto"/>
              <w:right w:val="single" w:sz="6" w:space="0" w:color="auto"/>
            </w:tcBorders>
          </w:tcPr>
          <w:p w14:paraId="089B83A9" w14:textId="6CEFB294" w:rsidR="00287B14" w:rsidRPr="00325356" w:rsidDel="00EC2039" w:rsidRDefault="00287B14" w:rsidP="006A491F">
            <w:pPr>
              <w:adjustRightInd w:val="0"/>
              <w:rPr>
                <w:del w:id="1891" w:author="Tebokgo Mabuto (ECP)" w:date="2026-09-09T11:12:00Z" w16du:dateUtc="2026-09-09T09:12:00Z"/>
                <w:rFonts w:ascii="Arial" w:hAnsi="Arial" w:cs="Arial"/>
                <w:color w:val="000000"/>
                <w:sz w:val="20"/>
                <w:szCs w:val="20"/>
              </w:rPr>
            </w:pPr>
            <w:del w:id="1892" w:author="Tebokgo Mabuto (ECP)" w:date="2026-09-09T11:12:00Z" w16du:dateUtc="2026-09-09T09:12:00Z">
              <w:r w:rsidRPr="00325356" w:rsidDel="00EC2039">
                <w:rPr>
                  <w:rFonts w:ascii="Arial" w:hAnsi="Arial" w:cs="Arial"/>
                  <w:color w:val="000000"/>
                  <w:sz w:val="20"/>
                  <w:szCs w:val="20"/>
                </w:rPr>
                <w:delText>Management Knowledge</w:delText>
              </w:r>
            </w:del>
          </w:p>
        </w:tc>
        <w:tc>
          <w:tcPr>
            <w:tcW w:w="3818" w:type="dxa"/>
            <w:tcBorders>
              <w:top w:val="single" w:sz="6" w:space="0" w:color="auto"/>
              <w:left w:val="single" w:sz="6" w:space="0" w:color="auto"/>
              <w:bottom w:val="single" w:sz="6" w:space="0" w:color="auto"/>
              <w:right w:val="single" w:sz="6" w:space="0" w:color="auto"/>
            </w:tcBorders>
          </w:tcPr>
          <w:p w14:paraId="5116A7FC" w14:textId="77BACB16" w:rsidR="00287B14" w:rsidRPr="00325356" w:rsidDel="00EC2039" w:rsidRDefault="00287B14" w:rsidP="006A491F">
            <w:pPr>
              <w:adjustRightInd w:val="0"/>
              <w:jc w:val="center"/>
              <w:rPr>
                <w:del w:id="1893" w:author="Tebokgo Mabuto (ECP)" w:date="2026-09-09T11:12:00Z" w16du:dateUtc="2026-09-09T09:12:00Z"/>
                <w:rFonts w:ascii="Arial" w:hAnsi="Arial" w:cs="Arial"/>
                <w:color w:val="000000"/>
                <w:sz w:val="20"/>
                <w:szCs w:val="20"/>
              </w:rPr>
            </w:pPr>
            <w:del w:id="1894" w:author="Tebokgo Mabuto (ECP)" w:date="2026-09-09T11:12:00Z" w16du:dateUtc="2026-09-09T09:12:00Z">
              <w:r w:rsidRPr="00325356" w:rsidDel="00EC2039">
                <w:rPr>
                  <w:rFonts w:ascii="Arial" w:hAnsi="Arial" w:cs="Arial"/>
                  <w:color w:val="000000"/>
                  <w:sz w:val="20"/>
                  <w:szCs w:val="20"/>
                </w:rPr>
                <w:delText>15</w:delText>
              </w:r>
            </w:del>
          </w:p>
        </w:tc>
      </w:tr>
      <w:tr w:rsidR="00287B14" w:rsidRPr="00325356" w:rsidDel="00EC2039" w14:paraId="7F817DA4" w14:textId="598AF6B5" w:rsidTr="006A491F">
        <w:trPr>
          <w:trHeight w:val="196"/>
          <w:del w:id="1895" w:author="Tebokgo Mabuto (ECP)" w:date="2026-09-09T11:12:00Z" w16du:dateUtc="2026-09-09T09:12:00Z"/>
        </w:trPr>
        <w:tc>
          <w:tcPr>
            <w:tcW w:w="5814" w:type="dxa"/>
            <w:tcBorders>
              <w:top w:val="single" w:sz="6" w:space="0" w:color="auto"/>
              <w:left w:val="single" w:sz="6" w:space="0" w:color="auto"/>
              <w:bottom w:val="single" w:sz="6" w:space="0" w:color="auto"/>
              <w:right w:val="single" w:sz="6" w:space="0" w:color="auto"/>
            </w:tcBorders>
          </w:tcPr>
          <w:p w14:paraId="7EA6FB33" w14:textId="54A99709" w:rsidR="00287B14" w:rsidRPr="00325356" w:rsidDel="00EC2039" w:rsidRDefault="00287B14" w:rsidP="006A491F">
            <w:pPr>
              <w:adjustRightInd w:val="0"/>
              <w:rPr>
                <w:del w:id="1896" w:author="Tebokgo Mabuto (ECP)" w:date="2026-09-09T11:12:00Z" w16du:dateUtc="2026-09-09T09:12:00Z"/>
                <w:rFonts w:ascii="Arial" w:hAnsi="Arial" w:cs="Arial"/>
                <w:color w:val="000000"/>
                <w:sz w:val="20"/>
                <w:szCs w:val="20"/>
              </w:rPr>
            </w:pPr>
            <w:del w:id="1897" w:author="Tebokgo Mabuto (ECP)" w:date="2026-09-09T11:12:00Z" w16du:dateUtc="2026-09-09T09:12:00Z">
              <w:r w:rsidRPr="00325356" w:rsidDel="00EC2039">
                <w:rPr>
                  <w:rFonts w:ascii="Arial" w:hAnsi="Arial" w:cs="Arial"/>
                  <w:color w:val="000000"/>
                  <w:sz w:val="20"/>
                  <w:szCs w:val="20"/>
                </w:rPr>
                <w:delText>Quality System</w:delText>
              </w:r>
            </w:del>
          </w:p>
        </w:tc>
        <w:tc>
          <w:tcPr>
            <w:tcW w:w="3818" w:type="dxa"/>
            <w:tcBorders>
              <w:top w:val="single" w:sz="6" w:space="0" w:color="auto"/>
              <w:left w:val="single" w:sz="6" w:space="0" w:color="auto"/>
              <w:bottom w:val="single" w:sz="6" w:space="0" w:color="auto"/>
              <w:right w:val="single" w:sz="6" w:space="0" w:color="auto"/>
            </w:tcBorders>
          </w:tcPr>
          <w:p w14:paraId="66FFD454" w14:textId="634B4460" w:rsidR="00287B14" w:rsidRPr="00325356" w:rsidDel="00EC2039" w:rsidRDefault="00287B14" w:rsidP="006A491F">
            <w:pPr>
              <w:adjustRightInd w:val="0"/>
              <w:jc w:val="center"/>
              <w:rPr>
                <w:del w:id="1898" w:author="Tebokgo Mabuto (ECP)" w:date="2026-09-09T11:12:00Z" w16du:dateUtc="2026-09-09T09:12:00Z"/>
                <w:rFonts w:ascii="Arial" w:hAnsi="Arial" w:cs="Arial"/>
                <w:color w:val="000000"/>
                <w:sz w:val="20"/>
                <w:szCs w:val="20"/>
              </w:rPr>
            </w:pPr>
            <w:del w:id="1899" w:author="Tebokgo Mabuto (ECP)" w:date="2026-09-09T11:12:00Z" w16du:dateUtc="2026-09-09T09:12:00Z">
              <w:r w:rsidRPr="00325356" w:rsidDel="00EC2039">
                <w:rPr>
                  <w:rFonts w:ascii="Arial" w:hAnsi="Arial" w:cs="Arial"/>
                  <w:color w:val="000000"/>
                  <w:sz w:val="20"/>
                  <w:szCs w:val="20"/>
                </w:rPr>
                <w:delText>10</w:delText>
              </w:r>
            </w:del>
          </w:p>
        </w:tc>
      </w:tr>
      <w:tr w:rsidR="00287B14" w:rsidRPr="00325356" w:rsidDel="00EC2039" w14:paraId="3A993243" w14:textId="7F1A1AEF" w:rsidTr="006A491F">
        <w:trPr>
          <w:trHeight w:val="196"/>
          <w:del w:id="1900" w:author="Tebokgo Mabuto (ECP)" w:date="2026-09-09T11:12:00Z" w16du:dateUtc="2026-09-09T09:12:00Z"/>
        </w:trPr>
        <w:tc>
          <w:tcPr>
            <w:tcW w:w="5814" w:type="dxa"/>
            <w:tcBorders>
              <w:top w:val="single" w:sz="6" w:space="0" w:color="auto"/>
              <w:left w:val="single" w:sz="6" w:space="0" w:color="auto"/>
              <w:bottom w:val="single" w:sz="6" w:space="0" w:color="auto"/>
              <w:right w:val="single" w:sz="6" w:space="0" w:color="auto"/>
            </w:tcBorders>
          </w:tcPr>
          <w:p w14:paraId="25BE08B2" w14:textId="592CBECF" w:rsidR="00287B14" w:rsidRPr="00325356" w:rsidDel="00EC2039" w:rsidRDefault="00287B14" w:rsidP="006A491F">
            <w:pPr>
              <w:adjustRightInd w:val="0"/>
              <w:rPr>
                <w:del w:id="1901" w:author="Tebokgo Mabuto (ECP)" w:date="2026-09-09T11:12:00Z" w16du:dateUtc="2026-09-09T09:12:00Z"/>
                <w:rFonts w:ascii="Arial" w:hAnsi="Arial" w:cs="Arial"/>
                <w:color w:val="000000"/>
                <w:sz w:val="20"/>
                <w:szCs w:val="20"/>
              </w:rPr>
            </w:pPr>
            <w:del w:id="1902" w:author="Tebokgo Mabuto (ECP)" w:date="2026-09-09T11:12:00Z" w16du:dateUtc="2026-09-09T09:12:00Z">
              <w:r w:rsidRPr="00325356" w:rsidDel="00EC2039">
                <w:rPr>
                  <w:rFonts w:ascii="Arial" w:hAnsi="Arial" w:cs="Arial"/>
                  <w:color w:val="000000"/>
                  <w:sz w:val="20"/>
                  <w:szCs w:val="20"/>
                </w:rPr>
                <w:delText>Past Performance</w:delText>
              </w:r>
            </w:del>
          </w:p>
        </w:tc>
        <w:tc>
          <w:tcPr>
            <w:tcW w:w="3818" w:type="dxa"/>
            <w:tcBorders>
              <w:top w:val="single" w:sz="6" w:space="0" w:color="auto"/>
              <w:left w:val="single" w:sz="6" w:space="0" w:color="auto"/>
              <w:bottom w:val="single" w:sz="6" w:space="0" w:color="auto"/>
              <w:right w:val="single" w:sz="6" w:space="0" w:color="auto"/>
            </w:tcBorders>
          </w:tcPr>
          <w:p w14:paraId="066061EB" w14:textId="4E3FC29F" w:rsidR="00287B14" w:rsidRPr="00325356" w:rsidDel="00EC2039" w:rsidRDefault="00287B14" w:rsidP="006A491F">
            <w:pPr>
              <w:adjustRightInd w:val="0"/>
              <w:jc w:val="center"/>
              <w:rPr>
                <w:del w:id="1903" w:author="Tebokgo Mabuto (ECP)" w:date="2026-09-09T11:12:00Z" w16du:dateUtc="2026-09-09T09:12:00Z"/>
                <w:rFonts w:ascii="Arial" w:hAnsi="Arial" w:cs="Arial"/>
                <w:color w:val="000000"/>
                <w:sz w:val="20"/>
                <w:szCs w:val="20"/>
              </w:rPr>
            </w:pPr>
            <w:del w:id="1904" w:author="Tebokgo Mabuto (ECP)" w:date="2026-09-09T11:12:00Z" w16du:dateUtc="2026-09-09T09:12:00Z">
              <w:r w:rsidRPr="00325356" w:rsidDel="00EC2039">
                <w:rPr>
                  <w:rFonts w:ascii="Arial" w:hAnsi="Arial" w:cs="Arial"/>
                  <w:color w:val="000000"/>
                  <w:sz w:val="20"/>
                  <w:szCs w:val="20"/>
                </w:rPr>
                <w:delText>15</w:delText>
              </w:r>
            </w:del>
          </w:p>
        </w:tc>
      </w:tr>
      <w:tr w:rsidR="00287B14" w:rsidRPr="00325356" w:rsidDel="00EC2039" w14:paraId="70971705" w14:textId="7A1DDBA9" w:rsidTr="006A491F">
        <w:trPr>
          <w:trHeight w:val="196"/>
          <w:del w:id="1905" w:author="Tebokgo Mabuto (ECP)" w:date="2026-09-09T11:12:00Z" w16du:dateUtc="2026-09-09T09:12:00Z"/>
        </w:trPr>
        <w:tc>
          <w:tcPr>
            <w:tcW w:w="5814" w:type="dxa"/>
            <w:tcBorders>
              <w:top w:val="single" w:sz="6" w:space="0" w:color="auto"/>
              <w:left w:val="single" w:sz="6" w:space="0" w:color="auto"/>
              <w:bottom w:val="single" w:sz="6" w:space="0" w:color="auto"/>
              <w:right w:val="single" w:sz="6" w:space="0" w:color="auto"/>
            </w:tcBorders>
          </w:tcPr>
          <w:p w14:paraId="222A0F88" w14:textId="32046F58" w:rsidR="00287B14" w:rsidRPr="00325356" w:rsidDel="00EC2039" w:rsidRDefault="00287B14" w:rsidP="006A491F">
            <w:pPr>
              <w:adjustRightInd w:val="0"/>
              <w:rPr>
                <w:del w:id="1906" w:author="Tebokgo Mabuto (ECP)" w:date="2026-09-09T11:12:00Z" w16du:dateUtc="2026-09-09T09:12:00Z"/>
                <w:rFonts w:ascii="Arial" w:hAnsi="Arial" w:cs="Arial"/>
                <w:color w:val="000000"/>
                <w:sz w:val="20"/>
                <w:szCs w:val="20"/>
              </w:rPr>
            </w:pPr>
            <w:del w:id="1907" w:author="Tebokgo Mabuto (ECP)" w:date="2026-09-09T11:12:00Z" w16du:dateUtc="2026-09-09T09:12:00Z">
              <w:r w:rsidRPr="00325356" w:rsidDel="00EC2039">
                <w:rPr>
                  <w:rFonts w:ascii="Arial" w:hAnsi="Arial" w:cs="Arial"/>
                  <w:color w:val="000000"/>
                  <w:sz w:val="20"/>
                  <w:szCs w:val="20"/>
                </w:rPr>
                <w:delText>Workplan Appropriateness</w:delText>
              </w:r>
            </w:del>
          </w:p>
        </w:tc>
        <w:tc>
          <w:tcPr>
            <w:tcW w:w="3818" w:type="dxa"/>
            <w:tcBorders>
              <w:top w:val="single" w:sz="6" w:space="0" w:color="auto"/>
              <w:left w:val="single" w:sz="6" w:space="0" w:color="auto"/>
              <w:bottom w:val="single" w:sz="6" w:space="0" w:color="auto"/>
              <w:right w:val="single" w:sz="6" w:space="0" w:color="auto"/>
            </w:tcBorders>
          </w:tcPr>
          <w:p w14:paraId="42A28A0E" w14:textId="28F5D5F5" w:rsidR="00287B14" w:rsidRPr="00325356" w:rsidDel="00EC2039" w:rsidRDefault="00287B14" w:rsidP="006A491F">
            <w:pPr>
              <w:adjustRightInd w:val="0"/>
              <w:jc w:val="center"/>
              <w:rPr>
                <w:del w:id="1908" w:author="Tebokgo Mabuto (ECP)" w:date="2026-09-09T11:12:00Z" w16du:dateUtc="2026-09-09T09:12:00Z"/>
                <w:rFonts w:ascii="Arial" w:hAnsi="Arial" w:cs="Arial"/>
                <w:color w:val="000000"/>
                <w:sz w:val="20"/>
                <w:szCs w:val="20"/>
              </w:rPr>
            </w:pPr>
            <w:del w:id="1909" w:author="Tebokgo Mabuto (ECP)" w:date="2026-09-09T11:12:00Z" w16du:dateUtc="2026-09-09T09:12:00Z">
              <w:r w:rsidRPr="00325356" w:rsidDel="00EC2039">
                <w:rPr>
                  <w:rFonts w:ascii="Arial" w:hAnsi="Arial" w:cs="Arial"/>
                  <w:color w:val="000000"/>
                  <w:sz w:val="20"/>
                  <w:szCs w:val="20"/>
                </w:rPr>
                <w:delText>30</w:delText>
              </w:r>
            </w:del>
          </w:p>
        </w:tc>
      </w:tr>
      <w:tr w:rsidR="00287B14" w:rsidRPr="00325356" w:rsidDel="00EC2039" w14:paraId="492F51B9" w14:textId="71E07DD0" w:rsidTr="006A491F">
        <w:trPr>
          <w:trHeight w:val="196"/>
          <w:del w:id="1910" w:author="Tebokgo Mabuto (ECP)" w:date="2026-09-09T11:12:00Z" w16du:dateUtc="2026-09-09T09:12:00Z"/>
        </w:trPr>
        <w:tc>
          <w:tcPr>
            <w:tcW w:w="5814" w:type="dxa"/>
            <w:tcBorders>
              <w:top w:val="single" w:sz="6" w:space="0" w:color="auto"/>
              <w:left w:val="single" w:sz="6" w:space="0" w:color="auto"/>
              <w:bottom w:val="single" w:sz="6" w:space="0" w:color="auto"/>
              <w:right w:val="single" w:sz="6" w:space="0" w:color="auto"/>
            </w:tcBorders>
          </w:tcPr>
          <w:p w14:paraId="6F5B1625" w14:textId="79A177FA" w:rsidR="00287B14" w:rsidRPr="00325356" w:rsidDel="00EC2039" w:rsidRDefault="00287B14" w:rsidP="006A491F">
            <w:pPr>
              <w:adjustRightInd w:val="0"/>
              <w:rPr>
                <w:del w:id="1911" w:author="Tebokgo Mabuto (ECP)" w:date="2026-09-09T11:12:00Z" w16du:dateUtc="2026-09-09T09:12:00Z"/>
                <w:rFonts w:ascii="Arial" w:hAnsi="Arial" w:cs="Arial"/>
                <w:b/>
                <w:color w:val="000000"/>
                <w:sz w:val="20"/>
                <w:szCs w:val="20"/>
              </w:rPr>
            </w:pPr>
            <w:del w:id="1912" w:author="Tebokgo Mabuto (ECP)" w:date="2026-09-09T11:12:00Z" w16du:dateUtc="2026-09-09T09:12:00Z">
              <w:r w:rsidRPr="00325356" w:rsidDel="00EC2039">
                <w:rPr>
                  <w:rFonts w:ascii="Arial" w:hAnsi="Arial" w:cs="Arial"/>
                  <w:b/>
                  <w:color w:val="000000"/>
                  <w:sz w:val="20"/>
                  <w:szCs w:val="20"/>
                </w:rPr>
                <w:delText>TOTAL</w:delText>
              </w:r>
            </w:del>
          </w:p>
        </w:tc>
        <w:tc>
          <w:tcPr>
            <w:tcW w:w="3818" w:type="dxa"/>
            <w:tcBorders>
              <w:top w:val="single" w:sz="6" w:space="0" w:color="auto"/>
              <w:left w:val="single" w:sz="6" w:space="0" w:color="auto"/>
              <w:bottom w:val="single" w:sz="6" w:space="0" w:color="auto"/>
              <w:right w:val="single" w:sz="6" w:space="0" w:color="auto"/>
            </w:tcBorders>
          </w:tcPr>
          <w:p w14:paraId="146D890C" w14:textId="78A876BF" w:rsidR="00287B14" w:rsidRPr="00325356" w:rsidDel="00EC2039" w:rsidRDefault="00287B14" w:rsidP="006A491F">
            <w:pPr>
              <w:adjustRightInd w:val="0"/>
              <w:jc w:val="center"/>
              <w:rPr>
                <w:del w:id="1913" w:author="Tebokgo Mabuto (ECP)" w:date="2026-09-09T11:12:00Z" w16du:dateUtc="2026-09-09T09:12:00Z"/>
                <w:rFonts w:ascii="Arial" w:hAnsi="Arial" w:cs="Arial"/>
                <w:b/>
                <w:color w:val="000000"/>
                <w:sz w:val="20"/>
                <w:szCs w:val="20"/>
              </w:rPr>
            </w:pPr>
            <w:del w:id="1914" w:author="Tebokgo Mabuto (ECP)" w:date="2026-09-09T11:12:00Z" w16du:dateUtc="2026-09-09T09:12:00Z">
              <w:r w:rsidRPr="00325356" w:rsidDel="00EC2039">
                <w:rPr>
                  <w:rFonts w:ascii="Arial" w:hAnsi="Arial" w:cs="Arial"/>
                  <w:b/>
                  <w:color w:val="000000"/>
                  <w:sz w:val="20"/>
                  <w:szCs w:val="20"/>
                </w:rPr>
                <w:delText>100</w:delText>
              </w:r>
            </w:del>
          </w:p>
        </w:tc>
      </w:tr>
    </w:tbl>
    <w:p w14:paraId="375F012C" w14:textId="4C477B4A" w:rsidR="00287B14" w:rsidRPr="00325356" w:rsidDel="00EC2039" w:rsidRDefault="00287B14" w:rsidP="00287B14">
      <w:pPr>
        <w:jc w:val="both"/>
        <w:rPr>
          <w:del w:id="1915" w:author="Tebokgo Mabuto (ECP)" w:date="2026-09-09T11:12:00Z" w16du:dateUtc="2026-09-09T09:12:00Z"/>
          <w:rFonts w:ascii="Arial" w:hAnsi="Arial" w:cs="Arial"/>
          <w:sz w:val="20"/>
          <w:szCs w:val="20"/>
        </w:rPr>
      </w:pPr>
    </w:p>
    <w:p w14:paraId="52BCBC17" w14:textId="6F974BCF" w:rsidR="00287B14" w:rsidRPr="00325356" w:rsidDel="00EC2039" w:rsidRDefault="00287B14" w:rsidP="00287B14">
      <w:pPr>
        <w:jc w:val="both"/>
        <w:rPr>
          <w:del w:id="1916" w:author="Tebokgo Mabuto (ECP)" w:date="2026-09-09T11:12:00Z" w16du:dateUtc="2026-09-09T09:12:00Z"/>
          <w:rFonts w:ascii="Arial" w:hAnsi="Arial" w:cs="Arial"/>
          <w:sz w:val="20"/>
          <w:szCs w:val="20"/>
        </w:rPr>
      </w:pPr>
      <w:del w:id="1917" w:author="Tebokgo Mabuto (ECP)" w:date="2026-09-09T11:12:00Z" w16du:dateUtc="2026-09-09T09:12:00Z">
        <w:r w:rsidRPr="00325356" w:rsidDel="00EC2039">
          <w:rPr>
            <w:rFonts w:ascii="Arial" w:hAnsi="Arial" w:cs="Arial"/>
            <w:sz w:val="20"/>
            <w:szCs w:val="20"/>
          </w:rPr>
          <w:delText xml:space="preserve">Dependent on the degree of complexity of the type of project and service requirements, the threshold is either Category 1, 2 or 3, which equates to 70%, 80% or 85% respectively. This is decided before the tender is let and is indicated in the tender document. </w:delText>
        </w:r>
      </w:del>
    </w:p>
    <w:p w14:paraId="2D88A6A8" w14:textId="1A442888" w:rsidR="00287B14" w:rsidRPr="00325356" w:rsidDel="00EC2039" w:rsidRDefault="00287B14" w:rsidP="00287B14">
      <w:pPr>
        <w:jc w:val="both"/>
        <w:rPr>
          <w:del w:id="1918" w:author="Tebokgo Mabuto (ECP)" w:date="2026-09-09T11:12:00Z" w16du:dateUtc="2026-09-09T09:12:00Z"/>
          <w:rFonts w:ascii="Arial" w:hAnsi="Arial" w:cs="Arial"/>
          <w:sz w:val="20"/>
          <w:szCs w:val="20"/>
        </w:rPr>
      </w:pPr>
    </w:p>
    <w:p w14:paraId="6E6E4EE0" w14:textId="29784D4A" w:rsidR="00287B14" w:rsidRPr="00325356" w:rsidDel="00EC2039" w:rsidRDefault="00287B14" w:rsidP="00287B14">
      <w:pPr>
        <w:jc w:val="both"/>
        <w:rPr>
          <w:del w:id="1919" w:author="Tebokgo Mabuto (ECP)" w:date="2026-09-09T11:12:00Z" w16du:dateUtc="2026-09-09T09:12:00Z"/>
          <w:rFonts w:ascii="Arial" w:hAnsi="Arial" w:cs="Arial"/>
          <w:sz w:val="20"/>
          <w:szCs w:val="20"/>
        </w:rPr>
      </w:pPr>
      <w:del w:id="1920" w:author="Tebokgo Mabuto (ECP)" w:date="2026-09-09T11:12:00Z" w16du:dateUtc="2026-09-09T09:12:00Z">
        <w:r w:rsidRPr="00325356" w:rsidDel="00EC2039">
          <w:rPr>
            <w:rFonts w:ascii="Arial" w:hAnsi="Arial" w:cs="Arial"/>
            <w:sz w:val="20"/>
            <w:szCs w:val="20"/>
          </w:rPr>
          <w:delText>For breakdown of individual components:</w:delText>
        </w:r>
      </w:del>
    </w:p>
    <w:p w14:paraId="18D4CB08" w14:textId="0739E814" w:rsidR="00287B14" w:rsidRPr="00325356" w:rsidDel="00EC2039" w:rsidRDefault="00287B14" w:rsidP="00287B14">
      <w:pPr>
        <w:jc w:val="both"/>
        <w:rPr>
          <w:del w:id="1921" w:author="Tebokgo Mabuto (ECP)" w:date="2026-09-09T11:12:00Z" w16du:dateUtc="2026-09-09T09:12:00Z"/>
          <w:rFonts w:ascii="Arial" w:hAnsi="Arial" w:cs="Arial"/>
          <w:sz w:val="20"/>
          <w:szCs w:val="20"/>
        </w:rPr>
      </w:pPr>
    </w:p>
    <w:p w14:paraId="367DBBDD" w14:textId="47D48A88" w:rsidR="00287B14" w:rsidRPr="00325356" w:rsidDel="00EC2039" w:rsidRDefault="00800131" w:rsidP="00287B14">
      <w:pPr>
        <w:jc w:val="both"/>
        <w:rPr>
          <w:del w:id="1922" w:author="Tebokgo Mabuto (ECP)" w:date="2026-09-09T11:12:00Z" w16du:dateUtc="2026-09-09T09:12:00Z"/>
          <w:rFonts w:ascii="Arial" w:hAnsi="Arial" w:cs="Arial"/>
          <w:b/>
          <w:sz w:val="20"/>
          <w:szCs w:val="20"/>
          <w:u w:val="single"/>
        </w:rPr>
      </w:pPr>
      <w:del w:id="1923" w:author="Tebokgo Mabuto (ECP)" w:date="2026-09-09T11:12:00Z" w16du:dateUtc="2026-09-09T09:12:00Z">
        <w:r w:rsidRPr="00325356" w:rsidDel="00EC2039">
          <w:rPr>
            <w:rFonts w:ascii="Arial" w:hAnsi="Arial" w:cs="Arial"/>
            <w:b/>
            <w:sz w:val="20"/>
            <w:szCs w:val="20"/>
            <w:u w:val="single"/>
          </w:rPr>
          <w:delText>TECHNICAL KNOWLEDGE (30):</w:delText>
        </w:r>
      </w:del>
    </w:p>
    <w:p w14:paraId="109CCB7B" w14:textId="3FD36FC1" w:rsidR="00287B14" w:rsidRPr="00325356" w:rsidDel="00EC2039" w:rsidRDefault="00287B14" w:rsidP="00287B14">
      <w:pPr>
        <w:jc w:val="both"/>
        <w:rPr>
          <w:del w:id="1924" w:author="Tebokgo Mabuto (ECP)" w:date="2026-09-09T11:12:00Z" w16du:dateUtc="2026-09-09T09:12:00Z"/>
          <w:rFonts w:ascii="Arial" w:hAnsi="Arial" w:cs="Arial"/>
          <w:sz w:val="20"/>
          <w:szCs w:val="20"/>
        </w:rPr>
      </w:pPr>
    </w:p>
    <w:p w14:paraId="6A36D804" w14:textId="5AF79446" w:rsidR="00287B14" w:rsidRPr="00325356" w:rsidDel="00EC2039" w:rsidRDefault="00287B14" w:rsidP="00287B14">
      <w:pPr>
        <w:jc w:val="both"/>
        <w:rPr>
          <w:del w:id="1925" w:author="Tebokgo Mabuto (ECP)" w:date="2026-09-09T11:12:00Z" w16du:dateUtc="2026-09-09T09:12:00Z"/>
          <w:rFonts w:ascii="Arial" w:hAnsi="Arial" w:cs="Arial"/>
          <w:sz w:val="20"/>
          <w:szCs w:val="20"/>
        </w:rPr>
      </w:pPr>
      <w:del w:id="1926" w:author="Tebokgo Mabuto (ECP)" w:date="2026-09-09T11:12:00Z" w16du:dateUtc="2026-09-09T09:12:00Z">
        <w:r w:rsidRPr="00325356" w:rsidDel="00EC2039">
          <w:rPr>
            <w:rFonts w:ascii="Arial" w:hAnsi="Arial" w:cs="Arial"/>
            <w:sz w:val="20"/>
            <w:szCs w:val="20"/>
          </w:rPr>
          <w:delText xml:space="preserve">The tenderer, for each key position identified, may supply the 3 (three) most recent </w:delText>
        </w:r>
        <w:r w:rsidRPr="00E05BF6" w:rsidDel="00EC2039">
          <w:rPr>
            <w:rFonts w:ascii="Arial" w:hAnsi="Arial" w:cs="Arial"/>
            <w:b/>
            <w:bCs/>
            <w:sz w:val="20"/>
            <w:szCs w:val="20"/>
            <w:u w:val="single"/>
          </w:rPr>
          <w:delText>relevant project experience</w:delText>
        </w:r>
        <w:r w:rsidRPr="00325356" w:rsidDel="00EC2039">
          <w:rPr>
            <w:rFonts w:ascii="Arial" w:hAnsi="Arial" w:cs="Arial"/>
            <w:sz w:val="20"/>
            <w:szCs w:val="20"/>
          </w:rPr>
          <w:delText xml:space="preserve"> to that which the tender is let for. This is done in the form of returnable schedules, such as the one below:</w:delText>
        </w:r>
      </w:del>
    </w:p>
    <w:p w14:paraId="550A0358" w14:textId="67001A38" w:rsidR="00287B14" w:rsidRPr="00325356" w:rsidDel="00EC2039" w:rsidRDefault="00287B14" w:rsidP="00287B14">
      <w:pPr>
        <w:jc w:val="both"/>
        <w:rPr>
          <w:del w:id="1927" w:author="Tebokgo Mabuto (ECP)" w:date="2026-09-09T11:12:00Z" w16du:dateUtc="2026-09-09T09:12:00Z"/>
          <w:rFonts w:ascii="Arial" w:hAnsi="Arial" w:cs="Arial"/>
          <w:sz w:val="20"/>
          <w:szCs w:val="20"/>
        </w:rPr>
      </w:pPr>
    </w:p>
    <w:p w14:paraId="7C2F2467" w14:textId="72AD1C94" w:rsidR="00287B14" w:rsidRPr="00325356" w:rsidDel="00EC2039" w:rsidRDefault="00287B14" w:rsidP="00287B14">
      <w:pPr>
        <w:jc w:val="both"/>
        <w:rPr>
          <w:del w:id="1928" w:author="Tebokgo Mabuto (ECP)" w:date="2026-09-09T11:12:00Z" w16du:dateUtc="2026-09-09T09:12:00Z"/>
          <w:rFonts w:ascii="Arial" w:hAnsi="Arial" w:cs="Arial"/>
          <w:sz w:val="20"/>
          <w:szCs w:val="20"/>
        </w:rPr>
      </w:pPr>
      <w:del w:id="1929" w:author="Tebokgo Mabuto (ECP)" w:date="2026-09-09T11:12:00Z" w16du:dateUtc="2026-09-09T09:12:00Z">
        <w:r w:rsidRPr="00325356" w:rsidDel="00EC2039">
          <w:rPr>
            <w:rFonts w:ascii="Arial" w:hAnsi="Arial" w:cs="Arial"/>
            <w:noProof/>
            <w:sz w:val="16"/>
            <w:szCs w:val="16"/>
          </w:rPr>
          <w:drawing>
            <wp:anchor distT="0" distB="0" distL="114300" distR="114300" simplePos="0" relativeHeight="251651584" behindDoc="0" locked="0" layoutInCell="1" allowOverlap="1" wp14:anchorId="5DF9FE35" wp14:editId="5A9A1750">
              <wp:simplePos x="0" y="0"/>
              <wp:positionH relativeFrom="column">
                <wp:posOffset>7620</wp:posOffset>
              </wp:positionH>
              <wp:positionV relativeFrom="paragraph">
                <wp:posOffset>48895</wp:posOffset>
              </wp:positionV>
              <wp:extent cx="6019200" cy="1224000"/>
              <wp:effectExtent l="0" t="0" r="63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19200" cy="1224000"/>
                      </a:xfrm>
                      <a:prstGeom prst="rect">
                        <a:avLst/>
                      </a:prstGeom>
                      <a:noFill/>
                    </pic:spPr>
                  </pic:pic>
                </a:graphicData>
              </a:graphic>
              <wp14:sizeRelH relativeFrom="page">
                <wp14:pctWidth>0</wp14:pctWidth>
              </wp14:sizeRelH>
              <wp14:sizeRelV relativeFrom="page">
                <wp14:pctHeight>0</wp14:pctHeight>
              </wp14:sizeRelV>
            </wp:anchor>
          </w:drawing>
        </w:r>
      </w:del>
    </w:p>
    <w:p w14:paraId="379470AA" w14:textId="762E491B" w:rsidR="00287B14" w:rsidRPr="00325356" w:rsidDel="00EC2039" w:rsidRDefault="00287B14" w:rsidP="00287B14">
      <w:pPr>
        <w:jc w:val="both"/>
        <w:rPr>
          <w:del w:id="1930" w:author="Tebokgo Mabuto (ECP)" w:date="2026-09-09T11:12:00Z" w16du:dateUtc="2026-09-09T09:12:00Z"/>
          <w:rFonts w:ascii="Arial" w:hAnsi="Arial" w:cs="Arial"/>
          <w:sz w:val="20"/>
          <w:szCs w:val="20"/>
        </w:rPr>
      </w:pPr>
    </w:p>
    <w:p w14:paraId="54B2FD4D" w14:textId="68B78E03" w:rsidR="00287B14" w:rsidRPr="00325356" w:rsidDel="00EC2039" w:rsidRDefault="00287B14" w:rsidP="00287B14">
      <w:pPr>
        <w:jc w:val="both"/>
        <w:rPr>
          <w:del w:id="1931" w:author="Tebokgo Mabuto (ECP)" w:date="2026-09-09T11:12:00Z" w16du:dateUtc="2026-09-09T09:12:00Z"/>
          <w:rFonts w:ascii="Arial" w:hAnsi="Arial" w:cs="Arial"/>
          <w:sz w:val="20"/>
          <w:szCs w:val="20"/>
        </w:rPr>
      </w:pPr>
    </w:p>
    <w:p w14:paraId="71AC611D" w14:textId="64CFF702" w:rsidR="00287B14" w:rsidRPr="00325356" w:rsidDel="00EC2039" w:rsidRDefault="00287B14" w:rsidP="00287B14">
      <w:pPr>
        <w:jc w:val="both"/>
        <w:rPr>
          <w:del w:id="1932" w:author="Tebokgo Mabuto (ECP)" w:date="2026-09-09T11:12:00Z" w16du:dateUtc="2026-09-09T09:12:00Z"/>
          <w:rFonts w:ascii="Arial" w:hAnsi="Arial" w:cs="Arial"/>
          <w:sz w:val="20"/>
          <w:szCs w:val="20"/>
        </w:rPr>
      </w:pPr>
    </w:p>
    <w:p w14:paraId="7D16962F" w14:textId="1943F37A" w:rsidR="00287B14" w:rsidRPr="00325356" w:rsidDel="00EC2039" w:rsidRDefault="00287B14" w:rsidP="00287B14">
      <w:pPr>
        <w:jc w:val="both"/>
        <w:rPr>
          <w:del w:id="1933" w:author="Tebokgo Mabuto (ECP)" w:date="2026-09-09T11:12:00Z" w16du:dateUtc="2026-09-09T09:12:00Z"/>
          <w:rFonts w:ascii="Arial" w:hAnsi="Arial" w:cs="Arial"/>
          <w:sz w:val="20"/>
          <w:szCs w:val="20"/>
        </w:rPr>
      </w:pPr>
    </w:p>
    <w:p w14:paraId="668C84A1" w14:textId="5EE04A70" w:rsidR="00287B14" w:rsidRPr="00325356" w:rsidDel="00EC2039" w:rsidRDefault="00287B14" w:rsidP="00287B14">
      <w:pPr>
        <w:jc w:val="both"/>
        <w:rPr>
          <w:del w:id="1934" w:author="Tebokgo Mabuto (ECP)" w:date="2026-09-09T11:12:00Z" w16du:dateUtc="2026-09-09T09:12:00Z"/>
          <w:rFonts w:ascii="Arial" w:hAnsi="Arial" w:cs="Arial"/>
          <w:sz w:val="20"/>
          <w:szCs w:val="20"/>
        </w:rPr>
      </w:pPr>
    </w:p>
    <w:p w14:paraId="37C9028F" w14:textId="5D949097" w:rsidR="00287B14" w:rsidRPr="00325356" w:rsidDel="00EC2039" w:rsidRDefault="00287B14" w:rsidP="00287B14">
      <w:pPr>
        <w:jc w:val="both"/>
        <w:rPr>
          <w:del w:id="1935" w:author="Tebokgo Mabuto (ECP)" w:date="2026-09-09T11:12:00Z" w16du:dateUtc="2026-09-09T09:12:00Z"/>
          <w:rFonts w:ascii="Arial" w:hAnsi="Arial" w:cs="Arial"/>
          <w:sz w:val="20"/>
          <w:szCs w:val="20"/>
        </w:rPr>
      </w:pPr>
    </w:p>
    <w:p w14:paraId="3573FB45" w14:textId="277BCBE5" w:rsidR="00287B14" w:rsidRPr="00325356" w:rsidDel="00EC2039" w:rsidRDefault="00287B14" w:rsidP="00287B14">
      <w:pPr>
        <w:jc w:val="both"/>
        <w:rPr>
          <w:del w:id="1936" w:author="Tebokgo Mabuto (ECP)" w:date="2026-09-09T11:12:00Z" w16du:dateUtc="2026-09-09T09:12:00Z"/>
          <w:rFonts w:ascii="Arial" w:hAnsi="Arial" w:cs="Arial"/>
          <w:sz w:val="20"/>
          <w:szCs w:val="20"/>
        </w:rPr>
      </w:pPr>
    </w:p>
    <w:p w14:paraId="3D7B5F4E" w14:textId="5349DE44" w:rsidR="00287B14" w:rsidRPr="00325356" w:rsidDel="00EC2039" w:rsidRDefault="00287B14" w:rsidP="00287B14">
      <w:pPr>
        <w:jc w:val="both"/>
        <w:rPr>
          <w:del w:id="1937" w:author="Tebokgo Mabuto (ECP)" w:date="2026-09-09T11:12:00Z" w16du:dateUtc="2026-09-09T09:12:00Z"/>
          <w:rFonts w:ascii="Arial" w:hAnsi="Arial" w:cs="Arial"/>
          <w:sz w:val="20"/>
          <w:szCs w:val="20"/>
        </w:rPr>
      </w:pPr>
    </w:p>
    <w:p w14:paraId="410419FD" w14:textId="53E0BAE2" w:rsidR="00287B14" w:rsidRPr="00325356" w:rsidDel="00EC2039" w:rsidRDefault="00287B14" w:rsidP="00287B14">
      <w:pPr>
        <w:jc w:val="both"/>
        <w:rPr>
          <w:del w:id="1938" w:author="Tebokgo Mabuto (ECP)" w:date="2026-09-09T11:12:00Z" w16du:dateUtc="2026-09-09T09:12:00Z"/>
          <w:rFonts w:ascii="Arial" w:hAnsi="Arial" w:cs="Arial"/>
          <w:sz w:val="20"/>
          <w:szCs w:val="20"/>
        </w:rPr>
      </w:pPr>
    </w:p>
    <w:p w14:paraId="5565D2E7" w14:textId="743FDDEB" w:rsidR="00287B14" w:rsidRPr="00325356" w:rsidDel="00EC2039" w:rsidRDefault="00287B14" w:rsidP="00287B14">
      <w:pPr>
        <w:jc w:val="both"/>
        <w:rPr>
          <w:del w:id="1939" w:author="Tebokgo Mabuto (ECP)" w:date="2026-09-09T11:12:00Z" w16du:dateUtc="2026-09-09T09:12:00Z"/>
          <w:rFonts w:ascii="Arial" w:hAnsi="Arial" w:cs="Arial"/>
          <w:sz w:val="20"/>
          <w:szCs w:val="20"/>
        </w:rPr>
      </w:pPr>
      <w:del w:id="1940" w:author="Tebokgo Mabuto (ECP)" w:date="2026-09-09T11:12:00Z" w16du:dateUtc="2026-09-09T09:12:00Z">
        <w:r w:rsidRPr="00325356" w:rsidDel="00EC2039">
          <w:rPr>
            <w:rFonts w:ascii="Arial" w:hAnsi="Arial" w:cs="Arial"/>
            <w:sz w:val="20"/>
            <w:szCs w:val="20"/>
          </w:rPr>
          <w:delText>For technical knowledge three (3) areas are evaluated:</w:delText>
        </w:r>
      </w:del>
    </w:p>
    <w:p w14:paraId="3E58D982" w14:textId="7363560B" w:rsidR="00287B14" w:rsidRPr="00325356" w:rsidDel="00EC2039" w:rsidRDefault="00287B14" w:rsidP="00A45B23">
      <w:pPr>
        <w:pStyle w:val="ListParagraph"/>
        <w:widowControl/>
        <w:numPr>
          <w:ilvl w:val="0"/>
          <w:numId w:val="128"/>
        </w:numPr>
        <w:autoSpaceDE/>
        <w:autoSpaceDN/>
        <w:spacing w:after="160" w:line="259" w:lineRule="auto"/>
        <w:ind w:left="567" w:hanging="567"/>
        <w:contextualSpacing/>
        <w:jc w:val="both"/>
        <w:rPr>
          <w:del w:id="1941" w:author="Tebokgo Mabuto (ECP)" w:date="2026-09-09T11:12:00Z" w16du:dateUtc="2026-09-09T09:12:00Z"/>
          <w:sz w:val="20"/>
          <w:szCs w:val="20"/>
        </w:rPr>
      </w:pPr>
      <w:del w:id="1942" w:author="Tebokgo Mabuto (ECP)" w:date="2026-09-09T11:12:00Z" w16du:dateUtc="2026-09-09T09:12:00Z">
        <w:r w:rsidRPr="00325356" w:rsidDel="00EC2039">
          <w:rPr>
            <w:sz w:val="20"/>
            <w:szCs w:val="20"/>
          </w:rPr>
          <w:delText>Project Type Relevance</w:delText>
        </w:r>
      </w:del>
    </w:p>
    <w:p w14:paraId="719D3826" w14:textId="332E8561" w:rsidR="00287B14" w:rsidRPr="00325356" w:rsidDel="00EC2039" w:rsidRDefault="00287B14" w:rsidP="00A45B23">
      <w:pPr>
        <w:pStyle w:val="ListParagraph"/>
        <w:widowControl/>
        <w:numPr>
          <w:ilvl w:val="0"/>
          <w:numId w:val="128"/>
        </w:numPr>
        <w:autoSpaceDE/>
        <w:autoSpaceDN/>
        <w:spacing w:after="160" w:line="259" w:lineRule="auto"/>
        <w:ind w:left="567" w:hanging="567"/>
        <w:contextualSpacing/>
        <w:jc w:val="both"/>
        <w:rPr>
          <w:del w:id="1943" w:author="Tebokgo Mabuto (ECP)" w:date="2026-09-09T11:12:00Z" w16du:dateUtc="2026-09-09T09:12:00Z"/>
          <w:sz w:val="20"/>
          <w:szCs w:val="20"/>
        </w:rPr>
      </w:pPr>
      <w:del w:id="1944" w:author="Tebokgo Mabuto (ECP)" w:date="2026-09-09T11:12:00Z" w16du:dateUtc="2026-09-09T09:12:00Z">
        <w:r w:rsidRPr="00325356" w:rsidDel="00EC2039">
          <w:rPr>
            <w:sz w:val="20"/>
            <w:szCs w:val="20"/>
          </w:rPr>
          <w:delText>Period Relevance</w:delText>
        </w:r>
      </w:del>
    </w:p>
    <w:p w14:paraId="37800789" w14:textId="4649E200" w:rsidR="00287B14" w:rsidRPr="00325356" w:rsidDel="00EC2039" w:rsidRDefault="00287B14" w:rsidP="00A45B23">
      <w:pPr>
        <w:pStyle w:val="ListParagraph"/>
        <w:widowControl/>
        <w:numPr>
          <w:ilvl w:val="0"/>
          <w:numId w:val="128"/>
        </w:numPr>
        <w:autoSpaceDE/>
        <w:autoSpaceDN/>
        <w:spacing w:after="160" w:line="259" w:lineRule="auto"/>
        <w:ind w:left="567" w:hanging="567"/>
        <w:contextualSpacing/>
        <w:jc w:val="both"/>
        <w:rPr>
          <w:del w:id="1945" w:author="Tebokgo Mabuto (ECP)" w:date="2026-09-09T11:12:00Z" w16du:dateUtc="2026-09-09T09:12:00Z"/>
          <w:sz w:val="20"/>
          <w:szCs w:val="20"/>
        </w:rPr>
      </w:pPr>
      <w:del w:id="1946" w:author="Tebokgo Mabuto (ECP)" w:date="2026-09-09T11:12:00Z" w16du:dateUtc="2026-09-09T09:12:00Z">
        <w:r w:rsidRPr="00325356" w:rsidDel="00EC2039">
          <w:rPr>
            <w:sz w:val="20"/>
            <w:szCs w:val="20"/>
          </w:rPr>
          <w:delText>Position Held</w:delText>
        </w:r>
      </w:del>
    </w:p>
    <w:p w14:paraId="45ADE4D1" w14:textId="1B6FED9F" w:rsidR="00287B14" w:rsidRPr="00325356" w:rsidDel="00EC2039" w:rsidRDefault="00287B14" w:rsidP="00287B14">
      <w:pPr>
        <w:jc w:val="both"/>
        <w:rPr>
          <w:del w:id="1947" w:author="Tebokgo Mabuto (ECP)" w:date="2026-09-09T11:12:00Z" w16du:dateUtc="2026-09-09T09:12:00Z"/>
          <w:rFonts w:ascii="Arial" w:hAnsi="Arial" w:cs="Arial"/>
          <w:sz w:val="20"/>
          <w:szCs w:val="20"/>
        </w:rPr>
      </w:pPr>
    </w:p>
    <w:p w14:paraId="3B2FFBCB" w14:textId="675566C1" w:rsidR="00287B14" w:rsidRPr="00325356" w:rsidDel="00EC2039" w:rsidRDefault="00287B14" w:rsidP="00287B14">
      <w:pPr>
        <w:jc w:val="both"/>
        <w:rPr>
          <w:del w:id="1948" w:author="Tebokgo Mabuto (ECP)" w:date="2026-09-09T11:12:00Z" w16du:dateUtc="2026-09-09T09:12:00Z"/>
          <w:rFonts w:ascii="Arial" w:hAnsi="Arial" w:cs="Arial"/>
          <w:sz w:val="20"/>
          <w:szCs w:val="20"/>
        </w:rPr>
      </w:pPr>
      <w:del w:id="1949" w:author="Tebokgo Mabuto (ECP)" w:date="2026-09-09T11:12:00Z" w16du:dateUtc="2026-09-09T09:12:00Z">
        <w:r w:rsidRPr="00325356" w:rsidDel="00EC2039">
          <w:rPr>
            <w:rFonts w:ascii="Arial" w:hAnsi="Arial" w:cs="Arial"/>
            <w:sz w:val="20"/>
            <w:szCs w:val="20"/>
          </w:rPr>
          <w:delText>Below are lists with possible key persons (with abbreviations) and different project types (with abbre</w:delText>
        </w:r>
        <w:r w:rsidRPr="00325356" w:rsidDel="00EC2039">
          <w:rPr>
            <w:rFonts w:ascii="Arial" w:hAnsi="Arial" w:cs="Arial"/>
            <w:sz w:val="20"/>
            <w:szCs w:val="20"/>
          </w:rPr>
          <w:softHyphen/>
          <w:delText>viations) to be selected from:</w:delText>
        </w:r>
      </w:del>
    </w:p>
    <w:p w14:paraId="3ADB7ABB" w14:textId="5253F5F8" w:rsidR="00287B14" w:rsidRPr="00325356" w:rsidDel="00EC2039" w:rsidRDefault="00287B14" w:rsidP="00287B14">
      <w:pPr>
        <w:rPr>
          <w:del w:id="1950" w:author="Tebokgo Mabuto (ECP)" w:date="2026-09-09T11:12:00Z" w16du:dateUtc="2026-09-09T09:12:00Z"/>
          <w:rFonts w:ascii="Arial" w:hAnsi="Arial" w:cs="Arial"/>
          <w:sz w:val="20"/>
          <w:szCs w:val="20"/>
        </w:rPr>
      </w:pPr>
    </w:p>
    <w:tbl>
      <w:tblPr>
        <w:tblW w:w="9577" w:type="dxa"/>
        <w:tblInd w:w="170" w:type="dxa"/>
        <w:tblLayout w:type="fixed"/>
        <w:tblLook w:val="0000" w:firstRow="0" w:lastRow="0" w:firstColumn="0" w:lastColumn="0" w:noHBand="0" w:noVBand="0"/>
      </w:tblPr>
      <w:tblGrid>
        <w:gridCol w:w="2582"/>
        <w:gridCol w:w="6995"/>
      </w:tblGrid>
      <w:tr w:rsidR="00287B14" w:rsidRPr="00325356" w:rsidDel="00EC2039" w14:paraId="1D9F6329" w14:textId="7C176F75" w:rsidTr="006A491F">
        <w:trPr>
          <w:trHeight w:val="247"/>
          <w:tblHeader/>
          <w:del w:id="195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11002590" w14:textId="550CE5D0" w:rsidR="00287B14" w:rsidRPr="00325356" w:rsidDel="00EC2039" w:rsidRDefault="00287B14" w:rsidP="006A491F">
            <w:pPr>
              <w:adjustRightInd w:val="0"/>
              <w:jc w:val="center"/>
              <w:rPr>
                <w:del w:id="1952" w:author="Tebokgo Mabuto (ECP)" w:date="2026-09-09T11:12:00Z" w16du:dateUtc="2026-09-09T09:12:00Z"/>
                <w:rFonts w:ascii="Arial" w:hAnsi="Arial" w:cs="Arial"/>
                <w:color w:val="000000"/>
                <w:sz w:val="18"/>
                <w:szCs w:val="18"/>
              </w:rPr>
            </w:pPr>
            <w:del w:id="1953" w:author="Tebokgo Mabuto (ECP)" w:date="2026-09-09T11:12:00Z" w16du:dateUtc="2026-09-09T09:12:00Z">
              <w:r w:rsidRPr="00325356" w:rsidDel="00EC2039">
                <w:rPr>
                  <w:rFonts w:ascii="Arial" w:hAnsi="Arial" w:cs="Arial"/>
                  <w:b/>
                  <w:bCs/>
                  <w:color w:val="000000"/>
                  <w:sz w:val="18"/>
                  <w:szCs w:val="18"/>
                </w:rPr>
                <w:delText>ABBREVIATION</w:delText>
              </w:r>
            </w:del>
          </w:p>
        </w:tc>
        <w:tc>
          <w:tcPr>
            <w:tcW w:w="6995" w:type="dxa"/>
            <w:tcBorders>
              <w:top w:val="single" w:sz="6" w:space="0" w:color="auto"/>
              <w:left w:val="single" w:sz="6" w:space="0" w:color="auto"/>
              <w:bottom w:val="single" w:sz="6" w:space="0" w:color="auto"/>
              <w:right w:val="single" w:sz="6" w:space="0" w:color="auto"/>
            </w:tcBorders>
          </w:tcPr>
          <w:p w14:paraId="4DADBFAE" w14:textId="2ACC564C" w:rsidR="00287B14" w:rsidRPr="00325356" w:rsidDel="00EC2039" w:rsidRDefault="00287B14" w:rsidP="006A491F">
            <w:pPr>
              <w:adjustRightInd w:val="0"/>
              <w:jc w:val="center"/>
              <w:rPr>
                <w:del w:id="1954" w:author="Tebokgo Mabuto (ECP)" w:date="2026-09-09T11:12:00Z" w16du:dateUtc="2026-09-09T09:12:00Z"/>
                <w:rFonts w:ascii="Arial" w:hAnsi="Arial" w:cs="Arial"/>
                <w:color w:val="000000"/>
                <w:sz w:val="18"/>
                <w:szCs w:val="18"/>
              </w:rPr>
            </w:pPr>
            <w:del w:id="1955" w:author="Tebokgo Mabuto (ECP)" w:date="2026-09-09T11:12:00Z" w16du:dateUtc="2026-09-09T09:12:00Z">
              <w:r w:rsidRPr="00325356" w:rsidDel="00EC2039">
                <w:rPr>
                  <w:rFonts w:ascii="Arial" w:hAnsi="Arial" w:cs="Arial"/>
                  <w:b/>
                  <w:bCs/>
                  <w:color w:val="000000"/>
                  <w:sz w:val="18"/>
                  <w:szCs w:val="18"/>
                </w:rPr>
                <w:delText>DEFINITIONS</w:delText>
              </w:r>
            </w:del>
          </w:p>
        </w:tc>
      </w:tr>
      <w:tr w:rsidR="00287B14" w:rsidRPr="00325356" w:rsidDel="00EC2039" w14:paraId="408ED78F" w14:textId="5F9A81D8" w:rsidTr="006A491F">
        <w:trPr>
          <w:trHeight w:val="247"/>
          <w:del w:id="195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06ABD36C" w14:textId="083332D0" w:rsidR="00287B14" w:rsidRPr="00325356" w:rsidDel="00EC2039" w:rsidRDefault="00287B14" w:rsidP="006A491F">
            <w:pPr>
              <w:adjustRightInd w:val="0"/>
              <w:jc w:val="center"/>
              <w:rPr>
                <w:del w:id="1957" w:author="Tebokgo Mabuto (ECP)" w:date="2026-09-09T11:12:00Z" w16du:dateUtc="2026-09-09T09:12:00Z"/>
                <w:rFonts w:ascii="Arial" w:hAnsi="Arial" w:cs="Arial"/>
                <w:color w:val="000000"/>
                <w:sz w:val="18"/>
                <w:szCs w:val="18"/>
              </w:rPr>
            </w:pPr>
            <w:del w:id="1958" w:author="Tebokgo Mabuto (ECP)" w:date="2026-09-09T11:12:00Z" w16du:dateUtc="2026-09-09T09:12:00Z">
              <w:r w:rsidRPr="00325356" w:rsidDel="00EC2039">
                <w:rPr>
                  <w:rFonts w:ascii="Arial" w:hAnsi="Arial" w:cs="Arial"/>
                  <w:color w:val="000000"/>
                  <w:sz w:val="18"/>
                  <w:szCs w:val="18"/>
                </w:rPr>
                <w:delText>MO/MA (Excl. RRM)</w:delText>
              </w:r>
            </w:del>
          </w:p>
        </w:tc>
        <w:tc>
          <w:tcPr>
            <w:tcW w:w="6995" w:type="dxa"/>
            <w:tcBorders>
              <w:top w:val="single" w:sz="6" w:space="0" w:color="auto"/>
              <w:left w:val="single" w:sz="6" w:space="0" w:color="auto"/>
              <w:bottom w:val="single" w:sz="6" w:space="0" w:color="auto"/>
              <w:right w:val="single" w:sz="6" w:space="0" w:color="auto"/>
            </w:tcBorders>
          </w:tcPr>
          <w:p w14:paraId="08DA7A34" w14:textId="0A119555" w:rsidR="00287B14" w:rsidRPr="00325356" w:rsidDel="00EC2039" w:rsidRDefault="00287B14" w:rsidP="006A491F">
            <w:pPr>
              <w:adjustRightInd w:val="0"/>
              <w:rPr>
                <w:del w:id="1959" w:author="Tebokgo Mabuto (ECP)" w:date="2026-09-09T11:12:00Z" w16du:dateUtc="2026-09-09T09:12:00Z"/>
                <w:rFonts w:ascii="Arial" w:hAnsi="Arial" w:cs="Arial"/>
                <w:color w:val="000000"/>
                <w:sz w:val="18"/>
                <w:szCs w:val="18"/>
              </w:rPr>
            </w:pPr>
            <w:del w:id="1960" w:author="Tebokgo Mabuto (ECP)" w:date="2026-09-09T11:12:00Z" w16du:dateUtc="2026-09-09T09:12:00Z">
              <w:r w:rsidRPr="00325356" w:rsidDel="00EC2039">
                <w:rPr>
                  <w:rFonts w:ascii="Arial" w:hAnsi="Arial" w:cs="Arial"/>
                  <w:color w:val="000000"/>
                  <w:sz w:val="18"/>
                  <w:szCs w:val="18"/>
                </w:rPr>
                <w:delText>Maintenance Operations and Ad-hoc Maintenance (excluding RRM projects)</w:delText>
              </w:r>
            </w:del>
          </w:p>
        </w:tc>
      </w:tr>
      <w:tr w:rsidR="00287B14" w:rsidRPr="00325356" w:rsidDel="00EC2039" w14:paraId="0DD8D0E8" w14:textId="3E5D409E" w:rsidTr="006A491F">
        <w:trPr>
          <w:trHeight w:val="247"/>
          <w:del w:id="196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42F06B68" w14:textId="12763CF5" w:rsidR="00287B14" w:rsidRPr="00325356" w:rsidDel="00EC2039" w:rsidRDefault="00287B14" w:rsidP="006A491F">
            <w:pPr>
              <w:adjustRightInd w:val="0"/>
              <w:jc w:val="center"/>
              <w:rPr>
                <w:del w:id="1962" w:author="Tebokgo Mabuto (ECP)" w:date="2026-09-09T11:12:00Z" w16du:dateUtc="2026-09-09T09:12:00Z"/>
                <w:rFonts w:ascii="Arial" w:hAnsi="Arial" w:cs="Arial"/>
                <w:color w:val="000000"/>
                <w:sz w:val="18"/>
                <w:szCs w:val="18"/>
              </w:rPr>
            </w:pPr>
            <w:del w:id="1963" w:author="Tebokgo Mabuto (ECP)" w:date="2026-09-09T11:12:00Z" w16du:dateUtc="2026-09-09T09:12:00Z">
              <w:r w:rsidRPr="00325356" w:rsidDel="00EC2039">
                <w:rPr>
                  <w:rFonts w:ascii="Arial" w:hAnsi="Arial" w:cs="Arial"/>
                  <w:color w:val="000000"/>
                  <w:sz w:val="18"/>
                  <w:szCs w:val="18"/>
                </w:rPr>
                <w:delText>MP/MS</w:delText>
              </w:r>
            </w:del>
          </w:p>
        </w:tc>
        <w:tc>
          <w:tcPr>
            <w:tcW w:w="6995" w:type="dxa"/>
            <w:tcBorders>
              <w:top w:val="single" w:sz="6" w:space="0" w:color="auto"/>
              <w:left w:val="single" w:sz="6" w:space="0" w:color="auto"/>
              <w:bottom w:val="single" w:sz="6" w:space="0" w:color="auto"/>
              <w:right w:val="single" w:sz="6" w:space="0" w:color="auto"/>
            </w:tcBorders>
          </w:tcPr>
          <w:p w14:paraId="1C55422F" w14:textId="62D2719B" w:rsidR="00287B14" w:rsidRPr="00325356" w:rsidDel="00EC2039" w:rsidRDefault="00287B14" w:rsidP="006A491F">
            <w:pPr>
              <w:adjustRightInd w:val="0"/>
              <w:rPr>
                <w:del w:id="1964" w:author="Tebokgo Mabuto (ECP)" w:date="2026-09-09T11:12:00Z" w16du:dateUtc="2026-09-09T09:12:00Z"/>
                <w:rFonts w:ascii="Arial" w:hAnsi="Arial" w:cs="Arial"/>
                <w:color w:val="000000"/>
                <w:sz w:val="18"/>
                <w:szCs w:val="18"/>
              </w:rPr>
            </w:pPr>
            <w:del w:id="1965" w:author="Tebokgo Mabuto (ECP)" w:date="2026-09-09T11:12:00Z" w16du:dateUtc="2026-09-09T09:12:00Z">
              <w:r w:rsidRPr="00325356" w:rsidDel="00EC2039">
                <w:rPr>
                  <w:rFonts w:ascii="Arial" w:hAnsi="Arial" w:cs="Arial"/>
                  <w:color w:val="000000"/>
                  <w:sz w:val="18"/>
                  <w:szCs w:val="18"/>
                </w:rPr>
                <w:delText>Periodic Maintenance and Special Maintenance</w:delText>
              </w:r>
            </w:del>
          </w:p>
        </w:tc>
      </w:tr>
      <w:tr w:rsidR="00287B14" w:rsidRPr="00325356" w:rsidDel="00EC2039" w14:paraId="53AFD041" w14:textId="738551E3" w:rsidTr="006A491F">
        <w:trPr>
          <w:trHeight w:val="247"/>
          <w:del w:id="196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51D300DD" w14:textId="734C5BC9" w:rsidR="00287B14" w:rsidRPr="00325356" w:rsidDel="00EC2039" w:rsidRDefault="00287B14" w:rsidP="006A491F">
            <w:pPr>
              <w:adjustRightInd w:val="0"/>
              <w:jc w:val="center"/>
              <w:rPr>
                <w:del w:id="1967" w:author="Tebokgo Mabuto (ECP)" w:date="2026-09-09T11:12:00Z" w16du:dateUtc="2026-09-09T09:12:00Z"/>
                <w:rFonts w:ascii="Arial" w:hAnsi="Arial" w:cs="Arial"/>
                <w:color w:val="000000"/>
                <w:sz w:val="18"/>
                <w:szCs w:val="18"/>
              </w:rPr>
            </w:pPr>
            <w:del w:id="1968" w:author="Tebokgo Mabuto (ECP)" w:date="2026-09-09T11:12:00Z" w16du:dateUtc="2026-09-09T09:12:00Z">
              <w:r w:rsidRPr="00325356" w:rsidDel="00EC2039">
                <w:rPr>
                  <w:rFonts w:ascii="Arial" w:hAnsi="Arial" w:cs="Arial"/>
                  <w:color w:val="000000"/>
                  <w:sz w:val="18"/>
                  <w:szCs w:val="18"/>
                </w:rPr>
                <w:delText>DS</w:delText>
              </w:r>
            </w:del>
          </w:p>
        </w:tc>
        <w:tc>
          <w:tcPr>
            <w:tcW w:w="6995" w:type="dxa"/>
            <w:tcBorders>
              <w:top w:val="single" w:sz="6" w:space="0" w:color="auto"/>
              <w:left w:val="single" w:sz="6" w:space="0" w:color="auto"/>
              <w:bottom w:val="single" w:sz="6" w:space="0" w:color="auto"/>
              <w:right w:val="single" w:sz="6" w:space="0" w:color="auto"/>
            </w:tcBorders>
          </w:tcPr>
          <w:p w14:paraId="26D4FB0C" w14:textId="2A53FFB3" w:rsidR="00287B14" w:rsidRPr="00325356" w:rsidDel="00EC2039" w:rsidRDefault="00287B14" w:rsidP="006A491F">
            <w:pPr>
              <w:adjustRightInd w:val="0"/>
              <w:rPr>
                <w:del w:id="1969" w:author="Tebokgo Mabuto (ECP)" w:date="2026-09-09T11:12:00Z" w16du:dateUtc="2026-09-09T09:12:00Z"/>
                <w:rFonts w:ascii="Arial" w:hAnsi="Arial" w:cs="Arial"/>
                <w:color w:val="000000"/>
                <w:sz w:val="18"/>
                <w:szCs w:val="18"/>
              </w:rPr>
            </w:pPr>
            <w:del w:id="1970" w:author="Tebokgo Mabuto (ECP)" w:date="2026-09-09T11:12:00Z" w16du:dateUtc="2026-09-09T09:12:00Z">
              <w:r w:rsidRPr="00325356" w:rsidDel="00EC2039">
                <w:rPr>
                  <w:rFonts w:ascii="Arial" w:hAnsi="Arial" w:cs="Arial"/>
                  <w:color w:val="000000"/>
                  <w:sz w:val="18"/>
                  <w:szCs w:val="18"/>
                </w:rPr>
                <w:delText>Development Strengthening</w:delText>
              </w:r>
            </w:del>
          </w:p>
        </w:tc>
      </w:tr>
      <w:tr w:rsidR="00287B14" w:rsidRPr="00325356" w:rsidDel="00EC2039" w14:paraId="1A889037" w14:textId="03674C35" w:rsidTr="006A491F">
        <w:trPr>
          <w:trHeight w:val="247"/>
          <w:del w:id="197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1AD51FBD" w14:textId="0386534E" w:rsidR="00287B14" w:rsidRPr="00325356" w:rsidDel="00EC2039" w:rsidRDefault="00287B14" w:rsidP="006A491F">
            <w:pPr>
              <w:adjustRightInd w:val="0"/>
              <w:jc w:val="center"/>
              <w:rPr>
                <w:del w:id="1972" w:author="Tebokgo Mabuto (ECP)" w:date="2026-09-09T11:12:00Z" w16du:dateUtc="2026-09-09T09:12:00Z"/>
                <w:rFonts w:ascii="Arial" w:hAnsi="Arial" w:cs="Arial"/>
                <w:color w:val="000000"/>
                <w:sz w:val="18"/>
                <w:szCs w:val="18"/>
              </w:rPr>
            </w:pPr>
            <w:del w:id="1973" w:author="Tebokgo Mabuto (ECP)" w:date="2026-09-09T11:12:00Z" w16du:dateUtc="2026-09-09T09:12:00Z">
              <w:r w:rsidRPr="00325356" w:rsidDel="00EC2039">
                <w:rPr>
                  <w:rFonts w:ascii="Arial" w:hAnsi="Arial" w:cs="Arial"/>
                  <w:color w:val="000000"/>
                  <w:sz w:val="18"/>
                  <w:szCs w:val="18"/>
                </w:rPr>
                <w:delText>DI</w:delText>
              </w:r>
            </w:del>
          </w:p>
        </w:tc>
        <w:tc>
          <w:tcPr>
            <w:tcW w:w="6995" w:type="dxa"/>
            <w:tcBorders>
              <w:top w:val="single" w:sz="6" w:space="0" w:color="auto"/>
              <w:left w:val="single" w:sz="6" w:space="0" w:color="auto"/>
              <w:bottom w:val="single" w:sz="6" w:space="0" w:color="auto"/>
              <w:right w:val="single" w:sz="6" w:space="0" w:color="auto"/>
            </w:tcBorders>
          </w:tcPr>
          <w:p w14:paraId="7D2F4C21" w14:textId="6F49F5CA" w:rsidR="00287B14" w:rsidRPr="00325356" w:rsidDel="00EC2039" w:rsidRDefault="00287B14" w:rsidP="006A491F">
            <w:pPr>
              <w:adjustRightInd w:val="0"/>
              <w:rPr>
                <w:del w:id="1974" w:author="Tebokgo Mabuto (ECP)" w:date="2026-09-09T11:12:00Z" w16du:dateUtc="2026-09-09T09:12:00Z"/>
                <w:rFonts w:ascii="Arial" w:hAnsi="Arial" w:cs="Arial"/>
                <w:color w:val="000000"/>
                <w:sz w:val="18"/>
                <w:szCs w:val="18"/>
              </w:rPr>
            </w:pPr>
            <w:del w:id="1975" w:author="Tebokgo Mabuto (ECP)" w:date="2026-09-09T11:12:00Z" w16du:dateUtc="2026-09-09T09:12:00Z">
              <w:r w:rsidRPr="00325356" w:rsidDel="00EC2039">
                <w:rPr>
                  <w:rFonts w:ascii="Arial" w:hAnsi="Arial" w:cs="Arial"/>
                  <w:color w:val="000000"/>
                  <w:sz w:val="18"/>
                  <w:szCs w:val="18"/>
                </w:rPr>
                <w:delText>Development Improvement</w:delText>
              </w:r>
            </w:del>
          </w:p>
        </w:tc>
      </w:tr>
      <w:tr w:rsidR="00287B14" w:rsidRPr="00325356" w:rsidDel="00EC2039" w14:paraId="3DEA93D0" w14:textId="2EF9BE98" w:rsidTr="006A491F">
        <w:trPr>
          <w:trHeight w:val="247"/>
          <w:del w:id="197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04115C22" w14:textId="27987C31" w:rsidR="00287B14" w:rsidRPr="00325356" w:rsidDel="00EC2039" w:rsidRDefault="00287B14" w:rsidP="006A491F">
            <w:pPr>
              <w:adjustRightInd w:val="0"/>
              <w:jc w:val="center"/>
              <w:rPr>
                <w:del w:id="1977" w:author="Tebokgo Mabuto (ECP)" w:date="2026-09-09T11:12:00Z" w16du:dateUtc="2026-09-09T09:12:00Z"/>
                <w:rFonts w:ascii="Arial" w:hAnsi="Arial" w:cs="Arial"/>
                <w:color w:val="000000"/>
                <w:sz w:val="18"/>
                <w:szCs w:val="18"/>
              </w:rPr>
            </w:pPr>
            <w:del w:id="1978" w:author="Tebokgo Mabuto (ECP)" w:date="2026-09-09T11:12:00Z" w16du:dateUtc="2026-09-09T09:12:00Z">
              <w:r w:rsidRPr="00325356" w:rsidDel="00EC2039">
                <w:rPr>
                  <w:rFonts w:ascii="Arial" w:hAnsi="Arial" w:cs="Arial"/>
                  <w:color w:val="000000"/>
                  <w:sz w:val="18"/>
                  <w:szCs w:val="18"/>
                </w:rPr>
                <w:delText>DN</w:delText>
              </w:r>
            </w:del>
          </w:p>
        </w:tc>
        <w:tc>
          <w:tcPr>
            <w:tcW w:w="6995" w:type="dxa"/>
            <w:tcBorders>
              <w:top w:val="single" w:sz="6" w:space="0" w:color="auto"/>
              <w:left w:val="single" w:sz="6" w:space="0" w:color="auto"/>
              <w:bottom w:val="single" w:sz="6" w:space="0" w:color="auto"/>
              <w:right w:val="single" w:sz="6" w:space="0" w:color="auto"/>
            </w:tcBorders>
          </w:tcPr>
          <w:p w14:paraId="29084923" w14:textId="1A83023E" w:rsidR="00287B14" w:rsidRPr="00325356" w:rsidDel="00EC2039" w:rsidRDefault="00287B14" w:rsidP="006A491F">
            <w:pPr>
              <w:adjustRightInd w:val="0"/>
              <w:rPr>
                <w:del w:id="1979" w:author="Tebokgo Mabuto (ECP)" w:date="2026-09-09T11:12:00Z" w16du:dateUtc="2026-09-09T09:12:00Z"/>
                <w:rFonts w:ascii="Arial" w:hAnsi="Arial" w:cs="Arial"/>
                <w:color w:val="000000"/>
                <w:sz w:val="18"/>
                <w:szCs w:val="18"/>
              </w:rPr>
            </w:pPr>
            <w:del w:id="1980" w:author="Tebokgo Mabuto (ECP)" w:date="2026-09-09T11:12:00Z" w16du:dateUtc="2026-09-09T09:12:00Z">
              <w:r w:rsidRPr="00325356" w:rsidDel="00EC2039">
                <w:rPr>
                  <w:rFonts w:ascii="Arial" w:hAnsi="Arial" w:cs="Arial"/>
                  <w:color w:val="000000"/>
                  <w:sz w:val="18"/>
                  <w:szCs w:val="18"/>
                </w:rPr>
                <w:delText>Development New Facilities</w:delText>
              </w:r>
            </w:del>
          </w:p>
        </w:tc>
      </w:tr>
      <w:tr w:rsidR="00287B14" w:rsidRPr="00325356" w:rsidDel="00EC2039" w14:paraId="2E228517" w14:textId="30D24CC6" w:rsidTr="006A491F">
        <w:trPr>
          <w:trHeight w:val="247"/>
          <w:del w:id="198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6B357311" w14:textId="44F26B41" w:rsidR="00287B14" w:rsidRPr="00325356" w:rsidDel="00EC2039" w:rsidRDefault="00287B14" w:rsidP="006A491F">
            <w:pPr>
              <w:adjustRightInd w:val="0"/>
              <w:jc w:val="center"/>
              <w:rPr>
                <w:del w:id="1982" w:author="Tebokgo Mabuto (ECP)" w:date="2026-09-09T11:12:00Z" w16du:dateUtc="2026-09-09T09:12:00Z"/>
                <w:rFonts w:ascii="Arial" w:hAnsi="Arial" w:cs="Arial"/>
                <w:color w:val="000000"/>
                <w:sz w:val="18"/>
                <w:szCs w:val="18"/>
              </w:rPr>
            </w:pPr>
            <w:del w:id="1983" w:author="Tebokgo Mabuto (ECP)" w:date="2026-09-09T11:12:00Z" w16du:dateUtc="2026-09-09T09:12:00Z">
              <w:r w:rsidRPr="00325356" w:rsidDel="00EC2039">
                <w:rPr>
                  <w:rFonts w:ascii="Arial" w:hAnsi="Arial" w:cs="Arial"/>
                  <w:color w:val="000000"/>
                  <w:sz w:val="18"/>
                  <w:szCs w:val="18"/>
                </w:rPr>
                <w:delText>CD</w:delText>
              </w:r>
            </w:del>
          </w:p>
        </w:tc>
        <w:tc>
          <w:tcPr>
            <w:tcW w:w="6995" w:type="dxa"/>
            <w:tcBorders>
              <w:top w:val="single" w:sz="6" w:space="0" w:color="auto"/>
              <w:left w:val="single" w:sz="6" w:space="0" w:color="auto"/>
              <w:bottom w:val="single" w:sz="6" w:space="0" w:color="auto"/>
              <w:right w:val="single" w:sz="6" w:space="0" w:color="auto"/>
            </w:tcBorders>
          </w:tcPr>
          <w:p w14:paraId="7C8C5194" w14:textId="3A858F2C" w:rsidR="00287B14" w:rsidRPr="00325356" w:rsidDel="00EC2039" w:rsidRDefault="00287B14" w:rsidP="006A491F">
            <w:pPr>
              <w:adjustRightInd w:val="0"/>
              <w:rPr>
                <w:del w:id="1984" w:author="Tebokgo Mabuto (ECP)" w:date="2026-09-09T11:12:00Z" w16du:dateUtc="2026-09-09T09:12:00Z"/>
                <w:rFonts w:ascii="Arial" w:hAnsi="Arial" w:cs="Arial"/>
                <w:color w:val="000000"/>
                <w:sz w:val="18"/>
                <w:szCs w:val="18"/>
              </w:rPr>
            </w:pPr>
            <w:del w:id="1985" w:author="Tebokgo Mabuto (ECP)" w:date="2026-09-09T11:12:00Z" w16du:dateUtc="2026-09-09T09:12:00Z">
              <w:r w:rsidRPr="00325356" w:rsidDel="00EC2039">
                <w:rPr>
                  <w:rFonts w:ascii="Arial" w:hAnsi="Arial" w:cs="Arial"/>
                  <w:color w:val="000000"/>
                  <w:sz w:val="18"/>
                  <w:szCs w:val="18"/>
                </w:rPr>
                <w:delText>Community Development</w:delText>
              </w:r>
            </w:del>
          </w:p>
        </w:tc>
      </w:tr>
      <w:tr w:rsidR="00287B14" w:rsidRPr="00325356" w:rsidDel="00EC2039" w14:paraId="4B8EF147" w14:textId="645E5B60" w:rsidTr="006A491F">
        <w:trPr>
          <w:trHeight w:val="247"/>
          <w:del w:id="198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7D58939A" w14:textId="1197B6A4" w:rsidR="00287B14" w:rsidRPr="00325356" w:rsidDel="00EC2039" w:rsidRDefault="00287B14" w:rsidP="006A491F">
            <w:pPr>
              <w:adjustRightInd w:val="0"/>
              <w:jc w:val="center"/>
              <w:rPr>
                <w:del w:id="1987" w:author="Tebokgo Mabuto (ECP)" w:date="2026-09-09T11:12:00Z" w16du:dateUtc="2026-09-09T09:12:00Z"/>
                <w:rFonts w:ascii="Arial" w:hAnsi="Arial" w:cs="Arial"/>
                <w:color w:val="000000"/>
                <w:sz w:val="18"/>
                <w:szCs w:val="18"/>
              </w:rPr>
            </w:pPr>
            <w:del w:id="1988" w:author="Tebokgo Mabuto (ECP)" w:date="2026-09-09T11:12:00Z" w16du:dateUtc="2026-09-09T09:12:00Z">
              <w:r w:rsidRPr="00325356" w:rsidDel="00EC2039">
                <w:rPr>
                  <w:rFonts w:ascii="Arial" w:hAnsi="Arial" w:cs="Arial"/>
                  <w:color w:val="000000"/>
                  <w:sz w:val="18"/>
                  <w:szCs w:val="18"/>
                </w:rPr>
                <w:delText>RRM</w:delText>
              </w:r>
            </w:del>
          </w:p>
        </w:tc>
        <w:tc>
          <w:tcPr>
            <w:tcW w:w="6995" w:type="dxa"/>
            <w:tcBorders>
              <w:top w:val="single" w:sz="6" w:space="0" w:color="auto"/>
              <w:left w:val="single" w:sz="6" w:space="0" w:color="auto"/>
              <w:bottom w:val="single" w:sz="6" w:space="0" w:color="auto"/>
              <w:right w:val="single" w:sz="6" w:space="0" w:color="auto"/>
            </w:tcBorders>
          </w:tcPr>
          <w:p w14:paraId="4A236964" w14:textId="1EDB7684" w:rsidR="00287B14" w:rsidRPr="00325356" w:rsidDel="00EC2039" w:rsidRDefault="00287B14" w:rsidP="006A491F">
            <w:pPr>
              <w:adjustRightInd w:val="0"/>
              <w:rPr>
                <w:del w:id="1989" w:author="Tebokgo Mabuto (ECP)" w:date="2026-09-09T11:12:00Z" w16du:dateUtc="2026-09-09T09:12:00Z"/>
                <w:rFonts w:ascii="Arial" w:hAnsi="Arial" w:cs="Arial"/>
                <w:color w:val="000000"/>
                <w:sz w:val="18"/>
                <w:szCs w:val="18"/>
              </w:rPr>
            </w:pPr>
            <w:del w:id="1990" w:author="Tebokgo Mabuto (ECP)" w:date="2026-09-09T11:12:00Z" w16du:dateUtc="2026-09-09T09:12:00Z">
              <w:r w:rsidRPr="00325356" w:rsidDel="00EC2039">
                <w:rPr>
                  <w:rFonts w:ascii="Arial" w:hAnsi="Arial" w:cs="Arial"/>
                  <w:color w:val="000000"/>
                  <w:sz w:val="18"/>
                  <w:szCs w:val="18"/>
                </w:rPr>
                <w:delText>Routine Road Maintenance</w:delText>
              </w:r>
            </w:del>
          </w:p>
        </w:tc>
      </w:tr>
      <w:tr w:rsidR="00287B14" w:rsidRPr="00325356" w:rsidDel="00EC2039" w14:paraId="594960AC" w14:textId="23885369" w:rsidTr="006A491F">
        <w:trPr>
          <w:trHeight w:val="247"/>
          <w:del w:id="199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45CB035D" w14:textId="5E27BB66" w:rsidR="00287B14" w:rsidRPr="00325356" w:rsidDel="00EC2039" w:rsidRDefault="00287B14" w:rsidP="006A491F">
            <w:pPr>
              <w:adjustRightInd w:val="0"/>
              <w:jc w:val="center"/>
              <w:rPr>
                <w:del w:id="1992" w:author="Tebokgo Mabuto (ECP)" w:date="2026-09-09T11:12:00Z" w16du:dateUtc="2026-09-09T09:12:00Z"/>
                <w:rFonts w:ascii="Arial" w:hAnsi="Arial" w:cs="Arial"/>
                <w:color w:val="000000"/>
                <w:sz w:val="18"/>
                <w:szCs w:val="18"/>
              </w:rPr>
            </w:pPr>
            <w:del w:id="1993" w:author="Tebokgo Mabuto (ECP)" w:date="2026-09-09T11:12:00Z" w16du:dateUtc="2026-09-09T09:12:00Z">
              <w:r w:rsidRPr="00325356" w:rsidDel="00EC2039">
                <w:rPr>
                  <w:rFonts w:ascii="Arial" w:hAnsi="Arial" w:cs="Arial"/>
                  <w:color w:val="000000"/>
                  <w:sz w:val="18"/>
                  <w:szCs w:val="18"/>
                </w:rPr>
                <w:delText>MSC</w:delText>
              </w:r>
            </w:del>
          </w:p>
        </w:tc>
        <w:tc>
          <w:tcPr>
            <w:tcW w:w="6995" w:type="dxa"/>
            <w:tcBorders>
              <w:top w:val="single" w:sz="6" w:space="0" w:color="auto"/>
              <w:left w:val="single" w:sz="6" w:space="0" w:color="auto"/>
              <w:bottom w:val="single" w:sz="6" w:space="0" w:color="auto"/>
              <w:right w:val="single" w:sz="6" w:space="0" w:color="auto"/>
            </w:tcBorders>
          </w:tcPr>
          <w:p w14:paraId="184CE712" w14:textId="686C7318" w:rsidR="00287B14" w:rsidRPr="00325356" w:rsidDel="00EC2039" w:rsidRDefault="00287B14" w:rsidP="006A491F">
            <w:pPr>
              <w:adjustRightInd w:val="0"/>
              <w:rPr>
                <w:del w:id="1994" w:author="Tebokgo Mabuto (ECP)" w:date="2026-09-09T11:12:00Z" w16du:dateUtc="2026-09-09T09:12:00Z"/>
                <w:rFonts w:ascii="Arial" w:hAnsi="Arial" w:cs="Arial"/>
                <w:color w:val="000000"/>
                <w:sz w:val="18"/>
                <w:szCs w:val="18"/>
              </w:rPr>
            </w:pPr>
            <w:del w:id="1995" w:author="Tebokgo Mabuto (ECP)" w:date="2026-09-09T11:12:00Z" w16du:dateUtc="2026-09-09T09:12:00Z">
              <w:r w:rsidRPr="00325356" w:rsidDel="00EC2039">
                <w:rPr>
                  <w:rFonts w:ascii="Arial" w:hAnsi="Arial" w:cs="Arial"/>
                  <w:color w:val="000000"/>
                  <w:sz w:val="18"/>
                  <w:szCs w:val="18"/>
                </w:rPr>
                <w:delText>Special Maintenance Concrete</w:delText>
              </w:r>
            </w:del>
          </w:p>
        </w:tc>
      </w:tr>
      <w:tr w:rsidR="00287B14" w:rsidRPr="00325356" w:rsidDel="00EC2039" w14:paraId="03806B36" w14:textId="4CC06D1D" w:rsidTr="006A491F">
        <w:trPr>
          <w:trHeight w:val="247"/>
          <w:del w:id="199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6F0E9D18" w14:textId="27DE056F" w:rsidR="00287B14" w:rsidRPr="00325356" w:rsidDel="00EC2039" w:rsidRDefault="00287B14" w:rsidP="006A491F">
            <w:pPr>
              <w:adjustRightInd w:val="0"/>
              <w:jc w:val="center"/>
              <w:rPr>
                <w:del w:id="1997" w:author="Tebokgo Mabuto (ECP)" w:date="2026-09-09T11:12:00Z" w16du:dateUtc="2026-09-09T09:12:00Z"/>
                <w:rFonts w:ascii="Arial" w:hAnsi="Arial" w:cs="Arial"/>
                <w:color w:val="000000"/>
                <w:sz w:val="18"/>
                <w:szCs w:val="18"/>
              </w:rPr>
            </w:pPr>
            <w:del w:id="1998" w:author="Tebokgo Mabuto (ECP)" w:date="2026-09-09T11:12:00Z" w16du:dateUtc="2026-09-09T09:12:00Z">
              <w:r w:rsidRPr="00325356" w:rsidDel="00EC2039">
                <w:rPr>
                  <w:rFonts w:ascii="Arial" w:hAnsi="Arial" w:cs="Arial"/>
                  <w:color w:val="000000"/>
                  <w:sz w:val="18"/>
                  <w:szCs w:val="18"/>
                </w:rPr>
                <w:delText>MSB</w:delText>
              </w:r>
            </w:del>
          </w:p>
        </w:tc>
        <w:tc>
          <w:tcPr>
            <w:tcW w:w="6995" w:type="dxa"/>
            <w:tcBorders>
              <w:top w:val="single" w:sz="6" w:space="0" w:color="auto"/>
              <w:left w:val="single" w:sz="6" w:space="0" w:color="auto"/>
              <w:bottom w:val="single" w:sz="6" w:space="0" w:color="auto"/>
              <w:right w:val="single" w:sz="6" w:space="0" w:color="auto"/>
            </w:tcBorders>
          </w:tcPr>
          <w:p w14:paraId="1EAD902A" w14:textId="41D613BF" w:rsidR="00287B14" w:rsidRPr="00325356" w:rsidDel="00EC2039" w:rsidRDefault="00287B14" w:rsidP="006A491F">
            <w:pPr>
              <w:adjustRightInd w:val="0"/>
              <w:rPr>
                <w:del w:id="1999" w:author="Tebokgo Mabuto (ECP)" w:date="2026-09-09T11:12:00Z" w16du:dateUtc="2026-09-09T09:12:00Z"/>
                <w:rFonts w:ascii="Arial" w:hAnsi="Arial" w:cs="Arial"/>
                <w:color w:val="000000"/>
                <w:sz w:val="18"/>
                <w:szCs w:val="18"/>
              </w:rPr>
            </w:pPr>
            <w:del w:id="2000" w:author="Tebokgo Mabuto (ECP)" w:date="2026-09-09T11:12:00Z" w16du:dateUtc="2026-09-09T09:12:00Z">
              <w:r w:rsidRPr="00325356" w:rsidDel="00EC2039">
                <w:rPr>
                  <w:rFonts w:ascii="Arial" w:hAnsi="Arial" w:cs="Arial"/>
                  <w:color w:val="000000"/>
                  <w:sz w:val="18"/>
                  <w:szCs w:val="18"/>
                </w:rPr>
                <w:delText>Maintenance Special Bridge</w:delText>
              </w:r>
            </w:del>
          </w:p>
        </w:tc>
      </w:tr>
      <w:tr w:rsidR="00287B14" w:rsidRPr="00325356" w:rsidDel="00EC2039" w14:paraId="3F6CB266" w14:textId="7840969B" w:rsidTr="006A491F">
        <w:trPr>
          <w:trHeight w:val="247"/>
          <w:del w:id="200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709DA2D2" w14:textId="2480119C" w:rsidR="00287B14" w:rsidRPr="00325356" w:rsidDel="00EC2039" w:rsidRDefault="00287B14" w:rsidP="006A491F">
            <w:pPr>
              <w:adjustRightInd w:val="0"/>
              <w:jc w:val="center"/>
              <w:rPr>
                <w:del w:id="2002" w:author="Tebokgo Mabuto (ECP)" w:date="2026-09-09T11:12:00Z" w16du:dateUtc="2026-09-09T09:12:00Z"/>
                <w:rFonts w:ascii="Arial" w:hAnsi="Arial" w:cs="Arial"/>
                <w:color w:val="000000"/>
                <w:sz w:val="18"/>
                <w:szCs w:val="18"/>
              </w:rPr>
            </w:pPr>
            <w:del w:id="2003" w:author="Tebokgo Mabuto (ECP)" w:date="2026-09-09T11:12:00Z" w16du:dateUtc="2026-09-09T09:12:00Z">
              <w:r w:rsidRPr="00325356" w:rsidDel="00EC2039">
                <w:rPr>
                  <w:rFonts w:ascii="Arial" w:hAnsi="Arial" w:cs="Arial"/>
                  <w:color w:val="000000"/>
                  <w:sz w:val="18"/>
                  <w:szCs w:val="18"/>
                </w:rPr>
                <w:delText>DIB</w:delText>
              </w:r>
            </w:del>
          </w:p>
        </w:tc>
        <w:tc>
          <w:tcPr>
            <w:tcW w:w="6995" w:type="dxa"/>
            <w:tcBorders>
              <w:top w:val="single" w:sz="6" w:space="0" w:color="auto"/>
              <w:left w:val="single" w:sz="6" w:space="0" w:color="auto"/>
              <w:bottom w:val="single" w:sz="6" w:space="0" w:color="auto"/>
              <w:right w:val="single" w:sz="6" w:space="0" w:color="auto"/>
            </w:tcBorders>
          </w:tcPr>
          <w:p w14:paraId="6A7C58EF" w14:textId="386AE784" w:rsidR="00287B14" w:rsidRPr="00325356" w:rsidDel="00EC2039" w:rsidRDefault="00287B14" w:rsidP="006A491F">
            <w:pPr>
              <w:adjustRightInd w:val="0"/>
              <w:rPr>
                <w:del w:id="2004" w:author="Tebokgo Mabuto (ECP)" w:date="2026-09-09T11:12:00Z" w16du:dateUtc="2026-09-09T09:12:00Z"/>
                <w:rFonts w:ascii="Arial" w:hAnsi="Arial" w:cs="Arial"/>
                <w:color w:val="000000"/>
                <w:sz w:val="18"/>
                <w:szCs w:val="18"/>
              </w:rPr>
            </w:pPr>
            <w:del w:id="2005" w:author="Tebokgo Mabuto (ECP)" w:date="2026-09-09T11:12:00Z" w16du:dateUtc="2026-09-09T09:12:00Z">
              <w:r w:rsidRPr="00325356" w:rsidDel="00EC2039">
                <w:rPr>
                  <w:rFonts w:ascii="Arial" w:hAnsi="Arial" w:cs="Arial"/>
                  <w:color w:val="000000"/>
                  <w:sz w:val="18"/>
                  <w:szCs w:val="18"/>
                </w:rPr>
                <w:delText>Development Improvement Bridge</w:delText>
              </w:r>
            </w:del>
          </w:p>
        </w:tc>
      </w:tr>
      <w:tr w:rsidR="00287B14" w:rsidRPr="00325356" w:rsidDel="00EC2039" w14:paraId="31190381" w14:textId="651DEDE2" w:rsidTr="006A491F">
        <w:trPr>
          <w:trHeight w:val="247"/>
          <w:del w:id="200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4804CA45" w14:textId="58F22703" w:rsidR="00287B14" w:rsidRPr="00325356" w:rsidDel="00EC2039" w:rsidRDefault="00287B14" w:rsidP="006A491F">
            <w:pPr>
              <w:adjustRightInd w:val="0"/>
              <w:jc w:val="center"/>
              <w:rPr>
                <w:del w:id="2007" w:author="Tebokgo Mabuto (ECP)" w:date="2026-09-09T11:12:00Z" w16du:dateUtc="2026-09-09T09:12:00Z"/>
                <w:rFonts w:ascii="Arial" w:hAnsi="Arial" w:cs="Arial"/>
                <w:color w:val="000000"/>
                <w:sz w:val="18"/>
                <w:szCs w:val="18"/>
              </w:rPr>
            </w:pPr>
            <w:del w:id="2008" w:author="Tebokgo Mabuto (ECP)" w:date="2026-09-09T11:12:00Z" w16du:dateUtc="2026-09-09T09:12:00Z">
              <w:r w:rsidRPr="00325356" w:rsidDel="00EC2039">
                <w:rPr>
                  <w:rFonts w:ascii="Arial" w:hAnsi="Arial" w:cs="Arial"/>
                  <w:color w:val="000000"/>
                  <w:sz w:val="18"/>
                  <w:szCs w:val="18"/>
                </w:rPr>
                <w:delText>DNB</w:delText>
              </w:r>
            </w:del>
          </w:p>
        </w:tc>
        <w:tc>
          <w:tcPr>
            <w:tcW w:w="6995" w:type="dxa"/>
            <w:tcBorders>
              <w:top w:val="single" w:sz="6" w:space="0" w:color="auto"/>
              <w:left w:val="single" w:sz="6" w:space="0" w:color="auto"/>
              <w:bottom w:val="single" w:sz="6" w:space="0" w:color="auto"/>
              <w:right w:val="single" w:sz="6" w:space="0" w:color="auto"/>
            </w:tcBorders>
          </w:tcPr>
          <w:p w14:paraId="7AD0A363" w14:textId="1F218CA9" w:rsidR="00287B14" w:rsidRPr="00325356" w:rsidDel="00EC2039" w:rsidRDefault="00287B14" w:rsidP="006A491F">
            <w:pPr>
              <w:adjustRightInd w:val="0"/>
              <w:rPr>
                <w:del w:id="2009" w:author="Tebokgo Mabuto (ECP)" w:date="2026-09-09T11:12:00Z" w16du:dateUtc="2026-09-09T09:12:00Z"/>
                <w:rFonts w:ascii="Arial" w:hAnsi="Arial" w:cs="Arial"/>
                <w:color w:val="000000"/>
                <w:sz w:val="18"/>
                <w:szCs w:val="18"/>
              </w:rPr>
            </w:pPr>
            <w:del w:id="2010" w:author="Tebokgo Mabuto (ECP)" w:date="2026-09-09T11:12:00Z" w16du:dateUtc="2026-09-09T09:12:00Z">
              <w:r w:rsidRPr="00325356" w:rsidDel="00EC2039">
                <w:rPr>
                  <w:rFonts w:ascii="Arial" w:hAnsi="Arial" w:cs="Arial"/>
                  <w:color w:val="000000"/>
                  <w:sz w:val="18"/>
                  <w:szCs w:val="18"/>
                </w:rPr>
                <w:delText>Development New Bridge</w:delText>
              </w:r>
            </w:del>
          </w:p>
        </w:tc>
      </w:tr>
      <w:tr w:rsidR="00287B14" w:rsidRPr="00325356" w:rsidDel="00EC2039" w14:paraId="6F7D7F10" w14:textId="51ED2CDA" w:rsidTr="006A491F">
        <w:trPr>
          <w:trHeight w:val="247"/>
          <w:del w:id="201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27A82D21" w14:textId="3C9A1EE4" w:rsidR="00287B14" w:rsidRPr="00325356" w:rsidDel="00EC2039" w:rsidRDefault="00287B14" w:rsidP="006A491F">
            <w:pPr>
              <w:adjustRightInd w:val="0"/>
              <w:jc w:val="center"/>
              <w:rPr>
                <w:del w:id="2012" w:author="Tebokgo Mabuto (ECP)" w:date="2026-09-09T11:12:00Z" w16du:dateUtc="2026-09-09T09:12:00Z"/>
                <w:rFonts w:ascii="Arial" w:hAnsi="Arial" w:cs="Arial"/>
                <w:color w:val="000000"/>
                <w:sz w:val="18"/>
                <w:szCs w:val="18"/>
              </w:rPr>
            </w:pPr>
            <w:del w:id="2013" w:author="Tebokgo Mabuto (ECP)" w:date="2026-09-09T11:12:00Z" w16du:dateUtc="2026-09-09T09:12:00Z">
              <w:r w:rsidRPr="00325356" w:rsidDel="00EC2039">
                <w:rPr>
                  <w:rFonts w:ascii="Arial" w:hAnsi="Arial" w:cs="Arial"/>
                  <w:color w:val="000000"/>
                  <w:sz w:val="18"/>
                  <w:szCs w:val="18"/>
                </w:rPr>
                <w:delText>MSS</w:delText>
              </w:r>
            </w:del>
          </w:p>
        </w:tc>
        <w:tc>
          <w:tcPr>
            <w:tcW w:w="6995" w:type="dxa"/>
            <w:tcBorders>
              <w:top w:val="single" w:sz="6" w:space="0" w:color="auto"/>
              <w:left w:val="single" w:sz="6" w:space="0" w:color="auto"/>
              <w:bottom w:val="single" w:sz="6" w:space="0" w:color="auto"/>
              <w:right w:val="single" w:sz="6" w:space="0" w:color="auto"/>
            </w:tcBorders>
          </w:tcPr>
          <w:p w14:paraId="79D8067A" w14:textId="35BDEB00" w:rsidR="00287B14" w:rsidRPr="00325356" w:rsidDel="00EC2039" w:rsidRDefault="00287B14" w:rsidP="006A491F">
            <w:pPr>
              <w:adjustRightInd w:val="0"/>
              <w:rPr>
                <w:del w:id="2014" w:author="Tebokgo Mabuto (ECP)" w:date="2026-09-09T11:12:00Z" w16du:dateUtc="2026-09-09T09:12:00Z"/>
                <w:rFonts w:ascii="Arial" w:hAnsi="Arial" w:cs="Arial"/>
                <w:color w:val="000000"/>
                <w:sz w:val="18"/>
                <w:szCs w:val="18"/>
              </w:rPr>
            </w:pPr>
            <w:del w:id="2015" w:author="Tebokgo Mabuto (ECP)" w:date="2026-09-09T11:12:00Z" w16du:dateUtc="2026-09-09T09:12:00Z">
              <w:r w:rsidRPr="00325356" w:rsidDel="00EC2039">
                <w:rPr>
                  <w:rFonts w:ascii="Arial" w:hAnsi="Arial" w:cs="Arial"/>
                  <w:color w:val="000000"/>
                  <w:sz w:val="18"/>
                  <w:szCs w:val="18"/>
                </w:rPr>
                <w:delText>Maintenance Special Structures</w:delText>
              </w:r>
            </w:del>
          </w:p>
        </w:tc>
      </w:tr>
      <w:tr w:rsidR="00287B14" w:rsidRPr="00325356" w:rsidDel="00EC2039" w14:paraId="66F03D18" w14:textId="64EFA704" w:rsidTr="006A491F">
        <w:trPr>
          <w:trHeight w:val="247"/>
          <w:del w:id="201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3C8075AF" w14:textId="7B73BA2C" w:rsidR="00287B14" w:rsidRPr="00325356" w:rsidDel="00EC2039" w:rsidRDefault="00287B14" w:rsidP="006A491F">
            <w:pPr>
              <w:adjustRightInd w:val="0"/>
              <w:jc w:val="center"/>
              <w:rPr>
                <w:del w:id="2017" w:author="Tebokgo Mabuto (ECP)" w:date="2026-09-09T11:12:00Z" w16du:dateUtc="2026-09-09T09:12:00Z"/>
                <w:rFonts w:ascii="Arial" w:hAnsi="Arial" w:cs="Arial"/>
                <w:color w:val="000000"/>
                <w:sz w:val="18"/>
                <w:szCs w:val="18"/>
              </w:rPr>
            </w:pPr>
            <w:del w:id="2018" w:author="Tebokgo Mabuto (ECP)" w:date="2026-09-09T11:12:00Z" w16du:dateUtc="2026-09-09T09:12:00Z">
              <w:r w:rsidRPr="00325356" w:rsidDel="00EC2039">
                <w:rPr>
                  <w:rFonts w:ascii="Arial" w:hAnsi="Arial" w:cs="Arial"/>
                  <w:color w:val="000000"/>
                  <w:sz w:val="18"/>
                  <w:szCs w:val="18"/>
                </w:rPr>
                <w:delText>DIS</w:delText>
              </w:r>
            </w:del>
          </w:p>
        </w:tc>
        <w:tc>
          <w:tcPr>
            <w:tcW w:w="6995" w:type="dxa"/>
            <w:tcBorders>
              <w:top w:val="single" w:sz="6" w:space="0" w:color="auto"/>
              <w:left w:val="single" w:sz="6" w:space="0" w:color="auto"/>
              <w:bottom w:val="single" w:sz="6" w:space="0" w:color="auto"/>
              <w:right w:val="single" w:sz="6" w:space="0" w:color="auto"/>
            </w:tcBorders>
          </w:tcPr>
          <w:p w14:paraId="272F9191" w14:textId="7EB79C2F" w:rsidR="00287B14" w:rsidRPr="00325356" w:rsidDel="00EC2039" w:rsidRDefault="00287B14" w:rsidP="006A491F">
            <w:pPr>
              <w:adjustRightInd w:val="0"/>
              <w:rPr>
                <w:del w:id="2019" w:author="Tebokgo Mabuto (ECP)" w:date="2026-09-09T11:12:00Z" w16du:dateUtc="2026-09-09T09:12:00Z"/>
                <w:rFonts w:ascii="Arial" w:hAnsi="Arial" w:cs="Arial"/>
                <w:color w:val="000000"/>
                <w:sz w:val="18"/>
                <w:szCs w:val="18"/>
              </w:rPr>
            </w:pPr>
            <w:del w:id="2020" w:author="Tebokgo Mabuto (ECP)" w:date="2026-09-09T11:12:00Z" w16du:dateUtc="2026-09-09T09:12:00Z">
              <w:r w:rsidRPr="00325356" w:rsidDel="00EC2039">
                <w:rPr>
                  <w:rFonts w:ascii="Arial" w:hAnsi="Arial" w:cs="Arial"/>
                  <w:color w:val="000000"/>
                  <w:sz w:val="18"/>
                  <w:szCs w:val="18"/>
                </w:rPr>
                <w:delText>Development Improvement Structures</w:delText>
              </w:r>
            </w:del>
          </w:p>
        </w:tc>
      </w:tr>
      <w:tr w:rsidR="00287B14" w:rsidRPr="00325356" w:rsidDel="00EC2039" w14:paraId="79432736" w14:textId="21B5BDC7" w:rsidTr="006A491F">
        <w:trPr>
          <w:trHeight w:val="247"/>
          <w:del w:id="202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29649E42" w14:textId="37A9DC17" w:rsidR="00287B14" w:rsidRPr="00325356" w:rsidDel="00EC2039" w:rsidRDefault="00287B14" w:rsidP="006A491F">
            <w:pPr>
              <w:adjustRightInd w:val="0"/>
              <w:jc w:val="center"/>
              <w:rPr>
                <w:del w:id="2022" w:author="Tebokgo Mabuto (ECP)" w:date="2026-09-09T11:12:00Z" w16du:dateUtc="2026-09-09T09:12:00Z"/>
                <w:rFonts w:ascii="Arial" w:hAnsi="Arial" w:cs="Arial"/>
                <w:color w:val="000000"/>
                <w:sz w:val="18"/>
                <w:szCs w:val="18"/>
              </w:rPr>
            </w:pPr>
            <w:del w:id="2023" w:author="Tebokgo Mabuto (ECP)" w:date="2026-09-09T11:12:00Z" w16du:dateUtc="2026-09-09T09:12:00Z">
              <w:r w:rsidRPr="00325356" w:rsidDel="00EC2039">
                <w:rPr>
                  <w:rFonts w:ascii="Arial" w:hAnsi="Arial" w:cs="Arial"/>
                  <w:color w:val="000000"/>
                  <w:sz w:val="18"/>
                  <w:szCs w:val="18"/>
                </w:rPr>
                <w:delText>DNS</w:delText>
              </w:r>
            </w:del>
          </w:p>
        </w:tc>
        <w:tc>
          <w:tcPr>
            <w:tcW w:w="6995" w:type="dxa"/>
            <w:tcBorders>
              <w:top w:val="single" w:sz="6" w:space="0" w:color="auto"/>
              <w:left w:val="single" w:sz="6" w:space="0" w:color="auto"/>
              <w:bottom w:val="single" w:sz="6" w:space="0" w:color="auto"/>
              <w:right w:val="single" w:sz="6" w:space="0" w:color="auto"/>
            </w:tcBorders>
          </w:tcPr>
          <w:p w14:paraId="141809F8" w14:textId="17689200" w:rsidR="00287B14" w:rsidRPr="00325356" w:rsidDel="00EC2039" w:rsidRDefault="00287B14" w:rsidP="006A491F">
            <w:pPr>
              <w:adjustRightInd w:val="0"/>
              <w:rPr>
                <w:del w:id="2024" w:author="Tebokgo Mabuto (ECP)" w:date="2026-09-09T11:12:00Z" w16du:dateUtc="2026-09-09T09:12:00Z"/>
                <w:rFonts w:ascii="Arial" w:hAnsi="Arial" w:cs="Arial"/>
                <w:color w:val="000000"/>
                <w:sz w:val="18"/>
                <w:szCs w:val="18"/>
              </w:rPr>
            </w:pPr>
            <w:del w:id="2025" w:author="Tebokgo Mabuto (ECP)" w:date="2026-09-09T11:12:00Z" w16du:dateUtc="2026-09-09T09:12:00Z">
              <w:r w:rsidRPr="00325356" w:rsidDel="00EC2039">
                <w:rPr>
                  <w:rFonts w:ascii="Arial" w:hAnsi="Arial" w:cs="Arial"/>
                  <w:color w:val="000000"/>
                  <w:sz w:val="18"/>
                  <w:szCs w:val="18"/>
                </w:rPr>
                <w:delText>Development New Structures</w:delText>
              </w:r>
            </w:del>
          </w:p>
        </w:tc>
      </w:tr>
      <w:tr w:rsidR="00287B14" w:rsidRPr="00325356" w:rsidDel="00EC2039" w14:paraId="4A506506" w14:textId="6E4702A6" w:rsidTr="006A491F">
        <w:trPr>
          <w:trHeight w:val="247"/>
          <w:del w:id="202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204444B2" w14:textId="73890B39" w:rsidR="00287B14" w:rsidRPr="00325356" w:rsidDel="00EC2039" w:rsidRDefault="00287B14" w:rsidP="006A491F">
            <w:pPr>
              <w:adjustRightInd w:val="0"/>
              <w:jc w:val="center"/>
              <w:rPr>
                <w:del w:id="2027" w:author="Tebokgo Mabuto (ECP)" w:date="2026-09-09T11:12:00Z" w16du:dateUtc="2026-09-09T09:12:00Z"/>
                <w:rFonts w:ascii="Arial" w:hAnsi="Arial" w:cs="Arial"/>
                <w:color w:val="000000"/>
                <w:sz w:val="18"/>
                <w:szCs w:val="18"/>
              </w:rPr>
            </w:pPr>
            <w:del w:id="2028" w:author="Tebokgo Mabuto (ECP)" w:date="2026-09-09T11:12:00Z" w16du:dateUtc="2026-09-09T09:12:00Z">
              <w:r w:rsidRPr="00325356" w:rsidDel="00EC2039">
                <w:rPr>
                  <w:rFonts w:ascii="Arial" w:hAnsi="Arial" w:cs="Arial"/>
                  <w:color w:val="000000"/>
                  <w:sz w:val="18"/>
                  <w:szCs w:val="18"/>
                </w:rPr>
                <w:delText>STREET LIGHTING</w:delText>
              </w:r>
            </w:del>
          </w:p>
        </w:tc>
        <w:tc>
          <w:tcPr>
            <w:tcW w:w="6995" w:type="dxa"/>
            <w:tcBorders>
              <w:top w:val="single" w:sz="6" w:space="0" w:color="auto"/>
              <w:left w:val="single" w:sz="6" w:space="0" w:color="auto"/>
              <w:bottom w:val="single" w:sz="6" w:space="0" w:color="auto"/>
              <w:right w:val="single" w:sz="6" w:space="0" w:color="auto"/>
            </w:tcBorders>
          </w:tcPr>
          <w:p w14:paraId="760C20BA" w14:textId="3BB372C7" w:rsidR="00287B14" w:rsidRPr="00325356" w:rsidDel="00EC2039" w:rsidRDefault="00287B14" w:rsidP="006A491F">
            <w:pPr>
              <w:adjustRightInd w:val="0"/>
              <w:rPr>
                <w:del w:id="2029" w:author="Tebokgo Mabuto (ECP)" w:date="2026-09-09T11:12:00Z" w16du:dateUtc="2026-09-09T09:12:00Z"/>
                <w:rFonts w:ascii="Arial" w:hAnsi="Arial" w:cs="Arial"/>
                <w:color w:val="000000"/>
                <w:sz w:val="18"/>
                <w:szCs w:val="18"/>
              </w:rPr>
            </w:pPr>
            <w:del w:id="2030" w:author="Tebokgo Mabuto (ECP)" w:date="2026-09-09T11:12:00Z" w16du:dateUtc="2026-09-09T09:12:00Z">
              <w:r w:rsidRPr="00325356" w:rsidDel="00EC2039">
                <w:rPr>
                  <w:rFonts w:ascii="Arial" w:hAnsi="Arial" w:cs="Arial"/>
                  <w:color w:val="000000"/>
                  <w:sz w:val="18"/>
                  <w:szCs w:val="18"/>
                </w:rPr>
                <w:delText>Street Lighting</w:delText>
              </w:r>
            </w:del>
          </w:p>
        </w:tc>
      </w:tr>
      <w:tr w:rsidR="00287B14" w:rsidRPr="00325356" w:rsidDel="00EC2039" w14:paraId="08E565DD" w14:textId="55451736" w:rsidTr="006A491F">
        <w:trPr>
          <w:trHeight w:val="247"/>
          <w:del w:id="203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09406EED" w14:textId="14D67C26" w:rsidR="00287B14" w:rsidRPr="00325356" w:rsidDel="00EC2039" w:rsidRDefault="00287B14" w:rsidP="006A491F">
            <w:pPr>
              <w:adjustRightInd w:val="0"/>
              <w:jc w:val="center"/>
              <w:rPr>
                <w:del w:id="2032" w:author="Tebokgo Mabuto (ECP)" w:date="2026-09-09T11:12:00Z" w16du:dateUtc="2026-09-09T09:12:00Z"/>
                <w:rFonts w:ascii="Arial" w:hAnsi="Arial" w:cs="Arial"/>
                <w:color w:val="000000"/>
                <w:sz w:val="18"/>
                <w:szCs w:val="18"/>
              </w:rPr>
            </w:pPr>
            <w:del w:id="2033" w:author="Tebokgo Mabuto (ECP)" w:date="2026-09-09T11:12:00Z" w16du:dateUtc="2026-09-09T09:12:00Z">
              <w:r w:rsidRPr="00325356" w:rsidDel="00EC2039">
                <w:rPr>
                  <w:rFonts w:ascii="Arial" w:hAnsi="Arial" w:cs="Arial"/>
                  <w:color w:val="000000"/>
                  <w:sz w:val="18"/>
                  <w:szCs w:val="18"/>
                </w:rPr>
                <w:delText>TRAFFIC LIGHTS</w:delText>
              </w:r>
            </w:del>
          </w:p>
        </w:tc>
        <w:tc>
          <w:tcPr>
            <w:tcW w:w="6995" w:type="dxa"/>
            <w:tcBorders>
              <w:top w:val="single" w:sz="6" w:space="0" w:color="auto"/>
              <w:left w:val="single" w:sz="6" w:space="0" w:color="auto"/>
              <w:bottom w:val="single" w:sz="6" w:space="0" w:color="auto"/>
              <w:right w:val="single" w:sz="6" w:space="0" w:color="auto"/>
            </w:tcBorders>
          </w:tcPr>
          <w:p w14:paraId="07EC221D" w14:textId="68B7264C" w:rsidR="00287B14" w:rsidRPr="00325356" w:rsidDel="00EC2039" w:rsidRDefault="00287B14" w:rsidP="006A491F">
            <w:pPr>
              <w:adjustRightInd w:val="0"/>
              <w:rPr>
                <w:del w:id="2034" w:author="Tebokgo Mabuto (ECP)" w:date="2026-09-09T11:12:00Z" w16du:dateUtc="2026-09-09T09:12:00Z"/>
                <w:rFonts w:ascii="Arial" w:hAnsi="Arial" w:cs="Arial"/>
                <w:color w:val="000000"/>
                <w:sz w:val="18"/>
                <w:szCs w:val="18"/>
              </w:rPr>
            </w:pPr>
            <w:del w:id="2035" w:author="Tebokgo Mabuto (ECP)" w:date="2026-09-09T11:12:00Z" w16du:dateUtc="2026-09-09T09:12:00Z">
              <w:r w:rsidRPr="00325356" w:rsidDel="00EC2039">
                <w:rPr>
                  <w:rFonts w:ascii="Arial" w:hAnsi="Arial" w:cs="Arial"/>
                  <w:color w:val="000000"/>
                  <w:sz w:val="18"/>
                  <w:szCs w:val="18"/>
                </w:rPr>
                <w:delText>Traffic Lights</w:delText>
              </w:r>
            </w:del>
          </w:p>
        </w:tc>
      </w:tr>
      <w:tr w:rsidR="00287B14" w:rsidRPr="00325356" w:rsidDel="00EC2039" w14:paraId="6C3AF140" w14:textId="64910AC7" w:rsidTr="006A491F">
        <w:trPr>
          <w:trHeight w:val="247"/>
          <w:del w:id="203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63819305" w14:textId="2D7A6201" w:rsidR="00287B14" w:rsidRPr="00325356" w:rsidDel="00EC2039" w:rsidRDefault="00287B14" w:rsidP="006A491F">
            <w:pPr>
              <w:adjustRightInd w:val="0"/>
              <w:jc w:val="center"/>
              <w:rPr>
                <w:del w:id="2037" w:author="Tebokgo Mabuto (ECP)" w:date="2026-09-09T11:12:00Z" w16du:dateUtc="2026-09-09T09:12:00Z"/>
                <w:rFonts w:ascii="Arial" w:hAnsi="Arial" w:cs="Arial"/>
                <w:color w:val="000000"/>
                <w:sz w:val="18"/>
                <w:szCs w:val="18"/>
              </w:rPr>
            </w:pPr>
            <w:del w:id="2038" w:author="Tebokgo Mabuto (ECP)" w:date="2026-09-09T11:12:00Z" w16du:dateUtc="2026-09-09T09:12:00Z">
              <w:r w:rsidRPr="00325356" w:rsidDel="00EC2039">
                <w:rPr>
                  <w:rFonts w:ascii="Arial" w:hAnsi="Arial" w:cs="Arial"/>
                  <w:color w:val="000000"/>
                  <w:sz w:val="18"/>
                  <w:szCs w:val="18"/>
                </w:rPr>
                <w:delText>BUILDING RETICULATION</w:delText>
              </w:r>
            </w:del>
          </w:p>
        </w:tc>
        <w:tc>
          <w:tcPr>
            <w:tcW w:w="6995" w:type="dxa"/>
            <w:tcBorders>
              <w:top w:val="single" w:sz="6" w:space="0" w:color="auto"/>
              <w:left w:val="single" w:sz="6" w:space="0" w:color="auto"/>
              <w:bottom w:val="single" w:sz="6" w:space="0" w:color="auto"/>
              <w:right w:val="single" w:sz="6" w:space="0" w:color="auto"/>
            </w:tcBorders>
          </w:tcPr>
          <w:p w14:paraId="7CF20872" w14:textId="05D20185" w:rsidR="00287B14" w:rsidRPr="00325356" w:rsidDel="00EC2039" w:rsidRDefault="00287B14" w:rsidP="006A491F">
            <w:pPr>
              <w:adjustRightInd w:val="0"/>
              <w:rPr>
                <w:del w:id="2039" w:author="Tebokgo Mabuto (ECP)" w:date="2026-09-09T11:12:00Z" w16du:dateUtc="2026-09-09T09:12:00Z"/>
                <w:rFonts w:ascii="Arial" w:hAnsi="Arial" w:cs="Arial"/>
                <w:color w:val="000000"/>
                <w:sz w:val="18"/>
                <w:szCs w:val="18"/>
              </w:rPr>
            </w:pPr>
            <w:del w:id="2040" w:author="Tebokgo Mabuto (ECP)" w:date="2026-09-09T11:12:00Z" w16du:dateUtc="2026-09-09T09:12:00Z">
              <w:r w:rsidRPr="00325356" w:rsidDel="00EC2039">
                <w:rPr>
                  <w:rFonts w:ascii="Arial" w:hAnsi="Arial" w:cs="Arial"/>
                  <w:color w:val="000000"/>
                  <w:sz w:val="18"/>
                  <w:szCs w:val="18"/>
                </w:rPr>
                <w:delText>Building Reticulation</w:delText>
              </w:r>
            </w:del>
          </w:p>
        </w:tc>
      </w:tr>
      <w:tr w:rsidR="00287B14" w:rsidRPr="00325356" w:rsidDel="00EC2039" w14:paraId="3711A1E2" w14:textId="6B98BBF7" w:rsidTr="006A491F">
        <w:trPr>
          <w:trHeight w:val="247"/>
          <w:del w:id="204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2C461D8F" w14:textId="543FA7C4" w:rsidR="00287B14" w:rsidRPr="00325356" w:rsidDel="00EC2039" w:rsidRDefault="00287B14" w:rsidP="006A491F">
            <w:pPr>
              <w:adjustRightInd w:val="0"/>
              <w:jc w:val="center"/>
              <w:rPr>
                <w:del w:id="2042" w:author="Tebokgo Mabuto (ECP)" w:date="2026-09-09T11:12:00Z" w16du:dateUtc="2026-09-09T09:12:00Z"/>
                <w:rFonts w:ascii="Arial" w:hAnsi="Arial" w:cs="Arial"/>
                <w:color w:val="000000"/>
                <w:sz w:val="18"/>
                <w:szCs w:val="18"/>
              </w:rPr>
            </w:pPr>
            <w:del w:id="2043" w:author="Tebokgo Mabuto (ECP)" w:date="2026-09-09T11:12:00Z" w16du:dateUtc="2026-09-09T09:12:00Z">
              <w:r w:rsidRPr="00325356" w:rsidDel="00EC2039">
                <w:rPr>
                  <w:rFonts w:ascii="Arial" w:hAnsi="Arial" w:cs="Arial"/>
                  <w:color w:val="000000"/>
                  <w:sz w:val="18"/>
                  <w:szCs w:val="18"/>
                </w:rPr>
                <w:delText>INTERSECTION IMPROVEMENTS</w:delText>
              </w:r>
            </w:del>
          </w:p>
        </w:tc>
        <w:tc>
          <w:tcPr>
            <w:tcW w:w="6995" w:type="dxa"/>
            <w:tcBorders>
              <w:top w:val="single" w:sz="6" w:space="0" w:color="auto"/>
              <w:left w:val="single" w:sz="6" w:space="0" w:color="auto"/>
              <w:bottom w:val="single" w:sz="6" w:space="0" w:color="auto"/>
              <w:right w:val="single" w:sz="6" w:space="0" w:color="auto"/>
            </w:tcBorders>
          </w:tcPr>
          <w:p w14:paraId="18E8D3CA" w14:textId="7C9E9A77" w:rsidR="00287B14" w:rsidRPr="00325356" w:rsidDel="00EC2039" w:rsidRDefault="00287B14" w:rsidP="006A491F">
            <w:pPr>
              <w:adjustRightInd w:val="0"/>
              <w:rPr>
                <w:del w:id="2044" w:author="Tebokgo Mabuto (ECP)" w:date="2026-09-09T11:12:00Z" w16du:dateUtc="2026-09-09T09:12:00Z"/>
                <w:rFonts w:ascii="Arial" w:hAnsi="Arial" w:cs="Arial"/>
                <w:color w:val="000000"/>
                <w:sz w:val="18"/>
                <w:szCs w:val="18"/>
              </w:rPr>
            </w:pPr>
            <w:del w:id="2045" w:author="Tebokgo Mabuto (ECP)" w:date="2026-09-09T11:12:00Z" w16du:dateUtc="2026-09-09T09:12:00Z">
              <w:r w:rsidRPr="00325356" w:rsidDel="00EC2039">
                <w:rPr>
                  <w:rFonts w:ascii="Arial" w:hAnsi="Arial" w:cs="Arial"/>
                  <w:color w:val="000000"/>
                  <w:sz w:val="18"/>
                  <w:szCs w:val="18"/>
                </w:rPr>
                <w:delText>Intersection Improvements</w:delText>
              </w:r>
            </w:del>
          </w:p>
        </w:tc>
      </w:tr>
      <w:tr w:rsidR="00287B14" w:rsidRPr="00325356" w:rsidDel="00EC2039" w14:paraId="19C9B060" w14:textId="34241D06" w:rsidTr="006A491F">
        <w:trPr>
          <w:trHeight w:val="247"/>
          <w:del w:id="204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3A7C291A" w14:textId="2AC78C93" w:rsidR="00287B14" w:rsidRPr="00325356" w:rsidDel="00EC2039" w:rsidRDefault="00287B14" w:rsidP="006A491F">
            <w:pPr>
              <w:adjustRightInd w:val="0"/>
              <w:jc w:val="center"/>
              <w:rPr>
                <w:del w:id="2047" w:author="Tebokgo Mabuto (ECP)" w:date="2026-09-09T11:12:00Z" w16du:dateUtc="2026-09-09T09:12:00Z"/>
                <w:rFonts w:ascii="Arial" w:hAnsi="Arial" w:cs="Arial"/>
                <w:color w:val="000000"/>
                <w:sz w:val="18"/>
                <w:szCs w:val="18"/>
              </w:rPr>
            </w:pPr>
            <w:del w:id="2048" w:author="Tebokgo Mabuto (ECP)" w:date="2026-09-09T11:12:00Z" w16du:dateUtc="2026-09-09T09:12:00Z">
              <w:r w:rsidRPr="00325356" w:rsidDel="00EC2039">
                <w:rPr>
                  <w:rFonts w:ascii="Arial" w:hAnsi="Arial" w:cs="Arial"/>
                  <w:color w:val="000000"/>
                  <w:sz w:val="18"/>
                  <w:szCs w:val="18"/>
                </w:rPr>
                <w:delText>CAPACITY IMPROVEMENT</w:delText>
              </w:r>
            </w:del>
          </w:p>
        </w:tc>
        <w:tc>
          <w:tcPr>
            <w:tcW w:w="6995" w:type="dxa"/>
            <w:tcBorders>
              <w:top w:val="single" w:sz="6" w:space="0" w:color="auto"/>
              <w:left w:val="single" w:sz="6" w:space="0" w:color="auto"/>
              <w:bottom w:val="single" w:sz="6" w:space="0" w:color="auto"/>
              <w:right w:val="single" w:sz="6" w:space="0" w:color="auto"/>
            </w:tcBorders>
          </w:tcPr>
          <w:p w14:paraId="4841A7A8" w14:textId="7C6B1C28" w:rsidR="00287B14" w:rsidRPr="00325356" w:rsidDel="00EC2039" w:rsidRDefault="00287B14" w:rsidP="006A491F">
            <w:pPr>
              <w:adjustRightInd w:val="0"/>
              <w:rPr>
                <w:del w:id="2049" w:author="Tebokgo Mabuto (ECP)" w:date="2026-09-09T11:12:00Z" w16du:dateUtc="2026-09-09T09:12:00Z"/>
                <w:rFonts w:ascii="Arial" w:hAnsi="Arial" w:cs="Arial"/>
                <w:color w:val="000000"/>
                <w:sz w:val="18"/>
                <w:szCs w:val="18"/>
              </w:rPr>
            </w:pPr>
            <w:del w:id="2050" w:author="Tebokgo Mabuto (ECP)" w:date="2026-09-09T11:12:00Z" w16du:dateUtc="2026-09-09T09:12:00Z">
              <w:r w:rsidRPr="00325356" w:rsidDel="00EC2039">
                <w:rPr>
                  <w:rFonts w:ascii="Arial" w:hAnsi="Arial" w:cs="Arial"/>
                  <w:color w:val="000000"/>
                  <w:sz w:val="18"/>
                  <w:szCs w:val="18"/>
                </w:rPr>
                <w:delText>Capacity Improvement</w:delText>
              </w:r>
            </w:del>
          </w:p>
        </w:tc>
      </w:tr>
      <w:tr w:rsidR="00287B14" w:rsidRPr="00325356" w:rsidDel="00EC2039" w14:paraId="36EAA8E7" w14:textId="38E7C12C" w:rsidTr="006A491F">
        <w:trPr>
          <w:trHeight w:val="247"/>
          <w:del w:id="205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69800C45" w14:textId="33B5347E" w:rsidR="00287B14" w:rsidRPr="00325356" w:rsidDel="00EC2039" w:rsidRDefault="00287B14" w:rsidP="006A491F">
            <w:pPr>
              <w:adjustRightInd w:val="0"/>
              <w:jc w:val="center"/>
              <w:rPr>
                <w:del w:id="2052" w:author="Tebokgo Mabuto (ECP)" w:date="2026-09-09T11:12:00Z" w16du:dateUtc="2026-09-09T09:12:00Z"/>
                <w:rFonts w:ascii="Arial" w:hAnsi="Arial" w:cs="Arial"/>
                <w:color w:val="000000"/>
                <w:sz w:val="18"/>
                <w:szCs w:val="18"/>
              </w:rPr>
            </w:pPr>
            <w:del w:id="2053" w:author="Tebokgo Mabuto (ECP)" w:date="2026-09-09T11:12:00Z" w16du:dateUtc="2026-09-09T09:12:00Z">
              <w:r w:rsidRPr="00325356" w:rsidDel="00EC2039">
                <w:rPr>
                  <w:rFonts w:ascii="Arial" w:hAnsi="Arial" w:cs="Arial"/>
                  <w:color w:val="000000"/>
                  <w:sz w:val="18"/>
                  <w:szCs w:val="18"/>
                </w:rPr>
                <w:delText>ADDITIONAL LANES</w:delText>
              </w:r>
            </w:del>
          </w:p>
        </w:tc>
        <w:tc>
          <w:tcPr>
            <w:tcW w:w="6995" w:type="dxa"/>
            <w:tcBorders>
              <w:top w:val="single" w:sz="6" w:space="0" w:color="auto"/>
              <w:left w:val="single" w:sz="6" w:space="0" w:color="auto"/>
              <w:bottom w:val="single" w:sz="6" w:space="0" w:color="auto"/>
              <w:right w:val="single" w:sz="6" w:space="0" w:color="auto"/>
            </w:tcBorders>
          </w:tcPr>
          <w:p w14:paraId="70639226" w14:textId="5792E1A8" w:rsidR="00287B14" w:rsidRPr="00325356" w:rsidDel="00EC2039" w:rsidRDefault="00287B14" w:rsidP="006A491F">
            <w:pPr>
              <w:adjustRightInd w:val="0"/>
              <w:rPr>
                <w:del w:id="2054" w:author="Tebokgo Mabuto (ECP)" w:date="2026-09-09T11:12:00Z" w16du:dateUtc="2026-09-09T09:12:00Z"/>
                <w:rFonts w:ascii="Arial" w:hAnsi="Arial" w:cs="Arial"/>
                <w:color w:val="000000"/>
                <w:sz w:val="18"/>
                <w:szCs w:val="18"/>
              </w:rPr>
            </w:pPr>
            <w:del w:id="2055" w:author="Tebokgo Mabuto (ECP)" w:date="2026-09-09T11:12:00Z" w16du:dateUtc="2026-09-09T09:12:00Z">
              <w:r w:rsidRPr="00325356" w:rsidDel="00EC2039">
                <w:rPr>
                  <w:rFonts w:ascii="Arial" w:hAnsi="Arial" w:cs="Arial"/>
                  <w:color w:val="000000"/>
                  <w:sz w:val="18"/>
                  <w:szCs w:val="18"/>
                </w:rPr>
                <w:delText>Additional Lanes</w:delText>
              </w:r>
            </w:del>
          </w:p>
        </w:tc>
      </w:tr>
      <w:tr w:rsidR="00287B14" w:rsidRPr="00325356" w:rsidDel="00EC2039" w14:paraId="104693F0" w14:textId="51F4A5E5" w:rsidTr="006A491F">
        <w:trPr>
          <w:trHeight w:val="247"/>
          <w:del w:id="205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635E6B60" w14:textId="1BE315E7" w:rsidR="00287B14" w:rsidRPr="00325356" w:rsidDel="00EC2039" w:rsidRDefault="00287B14" w:rsidP="006A491F">
            <w:pPr>
              <w:adjustRightInd w:val="0"/>
              <w:jc w:val="center"/>
              <w:rPr>
                <w:del w:id="2057" w:author="Tebokgo Mabuto (ECP)" w:date="2026-09-09T11:12:00Z" w16du:dateUtc="2026-09-09T09:12:00Z"/>
                <w:rFonts w:ascii="Arial" w:hAnsi="Arial" w:cs="Arial"/>
                <w:color w:val="000000"/>
                <w:sz w:val="18"/>
                <w:szCs w:val="18"/>
              </w:rPr>
            </w:pPr>
            <w:del w:id="2058" w:author="Tebokgo Mabuto (ECP)" w:date="2026-09-09T11:12:00Z" w16du:dateUtc="2026-09-09T09:12:00Z">
              <w:r w:rsidRPr="00325356" w:rsidDel="00EC2039">
                <w:rPr>
                  <w:rFonts w:ascii="Arial" w:hAnsi="Arial" w:cs="Arial"/>
                  <w:color w:val="000000"/>
                  <w:sz w:val="18"/>
                  <w:szCs w:val="18"/>
                </w:rPr>
                <w:delText>INTERCHANGE DESIGN</w:delText>
              </w:r>
            </w:del>
          </w:p>
        </w:tc>
        <w:tc>
          <w:tcPr>
            <w:tcW w:w="6995" w:type="dxa"/>
            <w:tcBorders>
              <w:top w:val="single" w:sz="6" w:space="0" w:color="auto"/>
              <w:left w:val="single" w:sz="6" w:space="0" w:color="auto"/>
              <w:bottom w:val="single" w:sz="6" w:space="0" w:color="auto"/>
              <w:right w:val="single" w:sz="6" w:space="0" w:color="auto"/>
            </w:tcBorders>
          </w:tcPr>
          <w:p w14:paraId="384A2A53" w14:textId="3A1BA779" w:rsidR="00287B14" w:rsidRPr="00325356" w:rsidDel="00EC2039" w:rsidRDefault="00287B14" w:rsidP="006A491F">
            <w:pPr>
              <w:adjustRightInd w:val="0"/>
              <w:rPr>
                <w:del w:id="2059" w:author="Tebokgo Mabuto (ECP)" w:date="2026-09-09T11:12:00Z" w16du:dateUtc="2026-09-09T09:12:00Z"/>
                <w:rFonts w:ascii="Arial" w:hAnsi="Arial" w:cs="Arial"/>
                <w:color w:val="000000"/>
                <w:sz w:val="18"/>
                <w:szCs w:val="18"/>
              </w:rPr>
            </w:pPr>
            <w:del w:id="2060" w:author="Tebokgo Mabuto (ECP)" w:date="2026-09-09T11:12:00Z" w16du:dateUtc="2026-09-09T09:12:00Z">
              <w:r w:rsidRPr="00325356" w:rsidDel="00EC2039">
                <w:rPr>
                  <w:rFonts w:ascii="Arial" w:hAnsi="Arial" w:cs="Arial"/>
                  <w:color w:val="000000"/>
                  <w:sz w:val="18"/>
                  <w:szCs w:val="18"/>
                </w:rPr>
                <w:delText>Interchange Design</w:delText>
              </w:r>
            </w:del>
          </w:p>
        </w:tc>
      </w:tr>
      <w:tr w:rsidR="00287B14" w:rsidRPr="00325356" w:rsidDel="00EC2039" w14:paraId="6CDF9D20" w14:textId="2D350D10" w:rsidTr="006A491F">
        <w:trPr>
          <w:trHeight w:val="247"/>
          <w:del w:id="206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7EA6133C" w14:textId="10F7285C" w:rsidR="00287B14" w:rsidRPr="00325356" w:rsidDel="00EC2039" w:rsidRDefault="00287B14" w:rsidP="006A491F">
            <w:pPr>
              <w:adjustRightInd w:val="0"/>
              <w:jc w:val="center"/>
              <w:rPr>
                <w:del w:id="2062" w:author="Tebokgo Mabuto (ECP)" w:date="2026-09-09T11:12:00Z" w16du:dateUtc="2026-09-09T09:12:00Z"/>
                <w:rFonts w:ascii="Arial" w:hAnsi="Arial" w:cs="Arial"/>
                <w:color w:val="000000"/>
                <w:sz w:val="18"/>
                <w:szCs w:val="18"/>
              </w:rPr>
            </w:pPr>
            <w:del w:id="2063" w:author="Tebokgo Mabuto (ECP)" w:date="2026-09-09T11:12:00Z" w16du:dateUtc="2026-09-09T09:12:00Z">
              <w:r w:rsidRPr="00325356" w:rsidDel="00EC2039">
                <w:rPr>
                  <w:rFonts w:ascii="Arial" w:hAnsi="Arial" w:cs="Arial"/>
                  <w:color w:val="000000"/>
                  <w:sz w:val="18"/>
                  <w:szCs w:val="18"/>
                </w:rPr>
                <w:delText>H/V RE-ALIGNMENT</w:delText>
              </w:r>
            </w:del>
          </w:p>
        </w:tc>
        <w:tc>
          <w:tcPr>
            <w:tcW w:w="6995" w:type="dxa"/>
            <w:tcBorders>
              <w:top w:val="single" w:sz="6" w:space="0" w:color="auto"/>
              <w:left w:val="single" w:sz="6" w:space="0" w:color="auto"/>
              <w:bottom w:val="single" w:sz="6" w:space="0" w:color="auto"/>
              <w:right w:val="single" w:sz="6" w:space="0" w:color="auto"/>
            </w:tcBorders>
          </w:tcPr>
          <w:p w14:paraId="443CD5B7" w14:textId="082276D2" w:rsidR="00287B14" w:rsidRPr="00325356" w:rsidDel="00EC2039" w:rsidRDefault="00287B14" w:rsidP="006A491F">
            <w:pPr>
              <w:adjustRightInd w:val="0"/>
              <w:rPr>
                <w:del w:id="2064" w:author="Tebokgo Mabuto (ECP)" w:date="2026-09-09T11:12:00Z" w16du:dateUtc="2026-09-09T09:12:00Z"/>
                <w:rFonts w:ascii="Arial" w:hAnsi="Arial" w:cs="Arial"/>
                <w:color w:val="000000"/>
                <w:sz w:val="18"/>
                <w:szCs w:val="18"/>
              </w:rPr>
            </w:pPr>
            <w:del w:id="2065" w:author="Tebokgo Mabuto (ECP)" w:date="2026-09-09T11:12:00Z" w16du:dateUtc="2026-09-09T09:12:00Z">
              <w:r w:rsidRPr="00325356" w:rsidDel="00EC2039">
                <w:rPr>
                  <w:rFonts w:ascii="Arial" w:hAnsi="Arial" w:cs="Arial"/>
                  <w:color w:val="000000"/>
                  <w:sz w:val="18"/>
                  <w:szCs w:val="18"/>
                </w:rPr>
                <w:delText>Horizontal / Vertical Re-Alignment</w:delText>
              </w:r>
            </w:del>
          </w:p>
        </w:tc>
      </w:tr>
      <w:tr w:rsidR="00287B14" w:rsidRPr="00325356" w:rsidDel="00EC2039" w14:paraId="3154B45E" w14:textId="036D6F6C" w:rsidTr="006A491F">
        <w:trPr>
          <w:trHeight w:val="247"/>
          <w:del w:id="206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599BD80C" w14:textId="0E051EF5" w:rsidR="00287B14" w:rsidRPr="00325356" w:rsidDel="00EC2039" w:rsidRDefault="00287B14" w:rsidP="006A491F">
            <w:pPr>
              <w:adjustRightInd w:val="0"/>
              <w:jc w:val="center"/>
              <w:rPr>
                <w:del w:id="2067" w:author="Tebokgo Mabuto (ECP)" w:date="2026-09-09T11:12:00Z" w16du:dateUtc="2026-09-09T09:12:00Z"/>
                <w:rFonts w:ascii="Arial" w:hAnsi="Arial" w:cs="Arial"/>
                <w:color w:val="000000"/>
                <w:sz w:val="18"/>
                <w:szCs w:val="18"/>
              </w:rPr>
            </w:pPr>
            <w:del w:id="2068" w:author="Tebokgo Mabuto (ECP)" w:date="2026-09-09T11:12:00Z" w16du:dateUtc="2026-09-09T09:12:00Z">
              <w:r w:rsidRPr="00325356" w:rsidDel="00EC2039">
                <w:rPr>
                  <w:rFonts w:ascii="Arial" w:hAnsi="Arial" w:cs="Arial"/>
                  <w:color w:val="000000"/>
                  <w:sz w:val="18"/>
                  <w:szCs w:val="18"/>
                </w:rPr>
                <w:delText>NEW ALIGNMENT</w:delText>
              </w:r>
            </w:del>
          </w:p>
        </w:tc>
        <w:tc>
          <w:tcPr>
            <w:tcW w:w="6995" w:type="dxa"/>
            <w:tcBorders>
              <w:top w:val="single" w:sz="6" w:space="0" w:color="auto"/>
              <w:left w:val="single" w:sz="6" w:space="0" w:color="auto"/>
              <w:bottom w:val="single" w:sz="6" w:space="0" w:color="auto"/>
              <w:right w:val="single" w:sz="6" w:space="0" w:color="auto"/>
            </w:tcBorders>
          </w:tcPr>
          <w:p w14:paraId="4ABC3547" w14:textId="7DB427F2" w:rsidR="00287B14" w:rsidRPr="00325356" w:rsidDel="00EC2039" w:rsidRDefault="00287B14" w:rsidP="006A491F">
            <w:pPr>
              <w:adjustRightInd w:val="0"/>
              <w:rPr>
                <w:del w:id="2069" w:author="Tebokgo Mabuto (ECP)" w:date="2026-09-09T11:12:00Z" w16du:dateUtc="2026-09-09T09:12:00Z"/>
                <w:rFonts w:ascii="Arial" w:hAnsi="Arial" w:cs="Arial"/>
                <w:color w:val="000000"/>
                <w:sz w:val="18"/>
                <w:szCs w:val="18"/>
              </w:rPr>
            </w:pPr>
            <w:del w:id="2070" w:author="Tebokgo Mabuto (ECP)" w:date="2026-09-09T11:12:00Z" w16du:dateUtc="2026-09-09T09:12:00Z">
              <w:r w:rsidRPr="00325356" w:rsidDel="00EC2039">
                <w:rPr>
                  <w:rFonts w:ascii="Arial" w:hAnsi="Arial" w:cs="Arial"/>
                  <w:color w:val="000000"/>
                  <w:sz w:val="18"/>
                  <w:szCs w:val="18"/>
                </w:rPr>
                <w:delText>New Alignment</w:delText>
              </w:r>
            </w:del>
          </w:p>
        </w:tc>
      </w:tr>
      <w:tr w:rsidR="00287B14" w:rsidRPr="00325356" w:rsidDel="00EC2039" w14:paraId="757298FB" w14:textId="33E3BEC6" w:rsidTr="006A491F">
        <w:trPr>
          <w:trHeight w:val="247"/>
          <w:del w:id="207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1998503E" w14:textId="084878DE" w:rsidR="00287B14" w:rsidRPr="00325356" w:rsidDel="00EC2039" w:rsidRDefault="00287B14" w:rsidP="006A491F">
            <w:pPr>
              <w:adjustRightInd w:val="0"/>
              <w:jc w:val="center"/>
              <w:rPr>
                <w:del w:id="2072" w:author="Tebokgo Mabuto (ECP)" w:date="2026-09-09T11:12:00Z" w16du:dateUtc="2026-09-09T09:12:00Z"/>
                <w:rFonts w:ascii="Arial" w:hAnsi="Arial" w:cs="Arial"/>
                <w:color w:val="000000"/>
                <w:sz w:val="18"/>
                <w:szCs w:val="18"/>
              </w:rPr>
            </w:pPr>
            <w:del w:id="2073" w:author="Tebokgo Mabuto (ECP)" w:date="2026-09-09T11:12:00Z" w16du:dateUtc="2026-09-09T09:12:00Z">
              <w:r w:rsidRPr="00325356" w:rsidDel="00EC2039">
                <w:rPr>
                  <w:rFonts w:ascii="Arial" w:hAnsi="Arial" w:cs="Arial"/>
                  <w:color w:val="000000"/>
                  <w:sz w:val="18"/>
                  <w:szCs w:val="18"/>
                </w:rPr>
                <w:delText>ROUTE DETERMINATION</w:delText>
              </w:r>
            </w:del>
          </w:p>
        </w:tc>
        <w:tc>
          <w:tcPr>
            <w:tcW w:w="6995" w:type="dxa"/>
            <w:tcBorders>
              <w:top w:val="single" w:sz="6" w:space="0" w:color="auto"/>
              <w:left w:val="single" w:sz="6" w:space="0" w:color="auto"/>
              <w:bottom w:val="single" w:sz="6" w:space="0" w:color="auto"/>
              <w:right w:val="single" w:sz="6" w:space="0" w:color="auto"/>
            </w:tcBorders>
          </w:tcPr>
          <w:p w14:paraId="034B290D" w14:textId="54F0C5DE" w:rsidR="00287B14" w:rsidRPr="00325356" w:rsidDel="00EC2039" w:rsidRDefault="00287B14" w:rsidP="006A491F">
            <w:pPr>
              <w:adjustRightInd w:val="0"/>
              <w:rPr>
                <w:del w:id="2074" w:author="Tebokgo Mabuto (ECP)" w:date="2026-09-09T11:12:00Z" w16du:dateUtc="2026-09-09T09:12:00Z"/>
                <w:rFonts w:ascii="Arial" w:hAnsi="Arial" w:cs="Arial"/>
                <w:color w:val="000000"/>
                <w:sz w:val="18"/>
                <w:szCs w:val="18"/>
              </w:rPr>
            </w:pPr>
            <w:del w:id="2075" w:author="Tebokgo Mabuto (ECP)" w:date="2026-09-09T11:12:00Z" w16du:dateUtc="2026-09-09T09:12:00Z">
              <w:r w:rsidRPr="00325356" w:rsidDel="00EC2039">
                <w:rPr>
                  <w:rFonts w:ascii="Arial" w:hAnsi="Arial" w:cs="Arial"/>
                  <w:color w:val="000000"/>
                  <w:sz w:val="18"/>
                  <w:szCs w:val="18"/>
                </w:rPr>
                <w:delText>Route Determination</w:delText>
              </w:r>
            </w:del>
          </w:p>
        </w:tc>
      </w:tr>
      <w:tr w:rsidR="00287B14" w:rsidRPr="00325356" w:rsidDel="00EC2039" w14:paraId="1F81C913" w14:textId="517888A4" w:rsidTr="006A491F">
        <w:trPr>
          <w:trHeight w:val="247"/>
          <w:del w:id="207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4863DD68" w14:textId="6B8800B6" w:rsidR="00287B14" w:rsidRPr="00325356" w:rsidDel="00EC2039" w:rsidRDefault="00287B14" w:rsidP="006A491F">
            <w:pPr>
              <w:adjustRightInd w:val="0"/>
              <w:jc w:val="center"/>
              <w:rPr>
                <w:del w:id="2077" w:author="Tebokgo Mabuto (ECP)" w:date="2026-09-09T11:12:00Z" w16du:dateUtc="2026-09-09T09:12:00Z"/>
                <w:rFonts w:ascii="Arial" w:hAnsi="Arial" w:cs="Arial"/>
                <w:color w:val="000000"/>
                <w:sz w:val="18"/>
                <w:szCs w:val="18"/>
              </w:rPr>
            </w:pPr>
            <w:del w:id="2078" w:author="Tebokgo Mabuto (ECP)" w:date="2026-09-09T11:12:00Z" w16du:dateUtc="2026-09-09T09:12:00Z">
              <w:r w:rsidRPr="00325356" w:rsidDel="00EC2039">
                <w:rPr>
                  <w:rFonts w:ascii="Arial" w:hAnsi="Arial" w:cs="Arial"/>
                  <w:color w:val="000000"/>
                  <w:sz w:val="18"/>
                  <w:szCs w:val="18"/>
                </w:rPr>
                <w:delText>Strategic modelling/ demand forecasting</w:delText>
              </w:r>
            </w:del>
          </w:p>
        </w:tc>
        <w:tc>
          <w:tcPr>
            <w:tcW w:w="6995" w:type="dxa"/>
            <w:tcBorders>
              <w:top w:val="single" w:sz="6" w:space="0" w:color="auto"/>
              <w:left w:val="single" w:sz="6" w:space="0" w:color="auto"/>
              <w:bottom w:val="single" w:sz="6" w:space="0" w:color="auto"/>
              <w:right w:val="single" w:sz="6" w:space="0" w:color="auto"/>
            </w:tcBorders>
          </w:tcPr>
          <w:p w14:paraId="3A31B1E1" w14:textId="471D7E06" w:rsidR="00287B14" w:rsidRPr="00325356" w:rsidDel="00EC2039" w:rsidRDefault="00287B14" w:rsidP="006A491F">
            <w:pPr>
              <w:adjustRightInd w:val="0"/>
              <w:rPr>
                <w:del w:id="2079" w:author="Tebokgo Mabuto (ECP)" w:date="2026-09-09T11:12:00Z" w16du:dateUtc="2026-09-09T09:12:00Z"/>
                <w:rFonts w:ascii="Arial" w:hAnsi="Arial" w:cs="Arial"/>
                <w:color w:val="000000"/>
                <w:sz w:val="18"/>
                <w:szCs w:val="18"/>
              </w:rPr>
            </w:pPr>
            <w:del w:id="2080" w:author="Tebokgo Mabuto (ECP)" w:date="2026-09-09T11:12:00Z" w16du:dateUtc="2026-09-09T09:12:00Z">
              <w:r w:rsidRPr="00325356" w:rsidDel="00EC2039">
                <w:rPr>
                  <w:rFonts w:ascii="Arial" w:hAnsi="Arial" w:cs="Arial"/>
                  <w:color w:val="000000"/>
                  <w:sz w:val="18"/>
                  <w:szCs w:val="18"/>
                </w:rPr>
                <w:delText>Strategic modelling/ demand forecasting</w:delText>
              </w:r>
            </w:del>
          </w:p>
        </w:tc>
      </w:tr>
      <w:tr w:rsidR="00287B14" w:rsidRPr="00325356" w:rsidDel="00EC2039" w14:paraId="1B084A4D" w14:textId="0EBFB93C" w:rsidTr="006A491F">
        <w:trPr>
          <w:trHeight w:val="247"/>
          <w:del w:id="208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510BAA8E" w14:textId="72C2F1F8" w:rsidR="00287B14" w:rsidRPr="00325356" w:rsidDel="00EC2039" w:rsidRDefault="00287B14" w:rsidP="006A491F">
            <w:pPr>
              <w:adjustRightInd w:val="0"/>
              <w:jc w:val="center"/>
              <w:rPr>
                <w:del w:id="2082" w:author="Tebokgo Mabuto (ECP)" w:date="2026-09-09T11:12:00Z" w16du:dateUtc="2026-09-09T09:12:00Z"/>
                <w:rFonts w:ascii="Arial" w:hAnsi="Arial" w:cs="Arial"/>
                <w:color w:val="000000"/>
                <w:sz w:val="18"/>
                <w:szCs w:val="18"/>
              </w:rPr>
            </w:pPr>
            <w:del w:id="2083" w:author="Tebokgo Mabuto (ECP)" w:date="2026-09-09T11:12:00Z" w16du:dateUtc="2026-09-09T09:12:00Z">
              <w:r w:rsidRPr="00325356" w:rsidDel="00EC2039">
                <w:rPr>
                  <w:rFonts w:ascii="Arial" w:hAnsi="Arial" w:cs="Arial"/>
                  <w:color w:val="000000"/>
                  <w:sz w:val="18"/>
                  <w:szCs w:val="18"/>
                </w:rPr>
                <w:delText>Static (meso) network simulation models</w:delText>
              </w:r>
            </w:del>
          </w:p>
        </w:tc>
        <w:tc>
          <w:tcPr>
            <w:tcW w:w="6995" w:type="dxa"/>
            <w:tcBorders>
              <w:top w:val="single" w:sz="6" w:space="0" w:color="auto"/>
              <w:left w:val="single" w:sz="6" w:space="0" w:color="auto"/>
              <w:bottom w:val="single" w:sz="6" w:space="0" w:color="auto"/>
              <w:right w:val="single" w:sz="6" w:space="0" w:color="auto"/>
            </w:tcBorders>
          </w:tcPr>
          <w:p w14:paraId="479ADC75" w14:textId="44C32DC5" w:rsidR="00287B14" w:rsidRPr="00325356" w:rsidDel="00EC2039" w:rsidRDefault="00287B14" w:rsidP="006A491F">
            <w:pPr>
              <w:adjustRightInd w:val="0"/>
              <w:rPr>
                <w:del w:id="2084" w:author="Tebokgo Mabuto (ECP)" w:date="2026-09-09T11:12:00Z" w16du:dateUtc="2026-09-09T09:12:00Z"/>
                <w:rFonts w:ascii="Arial" w:hAnsi="Arial" w:cs="Arial"/>
                <w:color w:val="000000"/>
                <w:sz w:val="18"/>
                <w:szCs w:val="18"/>
              </w:rPr>
            </w:pPr>
            <w:del w:id="2085" w:author="Tebokgo Mabuto (ECP)" w:date="2026-09-09T11:12:00Z" w16du:dateUtc="2026-09-09T09:12:00Z">
              <w:r w:rsidRPr="00325356" w:rsidDel="00EC2039">
                <w:rPr>
                  <w:rFonts w:ascii="Arial" w:hAnsi="Arial" w:cs="Arial"/>
                  <w:color w:val="000000"/>
                  <w:sz w:val="18"/>
                  <w:szCs w:val="18"/>
                </w:rPr>
                <w:delText>Static (meso) network simulation models</w:delText>
              </w:r>
            </w:del>
          </w:p>
        </w:tc>
      </w:tr>
      <w:tr w:rsidR="00287B14" w:rsidRPr="00325356" w:rsidDel="00EC2039" w14:paraId="5AFA985E" w14:textId="2B5AED42" w:rsidTr="006A491F">
        <w:trPr>
          <w:trHeight w:val="247"/>
          <w:del w:id="208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28171EA0" w14:textId="501FAB54" w:rsidR="00287B14" w:rsidRPr="00325356" w:rsidDel="00EC2039" w:rsidRDefault="00287B14" w:rsidP="006A491F">
            <w:pPr>
              <w:adjustRightInd w:val="0"/>
              <w:jc w:val="center"/>
              <w:rPr>
                <w:del w:id="2087" w:author="Tebokgo Mabuto (ECP)" w:date="2026-09-09T11:12:00Z" w16du:dateUtc="2026-09-09T09:12:00Z"/>
                <w:rFonts w:ascii="Arial" w:hAnsi="Arial" w:cs="Arial"/>
                <w:color w:val="000000"/>
                <w:sz w:val="18"/>
                <w:szCs w:val="18"/>
              </w:rPr>
            </w:pPr>
            <w:del w:id="2088" w:author="Tebokgo Mabuto (ECP)" w:date="2026-09-09T11:12:00Z" w16du:dateUtc="2026-09-09T09:12:00Z">
              <w:r w:rsidRPr="00325356" w:rsidDel="00EC2039">
                <w:rPr>
                  <w:rFonts w:ascii="Arial" w:hAnsi="Arial" w:cs="Arial"/>
                  <w:color w:val="000000"/>
                  <w:sz w:val="18"/>
                  <w:szCs w:val="18"/>
                </w:rPr>
                <w:delText>Dynamic (micro) simulation modelling</w:delText>
              </w:r>
            </w:del>
          </w:p>
        </w:tc>
        <w:tc>
          <w:tcPr>
            <w:tcW w:w="6995" w:type="dxa"/>
            <w:tcBorders>
              <w:top w:val="single" w:sz="6" w:space="0" w:color="auto"/>
              <w:left w:val="single" w:sz="6" w:space="0" w:color="auto"/>
              <w:bottom w:val="single" w:sz="6" w:space="0" w:color="auto"/>
              <w:right w:val="single" w:sz="6" w:space="0" w:color="auto"/>
            </w:tcBorders>
          </w:tcPr>
          <w:p w14:paraId="19FEB1E0" w14:textId="17F4F4AA" w:rsidR="00287B14" w:rsidRPr="00325356" w:rsidDel="00EC2039" w:rsidRDefault="00287B14" w:rsidP="006A491F">
            <w:pPr>
              <w:adjustRightInd w:val="0"/>
              <w:rPr>
                <w:del w:id="2089" w:author="Tebokgo Mabuto (ECP)" w:date="2026-09-09T11:12:00Z" w16du:dateUtc="2026-09-09T09:12:00Z"/>
                <w:rFonts w:ascii="Arial" w:hAnsi="Arial" w:cs="Arial"/>
                <w:color w:val="000000"/>
                <w:sz w:val="18"/>
                <w:szCs w:val="18"/>
              </w:rPr>
            </w:pPr>
            <w:del w:id="2090" w:author="Tebokgo Mabuto (ECP)" w:date="2026-09-09T11:12:00Z" w16du:dateUtc="2026-09-09T09:12:00Z">
              <w:r w:rsidRPr="00325356" w:rsidDel="00EC2039">
                <w:rPr>
                  <w:rFonts w:ascii="Arial" w:hAnsi="Arial" w:cs="Arial"/>
                  <w:color w:val="000000"/>
                  <w:sz w:val="18"/>
                  <w:szCs w:val="18"/>
                </w:rPr>
                <w:delText>Dynamic (micro) simulation modelling</w:delText>
              </w:r>
            </w:del>
          </w:p>
        </w:tc>
      </w:tr>
      <w:tr w:rsidR="00287B14" w:rsidRPr="00325356" w:rsidDel="00EC2039" w14:paraId="6CA1A67F" w14:textId="6A45788F" w:rsidTr="006A491F">
        <w:trPr>
          <w:trHeight w:val="247"/>
          <w:del w:id="209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5AB43E9D" w14:textId="4F3ED417" w:rsidR="00287B14" w:rsidRPr="00325356" w:rsidDel="00EC2039" w:rsidRDefault="00287B14" w:rsidP="006A491F">
            <w:pPr>
              <w:adjustRightInd w:val="0"/>
              <w:jc w:val="center"/>
              <w:rPr>
                <w:del w:id="2092" w:author="Tebokgo Mabuto (ECP)" w:date="2026-09-09T11:12:00Z" w16du:dateUtc="2026-09-09T09:12:00Z"/>
                <w:rFonts w:ascii="Arial" w:hAnsi="Arial" w:cs="Arial"/>
                <w:color w:val="000000"/>
                <w:sz w:val="18"/>
                <w:szCs w:val="18"/>
              </w:rPr>
            </w:pPr>
            <w:del w:id="2093" w:author="Tebokgo Mabuto (ECP)" w:date="2026-09-09T11:12:00Z" w16du:dateUtc="2026-09-09T09:12:00Z">
              <w:r w:rsidRPr="00325356" w:rsidDel="00EC2039">
                <w:rPr>
                  <w:rFonts w:ascii="Arial" w:hAnsi="Arial" w:cs="Arial"/>
                  <w:color w:val="000000"/>
                  <w:sz w:val="18"/>
                  <w:szCs w:val="18"/>
                </w:rPr>
                <w:delText>Traffic impact studies / local intersections</w:delText>
              </w:r>
            </w:del>
          </w:p>
        </w:tc>
        <w:tc>
          <w:tcPr>
            <w:tcW w:w="6995" w:type="dxa"/>
            <w:tcBorders>
              <w:top w:val="single" w:sz="6" w:space="0" w:color="auto"/>
              <w:left w:val="single" w:sz="6" w:space="0" w:color="auto"/>
              <w:bottom w:val="single" w:sz="6" w:space="0" w:color="auto"/>
              <w:right w:val="single" w:sz="6" w:space="0" w:color="auto"/>
            </w:tcBorders>
          </w:tcPr>
          <w:p w14:paraId="4FD2FF86" w14:textId="2422E8B0" w:rsidR="00287B14" w:rsidRPr="00325356" w:rsidDel="00EC2039" w:rsidRDefault="00287B14" w:rsidP="006A491F">
            <w:pPr>
              <w:adjustRightInd w:val="0"/>
              <w:rPr>
                <w:del w:id="2094" w:author="Tebokgo Mabuto (ECP)" w:date="2026-09-09T11:12:00Z" w16du:dateUtc="2026-09-09T09:12:00Z"/>
                <w:rFonts w:ascii="Arial" w:hAnsi="Arial" w:cs="Arial"/>
                <w:color w:val="000000"/>
                <w:sz w:val="18"/>
                <w:szCs w:val="18"/>
              </w:rPr>
            </w:pPr>
            <w:del w:id="2095" w:author="Tebokgo Mabuto (ECP)" w:date="2026-09-09T11:12:00Z" w16du:dateUtc="2026-09-09T09:12:00Z">
              <w:r w:rsidRPr="00325356" w:rsidDel="00EC2039">
                <w:rPr>
                  <w:rFonts w:ascii="Arial" w:hAnsi="Arial" w:cs="Arial"/>
                  <w:color w:val="000000"/>
                  <w:sz w:val="18"/>
                  <w:szCs w:val="18"/>
                </w:rPr>
                <w:delText>Traffic impact studies / local intersections</w:delText>
              </w:r>
            </w:del>
          </w:p>
        </w:tc>
      </w:tr>
      <w:tr w:rsidR="00287B14" w:rsidRPr="00325356" w:rsidDel="00EC2039" w14:paraId="772173B6" w14:textId="3E2318BE" w:rsidTr="006A491F">
        <w:trPr>
          <w:trHeight w:val="247"/>
          <w:del w:id="209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107D48C8" w14:textId="51DB7C91" w:rsidR="00287B14" w:rsidRPr="00325356" w:rsidDel="00EC2039" w:rsidRDefault="00287B14" w:rsidP="006A491F">
            <w:pPr>
              <w:adjustRightInd w:val="0"/>
              <w:jc w:val="center"/>
              <w:rPr>
                <w:del w:id="2097" w:author="Tebokgo Mabuto (ECP)" w:date="2026-09-09T11:12:00Z" w16du:dateUtc="2026-09-09T09:12:00Z"/>
                <w:rFonts w:ascii="Arial" w:hAnsi="Arial" w:cs="Arial"/>
                <w:color w:val="000000"/>
                <w:sz w:val="18"/>
                <w:szCs w:val="18"/>
              </w:rPr>
            </w:pPr>
            <w:del w:id="2098" w:author="Tebokgo Mabuto (ECP)" w:date="2026-09-09T11:12:00Z" w16du:dateUtc="2026-09-09T09:12:00Z">
              <w:r w:rsidRPr="00325356" w:rsidDel="00EC2039">
                <w:rPr>
                  <w:rFonts w:ascii="Arial" w:hAnsi="Arial" w:cs="Arial"/>
                  <w:color w:val="000000"/>
                  <w:sz w:val="18"/>
                  <w:szCs w:val="18"/>
                </w:rPr>
                <w:delText>NMT and PT operations</w:delText>
              </w:r>
            </w:del>
          </w:p>
        </w:tc>
        <w:tc>
          <w:tcPr>
            <w:tcW w:w="6995" w:type="dxa"/>
            <w:tcBorders>
              <w:top w:val="single" w:sz="6" w:space="0" w:color="auto"/>
              <w:left w:val="single" w:sz="6" w:space="0" w:color="auto"/>
              <w:bottom w:val="single" w:sz="6" w:space="0" w:color="auto"/>
              <w:right w:val="single" w:sz="6" w:space="0" w:color="auto"/>
            </w:tcBorders>
          </w:tcPr>
          <w:p w14:paraId="315DD0D6" w14:textId="6F62D8C6" w:rsidR="00287B14" w:rsidRPr="00325356" w:rsidDel="00EC2039" w:rsidRDefault="00287B14" w:rsidP="006A491F">
            <w:pPr>
              <w:adjustRightInd w:val="0"/>
              <w:rPr>
                <w:del w:id="2099" w:author="Tebokgo Mabuto (ECP)" w:date="2026-09-09T11:12:00Z" w16du:dateUtc="2026-09-09T09:12:00Z"/>
                <w:rFonts w:ascii="Arial" w:hAnsi="Arial" w:cs="Arial"/>
                <w:color w:val="000000"/>
                <w:sz w:val="18"/>
                <w:szCs w:val="18"/>
              </w:rPr>
            </w:pPr>
            <w:del w:id="2100" w:author="Tebokgo Mabuto (ECP)" w:date="2026-09-09T11:12:00Z" w16du:dateUtc="2026-09-09T09:12:00Z">
              <w:r w:rsidRPr="00325356" w:rsidDel="00EC2039">
                <w:rPr>
                  <w:rFonts w:ascii="Arial" w:hAnsi="Arial" w:cs="Arial"/>
                  <w:color w:val="000000"/>
                  <w:sz w:val="18"/>
                  <w:szCs w:val="18"/>
                </w:rPr>
                <w:delText>NMT and PT operations</w:delText>
              </w:r>
            </w:del>
          </w:p>
        </w:tc>
      </w:tr>
      <w:tr w:rsidR="00287B14" w:rsidRPr="00325356" w:rsidDel="00EC2039" w14:paraId="4FE60817" w14:textId="6D727E12" w:rsidTr="006A491F">
        <w:trPr>
          <w:trHeight w:val="247"/>
          <w:del w:id="210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59610261" w14:textId="36AB060F" w:rsidR="00287B14" w:rsidRPr="00325356" w:rsidDel="00EC2039" w:rsidRDefault="00287B14" w:rsidP="006A491F">
            <w:pPr>
              <w:adjustRightInd w:val="0"/>
              <w:jc w:val="center"/>
              <w:rPr>
                <w:del w:id="2102" w:author="Tebokgo Mabuto (ECP)" w:date="2026-09-09T11:12:00Z" w16du:dateUtc="2026-09-09T09:12:00Z"/>
                <w:rFonts w:ascii="Arial" w:hAnsi="Arial" w:cs="Arial"/>
                <w:color w:val="000000"/>
                <w:sz w:val="18"/>
                <w:szCs w:val="18"/>
              </w:rPr>
            </w:pPr>
            <w:del w:id="2103" w:author="Tebokgo Mabuto (ECP)" w:date="2026-09-09T11:12:00Z" w16du:dateUtc="2026-09-09T09:12:00Z">
              <w:r w:rsidRPr="00325356" w:rsidDel="00EC2039">
                <w:rPr>
                  <w:rFonts w:ascii="Arial" w:hAnsi="Arial" w:cs="Arial"/>
                  <w:color w:val="000000"/>
                  <w:sz w:val="18"/>
                  <w:szCs w:val="18"/>
                </w:rPr>
                <w:delText>Transport economic studies</w:delText>
              </w:r>
            </w:del>
          </w:p>
        </w:tc>
        <w:tc>
          <w:tcPr>
            <w:tcW w:w="6995" w:type="dxa"/>
            <w:tcBorders>
              <w:top w:val="single" w:sz="6" w:space="0" w:color="auto"/>
              <w:left w:val="single" w:sz="6" w:space="0" w:color="auto"/>
              <w:bottom w:val="single" w:sz="6" w:space="0" w:color="auto"/>
              <w:right w:val="single" w:sz="6" w:space="0" w:color="auto"/>
            </w:tcBorders>
          </w:tcPr>
          <w:p w14:paraId="79A5276A" w14:textId="579AEC92" w:rsidR="00287B14" w:rsidRPr="00325356" w:rsidDel="00EC2039" w:rsidRDefault="00287B14" w:rsidP="006A491F">
            <w:pPr>
              <w:adjustRightInd w:val="0"/>
              <w:rPr>
                <w:del w:id="2104" w:author="Tebokgo Mabuto (ECP)" w:date="2026-09-09T11:12:00Z" w16du:dateUtc="2026-09-09T09:12:00Z"/>
                <w:rFonts w:ascii="Arial" w:hAnsi="Arial" w:cs="Arial"/>
                <w:color w:val="000000"/>
                <w:sz w:val="18"/>
                <w:szCs w:val="18"/>
              </w:rPr>
            </w:pPr>
            <w:del w:id="2105" w:author="Tebokgo Mabuto (ECP)" w:date="2026-09-09T11:12:00Z" w16du:dateUtc="2026-09-09T09:12:00Z">
              <w:r w:rsidRPr="00325356" w:rsidDel="00EC2039">
                <w:rPr>
                  <w:rFonts w:ascii="Arial" w:hAnsi="Arial" w:cs="Arial"/>
                  <w:color w:val="000000"/>
                  <w:sz w:val="18"/>
                  <w:szCs w:val="18"/>
                </w:rPr>
                <w:delText>Transport economic studies</w:delText>
              </w:r>
            </w:del>
          </w:p>
        </w:tc>
      </w:tr>
      <w:tr w:rsidR="00287B14" w:rsidRPr="00325356" w:rsidDel="00EC2039" w14:paraId="7E0830F2" w14:textId="5A80F6BA" w:rsidTr="006A491F">
        <w:trPr>
          <w:trHeight w:val="247"/>
          <w:del w:id="210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46D13A7D" w14:textId="37BEB630" w:rsidR="00287B14" w:rsidRPr="00325356" w:rsidDel="00EC2039" w:rsidRDefault="00287B14" w:rsidP="006A491F">
            <w:pPr>
              <w:adjustRightInd w:val="0"/>
              <w:jc w:val="center"/>
              <w:rPr>
                <w:del w:id="2107" w:author="Tebokgo Mabuto (ECP)" w:date="2026-09-09T11:12:00Z" w16du:dateUtc="2026-09-09T09:12:00Z"/>
                <w:rFonts w:ascii="Arial" w:hAnsi="Arial" w:cs="Arial"/>
                <w:color w:val="000000"/>
                <w:sz w:val="18"/>
                <w:szCs w:val="18"/>
              </w:rPr>
            </w:pPr>
            <w:del w:id="2108" w:author="Tebokgo Mabuto (ECP)" w:date="2026-09-09T11:12:00Z" w16du:dateUtc="2026-09-09T09:12:00Z">
              <w:r w:rsidRPr="00325356" w:rsidDel="00EC2039">
                <w:rPr>
                  <w:rFonts w:ascii="Arial" w:hAnsi="Arial" w:cs="Arial"/>
                  <w:color w:val="000000"/>
                  <w:sz w:val="18"/>
                  <w:szCs w:val="18"/>
                </w:rPr>
                <w:delText>Transport policy development</w:delText>
              </w:r>
            </w:del>
          </w:p>
        </w:tc>
        <w:tc>
          <w:tcPr>
            <w:tcW w:w="6995" w:type="dxa"/>
            <w:tcBorders>
              <w:top w:val="single" w:sz="6" w:space="0" w:color="auto"/>
              <w:left w:val="single" w:sz="6" w:space="0" w:color="auto"/>
              <w:bottom w:val="single" w:sz="6" w:space="0" w:color="auto"/>
              <w:right w:val="single" w:sz="6" w:space="0" w:color="auto"/>
            </w:tcBorders>
          </w:tcPr>
          <w:p w14:paraId="63BDA8F8" w14:textId="46197A98" w:rsidR="00287B14" w:rsidRPr="00325356" w:rsidDel="00EC2039" w:rsidRDefault="00287B14" w:rsidP="006A491F">
            <w:pPr>
              <w:adjustRightInd w:val="0"/>
              <w:rPr>
                <w:del w:id="2109" w:author="Tebokgo Mabuto (ECP)" w:date="2026-09-09T11:12:00Z" w16du:dateUtc="2026-09-09T09:12:00Z"/>
                <w:rFonts w:ascii="Arial" w:hAnsi="Arial" w:cs="Arial"/>
                <w:color w:val="000000"/>
                <w:sz w:val="18"/>
                <w:szCs w:val="18"/>
              </w:rPr>
            </w:pPr>
            <w:del w:id="2110" w:author="Tebokgo Mabuto (ECP)" w:date="2026-09-09T11:12:00Z" w16du:dateUtc="2026-09-09T09:12:00Z">
              <w:r w:rsidRPr="00325356" w:rsidDel="00EC2039">
                <w:rPr>
                  <w:rFonts w:ascii="Arial" w:hAnsi="Arial" w:cs="Arial"/>
                  <w:color w:val="000000"/>
                  <w:sz w:val="18"/>
                  <w:szCs w:val="18"/>
                </w:rPr>
                <w:delText>Transport policy development</w:delText>
              </w:r>
            </w:del>
          </w:p>
        </w:tc>
      </w:tr>
      <w:tr w:rsidR="00287B14" w:rsidRPr="00325356" w:rsidDel="00EC2039" w14:paraId="7CE7F36E" w14:textId="3800CC4F" w:rsidTr="006A491F">
        <w:trPr>
          <w:trHeight w:val="247"/>
          <w:del w:id="211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1B4AA19D" w14:textId="5730BB4B" w:rsidR="00287B14" w:rsidRPr="00325356" w:rsidDel="00EC2039" w:rsidRDefault="00287B14" w:rsidP="006A491F">
            <w:pPr>
              <w:adjustRightInd w:val="0"/>
              <w:jc w:val="center"/>
              <w:rPr>
                <w:del w:id="2112" w:author="Tebokgo Mabuto (ECP)" w:date="2026-09-09T11:12:00Z" w16du:dateUtc="2026-09-09T09:12:00Z"/>
                <w:rFonts w:ascii="Arial" w:hAnsi="Arial" w:cs="Arial"/>
                <w:color w:val="000000"/>
                <w:sz w:val="18"/>
                <w:szCs w:val="18"/>
              </w:rPr>
            </w:pPr>
            <w:del w:id="2113" w:author="Tebokgo Mabuto (ECP)" w:date="2026-09-09T11:12:00Z" w16du:dateUtc="2026-09-09T09:12:00Z">
              <w:r w:rsidRPr="00325356" w:rsidDel="00EC2039">
                <w:rPr>
                  <w:rFonts w:ascii="Arial" w:hAnsi="Arial" w:cs="Arial"/>
                  <w:color w:val="000000"/>
                  <w:sz w:val="18"/>
                  <w:szCs w:val="18"/>
                </w:rPr>
                <w:delText>ITS systems</w:delText>
              </w:r>
            </w:del>
          </w:p>
        </w:tc>
        <w:tc>
          <w:tcPr>
            <w:tcW w:w="6995" w:type="dxa"/>
            <w:tcBorders>
              <w:top w:val="single" w:sz="6" w:space="0" w:color="auto"/>
              <w:left w:val="single" w:sz="6" w:space="0" w:color="auto"/>
              <w:bottom w:val="single" w:sz="6" w:space="0" w:color="auto"/>
              <w:right w:val="single" w:sz="6" w:space="0" w:color="auto"/>
            </w:tcBorders>
          </w:tcPr>
          <w:p w14:paraId="1926B484" w14:textId="7B8F0005" w:rsidR="00287B14" w:rsidRPr="00325356" w:rsidDel="00EC2039" w:rsidRDefault="00287B14" w:rsidP="006A491F">
            <w:pPr>
              <w:adjustRightInd w:val="0"/>
              <w:rPr>
                <w:del w:id="2114" w:author="Tebokgo Mabuto (ECP)" w:date="2026-09-09T11:12:00Z" w16du:dateUtc="2026-09-09T09:12:00Z"/>
                <w:rFonts w:ascii="Arial" w:hAnsi="Arial" w:cs="Arial"/>
                <w:color w:val="000000"/>
                <w:sz w:val="18"/>
                <w:szCs w:val="18"/>
              </w:rPr>
            </w:pPr>
            <w:del w:id="2115" w:author="Tebokgo Mabuto (ECP)" w:date="2026-09-09T11:12:00Z" w16du:dateUtc="2026-09-09T09:12:00Z">
              <w:r w:rsidRPr="00325356" w:rsidDel="00EC2039">
                <w:rPr>
                  <w:rFonts w:ascii="Arial" w:hAnsi="Arial" w:cs="Arial"/>
                  <w:color w:val="000000"/>
                  <w:sz w:val="18"/>
                  <w:szCs w:val="18"/>
                </w:rPr>
                <w:delText>ITS systems</w:delText>
              </w:r>
            </w:del>
          </w:p>
        </w:tc>
      </w:tr>
      <w:tr w:rsidR="00287B14" w:rsidRPr="00325356" w:rsidDel="00EC2039" w14:paraId="2D870EC2" w14:textId="739B19A8" w:rsidTr="006A491F">
        <w:trPr>
          <w:trHeight w:val="494"/>
          <w:del w:id="211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6972CE1A" w14:textId="5E08B7BD" w:rsidR="00287B14" w:rsidRPr="00325356" w:rsidDel="00EC2039" w:rsidRDefault="00287B14" w:rsidP="006A491F">
            <w:pPr>
              <w:adjustRightInd w:val="0"/>
              <w:jc w:val="center"/>
              <w:rPr>
                <w:del w:id="2117" w:author="Tebokgo Mabuto (ECP)" w:date="2026-09-09T11:12:00Z" w16du:dateUtc="2026-09-09T09:12:00Z"/>
                <w:rFonts w:ascii="Arial" w:hAnsi="Arial" w:cs="Arial"/>
                <w:color w:val="000000"/>
                <w:sz w:val="18"/>
                <w:szCs w:val="18"/>
              </w:rPr>
            </w:pPr>
            <w:del w:id="2118" w:author="Tebokgo Mabuto (ECP)" w:date="2026-09-09T11:12:00Z" w16du:dateUtc="2026-09-09T09:12:00Z">
              <w:r w:rsidRPr="00325356" w:rsidDel="00EC2039">
                <w:rPr>
                  <w:rFonts w:ascii="Arial" w:hAnsi="Arial" w:cs="Arial"/>
                  <w:color w:val="000000"/>
                  <w:sz w:val="18"/>
                  <w:szCs w:val="18"/>
                </w:rPr>
                <w:delText>Earthworks Investigation &amp; Design</w:delText>
              </w:r>
            </w:del>
          </w:p>
        </w:tc>
        <w:tc>
          <w:tcPr>
            <w:tcW w:w="6995" w:type="dxa"/>
            <w:tcBorders>
              <w:top w:val="single" w:sz="6" w:space="0" w:color="auto"/>
              <w:left w:val="single" w:sz="6" w:space="0" w:color="auto"/>
              <w:bottom w:val="single" w:sz="6" w:space="0" w:color="auto"/>
              <w:right w:val="single" w:sz="6" w:space="0" w:color="auto"/>
            </w:tcBorders>
          </w:tcPr>
          <w:p w14:paraId="7459A11F" w14:textId="63A95E7F" w:rsidR="00287B14" w:rsidRPr="00325356" w:rsidDel="00EC2039" w:rsidRDefault="00287B14" w:rsidP="006A491F">
            <w:pPr>
              <w:adjustRightInd w:val="0"/>
              <w:rPr>
                <w:del w:id="2119" w:author="Tebokgo Mabuto (ECP)" w:date="2026-09-09T11:12:00Z" w16du:dateUtc="2026-09-09T09:12:00Z"/>
                <w:rFonts w:ascii="Arial" w:hAnsi="Arial" w:cs="Arial"/>
                <w:color w:val="000000"/>
                <w:sz w:val="18"/>
                <w:szCs w:val="18"/>
              </w:rPr>
            </w:pPr>
            <w:del w:id="2120" w:author="Tebokgo Mabuto (ECP)" w:date="2026-09-09T11:12:00Z" w16du:dateUtc="2026-09-09T09:12:00Z">
              <w:r w:rsidRPr="00325356" w:rsidDel="00EC2039">
                <w:rPr>
                  <w:rFonts w:ascii="Arial" w:hAnsi="Arial" w:cs="Arial"/>
                  <w:color w:val="000000"/>
                  <w:sz w:val="18"/>
                  <w:szCs w:val="18"/>
                </w:rPr>
                <w:delText>Investigation and design of earthworks for slopes/cuttings, embankments/fills, borrow pits or quarries</w:delText>
              </w:r>
            </w:del>
          </w:p>
        </w:tc>
      </w:tr>
      <w:tr w:rsidR="00287B14" w:rsidRPr="00325356" w:rsidDel="00EC2039" w14:paraId="656C7A98" w14:textId="68883DC6" w:rsidTr="006A491F">
        <w:trPr>
          <w:trHeight w:val="742"/>
          <w:del w:id="212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314E02EB" w14:textId="0DE10083" w:rsidR="00287B14" w:rsidRPr="00325356" w:rsidDel="00EC2039" w:rsidRDefault="00287B14" w:rsidP="006A491F">
            <w:pPr>
              <w:adjustRightInd w:val="0"/>
              <w:jc w:val="center"/>
              <w:rPr>
                <w:del w:id="2122" w:author="Tebokgo Mabuto (ECP)" w:date="2026-09-09T11:12:00Z" w16du:dateUtc="2026-09-09T09:12:00Z"/>
                <w:rFonts w:ascii="Arial" w:hAnsi="Arial" w:cs="Arial"/>
                <w:color w:val="000000"/>
                <w:sz w:val="18"/>
                <w:szCs w:val="18"/>
              </w:rPr>
            </w:pPr>
            <w:del w:id="2123" w:author="Tebokgo Mabuto (ECP)" w:date="2026-09-09T11:12:00Z" w16du:dateUtc="2026-09-09T09:12:00Z">
              <w:r w:rsidRPr="00325356" w:rsidDel="00EC2039">
                <w:rPr>
                  <w:rFonts w:ascii="Arial" w:hAnsi="Arial" w:cs="Arial"/>
                  <w:color w:val="000000"/>
                  <w:sz w:val="18"/>
                  <w:szCs w:val="18"/>
                </w:rPr>
                <w:delText>Retaining Structure Investigation &amp; Design</w:delText>
              </w:r>
            </w:del>
          </w:p>
        </w:tc>
        <w:tc>
          <w:tcPr>
            <w:tcW w:w="6995" w:type="dxa"/>
            <w:tcBorders>
              <w:top w:val="single" w:sz="6" w:space="0" w:color="auto"/>
              <w:left w:val="single" w:sz="6" w:space="0" w:color="auto"/>
              <w:bottom w:val="single" w:sz="6" w:space="0" w:color="auto"/>
              <w:right w:val="single" w:sz="6" w:space="0" w:color="auto"/>
            </w:tcBorders>
          </w:tcPr>
          <w:p w14:paraId="18D2AE11" w14:textId="472EC6AA" w:rsidR="00287B14" w:rsidRPr="00325356" w:rsidDel="00EC2039" w:rsidRDefault="00287B14" w:rsidP="006A491F">
            <w:pPr>
              <w:adjustRightInd w:val="0"/>
              <w:rPr>
                <w:del w:id="2124" w:author="Tebokgo Mabuto (ECP)" w:date="2026-09-09T11:12:00Z" w16du:dateUtc="2026-09-09T09:12:00Z"/>
                <w:rFonts w:ascii="Arial" w:hAnsi="Arial" w:cs="Arial"/>
                <w:color w:val="000000"/>
                <w:sz w:val="18"/>
                <w:szCs w:val="18"/>
              </w:rPr>
            </w:pPr>
            <w:del w:id="2125" w:author="Tebokgo Mabuto (ECP)" w:date="2026-09-09T11:12:00Z" w16du:dateUtc="2026-09-09T09:12:00Z">
              <w:r w:rsidRPr="00325356" w:rsidDel="00EC2039">
                <w:rPr>
                  <w:rFonts w:ascii="Arial" w:hAnsi="Arial" w:cs="Arial"/>
                  <w:color w:val="000000"/>
                  <w:sz w:val="18"/>
                  <w:szCs w:val="18"/>
                </w:rPr>
                <w:delText>Investigation and design of conventional retaining structures (gravity-, piling-, cantilever-, anchored-walls etc.) or alternative retaining structures (soil nailing, soil strengthened walls, MSE etc.)</w:delText>
              </w:r>
            </w:del>
          </w:p>
        </w:tc>
      </w:tr>
      <w:tr w:rsidR="00287B14" w:rsidRPr="00325356" w:rsidDel="00EC2039" w14:paraId="3387AD3F" w14:textId="364E974B" w:rsidTr="006A491F">
        <w:trPr>
          <w:trHeight w:val="494"/>
          <w:del w:id="212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0DA810CF" w14:textId="775DEA93" w:rsidR="00287B14" w:rsidRPr="00325356" w:rsidDel="00EC2039" w:rsidRDefault="00287B14" w:rsidP="006A491F">
            <w:pPr>
              <w:adjustRightInd w:val="0"/>
              <w:jc w:val="center"/>
              <w:rPr>
                <w:del w:id="2127" w:author="Tebokgo Mabuto (ECP)" w:date="2026-09-09T11:12:00Z" w16du:dateUtc="2026-09-09T09:12:00Z"/>
                <w:rFonts w:ascii="Arial" w:hAnsi="Arial" w:cs="Arial"/>
                <w:color w:val="000000"/>
                <w:sz w:val="18"/>
                <w:szCs w:val="18"/>
              </w:rPr>
            </w:pPr>
            <w:del w:id="2128" w:author="Tebokgo Mabuto (ECP)" w:date="2026-09-09T11:12:00Z" w16du:dateUtc="2026-09-09T09:12:00Z">
              <w:r w:rsidRPr="00325356" w:rsidDel="00EC2039">
                <w:rPr>
                  <w:rFonts w:ascii="Arial" w:hAnsi="Arial" w:cs="Arial"/>
                  <w:color w:val="000000"/>
                  <w:sz w:val="18"/>
                  <w:szCs w:val="18"/>
                </w:rPr>
                <w:delText>Foundation Investigation &amp; Design</w:delText>
              </w:r>
            </w:del>
          </w:p>
        </w:tc>
        <w:tc>
          <w:tcPr>
            <w:tcW w:w="6995" w:type="dxa"/>
            <w:tcBorders>
              <w:top w:val="single" w:sz="6" w:space="0" w:color="auto"/>
              <w:left w:val="single" w:sz="6" w:space="0" w:color="auto"/>
              <w:bottom w:val="single" w:sz="6" w:space="0" w:color="auto"/>
              <w:right w:val="single" w:sz="6" w:space="0" w:color="auto"/>
            </w:tcBorders>
          </w:tcPr>
          <w:p w14:paraId="039984C8" w14:textId="4F8B83DD" w:rsidR="00287B14" w:rsidRPr="00325356" w:rsidDel="00EC2039" w:rsidRDefault="00287B14" w:rsidP="006A491F">
            <w:pPr>
              <w:adjustRightInd w:val="0"/>
              <w:rPr>
                <w:del w:id="2129" w:author="Tebokgo Mabuto (ECP)" w:date="2026-09-09T11:12:00Z" w16du:dateUtc="2026-09-09T09:12:00Z"/>
                <w:rFonts w:ascii="Arial" w:hAnsi="Arial" w:cs="Arial"/>
                <w:color w:val="000000"/>
                <w:sz w:val="18"/>
                <w:szCs w:val="18"/>
              </w:rPr>
            </w:pPr>
            <w:del w:id="2130" w:author="Tebokgo Mabuto (ECP)" w:date="2026-09-09T11:12:00Z" w16du:dateUtc="2026-09-09T09:12:00Z">
              <w:r w:rsidRPr="00325356" w:rsidDel="00EC2039">
                <w:rPr>
                  <w:rFonts w:ascii="Arial" w:hAnsi="Arial" w:cs="Arial"/>
                  <w:color w:val="000000"/>
                  <w:sz w:val="18"/>
                  <w:szCs w:val="18"/>
                </w:rPr>
                <w:delText>Investigation and design of shallow/deep foundations for bridges, major culverts or retaining structures</w:delText>
              </w:r>
            </w:del>
          </w:p>
        </w:tc>
      </w:tr>
      <w:tr w:rsidR="00287B14" w:rsidRPr="00325356" w:rsidDel="00EC2039" w14:paraId="221EBFC0" w14:textId="12879AE6" w:rsidTr="006A491F">
        <w:trPr>
          <w:trHeight w:val="247"/>
          <w:del w:id="213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770E1363" w14:textId="5608A315" w:rsidR="00287B14" w:rsidRPr="00325356" w:rsidDel="00EC2039" w:rsidRDefault="00287B14" w:rsidP="006A491F">
            <w:pPr>
              <w:adjustRightInd w:val="0"/>
              <w:jc w:val="center"/>
              <w:rPr>
                <w:del w:id="2132" w:author="Tebokgo Mabuto (ECP)" w:date="2026-09-09T11:12:00Z" w16du:dateUtc="2026-09-09T09:12:00Z"/>
                <w:rFonts w:ascii="Arial" w:hAnsi="Arial" w:cs="Arial"/>
                <w:color w:val="000000"/>
                <w:sz w:val="18"/>
                <w:szCs w:val="18"/>
              </w:rPr>
            </w:pPr>
            <w:del w:id="2133" w:author="Tebokgo Mabuto (ECP)" w:date="2026-09-09T11:12:00Z" w16du:dateUtc="2026-09-09T09:12:00Z">
              <w:r w:rsidRPr="00325356" w:rsidDel="00EC2039">
                <w:rPr>
                  <w:rFonts w:ascii="Arial" w:hAnsi="Arial" w:cs="Arial"/>
                  <w:color w:val="000000"/>
                  <w:sz w:val="18"/>
                  <w:szCs w:val="18"/>
                </w:rPr>
                <w:delText>Tunnelling Investigation &amp; Design</w:delText>
              </w:r>
            </w:del>
          </w:p>
        </w:tc>
        <w:tc>
          <w:tcPr>
            <w:tcW w:w="6995" w:type="dxa"/>
            <w:tcBorders>
              <w:top w:val="single" w:sz="6" w:space="0" w:color="auto"/>
              <w:left w:val="single" w:sz="6" w:space="0" w:color="auto"/>
              <w:bottom w:val="single" w:sz="6" w:space="0" w:color="auto"/>
              <w:right w:val="single" w:sz="6" w:space="0" w:color="auto"/>
            </w:tcBorders>
          </w:tcPr>
          <w:p w14:paraId="720AC46F" w14:textId="5888C8AE" w:rsidR="00287B14" w:rsidRPr="00325356" w:rsidDel="00EC2039" w:rsidRDefault="00287B14" w:rsidP="006A491F">
            <w:pPr>
              <w:adjustRightInd w:val="0"/>
              <w:rPr>
                <w:del w:id="2134" w:author="Tebokgo Mabuto (ECP)" w:date="2026-09-09T11:12:00Z" w16du:dateUtc="2026-09-09T09:12:00Z"/>
                <w:rFonts w:ascii="Arial" w:hAnsi="Arial" w:cs="Arial"/>
                <w:color w:val="000000"/>
                <w:sz w:val="18"/>
                <w:szCs w:val="18"/>
              </w:rPr>
            </w:pPr>
            <w:del w:id="2135" w:author="Tebokgo Mabuto (ECP)" w:date="2026-09-09T11:12:00Z" w16du:dateUtc="2026-09-09T09:12:00Z">
              <w:r w:rsidRPr="00325356" w:rsidDel="00EC2039">
                <w:rPr>
                  <w:rFonts w:ascii="Arial" w:hAnsi="Arial" w:cs="Arial"/>
                  <w:color w:val="000000"/>
                  <w:sz w:val="18"/>
                  <w:szCs w:val="18"/>
                </w:rPr>
                <w:delText>Investigation and design of tunnels for transport infrastructure</w:delText>
              </w:r>
            </w:del>
          </w:p>
        </w:tc>
      </w:tr>
      <w:tr w:rsidR="00287B14" w:rsidRPr="00325356" w:rsidDel="00EC2039" w14:paraId="414D107D" w14:textId="2F9B4AA2" w:rsidTr="006A491F">
        <w:trPr>
          <w:trHeight w:val="247"/>
          <w:del w:id="213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10AEF21C" w14:textId="0A7A708E" w:rsidR="00287B14" w:rsidRPr="00325356" w:rsidDel="00EC2039" w:rsidRDefault="00287B14" w:rsidP="006A491F">
            <w:pPr>
              <w:adjustRightInd w:val="0"/>
              <w:jc w:val="center"/>
              <w:rPr>
                <w:del w:id="2137" w:author="Tebokgo Mabuto (ECP)" w:date="2026-09-09T11:12:00Z" w16du:dateUtc="2026-09-09T09:12:00Z"/>
                <w:rFonts w:ascii="Arial" w:hAnsi="Arial" w:cs="Arial"/>
                <w:color w:val="000000"/>
                <w:sz w:val="18"/>
                <w:szCs w:val="18"/>
              </w:rPr>
            </w:pPr>
            <w:del w:id="2138" w:author="Tebokgo Mabuto (ECP)" w:date="2026-09-09T11:12:00Z" w16du:dateUtc="2026-09-09T09:12:00Z">
              <w:r w:rsidRPr="00325356" w:rsidDel="00EC2039">
                <w:rPr>
                  <w:rFonts w:ascii="Arial" w:hAnsi="Arial" w:cs="Arial"/>
                  <w:color w:val="000000"/>
                  <w:sz w:val="18"/>
                  <w:szCs w:val="18"/>
                </w:rPr>
                <w:delText>MAJOR TCC (WEIGH BRIDGES)</w:delText>
              </w:r>
            </w:del>
          </w:p>
        </w:tc>
        <w:tc>
          <w:tcPr>
            <w:tcW w:w="6995" w:type="dxa"/>
            <w:tcBorders>
              <w:top w:val="single" w:sz="6" w:space="0" w:color="auto"/>
              <w:left w:val="single" w:sz="6" w:space="0" w:color="auto"/>
              <w:bottom w:val="single" w:sz="6" w:space="0" w:color="auto"/>
              <w:right w:val="single" w:sz="6" w:space="0" w:color="auto"/>
            </w:tcBorders>
          </w:tcPr>
          <w:p w14:paraId="228AC8FB" w14:textId="3321B7F7" w:rsidR="00287B14" w:rsidRPr="00325356" w:rsidDel="00EC2039" w:rsidRDefault="00287B14" w:rsidP="006A491F">
            <w:pPr>
              <w:adjustRightInd w:val="0"/>
              <w:rPr>
                <w:del w:id="2139" w:author="Tebokgo Mabuto (ECP)" w:date="2026-09-09T11:12:00Z" w16du:dateUtc="2026-09-09T09:12:00Z"/>
                <w:rFonts w:ascii="Arial" w:hAnsi="Arial" w:cs="Arial"/>
                <w:color w:val="000000"/>
                <w:sz w:val="18"/>
                <w:szCs w:val="18"/>
              </w:rPr>
            </w:pPr>
            <w:del w:id="2140" w:author="Tebokgo Mabuto (ECP)" w:date="2026-09-09T11:12:00Z" w16du:dateUtc="2026-09-09T09:12:00Z">
              <w:r w:rsidRPr="00325356" w:rsidDel="00EC2039">
                <w:rPr>
                  <w:rFonts w:ascii="Arial" w:hAnsi="Arial" w:cs="Arial"/>
                  <w:color w:val="000000"/>
                  <w:sz w:val="18"/>
                  <w:szCs w:val="18"/>
                </w:rPr>
                <w:delText>Major Traffic Control Centres (Weighbridge)</w:delText>
              </w:r>
            </w:del>
          </w:p>
        </w:tc>
      </w:tr>
      <w:tr w:rsidR="00287B14" w:rsidRPr="00325356" w:rsidDel="00EC2039" w14:paraId="3708BF62" w14:textId="1E6DF977" w:rsidTr="006A491F">
        <w:trPr>
          <w:trHeight w:val="247"/>
          <w:del w:id="214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447E53F1" w14:textId="36F5F1D8" w:rsidR="00287B14" w:rsidRPr="00325356" w:rsidDel="00EC2039" w:rsidRDefault="00287B14" w:rsidP="006A491F">
            <w:pPr>
              <w:adjustRightInd w:val="0"/>
              <w:jc w:val="center"/>
              <w:rPr>
                <w:del w:id="2142" w:author="Tebokgo Mabuto (ECP)" w:date="2026-09-09T11:12:00Z" w16du:dateUtc="2026-09-09T09:12:00Z"/>
                <w:rFonts w:ascii="Arial" w:hAnsi="Arial" w:cs="Arial"/>
                <w:color w:val="000000"/>
                <w:sz w:val="18"/>
                <w:szCs w:val="18"/>
              </w:rPr>
            </w:pPr>
            <w:del w:id="2143" w:author="Tebokgo Mabuto (ECP)" w:date="2026-09-09T11:12:00Z" w16du:dateUtc="2026-09-09T09:12:00Z">
              <w:r w:rsidRPr="00325356" w:rsidDel="00EC2039">
                <w:rPr>
                  <w:rFonts w:ascii="Arial" w:hAnsi="Arial" w:cs="Arial"/>
                  <w:color w:val="000000"/>
                  <w:sz w:val="18"/>
                  <w:szCs w:val="18"/>
                </w:rPr>
                <w:delText>TOLLS</w:delText>
              </w:r>
            </w:del>
          </w:p>
        </w:tc>
        <w:tc>
          <w:tcPr>
            <w:tcW w:w="6995" w:type="dxa"/>
            <w:tcBorders>
              <w:top w:val="single" w:sz="6" w:space="0" w:color="auto"/>
              <w:left w:val="single" w:sz="6" w:space="0" w:color="auto"/>
              <w:bottom w:val="single" w:sz="6" w:space="0" w:color="auto"/>
              <w:right w:val="single" w:sz="6" w:space="0" w:color="auto"/>
            </w:tcBorders>
          </w:tcPr>
          <w:p w14:paraId="3D6717CC" w14:textId="3930C122" w:rsidR="00287B14" w:rsidRPr="00325356" w:rsidDel="00EC2039" w:rsidRDefault="00287B14" w:rsidP="006A491F">
            <w:pPr>
              <w:adjustRightInd w:val="0"/>
              <w:rPr>
                <w:del w:id="2144" w:author="Tebokgo Mabuto (ECP)" w:date="2026-09-09T11:12:00Z" w16du:dateUtc="2026-09-09T09:12:00Z"/>
                <w:rFonts w:ascii="Arial" w:hAnsi="Arial" w:cs="Arial"/>
                <w:color w:val="000000"/>
                <w:sz w:val="18"/>
                <w:szCs w:val="18"/>
              </w:rPr>
            </w:pPr>
            <w:del w:id="2145" w:author="Tebokgo Mabuto (ECP)" w:date="2026-09-09T11:12:00Z" w16du:dateUtc="2026-09-09T09:12:00Z">
              <w:r w:rsidRPr="00325356" w:rsidDel="00EC2039">
                <w:rPr>
                  <w:rFonts w:ascii="Arial" w:hAnsi="Arial" w:cs="Arial"/>
                  <w:color w:val="000000"/>
                  <w:sz w:val="18"/>
                  <w:szCs w:val="18"/>
                </w:rPr>
                <w:delText>Tolls</w:delText>
              </w:r>
            </w:del>
          </w:p>
        </w:tc>
      </w:tr>
      <w:tr w:rsidR="00287B14" w:rsidRPr="00325356" w:rsidDel="00EC2039" w14:paraId="55F451DE" w14:textId="0B24A08B" w:rsidTr="006A491F">
        <w:trPr>
          <w:trHeight w:val="247"/>
          <w:del w:id="214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65A2D702" w14:textId="5A40B30E" w:rsidR="00287B14" w:rsidRPr="00325356" w:rsidDel="00EC2039" w:rsidRDefault="00287B14" w:rsidP="006A491F">
            <w:pPr>
              <w:adjustRightInd w:val="0"/>
              <w:jc w:val="center"/>
              <w:rPr>
                <w:del w:id="2147" w:author="Tebokgo Mabuto (ECP)" w:date="2026-09-09T11:12:00Z" w16du:dateUtc="2026-09-09T09:12:00Z"/>
                <w:rFonts w:ascii="Arial" w:hAnsi="Arial" w:cs="Arial"/>
                <w:color w:val="000000"/>
                <w:sz w:val="18"/>
                <w:szCs w:val="18"/>
              </w:rPr>
            </w:pPr>
            <w:del w:id="2148" w:author="Tebokgo Mabuto (ECP)" w:date="2026-09-09T11:12:00Z" w16du:dateUtc="2026-09-09T09:12:00Z">
              <w:r w:rsidRPr="00325356" w:rsidDel="00EC2039">
                <w:rPr>
                  <w:rFonts w:ascii="Arial" w:hAnsi="Arial" w:cs="Arial"/>
                  <w:color w:val="000000"/>
                  <w:sz w:val="18"/>
                  <w:szCs w:val="18"/>
                </w:rPr>
                <w:delText>FMS</w:delText>
              </w:r>
            </w:del>
          </w:p>
        </w:tc>
        <w:tc>
          <w:tcPr>
            <w:tcW w:w="6995" w:type="dxa"/>
            <w:tcBorders>
              <w:top w:val="single" w:sz="6" w:space="0" w:color="auto"/>
              <w:left w:val="single" w:sz="6" w:space="0" w:color="auto"/>
              <w:bottom w:val="single" w:sz="6" w:space="0" w:color="auto"/>
              <w:right w:val="single" w:sz="6" w:space="0" w:color="auto"/>
            </w:tcBorders>
          </w:tcPr>
          <w:p w14:paraId="331F61B6" w14:textId="54BA5390" w:rsidR="00287B14" w:rsidRPr="00325356" w:rsidDel="00EC2039" w:rsidRDefault="00287B14" w:rsidP="006A491F">
            <w:pPr>
              <w:adjustRightInd w:val="0"/>
              <w:rPr>
                <w:del w:id="2149" w:author="Tebokgo Mabuto (ECP)" w:date="2026-09-09T11:12:00Z" w16du:dateUtc="2026-09-09T09:12:00Z"/>
                <w:rFonts w:ascii="Arial" w:hAnsi="Arial" w:cs="Arial"/>
                <w:color w:val="000000"/>
                <w:sz w:val="18"/>
                <w:szCs w:val="18"/>
              </w:rPr>
            </w:pPr>
            <w:del w:id="2150" w:author="Tebokgo Mabuto (ECP)" w:date="2026-09-09T11:12:00Z" w16du:dateUtc="2026-09-09T09:12:00Z">
              <w:r w:rsidRPr="00325356" w:rsidDel="00EC2039">
                <w:rPr>
                  <w:rFonts w:ascii="Arial" w:hAnsi="Arial" w:cs="Arial"/>
                  <w:color w:val="000000"/>
                  <w:sz w:val="18"/>
                  <w:szCs w:val="18"/>
                </w:rPr>
                <w:delText>Freeway Management Systems</w:delText>
              </w:r>
            </w:del>
          </w:p>
        </w:tc>
      </w:tr>
      <w:tr w:rsidR="00287B14" w:rsidRPr="00325356" w:rsidDel="00EC2039" w14:paraId="1E631661" w14:textId="4FFC67E3" w:rsidTr="006A491F">
        <w:trPr>
          <w:trHeight w:val="247"/>
          <w:del w:id="2151"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18F587D2" w14:textId="1C9352E1" w:rsidR="00287B14" w:rsidRPr="00325356" w:rsidDel="00EC2039" w:rsidRDefault="00287B14" w:rsidP="006A491F">
            <w:pPr>
              <w:adjustRightInd w:val="0"/>
              <w:jc w:val="center"/>
              <w:rPr>
                <w:del w:id="2152" w:author="Tebokgo Mabuto (ECP)" w:date="2026-09-09T11:12:00Z" w16du:dateUtc="2026-09-09T09:12:00Z"/>
                <w:rFonts w:ascii="Arial" w:hAnsi="Arial" w:cs="Arial"/>
                <w:color w:val="000000"/>
                <w:sz w:val="18"/>
                <w:szCs w:val="18"/>
              </w:rPr>
            </w:pPr>
            <w:del w:id="2153" w:author="Tebokgo Mabuto (ECP)" w:date="2026-09-09T11:12:00Z" w16du:dateUtc="2026-09-09T09:12:00Z">
              <w:r w:rsidRPr="00325356" w:rsidDel="00EC2039">
                <w:rPr>
                  <w:rFonts w:ascii="Arial" w:hAnsi="Arial" w:cs="Arial"/>
                  <w:color w:val="000000"/>
                  <w:sz w:val="18"/>
                  <w:szCs w:val="18"/>
                </w:rPr>
                <w:delText>MINOR TCC (BASIC WEIGH BRIDGE)</w:delText>
              </w:r>
            </w:del>
          </w:p>
        </w:tc>
        <w:tc>
          <w:tcPr>
            <w:tcW w:w="6995" w:type="dxa"/>
            <w:tcBorders>
              <w:top w:val="single" w:sz="6" w:space="0" w:color="auto"/>
              <w:left w:val="single" w:sz="6" w:space="0" w:color="auto"/>
              <w:bottom w:val="single" w:sz="6" w:space="0" w:color="auto"/>
              <w:right w:val="single" w:sz="6" w:space="0" w:color="auto"/>
            </w:tcBorders>
          </w:tcPr>
          <w:p w14:paraId="1E68326C" w14:textId="4114A4A0" w:rsidR="00287B14" w:rsidRPr="00325356" w:rsidDel="00EC2039" w:rsidRDefault="00287B14" w:rsidP="006A491F">
            <w:pPr>
              <w:adjustRightInd w:val="0"/>
              <w:rPr>
                <w:del w:id="2154" w:author="Tebokgo Mabuto (ECP)" w:date="2026-09-09T11:12:00Z" w16du:dateUtc="2026-09-09T09:12:00Z"/>
                <w:rFonts w:ascii="Arial" w:hAnsi="Arial" w:cs="Arial"/>
                <w:color w:val="000000"/>
                <w:sz w:val="18"/>
                <w:szCs w:val="18"/>
              </w:rPr>
            </w:pPr>
            <w:del w:id="2155" w:author="Tebokgo Mabuto (ECP)" w:date="2026-09-09T11:12:00Z" w16du:dateUtc="2026-09-09T09:12:00Z">
              <w:r w:rsidRPr="00325356" w:rsidDel="00EC2039">
                <w:rPr>
                  <w:rFonts w:ascii="Arial" w:hAnsi="Arial" w:cs="Arial"/>
                  <w:color w:val="000000"/>
                  <w:sz w:val="18"/>
                  <w:szCs w:val="18"/>
                </w:rPr>
                <w:delText>Minor Traffic Control Centres (Basic Weighbridge)</w:delText>
              </w:r>
            </w:del>
          </w:p>
        </w:tc>
      </w:tr>
      <w:tr w:rsidR="00287B14" w:rsidRPr="00325356" w:rsidDel="00EC2039" w14:paraId="341F43B5" w14:textId="625A33C6" w:rsidTr="006A491F">
        <w:trPr>
          <w:trHeight w:val="745"/>
          <w:del w:id="2156"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5A5E431B" w14:textId="71C61EEA" w:rsidR="00287B14" w:rsidRPr="00325356" w:rsidDel="00EC2039" w:rsidRDefault="00287B14" w:rsidP="006A491F">
            <w:pPr>
              <w:adjustRightInd w:val="0"/>
              <w:rPr>
                <w:del w:id="2157" w:author="Tebokgo Mabuto (ECP)" w:date="2026-09-09T11:12:00Z" w16du:dateUtc="2026-09-09T09:12:00Z"/>
                <w:rFonts w:ascii="Arial" w:hAnsi="Arial" w:cs="Arial"/>
                <w:color w:val="000000"/>
                <w:sz w:val="18"/>
                <w:szCs w:val="18"/>
              </w:rPr>
            </w:pPr>
            <w:del w:id="2158" w:author="Tebokgo Mabuto (ECP)" w:date="2026-09-09T11:12:00Z" w16du:dateUtc="2026-09-09T09:12:00Z">
              <w:r w:rsidRPr="00325356" w:rsidDel="00EC2039">
                <w:rPr>
                  <w:rFonts w:ascii="Arial" w:hAnsi="Arial" w:cs="Arial"/>
                  <w:color w:val="000000"/>
                  <w:sz w:val="18"/>
                  <w:szCs w:val="18"/>
                </w:rPr>
                <w:delText>Geohazard Investigation (Slope Stability)</w:delText>
              </w:r>
            </w:del>
          </w:p>
        </w:tc>
        <w:tc>
          <w:tcPr>
            <w:tcW w:w="6995" w:type="dxa"/>
            <w:tcBorders>
              <w:top w:val="single" w:sz="6" w:space="0" w:color="auto"/>
              <w:left w:val="single" w:sz="6" w:space="0" w:color="auto"/>
              <w:bottom w:val="single" w:sz="6" w:space="0" w:color="auto"/>
              <w:right w:val="single" w:sz="6" w:space="0" w:color="auto"/>
            </w:tcBorders>
          </w:tcPr>
          <w:p w14:paraId="6D4141AA" w14:textId="16F8B90F" w:rsidR="00287B14" w:rsidRPr="00325356" w:rsidDel="00EC2039" w:rsidRDefault="00287B14" w:rsidP="006A491F">
            <w:pPr>
              <w:tabs>
                <w:tab w:val="left" w:pos="567"/>
              </w:tabs>
              <w:adjustRightInd w:val="0"/>
              <w:ind w:left="567" w:hanging="567"/>
              <w:rPr>
                <w:del w:id="2159" w:author="Tebokgo Mabuto (ECP)" w:date="2026-09-09T11:12:00Z" w16du:dateUtc="2026-09-09T09:12:00Z"/>
                <w:rFonts w:ascii="Arial" w:hAnsi="Arial" w:cs="Arial"/>
                <w:color w:val="000000"/>
                <w:sz w:val="18"/>
                <w:szCs w:val="18"/>
              </w:rPr>
            </w:pPr>
            <w:del w:id="2160"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Slope Stability Investigation</w:delText>
              </w:r>
            </w:del>
          </w:p>
          <w:p w14:paraId="7B81154F" w14:textId="5A76891A" w:rsidR="00287B14" w:rsidRPr="00325356" w:rsidDel="00EC2039" w:rsidRDefault="00287B14" w:rsidP="006A491F">
            <w:pPr>
              <w:tabs>
                <w:tab w:val="left" w:pos="567"/>
              </w:tabs>
              <w:adjustRightInd w:val="0"/>
              <w:ind w:left="567" w:hanging="567"/>
              <w:rPr>
                <w:del w:id="2161" w:author="Tebokgo Mabuto (ECP)" w:date="2026-09-09T11:12:00Z" w16du:dateUtc="2026-09-09T09:12:00Z"/>
                <w:rFonts w:ascii="Arial" w:hAnsi="Arial" w:cs="Arial"/>
                <w:color w:val="000000"/>
                <w:sz w:val="18"/>
                <w:szCs w:val="18"/>
              </w:rPr>
            </w:pPr>
            <w:del w:id="2162"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Slope Condition Assessment</w:delText>
              </w:r>
            </w:del>
          </w:p>
          <w:p w14:paraId="221B6FF6" w14:textId="2FA38056" w:rsidR="00287B14" w:rsidRPr="00325356" w:rsidDel="00EC2039" w:rsidRDefault="00287B14" w:rsidP="006A491F">
            <w:pPr>
              <w:tabs>
                <w:tab w:val="left" w:pos="567"/>
              </w:tabs>
              <w:adjustRightInd w:val="0"/>
              <w:ind w:left="567" w:hanging="567"/>
              <w:rPr>
                <w:del w:id="2163" w:author="Tebokgo Mabuto (ECP)" w:date="2026-09-09T11:12:00Z" w16du:dateUtc="2026-09-09T09:12:00Z"/>
                <w:rFonts w:ascii="Arial" w:hAnsi="Arial" w:cs="Arial"/>
                <w:color w:val="000000"/>
                <w:sz w:val="18"/>
                <w:szCs w:val="18"/>
              </w:rPr>
            </w:pPr>
            <w:del w:id="2164"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Slope Performance Monitoring (instrumental monitoring/remote sensing/GIS)</w:delText>
              </w:r>
            </w:del>
          </w:p>
          <w:p w14:paraId="11A2F860" w14:textId="261DDAA8" w:rsidR="00287B14" w:rsidRPr="00325356" w:rsidDel="00EC2039" w:rsidRDefault="00287B14" w:rsidP="006A491F">
            <w:pPr>
              <w:tabs>
                <w:tab w:val="left" w:pos="567"/>
              </w:tabs>
              <w:adjustRightInd w:val="0"/>
              <w:ind w:left="567" w:hanging="567"/>
              <w:rPr>
                <w:del w:id="2165" w:author="Tebokgo Mabuto (ECP)" w:date="2026-09-09T11:12:00Z" w16du:dateUtc="2026-09-09T09:12:00Z"/>
                <w:rFonts w:ascii="Arial" w:hAnsi="Arial" w:cs="Arial"/>
                <w:color w:val="000000"/>
                <w:sz w:val="18"/>
                <w:szCs w:val="18"/>
              </w:rPr>
            </w:pPr>
            <w:del w:id="2166"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Slope Stability Management System</w:delText>
              </w:r>
            </w:del>
          </w:p>
        </w:tc>
      </w:tr>
      <w:tr w:rsidR="00287B14" w:rsidRPr="00325356" w:rsidDel="00EC2039" w14:paraId="6B639B0E" w14:textId="6DA9790C" w:rsidTr="006A491F">
        <w:trPr>
          <w:trHeight w:val="993"/>
          <w:del w:id="2167"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2E753F83" w14:textId="2954B666" w:rsidR="00287B14" w:rsidRPr="00325356" w:rsidDel="00EC2039" w:rsidRDefault="00287B14" w:rsidP="006A491F">
            <w:pPr>
              <w:adjustRightInd w:val="0"/>
              <w:rPr>
                <w:del w:id="2168" w:author="Tebokgo Mabuto (ECP)" w:date="2026-09-09T11:12:00Z" w16du:dateUtc="2026-09-09T09:12:00Z"/>
                <w:rFonts w:ascii="Arial" w:hAnsi="Arial" w:cs="Arial"/>
                <w:color w:val="000000"/>
                <w:sz w:val="18"/>
                <w:szCs w:val="18"/>
              </w:rPr>
            </w:pPr>
            <w:del w:id="2169" w:author="Tebokgo Mabuto (ECP)" w:date="2026-09-09T11:12:00Z" w16du:dateUtc="2026-09-09T09:12:00Z">
              <w:r w:rsidRPr="00325356" w:rsidDel="00EC2039">
                <w:rPr>
                  <w:rFonts w:ascii="Arial" w:hAnsi="Arial" w:cs="Arial"/>
                  <w:color w:val="000000"/>
                  <w:sz w:val="18"/>
                  <w:szCs w:val="18"/>
                </w:rPr>
                <w:delText>Geohazard Investigation (Subsidence)</w:delText>
              </w:r>
            </w:del>
          </w:p>
        </w:tc>
        <w:tc>
          <w:tcPr>
            <w:tcW w:w="6995" w:type="dxa"/>
            <w:tcBorders>
              <w:top w:val="single" w:sz="6" w:space="0" w:color="auto"/>
              <w:left w:val="single" w:sz="6" w:space="0" w:color="auto"/>
              <w:bottom w:val="single" w:sz="6" w:space="0" w:color="auto"/>
              <w:right w:val="single" w:sz="6" w:space="0" w:color="auto"/>
            </w:tcBorders>
          </w:tcPr>
          <w:p w14:paraId="63124660" w14:textId="698540AA" w:rsidR="00287B14" w:rsidRPr="00325356" w:rsidDel="00EC2039" w:rsidRDefault="00287B14" w:rsidP="006A491F">
            <w:pPr>
              <w:tabs>
                <w:tab w:val="left" w:pos="567"/>
              </w:tabs>
              <w:adjustRightInd w:val="0"/>
              <w:ind w:left="567" w:hanging="567"/>
              <w:rPr>
                <w:del w:id="2170" w:author="Tebokgo Mabuto (ECP)" w:date="2026-09-09T11:12:00Z" w16du:dateUtc="2026-09-09T09:12:00Z"/>
                <w:rFonts w:ascii="Arial" w:hAnsi="Arial" w:cs="Arial"/>
                <w:color w:val="000000"/>
                <w:sz w:val="18"/>
                <w:szCs w:val="18"/>
              </w:rPr>
            </w:pPr>
            <w:del w:id="2171"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Dolomite Stability Investigation</w:delText>
              </w:r>
            </w:del>
          </w:p>
          <w:p w14:paraId="4F22BD25" w14:textId="232FBB86" w:rsidR="00287B14" w:rsidRPr="00325356" w:rsidDel="00EC2039" w:rsidRDefault="00287B14" w:rsidP="006A491F">
            <w:pPr>
              <w:tabs>
                <w:tab w:val="left" w:pos="567"/>
              </w:tabs>
              <w:adjustRightInd w:val="0"/>
              <w:ind w:left="567" w:hanging="567"/>
              <w:rPr>
                <w:del w:id="2172" w:author="Tebokgo Mabuto (ECP)" w:date="2026-09-09T11:12:00Z" w16du:dateUtc="2026-09-09T09:12:00Z"/>
                <w:rFonts w:ascii="Arial" w:hAnsi="Arial" w:cs="Arial"/>
                <w:color w:val="000000"/>
                <w:sz w:val="18"/>
                <w:szCs w:val="18"/>
              </w:rPr>
            </w:pPr>
            <w:del w:id="2173"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Subsidence Assessment</w:delText>
              </w:r>
            </w:del>
          </w:p>
          <w:p w14:paraId="02BF2058" w14:textId="369EA66B" w:rsidR="00287B14" w:rsidRPr="00325356" w:rsidDel="00EC2039" w:rsidRDefault="00287B14" w:rsidP="006A491F">
            <w:pPr>
              <w:tabs>
                <w:tab w:val="left" w:pos="567"/>
              </w:tabs>
              <w:adjustRightInd w:val="0"/>
              <w:ind w:left="567" w:hanging="567"/>
              <w:rPr>
                <w:del w:id="2174" w:author="Tebokgo Mabuto (ECP)" w:date="2026-09-09T11:12:00Z" w16du:dateUtc="2026-09-09T09:12:00Z"/>
                <w:rFonts w:ascii="Arial" w:hAnsi="Arial" w:cs="Arial"/>
                <w:color w:val="000000"/>
                <w:sz w:val="18"/>
                <w:szCs w:val="18"/>
              </w:rPr>
            </w:pPr>
            <w:del w:id="2175"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Subsidence Monitoring (instrumental monitoring/remote sensing/GIS)</w:delText>
              </w:r>
            </w:del>
          </w:p>
          <w:p w14:paraId="794872A8" w14:textId="1B6786C2" w:rsidR="00287B14" w:rsidRPr="00325356" w:rsidDel="00EC2039" w:rsidRDefault="00287B14" w:rsidP="006A491F">
            <w:pPr>
              <w:tabs>
                <w:tab w:val="left" w:pos="567"/>
              </w:tabs>
              <w:adjustRightInd w:val="0"/>
              <w:ind w:left="567" w:hanging="567"/>
              <w:rPr>
                <w:del w:id="2176" w:author="Tebokgo Mabuto (ECP)" w:date="2026-09-09T11:12:00Z" w16du:dateUtc="2026-09-09T09:12:00Z"/>
                <w:rFonts w:ascii="Arial" w:hAnsi="Arial" w:cs="Arial"/>
                <w:color w:val="000000"/>
                <w:sz w:val="18"/>
                <w:szCs w:val="18"/>
              </w:rPr>
            </w:pPr>
            <w:del w:id="2177"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Dolomite/Subsidence Management System</w:delText>
              </w:r>
            </w:del>
          </w:p>
        </w:tc>
      </w:tr>
      <w:tr w:rsidR="00287B14" w:rsidRPr="00325356" w:rsidDel="00EC2039" w14:paraId="3C1DBAD8" w14:textId="32957102" w:rsidTr="006A491F">
        <w:trPr>
          <w:trHeight w:val="742"/>
          <w:del w:id="2178"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67405AF3" w14:textId="1C3BDC2B" w:rsidR="00287B14" w:rsidRPr="00325356" w:rsidDel="00EC2039" w:rsidRDefault="00287B14" w:rsidP="006A491F">
            <w:pPr>
              <w:adjustRightInd w:val="0"/>
              <w:rPr>
                <w:del w:id="2179" w:author="Tebokgo Mabuto (ECP)" w:date="2026-09-09T11:12:00Z" w16du:dateUtc="2026-09-09T09:12:00Z"/>
                <w:rFonts w:ascii="Arial" w:hAnsi="Arial" w:cs="Arial"/>
                <w:color w:val="000000"/>
                <w:sz w:val="18"/>
                <w:szCs w:val="18"/>
              </w:rPr>
            </w:pPr>
            <w:del w:id="2180" w:author="Tebokgo Mabuto (ECP)" w:date="2026-09-09T11:12:00Z" w16du:dateUtc="2026-09-09T09:12:00Z">
              <w:r w:rsidRPr="00325356" w:rsidDel="00EC2039">
                <w:rPr>
                  <w:rFonts w:ascii="Arial" w:hAnsi="Arial" w:cs="Arial"/>
                  <w:color w:val="000000"/>
                  <w:sz w:val="18"/>
                  <w:szCs w:val="18"/>
                </w:rPr>
                <w:delText>Geotechnical Investigation (CL, Quarry and BP Materials Related)</w:delText>
              </w:r>
            </w:del>
          </w:p>
        </w:tc>
        <w:tc>
          <w:tcPr>
            <w:tcW w:w="6995" w:type="dxa"/>
            <w:tcBorders>
              <w:top w:val="single" w:sz="6" w:space="0" w:color="auto"/>
              <w:left w:val="single" w:sz="6" w:space="0" w:color="auto"/>
              <w:bottom w:val="single" w:sz="6" w:space="0" w:color="auto"/>
              <w:right w:val="single" w:sz="6" w:space="0" w:color="auto"/>
            </w:tcBorders>
          </w:tcPr>
          <w:p w14:paraId="2AEE07A7" w14:textId="4D192DC6" w:rsidR="00287B14" w:rsidRPr="00325356" w:rsidDel="00EC2039" w:rsidRDefault="00287B14" w:rsidP="006A491F">
            <w:pPr>
              <w:tabs>
                <w:tab w:val="left" w:pos="567"/>
              </w:tabs>
              <w:adjustRightInd w:val="0"/>
              <w:ind w:left="567" w:hanging="567"/>
              <w:rPr>
                <w:del w:id="2181" w:author="Tebokgo Mabuto (ECP)" w:date="2026-09-09T11:12:00Z" w16du:dateUtc="2026-09-09T09:12:00Z"/>
                <w:rFonts w:ascii="Arial" w:hAnsi="Arial" w:cs="Arial"/>
                <w:color w:val="000000"/>
                <w:sz w:val="18"/>
                <w:szCs w:val="18"/>
              </w:rPr>
            </w:pPr>
            <w:del w:id="2182"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Subsurface investigation, material profiling, geological/geophysical logging, sampling, testing or mapping using boring methods</w:delText>
              </w:r>
            </w:del>
          </w:p>
          <w:p w14:paraId="08A85050" w14:textId="7C1E5450" w:rsidR="00287B14" w:rsidRPr="00325356" w:rsidDel="00EC2039" w:rsidRDefault="00287B14" w:rsidP="006A491F">
            <w:pPr>
              <w:tabs>
                <w:tab w:val="left" w:pos="567"/>
              </w:tabs>
              <w:adjustRightInd w:val="0"/>
              <w:ind w:left="567" w:hanging="567"/>
              <w:rPr>
                <w:del w:id="2183" w:author="Tebokgo Mabuto (ECP)" w:date="2026-09-09T11:12:00Z" w16du:dateUtc="2026-09-09T09:12:00Z"/>
                <w:rFonts w:ascii="Arial" w:hAnsi="Arial" w:cs="Arial"/>
                <w:color w:val="000000"/>
                <w:sz w:val="18"/>
                <w:szCs w:val="18"/>
              </w:rPr>
            </w:pPr>
            <w:del w:id="2184"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Trial pits, soil samplers or in-situ testing methods</w:delText>
              </w:r>
            </w:del>
          </w:p>
        </w:tc>
      </w:tr>
      <w:tr w:rsidR="00287B14" w:rsidRPr="00325356" w:rsidDel="00EC2039" w14:paraId="7043FEE2" w14:textId="4B7D88FF" w:rsidTr="006A491F">
        <w:trPr>
          <w:trHeight w:val="572"/>
          <w:del w:id="2185"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5B95C9A2" w14:textId="39B83CBC" w:rsidR="00287B14" w:rsidRPr="00325356" w:rsidDel="00EC2039" w:rsidRDefault="00287B14" w:rsidP="006A491F">
            <w:pPr>
              <w:adjustRightInd w:val="0"/>
              <w:rPr>
                <w:del w:id="2186" w:author="Tebokgo Mabuto (ECP)" w:date="2026-09-09T11:12:00Z" w16du:dateUtc="2026-09-09T09:12:00Z"/>
                <w:rFonts w:ascii="Arial" w:hAnsi="Arial" w:cs="Arial"/>
                <w:color w:val="000000"/>
                <w:sz w:val="18"/>
                <w:szCs w:val="18"/>
              </w:rPr>
            </w:pPr>
            <w:del w:id="2187" w:author="Tebokgo Mabuto (ECP)" w:date="2026-09-09T11:12:00Z" w16du:dateUtc="2026-09-09T09:12:00Z">
              <w:r w:rsidRPr="00325356" w:rsidDel="00EC2039">
                <w:rPr>
                  <w:rFonts w:ascii="Arial" w:hAnsi="Arial" w:cs="Arial"/>
                  <w:color w:val="000000"/>
                  <w:sz w:val="18"/>
                  <w:szCs w:val="18"/>
                </w:rPr>
                <w:delText>Geotechnical Investigation (Tunnelling)</w:delText>
              </w:r>
            </w:del>
          </w:p>
        </w:tc>
        <w:tc>
          <w:tcPr>
            <w:tcW w:w="6995" w:type="dxa"/>
            <w:tcBorders>
              <w:top w:val="single" w:sz="6" w:space="0" w:color="auto"/>
              <w:left w:val="single" w:sz="6" w:space="0" w:color="auto"/>
              <w:bottom w:val="single" w:sz="6" w:space="0" w:color="auto"/>
              <w:right w:val="single" w:sz="6" w:space="0" w:color="auto"/>
            </w:tcBorders>
          </w:tcPr>
          <w:p w14:paraId="1C652B8A" w14:textId="2627448C" w:rsidR="00287B14" w:rsidRPr="00325356" w:rsidDel="00EC2039" w:rsidRDefault="00287B14" w:rsidP="006A491F">
            <w:pPr>
              <w:tabs>
                <w:tab w:val="left" w:pos="567"/>
              </w:tabs>
              <w:adjustRightInd w:val="0"/>
              <w:ind w:left="567" w:hanging="567"/>
              <w:rPr>
                <w:del w:id="2188" w:author="Tebokgo Mabuto (ECP)" w:date="2026-09-09T11:12:00Z" w16du:dateUtc="2026-09-09T09:12:00Z"/>
                <w:rFonts w:ascii="Arial" w:hAnsi="Arial" w:cs="Arial"/>
                <w:color w:val="000000"/>
                <w:sz w:val="18"/>
                <w:szCs w:val="18"/>
              </w:rPr>
            </w:pPr>
            <w:del w:id="2189"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Subsurface investigation, material profiling, geological/geophysical logging, sampling, testing or mapping using boring or geophysical methods</w:delText>
              </w:r>
            </w:del>
          </w:p>
        </w:tc>
      </w:tr>
      <w:tr w:rsidR="00287B14" w:rsidRPr="00325356" w:rsidDel="00EC2039" w14:paraId="2CB6C9EE" w14:textId="6F3A026B" w:rsidTr="006A491F">
        <w:trPr>
          <w:trHeight w:val="494"/>
          <w:del w:id="2190" w:author="Tebokgo Mabuto (ECP)" w:date="2026-09-09T11:12:00Z" w16du:dateUtc="2026-09-09T09:12:00Z"/>
        </w:trPr>
        <w:tc>
          <w:tcPr>
            <w:tcW w:w="2582" w:type="dxa"/>
            <w:tcBorders>
              <w:top w:val="single" w:sz="6" w:space="0" w:color="auto"/>
              <w:left w:val="single" w:sz="6" w:space="0" w:color="auto"/>
              <w:bottom w:val="single" w:sz="6" w:space="0" w:color="auto"/>
              <w:right w:val="single" w:sz="6" w:space="0" w:color="auto"/>
            </w:tcBorders>
          </w:tcPr>
          <w:p w14:paraId="7B961551" w14:textId="7EF7AFFA" w:rsidR="00287B14" w:rsidRPr="00325356" w:rsidDel="00EC2039" w:rsidRDefault="00287B14" w:rsidP="006A491F">
            <w:pPr>
              <w:adjustRightInd w:val="0"/>
              <w:rPr>
                <w:del w:id="2191" w:author="Tebokgo Mabuto (ECP)" w:date="2026-09-09T11:12:00Z" w16du:dateUtc="2026-09-09T09:12:00Z"/>
                <w:rFonts w:ascii="Arial" w:hAnsi="Arial" w:cs="Arial"/>
                <w:color w:val="000000"/>
                <w:sz w:val="18"/>
                <w:szCs w:val="18"/>
              </w:rPr>
            </w:pPr>
            <w:del w:id="2192" w:author="Tebokgo Mabuto (ECP)" w:date="2026-09-09T11:12:00Z" w16du:dateUtc="2026-09-09T09:12:00Z">
              <w:r w:rsidRPr="00325356" w:rsidDel="00EC2039">
                <w:rPr>
                  <w:rFonts w:ascii="Arial" w:hAnsi="Arial" w:cs="Arial"/>
                  <w:color w:val="000000"/>
                  <w:sz w:val="18"/>
                  <w:szCs w:val="18"/>
                </w:rPr>
                <w:delText>Geophysical Investigation (Ground Based &amp; Airborne)</w:delText>
              </w:r>
            </w:del>
          </w:p>
        </w:tc>
        <w:tc>
          <w:tcPr>
            <w:tcW w:w="6995" w:type="dxa"/>
            <w:tcBorders>
              <w:top w:val="single" w:sz="6" w:space="0" w:color="auto"/>
              <w:left w:val="single" w:sz="6" w:space="0" w:color="auto"/>
              <w:bottom w:val="single" w:sz="6" w:space="0" w:color="auto"/>
              <w:right w:val="single" w:sz="6" w:space="0" w:color="auto"/>
            </w:tcBorders>
          </w:tcPr>
          <w:p w14:paraId="47BCAFF3" w14:textId="16344B50" w:rsidR="00287B14" w:rsidRPr="00325356" w:rsidDel="00EC2039" w:rsidRDefault="00287B14" w:rsidP="006A491F">
            <w:pPr>
              <w:tabs>
                <w:tab w:val="left" w:pos="567"/>
              </w:tabs>
              <w:adjustRightInd w:val="0"/>
              <w:ind w:left="567" w:hanging="567"/>
              <w:rPr>
                <w:del w:id="2193" w:author="Tebokgo Mabuto (ECP)" w:date="2026-09-09T11:12:00Z" w16du:dateUtc="2026-09-09T09:12:00Z"/>
                <w:rFonts w:ascii="Arial" w:hAnsi="Arial" w:cs="Arial"/>
                <w:color w:val="000000"/>
                <w:sz w:val="18"/>
                <w:szCs w:val="18"/>
              </w:rPr>
            </w:pPr>
            <w:del w:id="2194" w:author="Tebokgo Mabuto (ECP)" w:date="2026-09-09T11:12:00Z" w16du:dateUtc="2026-09-09T09:12:00Z">
              <w:r w:rsidRPr="00325356" w:rsidDel="00EC2039">
                <w:rPr>
                  <w:rFonts w:ascii="Arial" w:hAnsi="Arial" w:cs="Arial"/>
                  <w:color w:val="000000"/>
                  <w:sz w:val="18"/>
                  <w:szCs w:val="18"/>
                </w:rPr>
                <w:delText>●</w:delText>
              </w:r>
              <w:r w:rsidRPr="00325356" w:rsidDel="00EC2039">
                <w:rPr>
                  <w:rFonts w:ascii="Arial" w:hAnsi="Arial" w:cs="Arial"/>
                  <w:color w:val="000000"/>
                  <w:sz w:val="18"/>
                  <w:szCs w:val="18"/>
                </w:rPr>
                <w:tab/>
                <w:delText>Subsurface investigation, material profiling, testing or mapping using ground based or airborne geophysical methods</w:delText>
              </w:r>
            </w:del>
          </w:p>
        </w:tc>
      </w:tr>
    </w:tbl>
    <w:p w14:paraId="7B6D8254" w14:textId="1F7BB238" w:rsidR="00287B14" w:rsidRPr="00325356" w:rsidDel="00EC2039" w:rsidRDefault="00287B14" w:rsidP="00287B14">
      <w:pPr>
        <w:ind w:left="142"/>
        <w:rPr>
          <w:del w:id="2195" w:author="Tebokgo Mabuto (ECP)" w:date="2026-09-09T11:12:00Z" w16du:dateUtc="2026-09-09T09:12:00Z"/>
          <w:rFonts w:ascii="Arial" w:hAnsi="Arial" w:cs="Arial"/>
          <w:sz w:val="20"/>
          <w:szCs w:val="20"/>
        </w:rPr>
      </w:pPr>
    </w:p>
    <w:tbl>
      <w:tblPr>
        <w:tblW w:w="9577" w:type="dxa"/>
        <w:tblInd w:w="170" w:type="dxa"/>
        <w:tblLayout w:type="fixed"/>
        <w:tblLook w:val="0000" w:firstRow="0" w:lastRow="0" w:firstColumn="0" w:lastColumn="0" w:noHBand="0" w:noVBand="0"/>
      </w:tblPr>
      <w:tblGrid>
        <w:gridCol w:w="2781"/>
        <w:gridCol w:w="6796"/>
      </w:tblGrid>
      <w:tr w:rsidR="00287B14" w:rsidRPr="00325356" w:rsidDel="00EC2039" w14:paraId="6655CF1E" w14:textId="3B7F4241" w:rsidTr="006A491F">
        <w:trPr>
          <w:trHeight w:val="213"/>
          <w:del w:id="219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332DCCAC" w14:textId="6B556C22" w:rsidR="00287B14" w:rsidRPr="00325356" w:rsidDel="00EC2039" w:rsidRDefault="00287B14" w:rsidP="006A491F">
            <w:pPr>
              <w:adjustRightInd w:val="0"/>
              <w:jc w:val="center"/>
              <w:rPr>
                <w:del w:id="2197" w:author="Tebokgo Mabuto (ECP)" w:date="2026-09-09T11:12:00Z" w16du:dateUtc="2026-09-09T09:12:00Z"/>
                <w:rFonts w:ascii="Arial" w:hAnsi="Arial" w:cs="Arial"/>
                <w:b/>
                <w:bCs/>
                <w:color w:val="000000"/>
                <w:sz w:val="18"/>
                <w:szCs w:val="18"/>
              </w:rPr>
            </w:pPr>
            <w:del w:id="2198" w:author="Tebokgo Mabuto (ECP)" w:date="2026-09-09T11:12:00Z" w16du:dateUtc="2026-09-09T09:12:00Z">
              <w:r w:rsidRPr="00325356" w:rsidDel="00EC2039">
                <w:rPr>
                  <w:rFonts w:ascii="Arial" w:hAnsi="Arial" w:cs="Arial"/>
                  <w:b/>
                  <w:bCs/>
                  <w:color w:val="000000"/>
                  <w:sz w:val="18"/>
                  <w:szCs w:val="18"/>
                </w:rPr>
                <w:delText>ABBREVIATION</w:delText>
              </w:r>
            </w:del>
          </w:p>
        </w:tc>
        <w:tc>
          <w:tcPr>
            <w:tcW w:w="6796" w:type="dxa"/>
            <w:tcBorders>
              <w:top w:val="single" w:sz="6" w:space="0" w:color="auto"/>
              <w:left w:val="single" w:sz="6" w:space="0" w:color="auto"/>
              <w:bottom w:val="single" w:sz="6" w:space="0" w:color="auto"/>
              <w:right w:val="single" w:sz="6" w:space="0" w:color="auto"/>
            </w:tcBorders>
          </w:tcPr>
          <w:p w14:paraId="7F11BB92" w14:textId="06F68CAB" w:rsidR="00287B14" w:rsidRPr="00325356" w:rsidDel="00EC2039" w:rsidRDefault="00287B14" w:rsidP="006A491F">
            <w:pPr>
              <w:adjustRightInd w:val="0"/>
              <w:jc w:val="center"/>
              <w:rPr>
                <w:del w:id="2199" w:author="Tebokgo Mabuto (ECP)" w:date="2026-09-09T11:12:00Z" w16du:dateUtc="2026-09-09T09:12:00Z"/>
                <w:rFonts w:ascii="Arial" w:hAnsi="Arial" w:cs="Arial"/>
                <w:b/>
                <w:bCs/>
                <w:color w:val="000000"/>
                <w:sz w:val="18"/>
                <w:szCs w:val="18"/>
              </w:rPr>
            </w:pPr>
            <w:del w:id="2200" w:author="Tebokgo Mabuto (ECP)" w:date="2026-09-09T11:12:00Z" w16du:dateUtc="2026-09-09T09:12:00Z">
              <w:r w:rsidRPr="00325356" w:rsidDel="00EC2039">
                <w:rPr>
                  <w:rFonts w:ascii="Arial" w:hAnsi="Arial" w:cs="Arial"/>
                  <w:b/>
                  <w:bCs/>
                  <w:color w:val="000000"/>
                  <w:sz w:val="18"/>
                  <w:szCs w:val="18"/>
                </w:rPr>
                <w:delText>DEFINITION</w:delText>
              </w:r>
            </w:del>
          </w:p>
        </w:tc>
      </w:tr>
      <w:tr w:rsidR="00287B14" w:rsidRPr="00325356" w:rsidDel="00EC2039" w14:paraId="3A2C09C5" w14:textId="7784755A" w:rsidTr="006A491F">
        <w:trPr>
          <w:trHeight w:val="200"/>
          <w:del w:id="220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04F78E24" w14:textId="3578DFC7" w:rsidR="00287B14" w:rsidRPr="00325356" w:rsidDel="00EC2039" w:rsidRDefault="00287B14" w:rsidP="006A491F">
            <w:pPr>
              <w:adjustRightInd w:val="0"/>
              <w:jc w:val="center"/>
              <w:rPr>
                <w:del w:id="2202" w:author="Tebokgo Mabuto (ECP)" w:date="2026-09-09T11:12:00Z" w16du:dateUtc="2026-09-09T09:12:00Z"/>
                <w:rFonts w:ascii="Arial" w:hAnsi="Arial" w:cs="Arial"/>
                <w:color w:val="000000"/>
                <w:sz w:val="18"/>
                <w:szCs w:val="18"/>
              </w:rPr>
            </w:pPr>
            <w:del w:id="2203" w:author="Tebokgo Mabuto (ECP)" w:date="2026-09-09T11:12:00Z" w16du:dateUtc="2026-09-09T09:12:00Z">
              <w:r w:rsidRPr="00325356" w:rsidDel="00EC2039">
                <w:rPr>
                  <w:rFonts w:ascii="Arial" w:hAnsi="Arial" w:cs="Arial"/>
                  <w:color w:val="000000"/>
                  <w:sz w:val="18"/>
                  <w:szCs w:val="18"/>
                </w:rPr>
                <w:delText>PL</w:delText>
              </w:r>
            </w:del>
          </w:p>
        </w:tc>
        <w:tc>
          <w:tcPr>
            <w:tcW w:w="6796" w:type="dxa"/>
            <w:tcBorders>
              <w:top w:val="single" w:sz="6" w:space="0" w:color="auto"/>
              <w:left w:val="single" w:sz="6" w:space="0" w:color="auto"/>
              <w:bottom w:val="single" w:sz="6" w:space="0" w:color="auto"/>
              <w:right w:val="single" w:sz="6" w:space="0" w:color="auto"/>
            </w:tcBorders>
          </w:tcPr>
          <w:p w14:paraId="28149F32" w14:textId="6962347C" w:rsidR="00287B14" w:rsidRPr="00325356" w:rsidDel="00EC2039" w:rsidRDefault="00287B14" w:rsidP="006A491F">
            <w:pPr>
              <w:adjustRightInd w:val="0"/>
              <w:rPr>
                <w:del w:id="2204" w:author="Tebokgo Mabuto (ECP)" w:date="2026-09-09T11:12:00Z" w16du:dateUtc="2026-09-09T09:12:00Z"/>
                <w:rFonts w:ascii="Arial" w:hAnsi="Arial" w:cs="Arial"/>
                <w:color w:val="000000"/>
                <w:sz w:val="18"/>
                <w:szCs w:val="18"/>
              </w:rPr>
            </w:pPr>
            <w:del w:id="2205" w:author="Tebokgo Mabuto (ECP)" w:date="2026-09-09T11:12:00Z" w16du:dateUtc="2026-09-09T09:12:00Z">
              <w:r w:rsidRPr="00325356" w:rsidDel="00EC2039">
                <w:rPr>
                  <w:rFonts w:ascii="Arial" w:hAnsi="Arial" w:cs="Arial"/>
                  <w:color w:val="000000"/>
                  <w:sz w:val="18"/>
                  <w:szCs w:val="18"/>
                </w:rPr>
                <w:delText>Project Leader</w:delText>
              </w:r>
            </w:del>
          </w:p>
        </w:tc>
      </w:tr>
      <w:tr w:rsidR="00287B14" w:rsidRPr="00325356" w:rsidDel="00EC2039" w14:paraId="45657BFC" w14:textId="475E3E9A" w:rsidTr="006A491F">
        <w:trPr>
          <w:trHeight w:val="200"/>
          <w:del w:id="220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467FA4C8" w14:textId="4ACE7DF5" w:rsidR="00287B14" w:rsidRPr="00325356" w:rsidDel="00EC2039" w:rsidRDefault="00287B14" w:rsidP="006A491F">
            <w:pPr>
              <w:adjustRightInd w:val="0"/>
              <w:jc w:val="center"/>
              <w:rPr>
                <w:del w:id="2207" w:author="Tebokgo Mabuto (ECP)" w:date="2026-09-09T11:12:00Z" w16du:dateUtc="2026-09-09T09:12:00Z"/>
                <w:rFonts w:ascii="Arial" w:hAnsi="Arial" w:cs="Arial"/>
                <w:color w:val="000000"/>
                <w:sz w:val="18"/>
                <w:szCs w:val="18"/>
              </w:rPr>
            </w:pPr>
            <w:del w:id="2208" w:author="Tebokgo Mabuto (ECP)" w:date="2026-09-09T11:12:00Z" w16du:dateUtc="2026-09-09T09:12:00Z">
              <w:r w:rsidRPr="00325356" w:rsidDel="00EC2039">
                <w:rPr>
                  <w:rFonts w:ascii="Arial" w:hAnsi="Arial" w:cs="Arial"/>
                  <w:color w:val="000000"/>
                  <w:sz w:val="18"/>
                  <w:szCs w:val="18"/>
                </w:rPr>
                <w:delText>APL</w:delText>
              </w:r>
            </w:del>
          </w:p>
        </w:tc>
        <w:tc>
          <w:tcPr>
            <w:tcW w:w="6796" w:type="dxa"/>
            <w:tcBorders>
              <w:top w:val="single" w:sz="6" w:space="0" w:color="auto"/>
              <w:left w:val="single" w:sz="6" w:space="0" w:color="auto"/>
              <w:bottom w:val="single" w:sz="6" w:space="0" w:color="auto"/>
              <w:right w:val="single" w:sz="6" w:space="0" w:color="auto"/>
            </w:tcBorders>
          </w:tcPr>
          <w:p w14:paraId="29E15ACF" w14:textId="4C25208A" w:rsidR="00287B14" w:rsidRPr="00325356" w:rsidDel="00EC2039" w:rsidRDefault="00287B14" w:rsidP="006A491F">
            <w:pPr>
              <w:adjustRightInd w:val="0"/>
              <w:rPr>
                <w:del w:id="2209" w:author="Tebokgo Mabuto (ECP)" w:date="2026-09-09T11:12:00Z" w16du:dateUtc="2026-09-09T09:12:00Z"/>
                <w:rFonts w:ascii="Arial" w:hAnsi="Arial" w:cs="Arial"/>
                <w:color w:val="000000"/>
                <w:sz w:val="18"/>
                <w:szCs w:val="18"/>
              </w:rPr>
            </w:pPr>
            <w:del w:id="2210" w:author="Tebokgo Mabuto (ECP)" w:date="2026-09-09T11:12:00Z" w16du:dateUtc="2026-09-09T09:12:00Z">
              <w:r w:rsidRPr="00325356" w:rsidDel="00EC2039">
                <w:rPr>
                  <w:rFonts w:ascii="Arial" w:hAnsi="Arial" w:cs="Arial"/>
                  <w:color w:val="000000"/>
                  <w:sz w:val="18"/>
                  <w:szCs w:val="18"/>
                </w:rPr>
                <w:delText>Assistant Project Leader</w:delText>
              </w:r>
            </w:del>
          </w:p>
        </w:tc>
      </w:tr>
      <w:tr w:rsidR="00287B14" w:rsidRPr="00325356" w:rsidDel="00EC2039" w14:paraId="6EF2D7D1" w14:textId="61C2C044" w:rsidTr="006A491F">
        <w:trPr>
          <w:trHeight w:val="200"/>
          <w:del w:id="221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615242A5" w14:textId="291CAF5C" w:rsidR="00287B14" w:rsidRPr="00325356" w:rsidDel="00EC2039" w:rsidRDefault="00287B14" w:rsidP="006A491F">
            <w:pPr>
              <w:adjustRightInd w:val="0"/>
              <w:jc w:val="center"/>
              <w:rPr>
                <w:del w:id="2212" w:author="Tebokgo Mabuto (ECP)" w:date="2026-09-09T11:12:00Z" w16du:dateUtc="2026-09-09T09:12:00Z"/>
                <w:rFonts w:ascii="Arial" w:hAnsi="Arial" w:cs="Arial"/>
                <w:color w:val="000000"/>
                <w:sz w:val="18"/>
                <w:szCs w:val="18"/>
              </w:rPr>
            </w:pPr>
            <w:del w:id="2213" w:author="Tebokgo Mabuto (ECP)" w:date="2026-09-09T11:12:00Z" w16du:dateUtc="2026-09-09T09:12:00Z">
              <w:r w:rsidRPr="00325356" w:rsidDel="00EC2039">
                <w:rPr>
                  <w:rFonts w:ascii="Arial" w:hAnsi="Arial" w:cs="Arial"/>
                  <w:color w:val="000000"/>
                  <w:sz w:val="18"/>
                  <w:szCs w:val="18"/>
                </w:rPr>
                <w:delText>DS</w:delText>
              </w:r>
            </w:del>
          </w:p>
        </w:tc>
        <w:tc>
          <w:tcPr>
            <w:tcW w:w="6796" w:type="dxa"/>
            <w:tcBorders>
              <w:top w:val="single" w:sz="6" w:space="0" w:color="auto"/>
              <w:left w:val="single" w:sz="6" w:space="0" w:color="auto"/>
              <w:bottom w:val="single" w:sz="6" w:space="0" w:color="auto"/>
              <w:right w:val="single" w:sz="6" w:space="0" w:color="auto"/>
            </w:tcBorders>
          </w:tcPr>
          <w:p w14:paraId="2BD39473" w14:textId="6BA6316B" w:rsidR="00287B14" w:rsidRPr="00325356" w:rsidDel="00EC2039" w:rsidRDefault="00287B14" w:rsidP="006A491F">
            <w:pPr>
              <w:adjustRightInd w:val="0"/>
              <w:rPr>
                <w:del w:id="2214" w:author="Tebokgo Mabuto (ECP)" w:date="2026-09-09T11:12:00Z" w16du:dateUtc="2026-09-09T09:12:00Z"/>
                <w:rFonts w:ascii="Arial" w:hAnsi="Arial" w:cs="Arial"/>
                <w:color w:val="000000"/>
                <w:sz w:val="18"/>
                <w:szCs w:val="18"/>
              </w:rPr>
            </w:pPr>
            <w:del w:id="2215" w:author="Tebokgo Mabuto (ECP)" w:date="2026-09-09T11:12:00Z" w16du:dateUtc="2026-09-09T09:12:00Z">
              <w:r w:rsidRPr="00325356" w:rsidDel="00EC2039">
                <w:rPr>
                  <w:rFonts w:ascii="Arial" w:hAnsi="Arial" w:cs="Arial"/>
                  <w:color w:val="000000"/>
                  <w:sz w:val="18"/>
                  <w:szCs w:val="18"/>
                </w:rPr>
                <w:delText>Design Specialist</w:delText>
              </w:r>
            </w:del>
          </w:p>
        </w:tc>
      </w:tr>
      <w:tr w:rsidR="00287B14" w:rsidRPr="00325356" w:rsidDel="00EC2039" w14:paraId="310726A3" w14:textId="7B9E0AD1" w:rsidTr="006A491F">
        <w:trPr>
          <w:trHeight w:val="200"/>
          <w:del w:id="221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754E572C" w14:textId="2CFD4A9C" w:rsidR="00287B14" w:rsidRPr="00325356" w:rsidDel="00EC2039" w:rsidRDefault="00287B14" w:rsidP="006A491F">
            <w:pPr>
              <w:adjustRightInd w:val="0"/>
              <w:jc w:val="center"/>
              <w:rPr>
                <w:del w:id="2217" w:author="Tebokgo Mabuto (ECP)" w:date="2026-09-09T11:12:00Z" w16du:dateUtc="2026-09-09T09:12:00Z"/>
                <w:rFonts w:ascii="Arial" w:hAnsi="Arial" w:cs="Arial"/>
                <w:color w:val="000000"/>
                <w:sz w:val="18"/>
                <w:szCs w:val="18"/>
              </w:rPr>
            </w:pPr>
            <w:del w:id="2218" w:author="Tebokgo Mabuto (ECP)" w:date="2026-09-09T11:12:00Z" w16du:dateUtc="2026-09-09T09:12:00Z">
              <w:r w:rsidRPr="00325356" w:rsidDel="00EC2039">
                <w:rPr>
                  <w:rFonts w:ascii="Arial" w:hAnsi="Arial" w:cs="Arial"/>
                  <w:color w:val="000000"/>
                  <w:sz w:val="18"/>
                  <w:szCs w:val="18"/>
                </w:rPr>
                <w:delText>DA</w:delText>
              </w:r>
            </w:del>
          </w:p>
        </w:tc>
        <w:tc>
          <w:tcPr>
            <w:tcW w:w="6796" w:type="dxa"/>
            <w:tcBorders>
              <w:top w:val="single" w:sz="6" w:space="0" w:color="auto"/>
              <w:left w:val="single" w:sz="6" w:space="0" w:color="auto"/>
              <w:bottom w:val="single" w:sz="6" w:space="0" w:color="auto"/>
              <w:right w:val="single" w:sz="6" w:space="0" w:color="auto"/>
            </w:tcBorders>
          </w:tcPr>
          <w:p w14:paraId="597322B4" w14:textId="5F91E8D5" w:rsidR="00287B14" w:rsidRPr="00325356" w:rsidDel="00EC2039" w:rsidRDefault="00287B14" w:rsidP="006A491F">
            <w:pPr>
              <w:adjustRightInd w:val="0"/>
              <w:rPr>
                <w:del w:id="2219" w:author="Tebokgo Mabuto (ECP)" w:date="2026-09-09T11:12:00Z" w16du:dateUtc="2026-09-09T09:12:00Z"/>
                <w:rFonts w:ascii="Arial" w:hAnsi="Arial" w:cs="Arial"/>
                <w:color w:val="000000"/>
                <w:sz w:val="18"/>
                <w:szCs w:val="18"/>
              </w:rPr>
            </w:pPr>
            <w:del w:id="2220" w:author="Tebokgo Mabuto (ECP)" w:date="2026-09-09T11:12:00Z" w16du:dateUtc="2026-09-09T09:12:00Z">
              <w:r w:rsidRPr="00325356" w:rsidDel="00EC2039">
                <w:rPr>
                  <w:rFonts w:ascii="Arial" w:hAnsi="Arial" w:cs="Arial"/>
                  <w:color w:val="000000"/>
                  <w:sz w:val="18"/>
                  <w:szCs w:val="18"/>
                </w:rPr>
                <w:delText>Design Assistant</w:delText>
              </w:r>
            </w:del>
          </w:p>
        </w:tc>
      </w:tr>
      <w:tr w:rsidR="00287B14" w:rsidRPr="00325356" w:rsidDel="00EC2039" w14:paraId="500CA3FC" w14:textId="7C89FF23" w:rsidTr="006A491F">
        <w:trPr>
          <w:trHeight w:val="200"/>
          <w:del w:id="222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7A620D7C" w14:textId="40AA097E" w:rsidR="00287B14" w:rsidRPr="00325356" w:rsidDel="00EC2039" w:rsidRDefault="00287B14" w:rsidP="006A491F">
            <w:pPr>
              <w:adjustRightInd w:val="0"/>
              <w:jc w:val="center"/>
              <w:rPr>
                <w:del w:id="2222" w:author="Tebokgo Mabuto (ECP)" w:date="2026-09-09T11:12:00Z" w16du:dateUtc="2026-09-09T09:12:00Z"/>
                <w:rFonts w:ascii="Arial" w:hAnsi="Arial" w:cs="Arial"/>
                <w:color w:val="000000"/>
                <w:sz w:val="18"/>
                <w:szCs w:val="18"/>
              </w:rPr>
            </w:pPr>
            <w:del w:id="2223" w:author="Tebokgo Mabuto (ECP)" w:date="2026-09-09T11:12:00Z" w16du:dateUtc="2026-09-09T09:12:00Z">
              <w:r w:rsidRPr="00325356" w:rsidDel="00EC2039">
                <w:rPr>
                  <w:rFonts w:ascii="Arial" w:hAnsi="Arial" w:cs="Arial"/>
                  <w:color w:val="000000"/>
                  <w:sz w:val="18"/>
                  <w:szCs w:val="18"/>
                </w:rPr>
                <w:delText>CE</w:delText>
              </w:r>
            </w:del>
          </w:p>
        </w:tc>
        <w:tc>
          <w:tcPr>
            <w:tcW w:w="6796" w:type="dxa"/>
            <w:tcBorders>
              <w:top w:val="single" w:sz="6" w:space="0" w:color="auto"/>
              <w:left w:val="single" w:sz="6" w:space="0" w:color="auto"/>
              <w:bottom w:val="single" w:sz="6" w:space="0" w:color="auto"/>
              <w:right w:val="single" w:sz="6" w:space="0" w:color="auto"/>
            </w:tcBorders>
          </w:tcPr>
          <w:p w14:paraId="1EAC38D2" w14:textId="2F236943" w:rsidR="00287B14" w:rsidRPr="00325356" w:rsidDel="00EC2039" w:rsidRDefault="00287B14" w:rsidP="006A491F">
            <w:pPr>
              <w:adjustRightInd w:val="0"/>
              <w:rPr>
                <w:del w:id="2224" w:author="Tebokgo Mabuto (ECP)" w:date="2026-09-09T11:12:00Z" w16du:dateUtc="2026-09-09T09:12:00Z"/>
                <w:rFonts w:ascii="Arial" w:hAnsi="Arial" w:cs="Arial"/>
                <w:color w:val="000000"/>
                <w:sz w:val="18"/>
                <w:szCs w:val="18"/>
              </w:rPr>
            </w:pPr>
            <w:del w:id="2225" w:author="Tebokgo Mabuto (ECP)" w:date="2026-09-09T11:12:00Z" w16du:dateUtc="2026-09-09T09:12:00Z">
              <w:r w:rsidRPr="00325356" w:rsidDel="00EC2039">
                <w:rPr>
                  <w:rFonts w:ascii="Arial" w:hAnsi="Arial" w:cs="Arial"/>
                  <w:color w:val="000000"/>
                  <w:sz w:val="18"/>
                  <w:szCs w:val="18"/>
                </w:rPr>
                <w:delText>Contracts Engineer</w:delText>
              </w:r>
            </w:del>
          </w:p>
        </w:tc>
      </w:tr>
      <w:tr w:rsidR="00287B14" w:rsidRPr="00325356" w:rsidDel="00EC2039" w14:paraId="0217A59F" w14:textId="0DA13722" w:rsidTr="006A491F">
        <w:trPr>
          <w:trHeight w:val="200"/>
          <w:del w:id="222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0FFBD045" w14:textId="0D734AA5" w:rsidR="00287B14" w:rsidRPr="00325356" w:rsidDel="00EC2039" w:rsidRDefault="00287B14" w:rsidP="006A491F">
            <w:pPr>
              <w:adjustRightInd w:val="0"/>
              <w:jc w:val="center"/>
              <w:rPr>
                <w:del w:id="2227" w:author="Tebokgo Mabuto (ECP)" w:date="2026-09-09T11:12:00Z" w16du:dateUtc="2026-09-09T09:12:00Z"/>
                <w:rFonts w:ascii="Arial" w:hAnsi="Arial" w:cs="Arial"/>
                <w:color w:val="000000"/>
                <w:sz w:val="18"/>
                <w:szCs w:val="18"/>
              </w:rPr>
            </w:pPr>
            <w:del w:id="2228" w:author="Tebokgo Mabuto (ECP)" w:date="2026-09-09T11:12:00Z" w16du:dateUtc="2026-09-09T09:12:00Z">
              <w:r w:rsidRPr="00325356" w:rsidDel="00EC2039">
                <w:rPr>
                  <w:rFonts w:ascii="Arial" w:hAnsi="Arial" w:cs="Arial"/>
                  <w:color w:val="000000"/>
                  <w:sz w:val="18"/>
                  <w:szCs w:val="18"/>
                </w:rPr>
                <w:delText>ACE</w:delText>
              </w:r>
            </w:del>
          </w:p>
        </w:tc>
        <w:tc>
          <w:tcPr>
            <w:tcW w:w="6796" w:type="dxa"/>
            <w:tcBorders>
              <w:top w:val="single" w:sz="6" w:space="0" w:color="auto"/>
              <w:left w:val="single" w:sz="6" w:space="0" w:color="auto"/>
              <w:bottom w:val="single" w:sz="6" w:space="0" w:color="auto"/>
              <w:right w:val="single" w:sz="6" w:space="0" w:color="auto"/>
            </w:tcBorders>
          </w:tcPr>
          <w:p w14:paraId="4A7192C0" w14:textId="6B4693CE" w:rsidR="00287B14" w:rsidRPr="00325356" w:rsidDel="00EC2039" w:rsidRDefault="00287B14" w:rsidP="006A491F">
            <w:pPr>
              <w:adjustRightInd w:val="0"/>
              <w:rPr>
                <w:del w:id="2229" w:author="Tebokgo Mabuto (ECP)" w:date="2026-09-09T11:12:00Z" w16du:dateUtc="2026-09-09T09:12:00Z"/>
                <w:rFonts w:ascii="Arial" w:hAnsi="Arial" w:cs="Arial"/>
                <w:color w:val="000000"/>
                <w:sz w:val="18"/>
                <w:szCs w:val="18"/>
              </w:rPr>
            </w:pPr>
            <w:del w:id="2230" w:author="Tebokgo Mabuto (ECP)" w:date="2026-09-09T11:12:00Z" w16du:dateUtc="2026-09-09T09:12:00Z">
              <w:r w:rsidRPr="00325356" w:rsidDel="00EC2039">
                <w:rPr>
                  <w:rFonts w:ascii="Arial" w:hAnsi="Arial" w:cs="Arial"/>
                  <w:color w:val="000000"/>
                  <w:sz w:val="18"/>
                  <w:szCs w:val="18"/>
                </w:rPr>
                <w:delText>Assistant Contracts Engineer</w:delText>
              </w:r>
            </w:del>
          </w:p>
        </w:tc>
      </w:tr>
      <w:tr w:rsidR="00287B14" w:rsidRPr="00325356" w:rsidDel="00EC2039" w14:paraId="09C9FFCF" w14:textId="24F3F5AA" w:rsidTr="006A491F">
        <w:trPr>
          <w:trHeight w:val="200"/>
          <w:del w:id="223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60397E61" w14:textId="54E39C7C" w:rsidR="00287B14" w:rsidRPr="00325356" w:rsidDel="00EC2039" w:rsidRDefault="00287B14" w:rsidP="006A491F">
            <w:pPr>
              <w:adjustRightInd w:val="0"/>
              <w:jc w:val="center"/>
              <w:rPr>
                <w:del w:id="2232" w:author="Tebokgo Mabuto (ECP)" w:date="2026-09-09T11:12:00Z" w16du:dateUtc="2026-09-09T09:12:00Z"/>
                <w:rFonts w:ascii="Arial" w:hAnsi="Arial" w:cs="Arial"/>
                <w:color w:val="000000"/>
                <w:sz w:val="18"/>
                <w:szCs w:val="18"/>
              </w:rPr>
            </w:pPr>
            <w:del w:id="2233" w:author="Tebokgo Mabuto (ECP)" w:date="2026-09-09T11:12:00Z" w16du:dateUtc="2026-09-09T09:12:00Z">
              <w:r w:rsidRPr="00325356" w:rsidDel="00EC2039">
                <w:rPr>
                  <w:rFonts w:ascii="Arial" w:hAnsi="Arial" w:cs="Arial"/>
                  <w:color w:val="000000"/>
                  <w:sz w:val="18"/>
                  <w:szCs w:val="18"/>
                </w:rPr>
                <w:delText>RE</w:delText>
              </w:r>
            </w:del>
          </w:p>
        </w:tc>
        <w:tc>
          <w:tcPr>
            <w:tcW w:w="6796" w:type="dxa"/>
            <w:tcBorders>
              <w:top w:val="single" w:sz="6" w:space="0" w:color="auto"/>
              <w:left w:val="single" w:sz="6" w:space="0" w:color="auto"/>
              <w:bottom w:val="single" w:sz="6" w:space="0" w:color="auto"/>
              <w:right w:val="single" w:sz="6" w:space="0" w:color="auto"/>
            </w:tcBorders>
          </w:tcPr>
          <w:p w14:paraId="18B2433B" w14:textId="336AD82D" w:rsidR="00287B14" w:rsidRPr="00325356" w:rsidDel="00EC2039" w:rsidRDefault="00287B14" w:rsidP="006A491F">
            <w:pPr>
              <w:adjustRightInd w:val="0"/>
              <w:rPr>
                <w:del w:id="2234" w:author="Tebokgo Mabuto (ECP)" w:date="2026-09-09T11:12:00Z" w16du:dateUtc="2026-09-09T09:12:00Z"/>
                <w:rFonts w:ascii="Arial" w:hAnsi="Arial" w:cs="Arial"/>
                <w:color w:val="000000"/>
                <w:sz w:val="18"/>
                <w:szCs w:val="18"/>
              </w:rPr>
            </w:pPr>
            <w:del w:id="2235" w:author="Tebokgo Mabuto (ECP)" w:date="2026-09-09T11:12:00Z" w16du:dateUtc="2026-09-09T09:12:00Z">
              <w:r w:rsidRPr="00325356" w:rsidDel="00EC2039">
                <w:rPr>
                  <w:rFonts w:ascii="Arial" w:hAnsi="Arial" w:cs="Arial"/>
                  <w:color w:val="000000"/>
                  <w:sz w:val="18"/>
                  <w:szCs w:val="18"/>
                </w:rPr>
                <w:delText>Resident Engineer</w:delText>
              </w:r>
            </w:del>
          </w:p>
        </w:tc>
      </w:tr>
      <w:tr w:rsidR="00287B14" w:rsidRPr="00325356" w:rsidDel="00EC2039" w14:paraId="0298AE0F" w14:textId="6269AC8F" w:rsidTr="006A491F">
        <w:trPr>
          <w:trHeight w:val="200"/>
          <w:del w:id="223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256765B8" w14:textId="0FDA4545" w:rsidR="00287B14" w:rsidRPr="00325356" w:rsidDel="00EC2039" w:rsidRDefault="00287B14" w:rsidP="006A491F">
            <w:pPr>
              <w:adjustRightInd w:val="0"/>
              <w:jc w:val="center"/>
              <w:rPr>
                <w:del w:id="2237" w:author="Tebokgo Mabuto (ECP)" w:date="2026-09-09T11:12:00Z" w16du:dateUtc="2026-09-09T09:12:00Z"/>
                <w:rFonts w:ascii="Arial" w:hAnsi="Arial" w:cs="Arial"/>
                <w:color w:val="000000"/>
                <w:sz w:val="18"/>
                <w:szCs w:val="18"/>
              </w:rPr>
            </w:pPr>
            <w:del w:id="2238" w:author="Tebokgo Mabuto (ECP)" w:date="2026-09-09T11:12:00Z" w16du:dateUtc="2026-09-09T09:12:00Z">
              <w:r w:rsidRPr="00325356" w:rsidDel="00EC2039">
                <w:rPr>
                  <w:rFonts w:ascii="Arial" w:hAnsi="Arial" w:cs="Arial"/>
                  <w:color w:val="000000"/>
                  <w:sz w:val="18"/>
                  <w:szCs w:val="18"/>
                </w:rPr>
                <w:delText>ARE</w:delText>
              </w:r>
            </w:del>
          </w:p>
        </w:tc>
        <w:tc>
          <w:tcPr>
            <w:tcW w:w="6796" w:type="dxa"/>
            <w:tcBorders>
              <w:top w:val="single" w:sz="6" w:space="0" w:color="auto"/>
              <w:left w:val="single" w:sz="6" w:space="0" w:color="auto"/>
              <w:bottom w:val="single" w:sz="6" w:space="0" w:color="auto"/>
              <w:right w:val="single" w:sz="6" w:space="0" w:color="auto"/>
            </w:tcBorders>
          </w:tcPr>
          <w:p w14:paraId="0AB5FC32" w14:textId="71AF0542" w:rsidR="00287B14" w:rsidRPr="00325356" w:rsidDel="00EC2039" w:rsidRDefault="00287B14" w:rsidP="006A491F">
            <w:pPr>
              <w:adjustRightInd w:val="0"/>
              <w:rPr>
                <w:del w:id="2239" w:author="Tebokgo Mabuto (ECP)" w:date="2026-09-09T11:12:00Z" w16du:dateUtc="2026-09-09T09:12:00Z"/>
                <w:rFonts w:ascii="Arial" w:hAnsi="Arial" w:cs="Arial"/>
                <w:color w:val="000000"/>
                <w:sz w:val="18"/>
                <w:szCs w:val="18"/>
              </w:rPr>
            </w:pPr>
            <w:del w:id="2240" w:author="Tebokgo Mabuto (ECP)" w:date="2026-09-09T11:12:00Z" w16du:dateUtc="2026-09-09T09:12:00Z">
              <w:r w:rsidRPr="00325356" w:rsidDel="00EC2039">
                <w:rPr>
                  <w:rFonts w:ascii="Arial" w:hAnsi="Arial" w:cs="Arial"/>
                  <w:color w:val="000000"/>
                  <w:sz w:val="18"/>
                  <w:szCs w:val="18"/>
                </w:rPr>
                <w:delText>Assistant Resident Engineer</w:delText>
              </w:r>
            </w:del>
          </w:p>
        </w:tc>
      </w:tr>
      <w:tr w:rsidR="00287B14" w:rsidRPr="00325356" w:rsidDel="00EC2039" w14:paraId="077BFCA2" w14:textId="679A6A59" w:rsidTr="006A491F">
        <w:trPr>
          <w:trHeight w:val="200"/>
          <w:del w:id="224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365A2927" w14:textId="2F473291" w:rsidR="00287B14" w:rsidRPr="00325356" w:rsidDel="00EC2039" w:rsidRDefault="00287B14" w:rsidP="006A491F">
            <w:pPr>
              <w:adjustRightInd w:val="0"/>
              <w:jc w:val="center"/>
              <w:rPr>
                <w:del w:id="2242" w:author="Tebokgo Mabuto (ECP)" w:date="2026-09-09T11:12:00Z" w16du:dateUtc="2026-09-09T09:12:00Z"/>
                <w:rFonts w:ascii="Arial" w:hAnsi="Arial" w:cs="Arial"/>
                <w:color w:val="000000"/>
                <w:sz w:val="18"/>
                <w:szCs w:val="18"/>
              </w:rPr>
            </w:pPr>
            <w:del w:id="2243" w:author="Tebokgo Mabuto (ECP)" w:date="2026-09-09T11:12:00Z" w16du:dateUtc="2026-09-09T09:12:00Z">
              <w:r w:rsidRPr="00325356" w:rsidDel="00EC2039">
                <w:rPr>
                  <w:rFonts w:ascii="Arial" w:hAnsi="Arial" w:cs="Arial"/>
                  <w:color w:val="000000"/>
                  <w:sz w:val="18"/>
                  <w:szCs w:val="18"/>
                </w:rPr>
                <w:delText>RM</w:delText>
              </w:r>
            </w:del>
          </w:p>
        </w:tc>
        <w:tc>
          <w:tcPr>
            <w:tcW w:w="6796" w:type="dxa"/>
            <w:tcBorders>
              <w:top w:val="single" w:sz="6" w:space="0" w:color="auto"/>
              <w:left w:val="single" w:sz="6" w:space="0" w:color="auto"/>
              <w:bottom w:val="single" w:sz="6" w:space="0" w:color="auto"/>
              <w:right w:val="single" w:sz="6" w:space="0" w:color="auto"/>
            </w:tcBorders>
          </w:tcPr>
          <w:p w14:paraId="3BE97D62" w14:textId="1305FBD2" w:rsidR="00287B14" w:rsidRPr="00325356" w:rsidDel="00EC2039" w:rsidRDefault="00287B14" w:rsidP="006A491F">
            <w:pPr>
              <w:adjustRightInd w:val="0"/>
              <w:rPr>
                <w:del w:id="2244" w:author="Tebokgo Mabuto (ECP)" w:date="2026-09-09T11:12:00Z" w16du:dateUtc="2026-09-09T09:12:00Z"/>
                <w:rFonts w:ascii="Arial" w:hAnsi="Arial" w:cs="Arial"/>
                <w:color w:val="000000"/>
                <w:sz w:val="18"/>
                <w:szCs w:val="18"/>
              </w:rPr>
            </w:pPr>
            <w:del w:id="2245" w:author="Tebokgo Mabuto (ECP)" w:date="2026-09-09T11:12:00Z" w16du:dateUtc="2026-09-09T09:12:00Z">
              <w:r w:rsidRPr="00325356" w:rsidDel="00EC2039">
                <w:rPr>
                  <w:rFonts w:ascii="Arial" w:hAnsi="Arial" w:cs="Arial"/>
                  <w:color w:val="000000"/>
                  <w:sz w:val="18"/>
                  <w:szCs w:val="18"/>
                </w:rPr>
                <w:delText>RRM Route Manager</w:delText>
              </w:r>
            </w:del>
          </w:p>
        </w:tc>
      </w:tr>
      <w:tr w:rsidR="00287B14" w:rsidRPr="00325356" w:rsidDel="00EC2039" w14:paraId="30AEDB62" w14:textId="6A3848FF" w:rsidTr="006A491F">
        <w:trPr>
          <w:trHeight w:val="200"/>
          <w:del w:id="224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3A979923" w14:textId="487A8E06" w:rsidR="00287B14" w:rsidRPr="00325356" w:rsidDel="00EC2039" w:rsidRDefault="00287B14" w:rsidP="006A491F">
            <w:pPr>
              <w:adjustRightInd w:val="0"/>
              <w:jc w:val="center"/>
              <w:rPr>
                <w:del w:id="2247" w:author="Tebokgo Mabuto (ECP)" w:date="2026-09-09T11:12:00Z" w16du:dateUtc="2026-09-09T09:12:00Z"/>
                <w:rFonts w:ascii="Arial" w:hAnsi="Arial" w:cs="Arial"/>
                <w:color w:val="000000"/>
                <w:sz w:val="18"/>
                <w:szCs w:val="18"/>
              </w:rPr>
            </w:pPr>
            <w:del w:id="2248" w:author="Tebokgo Mabuto (ECP)" w:date="2026-09-09T11:12:00Z" w16du:dateUtc="2026-09-09T09:12:00Z">
              <w:r w:rsidRPr="00325356" w:rsidDel="00EC2039">
                <w:rPr>
                  <w:rFonts w:ascii="Arial" w:hAnsi="Arial" w:cs="Arial"/>
                  <w:color w:val="000000"/>
                  <w:sz w:val="18"/>
                  <w:szCs w:val="18"/>
                </w:rPr>
                <w:delText>ARM</w:delText>
              </w:r>
            </w:del>
          </w:p>
        </w:tc>
        <w:tc>
          <w:tcPr>
            <w:tcW w:w="6796" w:type="dxa"/>
            <w:tcBorders>
              <w:top w:val="single" w:sz="6" w:space="0" w:color="auto"/>
              <w:left w:val="single" w:sz="6" w:space="0" w:color="auto"/>
              <w:bottom w:val="single" w:sz="6" w:space="0" w:color="auto"/>
              <w:right w:val="single" w:sz="6" w:space="0" w:color="auto"/>
            </w:tcBorders>
          </w:tcPr>
          <w:p w14:paraId="64DA95BA" w14:textId="4D0C4177" w:rsidR="00287B14" w:rsidRPr="00325356" w:rsidDel="00EC2039" w:rsidRDefault="00287B14" w:rsidP="006A491F">
            <w:pPr>
              <w:adjustRightInd w:val="0"/>
              <w:rPr>
                <w:del w:id="2249" w:author="Tebokgo Mabuto (ECP)" w:date="2026-09-09T11:12:00Z" w16du:dateUtc="2026-09-09T09:12:00Z"/>
                <w:rFonts w:ascii="Arial" w:hAnsi="Arial" w:cs="Arial"/>
                <w:color w:val="000000"/>
                <w:sz w:val="18"/>
                <w:szCs w:val="18"/>
              </w:rPr>
            </w:pPr>
            <w:del w:id="2250" w:author="Tebokgo Mabuto (ECP)" w:date="2026-09-09T11:12:00Z" w16du:dateUtc="2026-09-09T09:12:00Z">
              <w:r w:rsidRPr="00325356" w:rsidDel="00EC2039">
                <w:rPr>
                  <w:rFonts w:ascii="Arial" w:hAnsi="Arial" w:cs="Arial"/>
                  <w:color w:val="000000"/>
                  <w:sz w:val="18"/>
                  <w:szCs w:val="18"/>
                </w:rPr>
                <w:delText>Assistant Route Manager</w:delText>
              </w:r>
            </w:del>
          </w:p>
        </w:tc>
      </w:tr>
      <w:tr w:rsidR="00287B14" w:rsidRPr="00325356" w:rsidDel="00EC2039" w14:paraId="7FA49A49" w14:textId="3932E281" w:rsidTr="006A491F">
        <w:trPr>
          <w:trHeight w:val="200"/>
          <w:del w:id="225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3F231E23" w14:textId="3E589B7D" w:rsidR="00287B14" w:rsidRPr="00325356" w:rsidDel="00EC2039" w:rsidRDefault="00287B14" w:rsidP="006A491F">
            <w:pPr>
              <w:adjustRightInd w:val="0"/>
              <w:jc w:val="center"/>
              <w:rPr>
                <w:del w:id="2252" w:author="Tebokgo Mabuto (ECP)" w:date="2026-09-09T11:12:00Z" w16du:dateUtc="2026-09-09T09:12:00Z"/>
                <w:rFonts w:ascii="Arial" w:hAnsi="Arial" w:cs="Arial"/>
                <w:color w:val="000000"/>
                <w:sz w:val="18"/>
                <w:szCs w:val="18"/>
              </w:rPr>
            </w:pPr>
            <w:del w:id="2253" w:author="Tebokgo Mabuto (ECP)" w:date="2026-09-09T11:12:00Z" w16du:dateUtc="2026-09-09T09:12:00Z">
              <w:r w:rsidRPr="00325356" w:rsidDel="00EC2039">
                <w:rPr>
                  <w:rFonts w:ascii="Arial" w:hAnsi="Arial" w:cs="Arial"/>
                  <w:color w:val="000000"/>
                  <w:sz w:val="18"/>
                  <w:szCs w:val="18"/>
                </w:rPr>
                <w:delText>SMT</w:delText>
              </w:r>
            </w:del>
          </w:p>
        </w:tc>
        <w:tc>
          <w:tcPr>
            <w:tcW w:w="6796" w:type="dxa"/>
            <w:tcBorders>
              <w:top w:val="single" w:sz="6" w:space="0" w:color="auto"/>
              <w:left w:val="single" w:sz="6" w:space="0" w:color="auto"/>
              <w:bottom w:val="single" w:sz="6" w:space="0" w:color="auto"/>
              <w:right w:val="single" w:sz="6" w:space="0" w:color="auto"/>
            </w:tcBorders>
          </w:tcPr>
          <w:p w14:paraId="4147EEE5" w14:textId="2A632944" w:rsidR="00287B14" w:rsidRPr="00325356" w:rsidDel="00EC2039" w:rsidRDefault="00287B14" w:rsidP="006A491F">
            <w:pPr>
              <w:adjustRightInd w:val="0"/>
              <w:rPr>
                <w:del w:id="2254" w:author="Tebokgo Mabuto (ECP)" w:date="2026-09-09T11:12:00Z" w16du:dateUtc="2026-09-09T09:12:00Z"/>
                <w:rFonts w:ascii="Arial" w:hAnsi="Arial" w:cs="Arial"/>
                <w:color w:val="000000"/>
                <w:sz w:val="18"/>
                <w:szCs w:val="18"/>
              </w:rPr>
            </w:pPr>
            <w:del w:id="2255" w:author="Tebokgo Mabuto (ECP)" w:date="2026-09-09T11:12:00Z" w16du:dateUtc="2026-09-09T09:12:00Z">
              <w:r w:rsidRPr="00325356" w:rsidDel="00EC2039">
                <w:rPr>
                  <w:rFonts w:ascii="Arial" w:hAnsi="Arial" w:cs="Arial"/>
                  <w:color w:val="000000"/>
                  <w:sz w:val="18"/>
                  <w:szCs w:val="18"/>
                </w:rPr>
                <w:delText>Senior Materials Technician</w:delText>
              </w:r>
            </w:del>
          </w:p>
        </w:tc>
      </w:tr>
      <w:tr w:rsidR="00287B14" w:rsidRPr="00325356" w:rsidDel="00EC2039" w14:paraId="62F66E81" w14:textId="0DACBD03" w:rsidTr="006A491F">
        <w:trPr>
          <w:trHeight w:val="200"/>
          <w:del w:id="225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68BFCD37" w14:textId="55854709" w:rsidR="00287B14" w:rsidRPr="00325356" w:rsidDel="00EC2039" w:rsidRDefault="00287B14" w:rsidP="006A491F">
            <w:pPr>
              <w:adjustRightInd w:val="0"/>
              <w:jc w:val="center"/>
              <w:rPr>
                <w:del w:id="2257" w:author="Tebokgo Mabuto (ECP)" w:date="2026-09-09T11:12:00Z" w16du:dateUtc="2026-09-09T09:12:00Z"/>
                <w:rFonts w:ascii="Arial" w:hAnsi="Arial" w:cs="Arial"/>
                <w:color w:val="000000"/>
                <w:sz w:val="18"/>
                <w:szCs w:val="18"/>
              </w:rPr>
            </w:pPr>
            <w:del w:id="2258" w:author="Tebokgo Mabuto (ECP)" w:date="2026-09-09T11:12:00Z" w16du:dateUtc="2026-09-09T09:12:00Z">
              <w:r w:rsidRPr="00325356" w:rsidDel="00EC2039">
                <w:rPr>
                  <w:rFonts w:ascii="Arial" w:hAnsi="Arial" w:cs="Arial"/>
                  <w:color w:val="000000"/>
                  <w:sz w:val="18"/>
                  <w:szCs w:val="18"/>
                </w:rPr>
                <w:delText>CM</w:delText>
              </w:r>
            </w:del>
          </w:p>
        </w:tc>
        <w:tc>
          <w:tcPr>
            <w:tcW w:w="6796" w:type="dxa"/>
            <w:tcBorders>
              <w:top w:val="single" w:sz="6" w:space="0" w:color="auto"/>
              <w:left w:val="single" w:sz="6" w:space="0" w:color="auto"/>
              <w:bottom w:val="single" w:sz="6" w:space="0" w:color="auto"/>
              <w:right w:val="single" w:sz="6" w:space="0" w:color="auto"/>
            </w:tcBorders>
          </w:tcPr>
          <w:p w14:paraId="2130A9FF" w14:textId="0EDB49D9" w:rsidR="00287B14" w:rsidRPr="00325356" w:rsidDel="00EC2039" w:rsidRDefault="00287B14" w:rsidP="006A491F">
            <w:pPr>
              <w:adjustRightInd w:val="0"/>
              <w:rPr>
                <w:del w:id="2259" w:author="Tebokgo Mabuto (ECP)" w:date="2026-09-09T11:12:00Z" w16du:dateUtc="2026-09-09T09:12:00Z"/>
                <w:rFonts w:ascii="Arial" w:hAnsi="Arial" w:cs="Arial"/>
                <w:color w:val="000000"/>
                <w:sz w:val="18"/>
                <w:szCs w:val="18"/>
              </w:rPr>
            </w:pPr>
            <w:del w:id="2260" w:author="Tebokgo Mabuto (ECP)" w:date="2026-09-09T11:12:00Z" w16du:dateUtc="2026-09-09T09:12:00Z">
              <w:r w:rsidRPr="00325356" w:rsidDel="00EC2039">
                <w:rPr>
                  <w:rFonts w:ascii="Arial" w:hAnsi="Arial" w:cs="Arial"/>
                  <w:color w:val="000000"/>
                  <w:sz w:val="18"/>
                  <w:szCs w:val="18"/>
                </w:rPr>
                <w:delText>Contracts Manager</w:delText>
              </w:r>
            </w:del>
          </w:p>
        </w:tc>
      </w:tr>
      <w:tr w:rsidR="00287B14" w:rsidRPr="00325356" w:rsidDel="00EC2039" w14:paraId="2999B421" w14:textId="7A662F83" w:rsidTr="006A491F">
        <w:trPr>
          <w:trHeight w:val="200"/>
          <w:del w:id="226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22FA4706" w14:textId="2A0FDB57" w:rsidR="00287B14" w:rsidRPr="00325356" w:rsidDel="00EC2039" w:rsidRDefault="00287B14" w:rsidP="006A491F">
            <w:pPr>
              <w:adjustRightInd w:val="0"/>
              <w:jc w:val="center"/>
              <w:rPr>
                <w:del w:id="2262" w:author="Tebokgo Mabuto (ECP)" w:date="2026-09-09T11:12:00Z" w16du:dateUtc="2026-09-09T09:12:00Z"/>
                <w:rFonts w:ascii="Arial" w:hAnsi="Arial" w:cs="Arial"/>
                <w:color w:val="000000"/>
                <w:sz w:val="18"/>
                <w:szCs w:val="18"/>
              </w:rPr>
            </w:pPr>
            <w:del w:id="2263" w:author="Tebokgo Mabuto (ECP)" w:date="2026-09-09T11:12:00Z" w16du:dateUtc="2026-09-09T09:12:00Z">
              <w:r w:rsidRPr="00325356" w:rsidDel="00EC2039">
                <w:rPr>
                  <w:rFonts w:ascii="Arial" w:hAnsi="Arial" w:cs="Arial"/>
                  <w:color w:val="000000"/>
                  <w:sz w:val="18"/>
                  <w:szCs w:val="18"/>
                </w:rPr>
                <w:delText>SA</w:delText>
              </w:r>
            </w:del>
          </w:p>
        </w:tc>
        <w:tc>
          <w:tcPr>
            <w:tcW w:w="6796" w:type="dxa"/>
            <w:tcBorders>
              <w:top w:val="single" w:sz="6" w:space="0" w:color="auto"/>
              <w:left w:val="single" w:sz="6" w:space="0" w:color="auto"/>
              <w:bottom w:val="single" w:sz="6" w:space="0" w:color="auto"/>
              <w:right w:val="single" w:sz="6" w:space="0" w:color="auto"/>
            </w:tcBorders>
          </w:tcPr>
          <w:p w14:paraId="768363D4" w14:textId="696247B7" w:rsidR="00287B14" w:rsidRPr="00325356" w:rsidDel="00EC2039" w:rsidRDefault="00287B14" w:rsidP="006A491F">
            <w:pPr>
              <w:adjustRightInd w:val="0"/>
              <w:rPr>
                <w:del w:id="2264" w:author="Tebokgo Mabuto (ECP)" w:date="2026-09-09T11:12:00Z" w16du:dateUtc="2026-09-09T09:12:00Z"/>
                <w:rFonts w:ascii="Arial" w:hAnsi="Arial" w:cs="Arial"/>
                <w:color w:val="000000"/>
                <w:sz w:val="18"/>
                <w:szCs w:val="18"/>
              </w:rPr>
            </w:pPr>
            <w:del w:id="2265" w:author="Tebokgo Mabuto (ECP)" w:date="2026-09-09T11:12:00Z" w16du:dateUtc="2026-09-09T09:12:00Z">
              <w:r w:rsidRPr="00325356" w:rsidDel="00EC2039">
                <w:rPr>
                  <w:rFonts w:ascii="Arial" w:hAnsi="Arial" w:cs="Arial"/>
                  <w:color w:val="000000"/>
                  <w:sz w:val="18"/>
                  <w:szCs w:val="18"/>
                </w:rPr>
                <w:delText>Site Agent</w:delText>
              </w:r>
            </w:del>
          </w:p>
        </w:tc>
      </w:tr>
      <w:tr w:rsidR="00287B14" w:rsidRPr="00325356" w:rsidDel="00EC2039" w14:paraId="0D763CB0" w14:textId="3695D96B" w:rsidTr="006A491F">
        <w:trPr>
          <w:trHeight w:val="200"/>
          <w:del w:id="226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08A01010" w14:textId="69C86244" w:rsidR="00287B14" w:rsidRPr="00325356" w:rsidDel="00EC2039" w:rsidRDefault="00287B14" w:rsidP="006A491F">
            <w:pPr>
              <w:adjustRightInd w:val="0"/>
              <w:jc w:val="center"/>
              <w:rPr>
                <w:del w:id="2267" w:author="Tebokgo Mabuto (ECP)" w:date="2026-09-09T11:12:00Z" w16du:dateUtc="2026-09-09T09:12:00Z"/>
                <w:rFonts w:ascii="Arial" w:hAnsi="Arial" w:cs="Arial"/>
                <w:color w:val="000000"/>
                <w:sz w:val="18"/>
                <w:szCs w:val="18"/>
              </w:rPr>
            </w:pPr>
            <w:del w:id="2268" w:author="Tebokgo Mabuto (ECP)" w:date="2026-09-09T11:12:00Z" w16du:dateUtc="2026-09-09T09:12:00Z">
              <w:r w:rsidRPr="00325356" w:rsidDel="00EC2039">
                <w:rPr>
                  <w:rFonts w:ascii="Arial" w:hAnsi="Arial" w:cs="Arial"/>
                  <w:color w:val="000000"/>
                  <w:sz w:val="18"/>
                  <w:szCs w:val="18"/>
                </w:rPr>
                <w:delText>MT</w:delText>
              </w:r>
            </w:del>
          </w:p>
        </w:tc>
        <w:tc>
          <w:tcPr>
            <w:tcW w:w="6796" w:type="dxa"/>
            <w:tcBorders>
              <w:top w:val="single" w:sz="6" w:space="0" w:color="auto"/>
              <w:left w:val="single" w:sz="6" w:space="0" w:color="auto"/>
              <w:bottom w:val="single" w:sz="6" w:space="0" w:color="auto"/>
              <w:right w:val="single" w:sz="6" w:space="0" w:color="auto"/>
            </w:tcBorders>
          </w:tcPr>
          <w:p w14:paraId="7F94E085" w14:textId="7F59E43C" w:rsidR="00287B14" w:rsidRPr="00325356" w:rsidDel="00EC2039" w:rsidRDefault="00287B14" w:rsidP="006A491F">
            <w:pPr>
              <w:adjustRightInd w:val="0"/>
              <w:rPr>
                <w:del w:id="2269" w:author="Tebokgo Mabuto (ECP)" w:date="2026-09-09T11:12:00Z" w16du:dateUtc="2026-09-09T09:12:00Z"/>
                <w:rFonts w:ascii="Arial" w:hAnsi="Arial" w:cs="Arial"/>
                <w:color w:val="000000"/>
                <w:sz w:val="18"/>
                <w:szCs w:val="18"/>
              </w:rPr>
            </w:pPr>
            <w:del w:id="2270" w:author="Tebokgo Mabuto (ECP)" w:date="2026-09-09T11:12:00Z" w16du:dateUtc="2026-09-09T09:12:00Z">
              <w:r w:rsidRPr="00325356" w:rsidDel="00EC2039">
                <w:rPr>
                  <w:rFonts w:ascii="Arial" w:hAnsi="Arial" w:cs="Arial"/>
                  <w:color w:val="000000"/>
                  <w:sz w:val="18"/>
                  <w:szCs w:val="18"/>
                </w:rPr>
                <w:delText>Materials Technician</w:delText>
              </w:r>
            </w:del>
          </w:p>
        </w:tc>
      </w:tr>
      <w:tr w:rsidR="00287B14" w:rsidRPr="00325356" w:rsidDel="00EC2039" w14:paraId="57C785D4" w14:textId="3514ED7B" w:rsidTr="006A491F">
        <w:trPr>
          <w:trHeight w:val="200"/>
          <w:del w:id="227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0C02F4D9" w14:textId="20C121CB" w:rsidR="00287B14" w:rsidRPr="00325356" w:rsidDel="00EC2039" w:rsidRDefault="00287B14" w:rsidP="006A491F">
            <w:pPr>
              <w:adjustRightInd w:val="0"/>
              <w:jc w:val="center"/>
              <w:rPr>
                <w:del w:id="2272" w:author="Tebokgo Mabuto (ECP)" w:date="2026-09-09T11:12:00Z" w16du:dateUtc="2026-09-09T09:12:00Z"/>
                <w:rFonts w:ascii="Arial" w:hAnsi="Arial" w:cs="Arial"/>
                <w:color w:val="000000"/>
                <w:sz w:val="18"/>
                <w:szCs w:val="18"/>
              </w:rPr>
            </w:pPr>
            <w:del w:id="2273" w:author="Tebokgo Mabuto (ECP)" w:date="2026-09-09T11:12:00Z" w16du:dateUtc="2026-09-09T09:12:00Z">
              <w:r w:rsidRPr="00325356" w:rsidDel="00EC2039">
                <w:rPr>
                  <w:rFonts w:ascii="Arial" w:hAnsi="Arial" w:cs="Arial"/>
                  <w:color w:val="000000"/>
                  <w:sz w:val="18"/>
                  <w:szCs w:val="18"/>
                </w:rPr>
                <w:delText>ETS</w:delText>
              </w:r>
            </w:del>
          </w:p>
        </w:tc>
        <w:tc>
          <w:tcPr>
            <w:tcW w:w="6796" w:type="dxa"/>
            <w:tcBorders>
              <w:top w:val="single" w:sz="6" w:space="0" w:color="auto"/>
              <w:left w:val="single" w:sz="6" w:space="0" w:color="auto"/>
              <w:bottom w:val="single" w:sz="6" w:space="0" w:color="auto"/>
              <w:right w:val="single" w:sz="6" w:space="0" w:color="auto"/>
            </w:tcBorders>
          </w:tcPr>
          <w:p w14:paraId="6877D231" w14:textId="4EEEAAA2" w:rsidR="00287B14" w:rsidRPr="00325356" w:rsidDel="00EC2039" w:rsidRDefault="00287B14" w:rsidP="006A491F">
            <w:pPr>
              <w:adjustRightInd w:val="0"/>
              <w:rPr>
                <w:del w:id="2274" w:author="Tebokgo Mabuto (ECP)" w:date="2026-09-09T11:12:00Z" w16du:dateUtc="2026-09-09T09:12:00Z"/>
                <w:rFonts w:ascii="Arial" w:hAnsi="Arial" w:cs="Arial"/>
                <w:color w:val="000000"/>
                <w:sz w:val="18"/>
                <w:szCs w:val="18"/>
              </w:rPr>
            </w:pPr>
            <w:del w:id="2275" w:author="Tebokgo Mabuto (ECP)" w:date="2026-09-09T11:12:00Z" w16du:dateUtc="2026-09-09T09:12:00Z">
              <w:r w:rsidRPr="00325356" w:rsidDel="00EC2039">
                <w:rPr>
                  <w:rFonts w:ascii="Arial" w:hAnsi="Arial" w:cs="Arial"/>
                  <w:color w:val="000000"/>
                  <w:sz w:val="18"/>
                  <w:szCs w:val="18"/>
                </w:rPr>
                <w:delText>Electronics Systems Engineer</w:delText>
              </w:r>
            </w:del>
          </w:p>
        </w:tc>
      </w:tr>
      <w:tr w:rsidR="00287B14" w:rsidRPr="00325356" w:rsidDel="00EC2039" w14:paraId="3E616161" w14:textId="0545DB4A" w:rsidTr="006A491F">
        <w:trPr>
          <w:trHeight w:val="200"/>
          <w:del w:id="227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1C6602AA" w14:textId="0D41C71B" w:rsidR="00287B14" w:rsidRPr="00325356" w:rsidDel="00EC2039" w:rsidRDefault="00287B14" w:rsidP="006A491F">
            <w:pPr>
              <w:adjustRightInd w:val="0"/>
              <w:jc w:val="center"/>
              <w:rPr>
                <w:del w:id="2277" w:author="Tebokgo Mabuto (ECP)" w:date="2026-09-09T11:12:00Z" w16du:dateUtc="2026-09-09T09:12:00Z"/>
                <w:rFonts w:ascii="Arial" w:hAnsi="Arial" w:cs="Arial"/>
                <w:color w:val="000000"/>
                <w:sz w:val="18"/>
                <w:szCs w:val="18"/>
              </w:rPr>
            </w:pPr>
            <w:del w:id="2278" w:author="Tebokgo Mabuto (ECP)" w:date="2026-09-09T11:12:00Z" w16du:dateUtc="2026-09-09T09:12:00Z">
              <w:r w:rsidRPr="00325356" w:rsidDel="00EC2039">
                <w:rPr>
                  <w:rFonts w:ascii="Arial" w:hAnsi="Arial" w:cs="Arial"/>
                  <w:color w:val="000000"/>
                  <w:sz w:val="18"/>
                  <w:szCs w:val="18"/>
                </w:rPr>
                <w:delText>PL(T)</w:delText>
              </w:r>
            </w:del>
          </w:p>
        </w:tc>
        <w:tc>
          <w:tcPr>
            <w:tcW w:w="6796" w:type="dxa"/>
            <w:tcBorders>
              <w:top w:val="single" w:sz="6" w:space="0" w:color="auto"/>
              <w:left w:val="single" w:sz="6" w:space="0" w:color="auto"/>
              <w:bottom w:val="single" w:sz="6" w:space="0" w:color="auto"/>
              <w:right w:val="single" w:sz="6" w:space="0" w:color="auto"/>
            </w:tcBorders>
          </w:tcPr>
          <w:p w14:paraId="1080F5C6" w14:textId="5EB29D35" w:rsidR="00287B14" w:rsidRPr="00325356" w:rsidDel="00EC2039" w:rsidRDefault="00287B14" w:rsidP="006A491F">
            <w:pPr>
              <w:adjustRightInd w:val="0"/>
              <w:rPr>
                <w:del w:id="2279" w:author="Tebokgo Mabuto (ECP)" w:date="2026-09-09T11:12:00Z" w16du:dateUtc="2026-09-09T09:12:00Z"/>
                <w:rFonts w:ascii="Arial" w:hAnsi="Arial" w:cs="Arial"/>
                <w:color w:val="000000"/>
                <w:sz w:val="18"/>
                <w:szCs w:val="18"/>
              </w:rPr>
            </w:pPr>
            <w:del w:id="2280" w:author="Tebokgo Mabuto (ECP)" w:date="2026-09-09T11:12:00Z" w16du:dateUtc="2026-09-09T09:12:00Z">
              <w:r w:rsidRPr="00325356" w:rsidDel="00EC2039">
                <w:rPr>
                  <w:rFonts w:ascii="Arial" w:hAnsi="Arial" w:cs="Arial"/>
                  <w:color w:val="000000"/>
                  <w:sz w:val="18"/>
                  <w:szCs w:val="18"/>
                </w:rPr>
                <w:delText>Project Leader (Toll)</w:delText>
              </w:r>
            </w:del>
          </w:p>
        </w:tc>
      </w:tr>
      <w:tr w:rsidR="00287B14" w:rsidRPr="00325356" w:rsidDel="00EC2039" w14:paraId="21FD7045" w14:textId="6D6C063D" w:rsidTr="006A491F">
        <w:trPr>
          <w:trHeight w:val="200"/>
          <w:del w:id="228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38E1A5C6" w14:textId="178D8139" w:rsidR="00287B14" w:rsidRPr="00325356" w:rsidDel="00EC2039" w:rsidRDefault="00287B14" w:rsidP="006A491F">
            <w:pPr>
              <w:adjustRightInd w:val="0"/>
              <w:jc w:val="center"/>
              <w:rPr>
                <w:del w:id="2282" w:author="Tebokgo Mabuto (ECP)" w:date="2026-09-09T11:12:00Z" w16du:dateUtc="2026-09-09T09:12:00Z"/>
                <w:rFonts w:ascii="Arial" w:hAnsi="Arial" w:cs="Arial"/>
                <w:color w:val="000000"/>
                <w:sz w:val="18"/>
                <w:szCs w:val="18"/>
              </w:rPr>
            </w:pPr>
            <w:del w:id="2283" w:author="Tebokgo Mabuto (ECP)" w:date="2026-09-09T11:12:00Z" w16du:dateUtc="2026-09-09T09:12:00Z">
              <w:r w:rsidRPr="00325356" w:rsidDel="00EC2039">
                <w:rPr>
                  <w:rFonts w:ascii="Arial" w:hAnsi="Arial" w:cs="Arial"/>
                  <w:color w:val="000000"/>
                  <w:sz w:val="18"/>
                  <w:szCs w:val="18"/>
                </w:rPr>
                <w:delText>DS(T)</w:delText>
              </w:r>
            </w:del>
          </w:p>
        </w:tc>
        <w:tc>
          <w:tcPr>
            <w:tcW w:w="6796" w:type="dxa"/>
            <w:tcBorders>
              <w:top w:val="single" w:sz="6" w:space="0" w:color="auto"/>
              <w:left w:val="single" w:sz="6" w:space="0" w:color="auto"/>
              <w:bottom w:val="single" w:sz="6" w:space="0" w:color="auto"/>
              <w:right w:val="single" w:sz="6" w:space="0" w:color="auto"/>
            </w:tcBorders>
          </w:tcPr>
          <w:p w14:paraId="43A1671C" w14:textId="51FCE1B7" w:rsidR="00287B14" w:rsidRPr="00325356" w:rsidDel="00EC2039" w:rsidRDefault="00287B14" w:rsidP="006A491F">
            <w:pPr>
              <w:adjustRightInd w:val="0"/>
              <w:rPr>
                <w:del w:id="2284" w:author="Tebokgo Mabuto (ECP)" w:date="2026-09-09T11:12:00Z" w16du:dateUtc="2026-09-09T09:12:00Z"/>
                <w:rFonts w:ascii="Arial" w:hAnsi="Arial" w:cs="Arial"/>
                <w:color w:val="000000"/>
                <w:sz w:val="18"/>
                <w:szCs w:val="18"/>
              </w:rPr>
            </w:pPr>
            <w:del w:id="2285" w:author="Tebokgo Mabuto (ECP)" w:date="2026-09-09T11:12:00Z" w16du:dateUtc="2026-09-09T09:12:00Z">
              <w:r w:rsidRPr="00325356" w:rsidDel="00EC2039">
                <w:rPr>
                  <w:rFonts w:ascii="Arial" w:hAnsi="Arial" w:cs="Arial"/>
                  <w:color w:val="000000"/>
                  <w:sz w:val="18"/>
                  <w:szCs w:val="18"/>
                </w:rPr>
                <w:delText>Design Specialist (Toll)</w:delText>
              </w:r>
            </w:del>
          </w:p>
        </w:tc>
      </w:tr>
      <w:tr w:rsidR="00287B14" w:rsidRPr="00325356" w:rsidDel="00EC2039" w14:paraId="17BFB46A" w14:textId="1B67C18D" w:rsidTr="006A491F">
        <w:trPr>
          <w:trHeight w:val="200"/>
          <w:del w:id="228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12C8CB67" w14:textId="5EFED411" w:rsidR="00287B14" w:rsidRPr="00325356" w:rsidDel="00EC2039" w:rsidRDefault="00287B14" w:rsidP="006A491F">
            <w:pPr>
              <w:adjustRightInd w:val="0"/>
              <w:jc w:val="center"/>
              <w:rPr>
                <w:del w:id="2287" w:author="Tebokgo Mabuto (ECP)" w:date="2026-09-09T11:12:00Z" w16du:dateUtc="2026-09-09T09:12:00Z"/>
                <w:rFonts w:ascii="Arial" w:hAnsi="Arial" w:cs="Arial"/>
                <w:color w:val="000000"/>
                <w:sz w:val="18"/>
                <w:szCs w:val="18"/>
              </w:rPr>
            </w:pPr>
            <w:del w:id="2288" w:author="Tebokgo Mabuto (ECP)" w:date="2026-09-09T11:12:00Z" w16du:dateUtc="2026-09-09T09:12:00Z">
              <w:r w:rsidRPr="00325356" w:rsidDel="00EC2039">
                <w:rPr>
                  <w:rFonts w:ascii="Arial" w:hAnsi="Arial" w:cs="Arial"/>
                  <w:color w:val="000000"/>
                  <w:sz w:val="18"/>
                  <w:szCs w:val="18"/>
                </w:rPr>
                <w:delText>CE(T)</w:delText>
              </w:r>
            </w:del>
          </w:p>
        </w:tc>
        <w:tc>
          <w:tcPr>
            <w:tcW w:w="6796" w:type="dxa"/>
            <w:tcBorders>
              <w:top w:val="single" w:sz="6" w:space="0" w:color="auto"/>
              <w:left w:val="single" w:sz="6" w:space="0" w:color="auto"/>
              <w:bottom w:val="single" w:sz="6" w:space="0" w:color="auto"/>
              <w:right w:val="single" w:sz="6" w:space="0" w:color="auto"/>
            </w:tcBorders>
          </w:tcPr>
          <w:p w14:paraId="3C2FFB12" w14:textId="1EE03BED" w:rsidR="00287B14" w:rsidRPr="00325356" w:rsidDel="00EC2039" w:rsidRDefault="00287B14" w:rsidP="006A491F">
            <w:pPr>
              <w:adjustRightInd w:val="0"/>
              <w:rPr>
                <w:del w:id="2289" w:author="Tebokgo Mabuto (ECP)" w:date="2026-09-09T11:12:00Z" w16du:dateUtc="2026-09-09T09:12:00Z"/>
                <w:rFonts w:ascii="Arial" w:hAnsi="Arial" w:cs="Arial"/>
                <w:color w:val="000000"/>
                <w:sz w:val="18"/>
                <w:szCs w:val="18"/>
              </w:rPr>
            </w:pPr>
            <w:del w:id="2290" w:author="Tebokgo Mabuto (ECP)" w:date="2026-09-09T11:12:00Z" w16du:dateUtc="2026-09-09T09:12:00Z">
              <w:r w:rsidRPr="00325356" w:rsidDel="00EC2039">
                <w:rPr>
                  <w:rFonts w:ascii="Arial" w:hAnsi="Arial" w:cs="Arial"/>
                  <w:color w:val="000000"/>
                  <w:sz w:val="18"/>
                  <w:szCs w:val="18"/>
                </w:rPr>
                <w:delText>Contracts Engineer (Toll)</w:delText>
              </w:r>
            </w:del>
          </w:p>
        </w:tc>
      </w:tr>
      <w:tr w:rsidR="00287B14" w:rsidRPr="00325356" w:rsidDel="00EC2039" w14:paraId="618989A3" w14:textId="23A39F4E" w:rsidTr="006A491F">
        <w:trPr>
          <w:trHeight w:val="200"/>
          <w:del w:id="229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3078F5F0" w14:textId="19E2C5EF" w:rsidR="00287B14" w:rsidRPr="00325356" w:rsidDel="00EC2039" w:rsidRDefault="00287B14" w:rsidP="006A491F">
            <w:pPr>
              <w:adjustRightInd w:val="0"/>
              <w:jc w:val="center"/>
              <w:rPr>
                <w:del w:id="2292" w:author="Tebokgo Mabuto (ECP)" w:date="2026-09-09T11:12:00Z" w16du:dateUtc="2026-09-09T09:12:00Z"/>
                <w:rFonts w:ascii="Arial" w:hAnsi="Arial" w:cs="Arial"/>
                <w:color w:val="000000"/>
                <w:sz w:val="18"/>
                <w:szCs w:val="18"/>
              </w:rPr>
            </w:pPr>
            <w:del w:id="2293" w:author="Tebokgo Mabuto (ECP)" w:date="2026-09-09T11:12:00Z" w16du:dateUtc="2026-09-09T09:12:00Z">
              <w:r w:rsidRPr="00325356" w:rsidDel="00EC2039">
                <w:rPr>
                  <w:rFonts w:ascii="Arial" w:hAnsi="Arial" w:cs="Arial"/>
                  <w:color w:val="000000"/>
                  <w:sz w:val="18"/>
                  <w:szCs w:val="18"/>
                </w:rPr>
                <w:delText>CM(T)</w:delText>
              </w:r>
            </w:del>
          </w:p>
        </w:tc>
        <w:tc>
          <w:tcPr>
            <w:tcW w:w="6796" w:type="dxa"/>
            <w:tcBorders>
              <w:top w:val="single" w:sz="6" w:space="0" w:color="auto"/>
              <w:left w:val="single" w:sz="6" w:space="0" w:color="auto"/>
              <w:bottom w:val="single" w:sz="6" w:space="0" w:color="auto"/>
              <w:right w:val="single" w:sz="6" w:space="0" w:color="auto"/>
            </w:tcBorders>
          </w:tcPr>
          <w:p w14:paraId="2B7FD134" w14:textId="6A0A2E6B" w:rsidR="00287B14" w:rsidRPr="00325356" w:rsidDel="00EC2039" w:rsidRDefault="00287B14" w:rsidP="006A491F">
            <w:pPr>
              <w:adjustRightInd w:val="0"/>
              <w:rPr>
                <w:del w:id="2294" w:author="Tebokgo Mabuto (ECP)" w:date="2026-09-09T11:12:00Z" w16du:dateUtc="2026-09-09T09:12:00Z"/>
                <w:rFonts w:ascii="Arial" w:hAnsi="Arial" w:cs="Arial"/>
                <w:color w:val="000000"/>
                <w:sz w:val="18"/>
                <w:szCs w:val="18"/>
              </w:rPr>
            </w:pPr>
            <w:del w:id="2295" w:author="Tebokgo Mabuto (ECP)" w:date="2026-09-09T11:12:00Z" w16du:dateUtc="2026-09-09T09:12:00Z">
              <w:r w:rsidRPr="00325356" w:rsidDel="00EC2039">
                <w:rPr>
                  <w:rFonts w:ascii="Arial" w:hAnsi="Arial" w:cs="Arial"/>
                  <w:color w:val="000000"/>
                  <w:sz w:val="18"/>
                  <w:szCs w:val="18"/>
                </w:rPr>
                <w:delText>Contracts Manager (Toll)</w:delText>
              </w:r>
            </w:del>
          </w:p>
        </w:tc>
      </w:tr>
      <w:tr w:rsidR="00287B14" w:rsidRPr="00325356" w:rsidDel="00EC2039" w14:paraId="34A6566E" w14:textId="64D0FD43" w:rsidTr="006A491F">
        <w:trPr>
          <w:trHeight w:val="200"/>
          <w:del w:id="229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74721292" w14:textId="7F043826" w:rsidR="00287B14" w:rsidRPr="00325356" w:rsidDel="00EC2039" w:rsidRDefault="00287B14" w:rsidP="006A491F">
            <w:pPr>
              <w:adjustRightInd w:val="0"/>
              <w:jc w:val="center"/>
              <w:rPr>
                <w:del w:id="2297" w:author="Tebokgo Mabuto (ECP)" w:date="2026-09-09T11:12:00Z" w16du:dateUtc="2026-09-09T09:12:00Z"/>
                <w:rFonts w:ascii="Arial" w:hAnsi="Arial" w:cs="Arial"/>
                <w:color w:val="000000"/>
                <w:sz w:val="18"/>
                <w:szCs w:val="18"/>
              </w:rPr>
            </w:pPr>
            <w:del w:id="2298" w:author="Tebokgo Mabuto (ECP)" w:date="2026-09-09T11:12:00Z" w16du:dateUtc="2026-09-09T09:12:00Z">
              <w:r w:rsidRPr="00325356" w:rsidDel="00EC2039">
                <w:rPr>
                  <w:rFonts w:ascii="Arial" w:hAnsi="Arial" w:cs="Arial"/>
                  <w:color w:val="000000"/>
                  <w:sz w:val="18"/>
                  <w:szCs w:val="18"/>
                </w:rPr>
                <w:delText>ETS(T)</w:delText>
              </w:r>
            </w:del>
          </w:p>
        </w:tc>
        <w:tc>
          <w:tcPr>
            <w:tcW w:w="6796" w:type="dxa"/>
            <w:tcBorders>
              <w:top w:val="single" w:sz="6" w:space="0" w:color="auto"/>
              <w:left w:val="single" w:sz="6" w:space="0" w:color="auto"/>
              <w:bottom w:val="single" w:sz="6" w:space="0" w:color="auto"/>
              <w:right w:val="single" w:sz="6" w:space="0" w:color="auto"/>
            </w:tcBorders>
          </w:tcPr>
          <w:p w14:paraId="573F5B81" w14:textId="545F3DC1" w:rsidR="00287B14" w:rsidRPr="00325356" w:rsidDel="00EC2039" w:rsidRDefault="00287B14" w:rsidP="006A491F">
            <w:pPr>
              <w:adjustRightInd w:val="0"/>
              <w:rPr>
                <w:del w:id="2299" w:author="Tebokgo Mabuto (ECP)" w:date="2026-09-09T11:12:00Z" w16du:dateUtc="2026-09-09T09:12:00Z"/>
                <w:rFonts w:ascii="Arial" w:hAnsi="Arial" w:cs="Arial"/>
                <w:color w:val="000000"/>
                <w:sz w:val="18"/>
                <w:szCs w:val="18"/>
              </w:rPr>
            </w:pPr>
            <w:del w:id="2300" w:author="Tebokgo Mabuto (ECP)" w:date="2026-09-09T11:12:00Z" w16du:dateUtc="2026-09-09T09:12:00Z">
              <w:r w:rsidRPr="00325356" w:rsidDel="00EC2039">
                <w:rPr>
                  <w:rFonts w:ascii="Arial" w:hAnsi="Arial" w:cs="Arial"/>
                  <w:color w:val="000000"/>
                  <w:sz w:val="18"/>
                  <w:szCs w:val="18"/>
                </w:rPr>
                <w:delText>Electronics Systems Engineer (Toll)</w:delText>
              </w:r>
            </w:del>
          </w:p>
        </w:tc>
      </w:tr>
      <w:tr w:rsidR="00287B14" w:rsidRPr="00325356" w:rsidDel="00EC2039" w14:paraId="495C731A" w14:textId="04684808" w:rsidTr="006A491F">
        <w:trPr>
          <w:trHeight w:val="200"/>
          <w:del w:id="230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6C4E8962" w14:textId="10DF4F92" w:rsidR="00287B14" w:rsidRPr="00325356" w:rsidDel="00EC2039" w:rsidRDefault="00287B14" w:rsidP="006A491F">
            <w:pPr>
              <w:adjustRightInd w:val="0"/>
              <w:jc w:val="center"/>
              <w:rPr>
                <w:del w:id="2302" w:author="Tebokgo Mabuto (ECP)" w:date="2026-09-09T11:12:00Z" w16du:dateUtc="2026-09-09T09:12:00Z"/>
                <w:rFonts w:ascii="Arial" w:hAnsi="Arial" w:cs="Arial"/>
                <w:color w:val="000000"/>
                <w:sz w:val="18"/>
                <w:szCs w:val="18"/>
              </w:rPr>
            </w:pPr>
            <w:del w:id="2303" w:author="Tebokgo Mabuto (ECP)" w:date="2026-09-09T11:12:00Z" w16du:dateUtc="2026-09-09T09:12:00Z">
              <w:r w:rsidRPr="00325356" w:rsidDel="00EC2039">
                <w:rPr>
                  <w:rFonts w:ascii="Arial" w:hAnsi="Arial" w:cs="Arial"/>
                  <w:color w:val="000000"/>
                  <w:sz w:val="18"/>
                  <w:szCs w:val="18"/>
                </w:rPr>
                <w:delText>ES</w:delText>
              </w:r>
            </w:del>
          </w:p>
        </w:tc>
        <w:tc>
          <w:tcPr>
            <w:tcW w:w="6796" w:type="dxa"/>
            <w:tcBorders>
              <w:top w:val="single" w:sz="6" w:space="0" w:color="auto"/>
              <w:left w:val="single" w:sz="6" w:space="0" w:color="auto"/>
              <w:bottom w:val="single" w:sz="6" w:space="0" w:color="auto"/>
              <w:right w:val="single" w:sz="6" w:space="0" w:color="auto"/>
            </w:tcBorders>
          </w:tcPr>
          <w:p w14:paraId="1BF96320" w14:textId="298C3F61" w:rsidR="00287B14" w:rsidRPr="00325356" w:rsidDel="00EC2039" w:rsidRDefault="00287B14" w:rsidP="006A491F">
            <w:pPr>
              <w:adjustRightInd w:val="0"/>
              <w:rPr>
                <w:del w:id="2304" w:author="Tebokgo Mabuto (ECP)" w:date="2026-09-09T11:12:00Z" w16du:dateUtc="2026-09-09T09:12:00Z"/>
                <w:rFonts w:ascii="Arial" w:hAnsi="Arial" w:cs="Arial"/>
                <w:color w:val="000000"/>
                <w:sz w:val="18"/>
                <w:szCs w:val="18"/>
              </w:rPr>
            </w:pPr>
            <w:del w:id="2305" w:author="Tebokgo Mabuto (ECP)" w:date="2026-09-09T11:12:00Z" w16du:dateUtc="2026-09-09T09:12:00Z">
              <w:r w:rsidRPr="00325356" w:rsidDel="00EC2039">
                <w:rPr>
                  <w:rFonts w:ascii="Arial" w:hAnsi="Arial" w:cs="Arial"/>
                  <w:color w:val="000000"/>
                  <w:sz w:val="18"/>
                  <w:szCs w:val="18"/>
                </w:rPr>
                <w:delText>Electrical Systems Engineer</w:delText>
              </w:r>
            </w:del>
          </w:p>
        </w:tc>
      </w:tr>
      <w:tr w:rsidR="00287B14" w:rsidRPr="00325356" w:rsidDel="00EC2039" w14:paraId="0CC15213" w14:textId="1556512A" w:rsidTr="006A491F">
        <w:trPr>
          <w:trHeight w:val="200"/>
          <w:del w:id="2306"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7AB89A49" w14:textId="278317BC" w:rsidR="00287B14" w:rsidRPr="00325356" w:rsidDel="00EC2039" w:rsidRDefault="00287B14" w:rsidP="006A491F">
            <w:pPr>
              <w:adjustRightInd w:val="0"/>
              <w:jc w:val="center"/>
              <w:rPr>
                <w:del w:id="2307" w:author="Tebokgo Mabuto (ECP)" w:date="2026-09-09T11:12:00Z" w16du:dateUtc="2026-09-09T09:12:00Z"/>
                <w:rFonts w:ascii="Arial" w:hAnsi="Arial" w:cs="Arial"/>
                <w:color w:val="000000"/>
                <w:sz w:val="18"/>
                <w:szCs w:val="18"/>
              </w:rPr>
            </w:pPr>
            <w:del w:id="2308" w:author="Tebokgo Mabuto (ECP)" w:date="2026-09-09T11:12:00Z" w16du:dateUtc="2026-09-09T09:12:00Z">
              <w:r w:rsidRPr="00325356" w:rsidDel="00EC2039">
                <w:rPr>
                  <w:rFonts w:ascii="Arial" w:hAnsi="Arial" w:cs="Arial"/>
                  <w:color w:val="000000"/>
                  <w:sz w:val="18"/>
                  <w:szCs w:val="18"/>
                </w:rPr>
                <w:delText>MS</w:delText>
              </w:r>
            </w:del>
          </w:p>
        </w:tc>
        <w:tc>
          <w:tcPr>
            <w:tcW w:w="6796" w:type="dxa"/>
            <w:tcBorders>
              <w:top w:val="single" w:sz="6" w:space="0" w:color="auto"/>
              <w:left w:val="single" w:sz="6" w:space="0" w:color="auto"/>
              <w:bottom w:val="single" w:sz="6" w:space="0" w:color="auto"/>
              <w:right w:val="single" w:sz="6" w:space="0" w:color="auto"/>
            </w:tcBorders>
          </w:tcPr>
          <w:p w14:paraId="1703EDAA" w14:textId="067D70A0" w:rsidR="00287B14" w:rsidRPr="00325356" w:rsidDel="00EC2039" w:rsidRDefault="00287B14" w:rsidP="006A491F">
            <w:pPr>
              <w:adjustRightInd w:val="0"/>
              <w:rPr>
                <w:del w:id="2309" w:author="Tebokgo Mabuto (ECP)" w:date="2026-09-09T11:12:00Z" w16du:dateUtc="2026-09-09T09:12:00Z"/>
                <w:rFonts w:ascii="Arial" w:hAnsi="Arial" w:cs="Arial"/>
                <w:color w:val="000000"/>
                <w:sz w:val="18"/>
                <w:szCs w:val="18"/>
              </w:rPr>
            </w:pPr>
            <w:del w:id="2310" w:author="Tebokgo Mabuto (ECP)" w:date="2026-09-09T11:12:00Z" w16du:dateUtc="2026-09-09T09:12:00Z">
              <w:r w:rsidRPr="00325356" w:rsidDel="00EC2039">
                <w:rPr>
                  <w:rFonts w:ascii="Arial" w:hAnsi="Arial" w:cs="Arial"/>
                  <w:color w:val="000000"/>
                  <w:sz w:val="18"/>
                  <w:szCs w:val="18"/>
                </w:rPr>
                <w:delText>Mechanical Systems Engineer</w:delText>
              </w:r>
            </w:del>
          </w:p>
        </w:tc>
      </w:tr>
      <w:tr w:rsidR="00287B14" w:rsidRPr="00325356" w:rsidDel="00EC2039" w14:paraId="515FFAE2" w14:textId="516A522E" w:rsidTr="006A491F">
        <w:trPr>
          <w:trHeight w:val="200"/>
          <w:del w:id="2311" w:author="Tebokgo Mabuto (ECP)" w:date="2026-09-09T11:12:00Z" w16du:dateUtc="2026-09-09T09:12:00Z"/>
        </w:trPr>
        <w:tc>
          <w:tcPr>
            <w:tcW w:w="2781" w:type="dxa"/>
            <w:tcBorders>
              <w:top w:val="single" w:sz="6" w:space="0" w:color="auto"/>
              <w:left w:val="single" w:sz="6" w:space="0" w:color="auto"/>
              <w:bottom w:val="single" w:sz="6" w:space="0" w:color="auto"/>
              <w:right w:val="single" w:sz="6" w:space="0" w:color="auto"/>
            </w:tcBorders>
          </w:tcPr>
          <w:p w14:paraId="6F766908" w14:textId="2FFC12F0" w:rsidR="00287B14" w:rsidRPr="00325356" w:rsidDel="00EC2039" w:rsidRDefault="00287B14" w:rsidP="006A491F">
            <w:pPr>
              <w:adjustRightInd w:val="0"/>
              <w:jc w:val="center"/>
              <w:rPr>
                <w:del w:id="2312" w:author="Tebokgo Mabuto (ECP)" w:date="2026-09-09T11:12:00Z" w16du:dateUtc="2026-09-09T09:12:00Z"/>
                <w:rFonts w:ascii="Arial" w:hAnsi="Arial" w:cs="Arial"/>
                <w:color w:val="000000"/>
                <w:sz w:val="18"/>
                <w:szCs w:val="18"/>
              </w:rPr>
            </w:pPr>
            <w:del w:id="2313" w:author="Tebokgo Mabuto (ECP)" w:date="2026-09-09T11:12:00Z" w16du:dateUtc="2026-09-09T09:12:00Z">
              <w:r w:rsidRPr="00325356" w:rsidDel="00EC2039">
                <w:rPr>
                  <w:rFonts w:ascii="Arial" w:hAnsi="Arial" w:cs="Arial"/>
                  <w:color w:val="000000"/>
                  <w:sz w:val="18"/>
                  <w:szCs w:val="18"/>
                </w:rPr>
                <w:delText>PE(E)</w:delText>
              </w:r>
            </w:del>
          </w:p>
        </w:tc>
        <w:tc>
          <w:tcPr>
            <w:tcW w:w="6796" w:type="dxa"/>
            <w:tcBorders>
              <w:top w:val="single" w:sz="6" w:space="0" w:color="auto"/>
              <w:left w:val="single" w:sz="6" w:space="0" w:color="auto"/>
              <w:bottom w:val="single" w:sz="6" w:space="0" w:color="auto"/>
              <w:right w:val="single" w:sz="6" w:space="0" w:color="auto"/>
            </w:tcBorders>
          </w:tcPr>
          <w:p w14:paraId="2CA858B6" w14:textId="6F74082B" w:rsidR="00287B14" w:rsidRPr="00325356" w:rsidDel="00EC2039" w:rsidRDefault="00287B14" w:rsidP="006A491F">
            <w:pPr>
              <w:adjustRightInd w:val="0"/>
              <w:rPr>
                <w:del w:id="2314" w:author="Tebokgo Mabuto (ECP)" w:date="2026-09-09T11:12:00Z" w16du:dateUtc="2026-09-09T09:12:00Z"/>
                <w:rFonts w:ascii="Arial" w:hAnsi="Arial" w:cs="Arial"/>
                <w:color w:val="000000"/>
                <w:sz w:val="18"/>
                <w:szCs w:val="18"/>
              </w:rPr>
            </w:pPr>
            <w:del w:id="2315" w:author="Tebokgo Mabuto (ECP)" w:date="2026-09-09T11:12:00Z" w16du:dateUtc="2026-09-09T09:12:00Z">
              <w:r w:rsidRPr="00325356" w:rsidDel="00EC2039">
                <w:rPr>
                  <w:rFonts w:ascii="Arial" w:hAnsi="Arial" w:cs="Arial"/>
                  <w:color w:val="000000"/>
                  <w:sz w:val="18"/>
                  <w:szCs w:val="18"/>
                </w:rPr>
                <w:delText>Project Engineer (Client)</w:delText>
              </w:r>
            </w:del>
          </w:p>
        </w:tc>
      </w:tr>
    </w:tbl>
    <w:p w14:paraId="6A2895DA" w14:textId="76DF9296" w:rsidR="00287B14" w:rsidRPr="00325356" w:rsidDel="00EC2039" w:rsidRDefault="00287B14" w:rsidP="00287B14">
      <w:pPr>
        <w:ind w:left="142"/>
        <w:rPr>
          <w:del w:id="2316" w:author="Tebokgo Mabuto (ECP)" w:date="2026-09-09T11:12:00Z" w16du:dateUtc="2026-09-09T09:12:00Z"/>
          <w:rFonts w:ascii="Arial" w:hAnsi="Arial" w:cs="Arial"/>
          <w:sz w:val="20"/>
          <w:szCs w:val="20"/>
        </w:rPr>
      </w:pPr>
    </w:p>
    <w:p w14:paraId="3209BFA9" w14:textId="7A078990" w:rsidR="00287B14" w:rsidRPr="00325356" w:rsidDel="00EC2039" w:rsidRDefault="00287B14" w:rsidP="00287B14">
      <w:pPr>
        <w:ind w:left="142"/>
        <w:rPr>
          <w:del w:id="2317" w:author="Tebokgo Mabuto (ECP)" w:date="2026-09-09T11:12:00Z" w16du:dateUtc="2026-09-09T09:12:00Z"/>
          <w:rFonts w:ascii="Arial" w:hAnsi="Arial" w:cs="Arial"/>
          <w:sz w:val="20"/>
          <w:szCs w:val="20"/>
        </w:rPr>
      </w:pPr>
    </w:p>
    <w:p w14:paraId="3B0A8CB6" w14:textId="2D62099A" w:rsidR="00287B14" w:rsidRPr="00325356" w:rsidDel="00EC2039" w:rsidRDefault="00287B14" w:rsidP="00A45B23">
      <w:pPr>
        <w:pStyle w:val="ListParagraph"/>
        <w:widowControl/>
        <w:numPr>
          <w:ilvl w:val="0"/>
          <w:numId w:val="114"/>
        </w:numPr>
        <w:tabs>
          <w:tab w:val="left" w:pos="567"/>
        </w:tabs>
        <w:autoSpaceDE/>
        <w:autoSpaceDN/>
        <w:spacing w:line="259" w:lineRule="auto"/>
        <w:ind w:left="567" w:hanging="567"/>
        <w:contextualSpacing/>
        <w:rPr>
          <w:del w:id="2318" w:author="Tebokgo Mabuto (ECP)" w:date="2026-09-09T11:12:00Z" w16du:dateUtc="2026-09-09T09:12:00Z"/>
          <w:sz w:val="20"/>
          <w:szCs w:val="20"/>
        </w:rPr>
      </w:pPr>
      <w:del w:id="2319" w:author="Tebokgo Mabuto (ECP)" w:date="2026-09-09T11:12:00Z" w16du:dateUtc="2026-09-09T09:12:00Z">
        <w:r w:rsidRPr="00325356" w:rsidDel="00EC2039">
          <w:rPr>
            <w:sz w:val="20"/>
            <w:szCs w:val="20"/>
          </w:rPr>
          <w:delText>Project Type Relevance</w:delText>
        </w:r>
      </w:del>
    </w:p>
    <w:p w14:paraId="1EC5058D" w14:textId="25172021" w:rsidR="00287B14" w:rsidRPr="00325356" w:rsidDel="00EC2039" w:rsidRDefault="00287B14" w:rsidP="00287B14">
      <w:pPr>
        <w:jc w:val="both"/>
        <w:rPr>
          <w:del w:id="2320" w:author="Tebokgo Mabuto (ECP)" w:date="2026-09-09T11:12:00Z" w16du:dateUtc="2026-09-09T09:12:00Z"/>
          <w:rFonts w:ascii="Arial" w:hAnsi="Arial" w:cs="Arial"/>
          <w:sz w:val="20"/>
          <w:szCs w:val="20"/>
        </w:rPr>
      </w:pPr>
    </w:p>
    <w:p w14:paraId="0772A720" w14:textId="2403D2EB" w:rsidR="00287B14" w:rsidRPr="00325356" w:rsidDel="00EC2039" w:rsidRDefault="00287B14" w:rsidP="00287B14">
      <w:pPr>
        <w:jc w:val="both"/>
        <w:rPr>
          <w:del w:id="2321" w:author="Tebokgo Mabuto (ECP)" w:date="2026-09-09T11:12:00Z" w16du:dateUtc="2026-09-09T09:12:00Z"/>
          <w:rFonts w:ascii="Arial" w:hAnsi="Arial" w:cs="Arial"/>
          <w:sz w:val="20"/>
          <w:szCs w:val="20"/>
        </w:rPr>
      </w:pPr>
      <w:del w:id="2322" w:author="Tebokgo Mabuto (ECP)" w:date="2026-09-09T11:12:00Z" w16du:dateUtc="2026-09-09T09:12:00Z">
        <w:r w:rsidRPr="00325356" w:rsidDel="00EC2039">
          <w:rPr>
            <w:rFonts w:ascii="Arial" w:hAnsi="Arial" w:cs="Arial"/>
            <w:sz w:val="20"/>
            <w:szCs w:val="20"/>
          </w:rPr>
          <w:delText>The relevance of the project type is evaluated against a pre-determined key person specific matrix. For a comprehensive list of matrixes please refer to the Consultant Technical Submission Spreadsheet. Below are examples of the matrices for various key Persons:</w:delText>
        </w:r>
      </w:del>
    </w:p>
    <w:p w14:paraId="5482333E" w14:textId="41BF3F0A" w:rsidR="00287B14" w:rsidDel="00EC2039" w:rsidRDefault="00287B14" w:rsidP="00287B14">
      <w:pPr>
        <w:rPr>
          <w:del w:id="2323" w:author="Tebokgo Mabuto (ECP)" w:date="2026-09-09T11:12:00Z" w16du:dateUtc="2026-09-09T09:12:00Z"/>
          <w:rFonts w:ascii="Arial" w:hAnsi="Arial" w:cs="Arial"/>
          <w:sz w:val="20"/>
          <w:szCs w:val="20"/>
        </w:rPr>
      </w:pPr>
    </w:p>
    <w:p w14:paraId="57406D8C" w14:textId="60E23FEB" w:rsidR="00325356" w:rsidDel="00EC2039" w:rsidRDefault="00325356" w:rsidP="00287B14">
      <w:pPr>
        <w:rPr>
          <w:del w:id="2324" w:author="Tebokgo Mabuto (ECP)" w:date="2026-09-09T11:12:00Z" w16du:dateUtc="2026-09-09T09:12:00Z"/>
          <w:rFonts w:ascii="Arial" w:hAnsi="Arial" w:cs="Arial"/>
          <w:sz w:val="20"/>
          <w:szCs w:val="20"/>
        </w:rPr>
      </w:pPr>
    </w:p>
    <w:p w14:paraId="606B6409" w14:textId="62BAF9AE" w:rsidR="00325356" w:rsidDel="00EC2039" w:rsidRDefault="00325356" w:rsidP="00287B14">
      <w:pPr>
        <w:rPr>
          <w:del w:id="2325" w:author="Tebokgo Mabuto (ECP)" w:date="2026-09-09T11:12:00Z" w16du:dateUtc="2026-09-09T09:12:00Z"/>
          <w:rFonts w:ascii="Arial" w:hAnsi="Arial" w:cs="Arial"/>
          <w:sz w:val="20"/>
          <w:szCs w:val="20"/>
        </w:rPr>
      </w:pPr>
    </w:p>
    <w:p w14:paraId="016A4FFB" w14:textId="3A0963D9" w:rsidR="00325356" w:rsidDel="00EC2039" w:rsidRDefault="00325356" w:rsidP="00287B14">
      <w:pPr>
        <w:rPr>
          <w:del w:id="2326" w:author="Tebokgo Mabuto (ECP)" w:date="2026-09-09T11:12:00Z" w16du:dateUtc="2026-09-09T09:12:00Z"/>
          <w:rFonts w:ascii="Arial" w:hAnsi="Arial" w:cs="Arial"/>
          <w:sz w:val="20"/>
          <w:szCs w:val="20"/>
        </w:rPr>
      </w:pPr>
    </w:p>
    <w:p w14:paraId="00236489" w14:textId="15485B4B" w:rsidR="00325356" w:rsidDel="00EC2039" w:rsidRDefault="00325356" w:rsidP="00287B14">
      <w:pPr>
        <w:rPr>
          <w:del w:id="2327" w:author="Tebokgo Mabuto (ECP)" w:date="2026-09-09T11:12:00Z" w16du:dateUtc="2026-09-09T09:12:00Z"/>
          <w:rFonts w:ascii="Arial" w:hAnsi="Arial" w:cs="Arial"/>
          <w:sz w:val="20"/>
          <w:szCs w:val="20"/>
        </w:rPr>
      </w:pPr>
    </w:p>
    <w:p w14:paraId="3C042705" w14:textId="13E30F76" w:rsidR="00325356" w:rsidDel="00EC2039" w:rsidRDefault="00325356" w:rsidP="00287B14">
      <w:pPr>
        <w:rPr>
          <w:del w:id="2328" w:author="Tebokgo Mabuto (ECP)" w:date="2026-09-09T11:12:00Z" w16du:dateUtc="2026-09-09T09:12:00Z"/>
          <w:rFonts w:ascii="Arial" w:hAnsi="Arial" w:cs="Arial"/>
          <w:sz w:val="20"/>
          <w:szCs w:val="20"/>
        </w:rPr>
      </w:pPr>
    </w:p>
    <w:p w14:paraId="3C13DBA1" w14:textId="08D4D2B9" w:rsidR="00325356" w:rsidDel="00EC2039" w:rsidRDefault="00325356" w:rsidP="00287B14">
      <w:pPr>
        <w:rPr>
          <w:del w:id="2329" w:author="Tebokgo Mabuto (ECP)" w:date="2026-09-09T11:12:00Z" w16du:dateUtc="2026-09-09T09:12:00Z"/>
          <w:rFonts w:ascii="Arial" w:hAnsi="Arial" w:cs="Arial"/>
          <w:sz w:val="20"/>
          <w:szCs w:val="20"/>
        </w:rPr>
      </w:pPr>
    </w:p>
    <w:p w14:paraId="288CB481" w14:textId="42173151" w:rsidR="00007400" w:rsidDel="00EC2039" w:rsidRDefault="00007400" w:rsidP="00287B14">
      <w:pPr>
        <w:rPr>
          <w:del w:id="2330" w:author="Tebokgo Mabuto (ECP)" w:date="2026-09-09T11:12:00Z" w16du:dateUtc="2026-09-09T09:12:00Z"/>
          <w:rFonts w:ascii="Arial" w:hAnsi="Arial" w:cs="Arial"/>
          <w:sz w:val="20"/>
          <w:szCs w:val="20"/>
        </w:rPr>
      </w:pPr>
    </w:p>
    <w:p w14:paraId="79825BFD" w14:textId="0ECBC5D9" w:rsidR="00325356" w:rsidRPr="00325356" w:rsidDel="00EC2039" w:rsidRDefault="00325356" w:rsidP="00287B14">
      <w:pPr>
        <w:rPr>
          <w:del w:id="2331" w:author="Tebokgo Mabuto (ECP)" w:date="2026-09-09T11:12:00Z" w16du:dateUtc="2026-09-09T09:12:00Z"/>
          <w:rFonts w:ascii="Arial" w:hAnsi="Arial" w:cs="Arial"/>
          <w:sz w:val="20"/>
          <w:szCs w:val="20"/>
        </w:rPr>
      </w:pPr>
    </w:p>
    <w:p w14:paraId="21F4A957" w14:textId="3AAC28B7" w:rsidR="00287B14" w:rsidRPr="00325356" w:rsidDel="00EC2039" w:rsidRDefault="00287B14" w:rsidP="00287B14">
      <w:pPr>
        <w:rPr>
          <w:del w:id="2332" w:author="Tebokgo Mabuto (ECP)" w:date="2026-09-09T11:12:00Z" w16du:dateUtc="2026-09-09T09:12:00Z"/>
          <w:rFonts w:ascii="Arial" w:hAnsi="Arial" w:cs="Arial"/>
          <w:b/>
          <w:bCs/>
          <w:sz w:val="20"/>
          <w:szCs w:val="20"/>
        </w:rPr>
      </w:pPr>
      <w:del w:id="2333" w:author="Tebokgo Mabuto (ECP)" w:date="2026-09-09T11:12:00Z" w16du:dateUtc="2026-09-09T09:12:00Z">
        <w:r w:rsidRPr="00325356" w:rsidDel="00EC2039">
          <w:rPr>
            <w:rFonts w:ascii="Arial" w:hAnsi="Arial" w:cs="Arial"/>
            <w:b/>
            <w:bCs/>
            <w:sz w:val="20"/>
            <w:szCs w:val="20"/>
          </w:rPr>
          <w:delText>PL, CE, RE         Conventional</w:delText>
        </w:r>
      </w:del>
    </w:p>
    <w:p w14:paraId="421143F3" w14:textId="79A2D2F6" w:rsidR="00287B14" w:rsidRPr="00325356" w:rsidDel="00EC2039" w:rsidRDefault="00287B14" w:rsidP="00287B14">
      <w:pPr>
        <w:rPr>
          <w:del w:id="2334" w:author="Tebokgo Mabuto (ECP)" w:date="2026-09-09T11:12:00Z" w16du:dateUtc="2026-09-09T09:12:00Z"/>
          <w:rFonts w:ascii="Arial" w:hAnsi="Arial" w:cs="Arial"/>
          <w:sz w:val="20"/>
          <w:szCs w:val="20"/>
        </w:rPr>
      </w:pPr>
    </w:p>
    <w:tbl>
      <w:tblPr>
        <w:tblW w:w="9627" w:type="dxa"/>
        <w:tblLayout w:type="fixed"/>
        <w:tblLook w:val="0000" w:firstRow="0" w:lastRow="0" w:firstColumn="0" w:lastColumn="0" w:noHBand="0" w:noVBand="0"/>
      </w:tblPr>
      <w:tblGrid>
        <w:gridCol w:w="2520"/>
        <w:gridCol w:w="1184"/>
        <w:gridCol w:w="1185"/>
        <w:gridCol w:w="1184"/>
        <w:gridCol w:w="1185"/>
        <w:gridCol w:w="1184"/>
        <w:gridCol w:w="1185"/>
      </w:tblGrid>
      <w:tr w:rsidR="00287B14" w:rsidRPr="00325356" w:rsidDel="00EC2039" w14:paraId="692FE9A9" w14:textId="2D78C665" w:rsidTr="006A491F">
        <w:trPr>
          <w:trHeight w:val="216"/>
          <w:del w:id="2335" w:author="Tebokgo Mabuto (ECP)" w:date="2026-09-09T11:12:00Z" w16du:dateUtc="2026-09-09T09:12:00Z"/>
        </w:trPr>
        <w:tc>
          <w:tcPr>
            <w:tcW w:w="2520" w:type="dxa"/>
            <w:tcBorders>
              <w:bottom w:val="single" w:sz="6" w:space="0" w:color="auto"/>
              <w:right w:val="single" w:sz="6" w:space="0" w:color="auto"/>
            </w:tcBorders>
          </w:tcPr>
          <w:p w14:paraId="2B6896D9" w14:textId="76842971" w:rsidR="00287B14" w:rsidRPr="00325356" w:rsidDel="00EC2039" w:rsidRDefault="00287B14" w:rsidP="006A491F">
            <w:pPr>
              <w:adjustRightInd w:val="0"/>
              <w:rPr>
                <w:del w:id="2336" w:author="Tebokgo Mabuto (ECP)" w:date="2026-09-09T11:12:00Z" w16du:dateUtc="2026-09-09T09:12:00Z"/>
                <w:rFonts w:ascii="Arial" w:hAnsi="Arial" w:cs="Arial"/>
                <w:color w:val="000000"/>
                <w:sz w:val="20"/>
                <w:szCs w:val="20"/>
              </w:rPr>
            </w:pPr>
          </w:p>
        </w:tc>
        <w:tc>
          <w:tcPr>
            <w:tcW w:w="7107" w:type="dxa"/>
            <w:gridSpan w:val="6"/>
            <w:tcBorders>
              <w:top w:val="single" w:sz="6" w:space="0" w:color="auto"/>
              <w:left w:val="single" w:sz="6" w:space="0" w:color="auto"/>
              <w:bottom w:val="single" w:sz="6" w:space="0" w:color="auto"/>
              <w:right w:val="single" w:sz="6" w:space="0" w:color="auto"/>
            </w:tcBorders>
          </w:tcPr>
          <w:p w14:paraId="666FC6F1" w14:textId="199CBFDA" w:rsidR="00287B14" w:rsidRPr="00325356" w:rsidDel="00EC2039" w:rsidRDefault="00287B14" w:rsidP="006A491F">
            <w:pPr>
              <w:adjustRightInd w:val="0"/>
              <w:jc w:val="center"/>
              <w:rPr>
                <w:del w:id="2337" w:author="Tebokgo Mabuto (ECP)" w:date="2026-09-09T11:12:00Z" w16du:dateUtc="2026-09-09T09:12:00Z"/>
                <w:rFonts w:ascii="Arial" w:hAnsi="Arial" w:cs="Arial"/>
                <w:color w:val="000000"/>
                <w:sz w:val="20"/>
                <w:szCs w:val="20"/>
              </w:rPr>
            </w:pPr>
            <w:del w:id="2338" w:author="Tebokgo Mabuto (ECP)" w:date="2026-09-09T11:12:00Z" w16du:dateUtc="2026-09-09T09:12:00Z">
              <w:r w:rsidRPr="00325356" w:rsidDel="00EC2039">
                <w:rPr>
                  <w:rFonts w:ascii="Arial" w:hAnsi="Arial" w:cs="Arial"/>
                  <w:color w:val="000000"/>
                  <w:sz w:val="20"/>
                  <w:szCs w:val="20"/>
                </w:rPr>
                <w:delText>Project Type Relevance</w:delText>
              </w:r>
            </w:del>
          </w:p>
        </w:tc>
      </w:tr>
      <w:tr w:rsidR="00287B14" w:rsidRPr="00325356" w:rsidDel="00EC2039" w14:paraId="004AE6F2" w14:textId="5DA45DF0" w:rsidTr="006A491F">
        <w:trPr>
          <w:trHeight w:val="852"/>
          <w:del w:id="2339" w:author="Tebokgo Mabuto (ECP)" w:date="2026-09-09T11:12:00Z" w16du:dateUtc="2026-09-09T09:12:00Z"/>
        </w:trPr>
        <w:tc>
          <w:tcPr>
            <w:tcW w:w="2520" w:type="dxa"/>
            <w:tcBorders>
              <w:top w:val="single" w:sz="6" w:space="0" w:color="auto"/>
              <w:left w:val="single" w:sz="6" w:space="0" w:color="auto"/>
              <w:bottom w:val="single" w:sz="6" w:space="0" w:color="auto"/>
              <w:right w:val="single" w:sz="6" w:space="0" w:color="auto"/>
              <w:tl2br w:val="single" w:sz="4" w:space="0" w:color="auto"/>
            </w:tcBorders>
          </w:tcPr>
          <w:p w14:paraId="6E23D7A0" w14:textId="2F48A809" w:rsidR="00287B14" w:rsidRPr="00325356" w:rsidDel="00EC2039" w:rsidRDefault="00287B14" w:rsidP="006A491F">
            <w:pPr>
              <w:adjustRightInd w:val="0"/>
              <w:jc w:val="right"/>
              <w:rPr>
                <w:del w:id="2340" w:author="Tebokgo Mabuto (ECP)" w:date="2026-09-09T11:12:00Z" w16du:dateUtc="2026-09-09T09:12:00Z"/>
                <w:rFonts w:ascii="Arial" w:hAnsi="Arial" w:cs="Arial"/>
                <w:color w:val="000000"/>
                <w:sz w:val="20"/>
                <w:szCs w:val="20"/>
              </w:rPr>
            </w:pPr>
            <w:del w:id="2341" w:author="Tebokgo Mabuto (ECP)" w:date="2026-09-09T11:12:00Z" w16du:dateUtc="2026-09-09T09:12:00Z">
              <w:r w:rsidRPr="00325356" w:rsidDel="00EC2039">
                <w:rPr>
                  <w:rFonts w:ascii="Arial" w:hAnsi="Arial" w:cs="Arial"/>
                  <w:color w:val="000000"/>
                  <w:sz w:val="20"/>
                  <w:szCs w:val="20"/>
                </w:rPr>
                <w:delText>Project type</w:delText>
              </w:r>
            </w:del>
          </w:p>
          <w:p w14:paraId="70141028" w14:textId="116320BD" w:rsidR="00287B14" w:rsidRPr="00325356" w:rsidDel="00EC2039" w:rsidRDefault="00287B14" w:rsidP="006A491F">
            <w:pPr>
              <w:adjustRightInd w:val="0"/>
              <w:rPr>
                <w:del w:id="2342" w:author="Tebokgo Mabuto (ECP)" w:date="2026-09-09T11:12:00Z" w16du:dateUtc="2026-09-09T09:12:00Z"/>
                <w:rFonts w:ascii="Arial" w:hAnsi="Arial" w:cs="Arial"/>
                <w:color w:val="000000"/>
                <w:sz w:val="20"/>
                <w:szCs w:val="20"/>
              </w:rPr>
            </w:pPr>
          </w:p>
          <w:p w14:paraId="4CBCB243" w14:textId="44740858" w:rsidR="00287B14" w:rsidRPr="00325356" w:rsidDel="00EC2039" w:rsidRDefault="00287B14" w:rsidP="006A491F">
            <w:pPr>
              <w:adjustRightInd w:val="0"/>
              <w:rPr>
                <w:del w:id="2343" w:author="Tebokgo Mabuto (ECP)" w:date="2026-09-09T11:12:00Z" w16du:dateUtc="2026-09-09T09:12:00Z"/>
                <w:rFonts w:ascii="Arial" w:hAnsi="Arial" w:cs="Arial"/>
                <w:color w:val="000000"/>
                <w:sz w:val="20"/>
                <w:szCs w:val="20"/>
              </w:rPr>
            </w:pPr>
            <w:del w:id="2344" w:author="Tebokgo Mabuto (ECP)" w:date="2026-09-09T11:12:00Z" w16du:dateUtc="2026-09-09T09:12:00Z">
              <w:r w:rsidRPr="00325356" w:rsidDel="00EC2039">
                <w:rPr>
                  <w:rFonts w:ascii="Arial" w:hAnsi="Arial" w:cs="Arial"/>
                  <w:color w:val="000000"/>
                  <w:sz w:val="20"/>
                  <w:szCs w:val="20"/>
                </w:rPr>
                <w:delText>Experience</w:delText>
              </w:r>
            </w:del>
          </w:p>
        </w:tc>
        <w:tc>
          <w:tcPr>
            <w:tcW w:w="1184" w:type="dxa"/>
            <w:tcBorders>
              <w:top w:val="single" w:sz="6" w:space="0" w:color="auto"/>
              <w:left w:val="single" w:sz="6" w:space="0" w:color="auto"/>
              <w:bottom w:val="single" w:sz="6" w:space="0" w:color="auto"/>
              <w:right w:val="single" w:sz="6" w:space="0" w:color="auto"/>
            </w:tcBorders>
          </w:tcPr>
          <w:p w14:paraId="7E0F852F" w14:textId="3377B2AC" w:rsidR="00287B14" w:rsidRPr="00325356" w:rsidDel="00EC2039" w:rsidRDefault="00287B14" w:rsidP="006A491F">
            <w:pPr>
              <w:adjustRightInd w:val="0"/>
              <w:jc w:val="center"/>
              <w:rPr>
                <w:del w:id="2345" w:author="Tebokgo Mabuto (ECP)" w:date="2026-09-09T11:12:00Z" w16du:dateUtc="2026-09-09T09:12:00Z"/>
                <w:rFonts w:ascii="Arial" w:hAnsi="Arial" w:cs="Arial"/>
                <w:color w:val="000000"/>
                <w:sz w:val="20"/>
                <w:szCs w:val="20"/>
              </w:rPr>
            </w:pPr>
            <w:del w:id="2346" w:author="Tebokgo Mabuto (ECP)" w:date="2026-09-09T11:12:00Z" w16du:dateUtc="2026-09-09T09:12:00Z">
              <w:r w:rsidRPr="00325356" w:rsidDel="00EC2039">
                <w:rPr>
                  <w:rFonts w:ascii="Arial" w:hAnsi="Arial" w:cs="Arial"/>
                  <w:color w:val="000000"/>
                  <w:sz w:val="20"/>
                  <w:szCs w:val="20"/>
                </w:rPr>
                <w:delText>MO/MA</w:delText>
              </w:r>
            </w:del>
          </w:p>
        </w:tc>
        <w:tc>
          <w:tcPr>
            <w:tcW w:w="1185" w:type="dxa"/>
            <w:tcBorders>
              <w:top w:val="single" w:sz="6" w:space="0" w:color="auto"/>
              <w:left w:val="single" w:sz="6" w:space="0" w:color="auto"/>
              <w:bottom w:val="single" w:sz="6" w:space="0" w:color="auto"/>
              <w:right w:val="single" w:sz="6" w:space="0" w:color="auto"/>
            </w:tcBorders>
          </w:tcPr>
          <w:p w14:paraId="34755BE7" w14:textId="478E579C" w:rsidR="00287B14" w:rsidRPr="00325356" w:rsidDel="00EC2039" w:rsidRDefault="00287B14" w:rsidP="006A491F">
            <w:pPr>
              <w:adjustRightInd w:val="0"/>
              <w:jc w:val="center"/>
              <w:rPr>
                <w:del w:id="2347" w:author="Tebokgo Mabuto (ECP)" w:date="2026-09-09T11:12:00Z" w16du:dateUtc="2026-09-09T09:12:00Z"/>
                <w:rFonts w:ascii="Arial" w:hAnsi="Arial" w:cs="Arial"/>
                <w:color w:val="000000"/>
                <w:sz w:val="20"/>
                <w:szCs w:val="20"/>
              </w:rPr>
            </w:pPr>
            <w:del w:id="2348" w:author="Tebokgo Mabuto (ECP)" w:date="2026-09-09T11:12:00Z" w16du:dateUtc="2026-09-09T09:12:00Z">
              <w:r w:rsidRPr="00325356" w:rsidDel="00EC2039">
                <w:rPr>
                  <w:rFonts w:ascii="Arial" w:hAnsi="Arial" w:cs="Arial"/>
                  <w:color w:val="000000"/>
                  <w:sz w:val="20"/>
                  <w:szCs w:val="20"/>
                </w:rPr>
                <w:delText>MP/MS</w:delText>
              </w:r>
            </w:del>
          </w:p>
        </w:tc>
        <w:tc>
          <w:tcPr>
            <w:tcW w:w="1184" w:type="dxa"/>
            <w:tcBorders>
              <w:top w:val="single" w:sz="6" w:space="0" w:color="auto"/>
              <w:left w:val="single" w:sz="6" w:space="0" w:color="auto"/>
              <w:bottom w:val="single" w:sz="6" w:space="0" w:color="auto"/>
              <w:right w:val="single" w:sz="6" w:space="0" w:color="auto"/>
            </w:tcBorders>
          </w:tcPr>
          <w:p w14:paraId="15538244" w14:textId="08529834" w:rsidR="00287B14" w:rsidRPr="00325356" w:rsidDel="00EC2039" w:rsidRDefault="00287B14" w:rsidP="006A491F">
            <w:pPr>
              <w:adjustRightInd w:val="0"/>
              <w:jc w:val="center"/>
              <w:rPr>
                <w:del w:id="2349" w:author="Tebokgo Mabuto (ECP)" w:date="2026-09-09T11:12:00Z" w16du:dateUtc="2026-09-09T09:12:00Z"/>
                <w:rFonts w:ascii="Arial" w:hAnsi="Arial" w:cs="Arial"/>
                <w:color w:val="000000"/>
                <w:sz w:val="20"/>
                <w:szCs w:val="20"/>
              </w:rPr>
            </w:pPr>
            <w:del w:id="2350" w:author="Tebokgo Mabuto (ECP)" w:date="2026-09-09T11:12:00Z" w16du:dateUtc="2026-09-09T09:12:00Z">
              <w:r w:rsidRPr="00325356" w:rsidDel="00EC2039">
                <w:rPr>
                  <w:rFonts w:ascii="Arial" w:hAnsi="Arial" w:cs="Arial"/>
                  <w:color w:val="000000"/>
                  <w:sz w:val="20"/>
                  <w:szCs w:val="20"/>
                </w:rPr>
                <w:delText>DS</w:delText>
              </w:r>
            </w:del>
          </w:p>
        </w:tc>
        <w:tc>
          <w:tcPr>
            <w:tcW w:w="1185" w:type="dxa"/>
            <w:tcBorders>
              <w:top w:val="single" w:sz="6" w:space="0" w:color="auto"/>
              <w:left w:val="single" w:sz="6" w:space="0" w:color="auto"/>
              <w:bottom w:val="single" w:sz="6" w:space="0" w:color="auto"/>
              <w:right w:val="single" w:sz="6" w:space="0" w:color="auto"/>
            </w:tcBorders>
          </w:tcPr>
          <w:p w14:paraId="3FB919E9" w14:textId="6577BB28" w:rsidR="00287B14" w:rsidRPr="00325356" w:rsidDel="00EC2039" w:rsidRDefault="00287B14" w:rsidP="006A491F">
            <w:pPr>
              <w:adjustRightInd w:val="0"/>
              <w:jc w:val="center"/>
              <w:rPr>
                <w:del w:id="2351" w:author="Tebokgo Mabuto (ECP)" w:date="2026-09-09T11:12:00Z" w16du:dateUtc="2026-09-09T09:12:00Z"/>
                <w:rFonts w:ascii="Arial" w:hAnsi="Arial" w:cs="Arial"/>
                <w:color w:val="000000"/>
                <w:sz w:val="20"/>
                <w:szCs w:val="20"/>
              </w:rPr>
            </w:pPr>
            <w:del w:id="2352" w:author="Tebokgo Mabuto (ECP)" w:date="2026-09-09T11:12:00Z" w16du:dateUtc="2026-09-09T09:12:00Z">
              <w:r w:rsidRPr="00325356" w:rsidDel="00EC2039">
                <w:rPr>
                  <w:rFonts w:ascii="Arial" w:hAnsi="Arial" w:cs="Arial"/>
                  <w:color w:val="000000"/>
                  <w:sz w:val="20"/>
                  <w:szCs w:val="20"/>
                </w:rPr>
                <w:delText>DI</w:delText>
              </w:r>
            </w:del>
          </w:p>
        </w:tc>
        <w:tc>
          <w:tcPr>
            <w:tcW w:w="1184" w:type="dxa"/>
            <w:tcBorders>
              <w:top w:val="single" w:sz="6" w:space="0" w:color="auto"/>
              <w:left w:val="single" w:sz="6" w:space="0" w:color="auto"/>
              <w:bottom w:val="single" w:sz="6" w:space="0" w:color="auto"/>
              <w:right w:val="single" w:sz="6" w:space="0" w:color="auto"/>
            </w:tcBorders>
          </w:tcPr>
          <w:p w14:paraId="3B23C3C1" w14:textId="562D89FB" w:rsidR="00287B14" w:rsidRPr="00325356" w:rsidDel="00EC2039" w:rsidRDefault="00287B14" w:rsidP="006A491F">
            <w:pPr>
              <w:adjustRightInd w:val="0"/>
              <w:jc w:val="center"/>
              <w:rPr>
                <w:del w:id="2353" w:author="Tebokgo Mabuto (ECP)" w:date="2026-09-09T11:12:00Z" w16du:dateUtc="2026-09-09T09:12:00Z"/>
                <w:rFonts w:ascii="Arial" w:hAnsi="Arial" w:cs="Arial"/>
                <w:color w:val="000000"/>
                <w:sz w:val="20"/>
                <w:szCs w:val="20"/>
              </w:rPr>
            </w:pPr>
            <w:del w:id="2354" w:author="Tebokgo Mabuto (ECP)" w:date="2026-09-09T11:12:00Z" w16du:dateUtc="2026-09-09T09:12:00Z">
              <w:r w:rsidRPr="00325356" w:rsidDel="00EC2039">
                <w:rPr>
                  <w:rFonts w:ascii="Arial" w:hAnsi="Arial" w:cs="Arial"/>
                  <w:color w:val="000000"/>
                  <w:sz w:val="20"/>
                  <w:szCs w:val="20"/>
                </w:rPr>
                <w:delText>DN</w:delText>
              </w:r>
            </w:del>
          </w:p>
        </w:tc>
        <w:tc>
          <w:tcPr>
            <w:tcW w:w="1184" w:type="dxa"/>
            <w:tcBorders>
              <w:top w:val="single" w:sz="6" w:space="0" w:color="auto"/>
              <w:left w:val="single" w:sz="6" w:space="0" w:color="auto"/>
              <w:bottom w:val="single" w:sz="6" w:space="0" w:color="auto"/>
              <w:right w:val="single" w:sz="6" w:space="0" w:color="auto"/>
            </w:tcBorders>
          </w:tcPr>
          <w:p w14:paraId="6619A139" w14:textId="77ADB276" w:rsidR="00287B14" w:rsidRPr="00325356" w:rsidDel="00EC2039" w:rsidRDefault="00287B14" w:rsidP="006A491F">
            <w:pPr>
              <w:adjustRightInd w:val="0"/>
              <w:jc w:val="center"/>
              <w:rPr>
                <w:del w:id="2355" w:author="Tebokgo Mabuto (ECP)" w:date="2026-09-09T11:12:00Z" w16du:dateUtc="2026-09-09T09:12:00Z"/>
                <w:rFonts w:ascii="Arial" w:hAnsi="Arial" w:cs="Arial"/>
                <w:color w:val="000000"/>
                <w:sz w:val="20"/>
                <w:szCs w:val="20"/>
              </w:rPr>
            </w:pPr>
            <w:del w:id="2356" w:author="Tebokgo Mabuto (ECP)" w:date="2026-09-09T11:12:00Z" w16du:dateUtc="2026-09-09T09:12:00Z">
              <w:r w:rsidRPr="00325356" w:rsidDel="00EC2039">
                <w:rPr>
                  <w:rFonts w:ascii="Arial" w:hAnsi="Arial" w:cs="Arial"/>
                  <w:color w:val="000000"/>
                  <w:sz w:val="20"/>
                  <w:szCs w:val="20"/>
                </w:rPr>
                <w:delText>CD</w:delText>
              </w:r>
            </w:del>
          </w:p>
        </w:tc>
      </w:tr>
      <w:tr w:rsidR="00287B14" w:rsidRPr="00325356" w:rsidDel="00EC2039" w14:paraId="2C7C60BC" w14:textId="0D67D5D8" w:rsidTr="00325356">
        <w:trPr>
          <w:trHeight w:val="243"/>
          <w:del w:id="2357" w:author="Tebokgo Mabuto (ECP)" w:date="2026-09-09T11:12:00Z" w16du:dateUtc="2026-09-09T09:12:00Z"/>
        </w:trPr>
        <w:tc>
          <w:tcPr>
            <w:tcW w:w="252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48A8038" w14:textId="7FEFA8E5" w:rsidR="00287B14" w:rsidRPr="00325356" w:rsidDel="00EC2039" w:rsidRDefault="00287B14" w:rsidP="00325356">
            <w:pPr>
              <w:adjustRightInd w:val="0"/>
              <w:rPr>
                <w:del w:id="2358" w:author="Tebokgo Mabuto (ECP)" w:date="2026-09-09T11:12:00Z" w16du:dateUtc="2026-09-09T09:12:00Z"/>
                <w:rFonts w:ascii="Arial" w:hAnsi="Arial" w:cs="Arial"/>
                <w:color w:val="000000"/>
                <w:sz w:val="20"/>
                <w:szCs w:val="20"/>
              </w:rPr>
            </w:pPr>
            <w:del w:id="2359" w:author="Tebokgo Mabuto (ECP)" w:date="2026-09-09T11:12:00Z" w16du:dateUtc="2026-09-09T09:12:00Z">
              <w:r w:rsidRPr="00325356" w:rsidDel="00EC2039">
                <w:rPr>
                  <w:rFonts w:ascii="Arial" w:hAnsi="Arial" w:cs="Arial"/>
                  <w:color w:val="000000"/>
                  <w:sz w:val="20"/>
                  <w:szCs w:val="20"/>
                </w:rPr>
                <w:delText>NONE</w:delText>
              </w:r>
            </w:del>
          </w:p>
        </w:tc>
        <w:tc>
          <w:tcPr>
            <w:tcW w:w="1184" w:type="dxa"/>
            <w:tcBorders>
              <w:top w:val="single" w:sz="6" w:space="0" w:color="auto"/>
              <w:left w:val="single" w:sz="6" w:space="0" w:color="auto"/>
              <w:bottom w:val="single" w:sz="6" w:space="0" w:color="auto"/>
              <w:right w:val="single" w:sz="6" w:space="0" w:color="auto"/>
            </w:tcBorders>
          </w:tcPr>
          <w:p w14:paraId="6065C7EC" w14:textId="3D6DF374" w:rsidR="00287B14" w:rsidRPr="00325356" w:rsidDel="00EC2039" w:rsidRDefault="00287B14" w:rsidP="006A491F">
            <w:pPr>
              <w:adjustRightInd w:val="0"/>
              <w:jc w:val="center"/>
              <w:rPr>
                <w:del w:id="2360" w:author="Tebokgo Mabuto (ECP)" w:date="2026-09-09T11:12:00Z" w16du:dateUtc="2026-09-09T09:12:00Z"/>
                <w:rFonts w:ascii="Arial" w:hAnsi="Arial" w:cs="Arial"/>
                <w:color w:val="000000"/>
                <w:sz w:val="20"/>
                <w:szCs w:val="20"/>
              </w:rPr>
            </w:pPr>
            <w:del w:id="2361" w:author="Tebokgo Mabuto (ECP)" w:date="2026-09-09T11:12:00Z" w16du:dateUtc="2026-09-09T09:12:00Z">
              <w:r w:rsidRPr="00325356" w:rsidDel="00EC2039">
                <w:rPr>
                  <w:rFonts w:ascii="Arial" w:hAnsi="Arial" w:cs="Arial"/>
                  <w:color w:val="000000"/>
                  <w:sz w:val="20"/>
                  <w:szCs w:val="20"/>
                </w:rPr>
                <w:delText>0</w:delText>
              </w:r>
            </w:del>
          </w:p>
        </w:tc>
        <w:tc>
          <w:tcPr>
            <w:tcW w:w="1185" w:type="dxa"/>
            <w:tcBorders>
              <w:top w:val="single" w:sz="6" w:space="0" w:color="auto"/>
              <w:left w:val="single" w:sz="6" w:space="0" w:color="auto"/>
              <w:bottom w:val="single" w:sz="6" w:space="0" w:color="auto"/>
              <w:right w:val="single" w:sz="6" w:space="0" w:color="auto"/>
            </w:tcBorders>
          </w:tcPr>
          <w:p w14:paraId="3BB3A052" w14:textId="26238EF0" w:rsidR="00287B14" w:rsidRPr="00325356" w:rsidDel="00EC2039" w:rsidRDefault="00287B14" w:rsidP="006A491F">
            <w:pPr>
              <w:adjustRightInd w:val="0"/>
              <w:jc w:val="center"/>
              <w:rPr>
                <w:del w:id="2362" w:author="Tebokgo Mabuto (ECP)" w:date="2026-09-09T11:12:00Z" w16du:dateUtc="2026-09-09T09:12:00Z"/>
                <w:rFonts w:ascii="Arial" w:hAnsi="Arial" w:cs="Arial"/>
                <w:color w:val="000000"/>
                <w:sz w:val="20"/>
                <w:szCs w:val="20"/>
              </w:rPr>
            </w:pPr>
            <w:del w:id="2363" w:author="Tebokgo Mabuto (ECP)" w:date="2026-09-09T11:12:00Z" w16du:dateUtc="2026-09-09T09:12:00Z">
              <w:r w:rsidRPr="00325356" w:rsidDel="00EC2039">
                <w:rPr>
                  <w:rFonts w:ascii="Arial" w:hAnsi="Arial" w:cs="Arial"/>
                  <w:color w:val="000000"/>
                  <w:sz w:val="20"/>
                  <w:szCs w:val="20"/>
                </w:rPr>
                <w:delText>0</w:delText>
              </w:r>
            </w:del>
          </w:p>
        </w:tc>
        <w:tc>
          <w:tcPr>
            <w:tcW w:w="1184" w:type="dxa"/>
            <w:tcBorders>
              <w:top w:val="single" w:sz="6" w:space="0" w:color="auto"/>
              <w:left w:val="single" w:sz="6" w:space="0" w:color="auto"/>
              <w:bottom w:val="single" w:sz="6" w:space="0" w:color="auto"/>
              <w:right w:val="single" w:sz="6" w:space="0" w:color="auto"/>
            </w:tcBorders>
          </w:tcPr>
          <w:p w14:paraId="751A3FBB" w14:textId="590728F9" w:rsidR="00287B14" w:rsidRPr="00325356" w:rsidDel="00EC2039" w:rsidRDefault="00287B14" w:rsidP="006A491F">
            <w:pPr>
              <w:adjustRightInd w:val="0"/>
              <w:jc w:val="center"/>
              <w:rPr>
                <w:del w:id="2364" w:author="Tebokgo Mabuto (ECP)" w:date="2026-09-09T11:12:00Z" w16du:dateUtc="2026-09-09T09:12:00Z"/>
                <w:rFonts w:ascii="Arial" w:hAnsi="Arial" w:cs="Arial"/>
                <w:color w:val="000000"/>
                <w:sz w:val="20"/>
                <w:szCs w:val="20"/>
              </w:rPr>
            </w:pPr>
            <w:del w:id="2365" w:author="Tebokgo Mabuto (ECP)" w:date="2026-09-09T11:12:00Z" w16du:dateUtc="2026-09-09T09:12:00Z">
              <w:r w:rsidRPr="00325356" w:rsidDel="00EC2039">
                <w:rPr>
                  <w:rFonts w:ascii="Arial" w:hAnsi="Arial" w:cs="Arial"/>
                  <w:color w:val="000000"/>
                  <w:sz w:val="20"/>
                  <w:szCs w:val="20"/>
                </w:rPr>
                <w:delText>0</w:delText>
              </w:r>
            </w:del>
          </w:p>
        </w:tc>
        <w:tc>
          <w:tcPr>
            <w:tcW w:w="1185" w:type="dxa"/>
            <w:tcBorders>
              <w:top w:val="single" w:sz="6" w:space="0" w:color="auto"/>
              <w:left w:val="single" w:sz="6" w:space="0" w:color="auto"/>
              <w:bottom w:val="single" w:sz="6" w:space="0" w:color="auto"/>
              <w:right w:val="single" w:sz="6" w:space="0" w:color="auto"/>
            </w:tcBorders>
          </w:tcPr>
          <w:p w14:paraId="0B0BCFE3" w14:textId="756642C5" w:rsidR="00287B14" w:rsidRPr="00325356" w:rsidDel="00EC2039" w:rsidRDefault="00287B14" w:rsidP="006A491F">
            <w:pPr>
              <w:adjustRightInd w:val="0"/>
              <w:jc w:val="center"/>
              <w:rPr>
                <w:del w:id="2366" w:author="Tebokgo Mabuto (ECP)" w:date="2026-09-09T11:12:00Z" w16du:dateUtc="2026-09-09T09:12:00Z"/>
                <w:rFonts w:ascii="Arial" w:hAnsi="Arial" w:cs="Arial"/>
                <w:color w:val="000000"/>
                <w:sz w:val="20"/>
                <w:szCs w:val="20"/>
              </w:rPr>
            </w:pPr>
            <w:del w:id="2367" w:author="Tebokgo Mabuto (ECP)" w:date="2026-09-09T11:12:00Z" w16du:dateUtc="2026-09-09T09:12:00Z">
              <w:r w:rsidRPr="00325356" w:rsidDel="00EC2039">
                <w:rPr>
                  <w:rFonts w:ascii="Arial" w:hAnsi="Arial" w:cs="Arial"/>
                  <w:color w:val="000000"/>
                  <w:sz w:val="20"/>
                  <w:szCs w:val="20"/>
                </w:rPr>
                <w:delText>0</w:delText>
              </w:r>
            </w:del>
          </w:p>
        </w:tc>
        <w:tc>
          <w:tcPr>
            <w:tcW w:w="1184" w:type="dxa"/>
            <w:tcBorders>
              <w:top w:val="single" w:sz="6" w:space="0" w:color="auto"/>
              <w:left w:val="single" w:sz="6" w:space="0" w:color="auto"/>
              <w:bottom w:val="single" w:sz="6" w:space="0" w:color="auto"/>
              <w:right w:val="single" w:sz="6" w:space="0" w:color="auto"/>
            </w:tcBorders>
          </w:tcPr>
          <w:p w14:paraId="5F33011E" w14:textId="32BAB8B0" w:rsidR="00287B14" w:rsidRPr="00325356" w:rsidDel="00EC2039" w:rsidRDefault="00287B14" w:rsidP="006A491F">
            <w:pPr>
              <w:adjustRightInd w:val="0"/>
              <w:jc w:val="center"/>
              <w:rPr>
                <w:del w:id="2368" w:author="Tebokgo Mabuto (ECP)" w:date="2026-09-09T11:12:00Z" w16du:dateUtc="2026-09-09T09:12:00Z"/>
                <w:rFonts w:ascii="Arial" w:hAnsi="Arial" w:cs="Arial"/>
                <w:color w:val="000000"/>
                <w:sz w:val="20"/>
                <w:szCs w:val="20"/>
              </w:rPr>
            </w:pPr>
            <w:del w:id="2369" w:author="Tebokgo Mabuto (ECP)" w:date="2026-09-09T11:12:00Z" w16du:dateUtc="2026-09-09T09:12:00Z">
              <w:r w:rsidRPr="00325356" w:rsidDel="00EC2039">
                <w:rPr>
                  <w:rFonts w:ascii="Arial" w:hAnsi="Arial" w:cs="Arial"/>
                  <w:color w:val="000000"/>
                  <w:sz w:val="20"/>
                  <w:szCs w:val="20"/>
                </w:rPr>
                <w:delText>0</w:delText>
              </w:r>
            </w:del>
          </w:p>
        </w:tc>
        <w:tc>
          <w:tcPr>
            <w:tcW w:w="1184" w:type="dxa"/>
            <w:tcBorders>
              <w:top w:val="single" w:sz="6" w:space="0" w:color="auto"/>
              <w:left w:val="single" w:sz="6" w:space="0" w:color="auto"/>
              <w:bottom w:val="single" w:sz="6" w:space="0" w:color="auto"/>
              <w:right w:val="single" w:sz="6" w:space="0" w:color="auto"/>
            </w:tcBorders>
          </w:tcPr>
          <w:p w14:paraId="42BECAF1" w14:textId="41A90D16" w:rsidR="00287B14" w:rsidRPr="00325356" w:rsidDel="00EC2039" w:rsidRDefault="00287B14" w:rsidP="006A491F">
            <w:pPr>
              <w:adjustRightInd w:val="0"/>
              <w:jc w:val="center"/>
              <w:rPr>
                <w:del w:id="2370" w:author="Tebokgo Mabuto (ECP)" w:date="2026-09-09T11:12:00Z" w16du:dateUtc="2026-09-09T09:12:00Z"/>
                <w:rFonts w:ascii="Arial" w:hAnsi="Arial" w:cs="Arial"/>
                <w:color w:val="000000"/>
                <w:sz w:val="20"/>
                <w:szCs w:val="20"/>
              </w:rPr>
            </w:pPr>
            <w:del w:id="2371" w:author="Tebokgo Mabuto (ECP)" w:date="2026-09-09T11:12:00Z" w16du:dateUtc="2026-09-09T09:12:00Z">
              <w:r w:rsidRPr="00325356" w:rsidDel="00EC2039">
                <w:rPr>
                  <w:rFonts w:ascii="Arial" w:hAnsi="Arial" w:cs="Arial"/>
                  <w:color w:val="000000"/>
                  <w:sz w:val="20"/>
                  <w:szCs w:val="20"/>
                </w:rPr>
                <w:delText>0</w:delText>
              </w:r>
            </w:del>
          </w:p>
        </w:tc>
      </w:tr>
      <w:tr w:rsidR="00287B14" w:rsidRPr="00325356" w:rsidDel="00EC2039" w14:paraId="678D5371" w14:textId="27620BB7" w:rsidTr="00325356">
        <w:trPr>
          <w:trHeight w:val="243"/>
          <w:del w:id="2372" w:author="Tebokgo Mabuto (ECP)" w:date="2026-09-09T11:12:00Z" w16du:dateUtc="2026-09-09T09:12:00Z"/>
        </w:trPr>
        <w:tc>
          <w:tcPr>
            <w:tcW w:w="252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A97D654" w14:textId="44CF203C" w:rsidR="00287B14" w:rsidRPr="00325356" w:rsidDel="00EC2039" w:rsidRDefault="00287B14" w:rsidP="00325356">
            <w:pPr>
              <w:adjustRightInd w:val="0"/>
              <w:rPr>
                <w:del w:id="2373" w:author="Tebokgo Mabuto (ECP)" w:date="2026-09-09T11:12:00Z" w16du:dateUtc="2026-09-09T09:12:00Z"/>
                <w:rFonts w:ascii="Arial" w:hAnsi="Arial" w:cs="Arial"/>
                <w:color w:val="000000"/>
                <w:sz w:val="20"/>
                <w:szCs w:val="20"/>
              </w:rPr>
            </w:pPr>
            <w:del w:id="2374" w:author="Tebokgo Mabuto (ECP)" w:date="2026-09-09T11:12:00Z" w16du:dateUtc="2026-09-09T09:12:00Z">
              <w:r w:rsidRPr="00325356" w:rsidDel="00EC2039">
                <w:rPr>
                  <w:rFonts w:ascii="Arial" w:hAnsi="Arial" w:cs="Arial"/>
                  <w:color w:val="000000"/>
                  <w:sz w:val="20"/>
                  <w:szCs w:val="20"/>
                </w:rPr>
                <w:delText>MO/MA</w:delText>
              </w:r>
            </w:del>
          </w:p>
        </w:tc>
        <w:tc>
          <w:tcPr>
            <w:tcW w:w="1184" w:type="dxa"/>
            <w:tcBorders>
              <w:top w:val="single" w:sz="6" w:space="0" w:color="auto"/>
              <w:left w:val="single" w:sz="6" w:space="0" w:color="auto"/>
              <w:bottom w:val="single" w:sz="6" w:space="0" w:color="auto"/>
              <w:right w:val="single" w:sz="6" w:space="0" w:color="auto"/>
            </w:tcBorders>
          </w:tcPr>
          <w:p w14:paraId="6E0619AC" w14:textId="7E83F94F" w:rsidR="00287B14" w:rsidRPr="00325356" w:rsidDel="00EC2039" w:rsidRDefault="00287B14" w:rsidP="006A491F">
            <w:pPr>
              <w:adjustRightInd w:val="0"/>
              <w:jc w:val="center"/>
              <w:rPr>
                <w:del w:id="2375" w:author="Tebokgo Mabuto (ECP)" w:date="2026-09-09T11:12:00Z" w16du:dateUtc="2026-09-09T09:12:00Z"/>
                <w:rFonts w:ascii="Arial" w:hAnsi="Arial" w:cs="Arial"/>
                <w:color w:val="000000"/>
                <w:sz w:val="20"/>
                <w:szCs w:val="20"/>
              </w:rPr>
            </w:pPr>
            <w:del w:id="2376" w:author="Tebokgo Mabuto (ECP)" w:date="2026-09-09T11:12:00Z" w16du:dateUtc="2026-09-09T09:12:00Z">
              <w:r w:rsidRPr="00325356" w:rsidDel="00EC2039">
                <w:rPr>
                  <w:rFonts w:ascii="Arial" w:hAnsi="Arial" w:cs="Arial"/>
                  <w:color w:val="000000"/>
                  <w:sz w:val="20"/>
                  <w:szCs w:val="20"/>
                </w:rPr>
                <w:delText>5</w:delText>
              </w:r>
            </w:del>
          </w:p>
        </w:tc>
        <w:tc>
          <w:tcPr>
            <w:tcW w:w="1185" w:type="dxa"/>
            <w:tcBorders>
              <w:top w:val="single" w:sz="6" w:space="0" w:color="auto"/>
              <w:left w:val="single" w:sz="6" w:space="0" w:color="auto"/>
              <w:bottom w:val="single" w:sz="6" w:space="0" w:color="auto"/>
              <w:right w:val="single" w:sz="6" w:space="0" w:color="auto"/>
            </w:tcBorders>
          </w:tcPr>
          <w:p w14:paraId="7B13CE6C" w14:textId="2EF3C8AA" w:rsidR="00287B14" w:rsidRPr="00325356" w:rsidDel="00EC2039" w:rsidRDefault="00287B14" w:rsidP="006A491F">
            <w:pPr>
              <w:adjustRightInd w:val="0"/>
              <w:jc w:val="center"/>
              <w:rPr>
                <w:del w:id="2377" w:author="Tebokgo Mabuto (ECP)" w:date="2026-09-09T11:12:00Z" w16du:dateUtc="2026-09-09T09:12:00Z"/>
                <w:rFonts w:ascii="Arial" w:hAnsi="Arial" w:cs="Arial"/>
                <w:color w:val="000000"/>
                <w:sz w:val="20"/>
                <w:szCs w:val="20"/>
              </w:rPr>
            </w:pPr>
            <w:del w:id="2378" w:author="Tebokgo Mabuto (ECP)" w:date="2026-09-09T11:12:00Z" w16du:dateUtc="2026-09-09T09:12:00Z">
              <w:r w:rsidRPr="00325356" w:rsidDel="00EC2039">
                <w:rPr>
                  <w:rFonts w:ascii="Arial" w:hAnsi="Arial" w:cs="Arial"/>
                  <w:color w:val="000000"/>
                  <w:sz w:val="20"/>
                  <w:szCs w:val="20"/>
                </w:rPr>
                <w:delText>3</w:delText>
              </w:r>
            </w:del>
          </w:p>
        </w:tc>
        <w:tc>
          <w:tcPr>
            <w:tcW w:w="1184" w:type="dxa"/>
            <w:tcBorders>
              <w:top w:val="single" w:sz="6" w:space="0" w:color="auto"/>
              <w:left w:val="single" w:sz="6" w:space="0" w:color="auto"/>
              <w:bottom w:val="single" w:sz="6" w:space="0" w:color="auto"/>
              <w:right w:val="single" w:sz="6" w:space="0" w:color="auto"/>
            </w:tcBorders>
          </w:tcPr>
          <w:p w14:paraId="41E2F7A6" w14:textId="346FBC6D" w:rsidR="00287B14" w:rsidRPr="00325356" w:rsidDel="00EC2039" w:rsidRDefault="00287B14" w:rsidP="006A491F">
            <w:pPr>
              <w:adjustRightInd w:val="0"/>
              <w:jc w:val="center"/>
              <w:rPr>
                <w:del w:id="2379" w:author="Tebokgo Mabuto (ECP)" w:date="2026-09-09T11:12:00Z" w16du:dateUtc="2026-09-09T09:12:00Z"/>
                <w:rFonts w:ascii="Arial" w:hAnsi="Arial" w:cs="Arial"/>
                <w:color w:val="000000"/>
                <w:sz w:val="20"/>
                <w:szCs w:val="20"/>
              </w:rPr>
            </w:pPr>
            <w:del w:id="2380" w:author="Tebokgo Mabuto (ECP)" w:date="2026-09-09T11:12:00Z" w16du:dateUtc="2026-09-09T09:12:00Z">
              <w:r w:rsidRPr="00325356" w:rsidDel="00EC2039">
                <w:rPr>
                  <w:rFonts w:ascii="Arial" w:hAnsi="Arial" w:cs="Arial"/>
                  <w:color w:val="000000"/>
                  <w:sz w:val="20"/>
                  <w:szCs w:val="20"/>
                </w:rPr>
                <w:delText>1</w:delText>
              </w:r>
            </w:del>
          </w:p>
        </w:tc>
        <w:tc>
          <w:tcPr>
            <w:tcW w:w="1185" w:type="dxa"/>
            <w:tcBorders>
              <w:top w:val="single" w:sz="6" w:space="0" w:color="auto"/>
              <w:left w:val="single" w:sz="6" w:space="0" w:color="auto"/>
              <w:bottom w:val="single" w:sz="6" w:space="0" w:color="auto"/>
              <w:right w:val="single" w:sz="6" w:space="0" w:color="auto"/>
            </w:tcBorders>
          </w:tcPr>
          <w:p w14:paraId="3B43833B" w14:textId="3369D534" w:rsidR="00287B14" w:rsidRPr="00325356" w:rsidDel="00EC2039" w:rsidRDefault="00287B14" w:rsidP="006A491F">
            <w:pPr>
              <w:adjustRightInd w:val="0"/>
              <w:jc w:val="center"/>
              <w:rPr>
                <w:del w:id="2381" w:author="Tebokgo Mabuto (ECP)" w:date="2026-09-09T11:12:00Z" w16du:dateUtc="2026-09-09T09:12:00Z"/>
                <w:rFonts w:ascii="Arial" w:hAnsi="Arial" w:cs="Arial"/>
                <w:color w:val="000000"/>
                <w:sz w:val="20"/>
                <w:szCs w:val="20"/>
              </w:rPr>
            </w:pPr>
            <w:del w:id="2382" w:author="Tebokgo Mabuto (ECP)" w:date="2026-09-09T11:12:00Z" w16du:dateUtc="2026-09-09T09:12:00Z">
              <w:r w:rsidRPr="00325356" w:rsidDel="00EC2039">
                <w:rPr>
                  <w:rFonts w:ascii="Arial" w:hAnsi="Arial" w:cs="Arial"/>
                  <w:color w:val="000000"/>
                  <w:sz w:val="20"/>
                  <w:szCs w:val="20"/>
                </w:rPr>
                <w:delText>1</w:delText>
              </w:r>
            </w:del>
          </w:p>
        </w:tc>
        <w:tc>
          <w:tcPr>
            <w:tcW w:w="1184" w:type="dxa"/>
            <w:tcBorders>
              <w:top w:val="single" w:sz="6" w:space="0" w:color="auto"/>
              <w:left w:val="single" w:sz="6" w:space="0" w:color="auto"/>
              <w:bottom w:val="single" w:sz="6" w:space="0" w:color="auto"/>
              <w:right w:val="single" w:sz="6" w:space="0" w:color="auto"/>
            </w:tcBorders>
          </w:tcPr>
          <w:p w14:paraId="280E45CD" w14:textId="69ECF00C" w:rsidR="00287B14" w:rsidRPr="00325356" w:rsidDel="00EC2039" w:rsidRDefault="00287B14" w:rsidP="006A491F">
            <w:pPr>
              <w:adjustRightInd w:val="0"/>
              <w:jc w:val="center"/>
              <w:rPr>
                <w:del w:id="2383" w:author="Tebokgo Mabuto (ECP)" w:date="2026-09-09T11:12:00Z" w16du:dateUtc="2026-09-09T09:12:00Z"/>
                <w:rFonts w:ascii="Arial" w:hAnsi="Arial" w:cs="Arial"/>
                <w:color w:val="000000"/>
                <w:sz w:val="20"/>
                <w:szCs w:val="20"/>
              </w:rPr>
            </w:pPr>
            <w:del w:id="2384" w:author="Tebokgo Mabuto (ECP)" w:date="2026-09-09T11:12:00Z" w16du:dateUtc="2026-09-09T09:12:00Z">
              <w:r w:rsidRPr="00325356" w:rsidDel="00EC2039">
                <w:rPr>
                  <w:rFonts w:ascii="Arial" w:hAnsi="Arial" w:cs="Arial"/>
                  <w:color w:val="000000"/>
                  <w:sz w:val="20"/>
                  <w:szCs w:val="20"/>
                </w:rPr>
                <w:delText>1</w:delText>
              </w:r>
            </w:del>
          </w:p>
        </w:tc>
        <w:tc>
          <w:tcPr>
            <w:tcW w:w="1184" w:type="dxa"/>
            <w:tcBorders>
              <w:top w:val="single" w:sz="6" w:space="0" w:color="auto"/>
              <w:left w:val="single" w:sz="6" w:space="0" w:color="auto"/>
              <w:bottom w:val="single" w:sz="6" w:space="0" w:color="auto"/>
              <w:right w:val="single" w:sz="6" w:space="0" w:color="auto"/>
            </w:tcBorders>
          </w:tcPr>
          <w:p w14:paraId="46989B5F" w14:textId="4898C247" w:rsidR="00287B14" w:rsidRPr="00325356" w:rsidDel="00EC2039" w:rsidRDefault="00287B14" w:rsidP="006A491F">
            <w:pPr>
              <w:adjustRightInd w:val="0"/>
              <w:jc w:val="center"/>
              <w:rPr>
                <w:del w:id="2385" w:author="Tebokgo Mabuto (ECP)" w:date="2026-09-09T11:12:00Z" w16du:dateUtc="2026-09-09T09:12:00Z"/>
                <w:rFonts w:ascii="Arial" w:hAnsi="Arial" w:cs="Arial"/>
                <w:color w:val="000000"/>
                <w:sz w:val="20"/>
                <w:szCs w:val="20"/>
              </w:rPr>
            </w:pPr>
            <w:del w:id="2386" w:author="Tebokgo Mabuto (ECP)" w:date="2026-09-09T11:12:00Z" w16du:dateUtc="2026-09-09T09:12:00Z">
              <w:r w:rsidRPr="00325356" w:rsidDel="00EC2039">
                <w:rPr>
                  <w:rFonts w:ascii="Arial" w:hAnsi="Arial" w:cs="Arial"/>
                  <w:color w:val="000000"/>
                  <w:sz w:val="20"/>
                  <w:szCs w:val="20"/>
                </w:rPr>
                <w:delText>2</w:delText>
              </w:r>
            </w:del>
          </w:p>
        </w:tc>
      </w:tr>
      <w:tr w:rsidR="00287B14" w:rsidRPr="00325356" w:rsidDel="00EC2039" w14:paraId="2BBB07D1" w14:textId="45A6736D" w:rsidTr="00325356">
        <w:trPr>
          <w:trHeight w:val="243"/>
          <w:del w:id="2387" w:author="Tebokgo Mabuto (ECP)" w:date="2026-09-09T11:12:00Z" w16du:dateUtc="2026-09-09T09:12:00Z"/>
        </w:trPr>
        <w:tc>
          <w:tcPr>
            <w:tcW w:w="252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3C6FE47" w14:textId="73276FC4" w:rsidR="00287B14" w:rsidRPr="00325356" w:rsidDel="00EC2039" w:rsidRDefault="00287B14" w:rsidP="00325356">
            <w:pPr>
              <w:adjustRightInd w:val="0"/>
              <w:rPr>
                <w:del w:id="2388" w:author="Tebokgo Mabuto (ECP)" w:date="2026-09-09T11:12:00Z" w16du:dateUtc="2026-09-09T09:12:00Z"/>
                <w:rFonts w:ascii="Arial" w:hAnsi="Arial" w:cs="Arial"/>
                <w:color w:val="000000"/>
                <w:sz w:val="20"/>
                <w:szCs w:val="20"/>
              </w:rPr>
            </w:pPr>
            <w:del w:id="2389" w:author="Tebokgo Mabuto (ECP)" w:date="2026-09-09T11:12:00Z" w16du:dateUtc="2026-09-09T09:12:00Z">
              <w:r w:rsidRPr="00325356" w:rsidDel="00EC2039">
                <w:rPr>
                  <w:rFonts w:ascii="Arial" w:hAnsi="Arial" w:cs="Arial"/>
                  <w:color w:val="000000"/>
                  <w:sz w:val="20"/>
                  <w:szCs w:val="20"/>
                </w:rPr>
                <w:delText>MP/MS</w:delText>
              </w:r>
            </w:del>
          </w:p>
        </w:tc>
        <w:tc>
          <w:tcPr>
            <w:tcW w:w="1184" w:type="dxa"/>
            <w:tcBorders>
              <w:top w:val="single" w:sz="6" w:space="0" w:color="auto"/>
              <w:left w:val="single" w:sz="6" w:space="0" w:color="auto"/>
              <w:bottom w:val="single" w:sz="6" w:space="0" w:color="auto"/>
              <w:right w:val="single" w:sz="6" w:space="0" w:color="auto"/>
            </w:tcBorders>
          </w:tcPr>
          <w:p w14:paraId="7415B6AB" w14:textId="1795FECB" w:rsidR="00287B14" w:rsidRPr="00325356" w:rsidDel="00EC2039" w:rsidRDefault="00287B14" w:rsidP="006A491F">
            <w:pPr>
              <w:adjustRightInd w:val="0"/>
              <w:jc w:val="center"/>
              <w:rPr>
                <w:del w:id="2390" w:author="Tebokgo Mabuto (ECP)" w:date="2026-09-09T11:12:00Z" w16du:dateUtc="2026-09-09T09:12:00Z"/>
                <w:rFonts w:ascii="Arial" w:hAnsi="Arial" w:cs="Arial"/>
                <w:color w:val="000000"/>
                <w:sz w:val="20"/>
                <w:szCs w:val="20"/>
              </w:rPr>
            </w:pPr>
            <w:del w:id="2391" w:author="Tebokgo Mabuto (ECP)" w:date="2026-09-09T11:12:00Z" w16du:dateUtc="2026-09-09T09:12:00Z">
              <w:r w:rsidRPr="00325356" w:rsidDel="00EC2039">
                <w:rPr>
                  <w:rFonts w:ascii="Arial" w:hAnsi="Arial" w:cs="Arial"/>
                  <w:color w:val="000000"/>
                  <w:sz w:val="20"/>
                  <w:szCs w:val="20"/>
                </w:rPr>
                <w:delText>5</w:delText>
              </w:r>
            </w:del>
          </w:p>
        </w:tc>
        <w:tc>
          <w:tcPr>
            <w:tcW w:w="1185" w:type="dxa"/>
            <w:tcBorders>
              <w:top w:val="single" w:sz="6" w:space="0" w:color="auto"/>
              <w:left w:val="single" w:sz="6" w:space="0" w:color="auto"/>
              <w:bottom w:val="single" w:sz="6" w:space="0" w:color="auto"/>
              <w:right w:val="single" w:sz="6" w:space="0" w:color="auto"/>
            </w:tcBorders>
          </w:tcPr>
          <w:p w14:paraId="000DA5E7" w14:textId="280DBA8E" w:rsidR="00287B14" w:rsidRPr="00325356" w:rsidDel="00EC2039" w:rsidRDefault="00287B14" w:rsidP="006A491F">
            <w:pPr>
              <w:adjustRightInd w:val="0"/>
              <w:jc w:val="center"/>
              <w:rPr>
                <w:del w:id="2392" w:author="Tebokgo Mabuto (ECP)" w:date="2026-09-09T11:12:00Z" w16du:dateUtc="2026-09-09T09:12:00Z"/>
                <w:rFonts w:ascii="Arial" w:hAnsi="Arial" w:cs="Arial"/>
                <w:color w:val="000000"/>
                <w:sz w:val="20"/>
                <w:szCs w:val="20"/>
              </w:rPr>
            </w:pPr>
            <w:del w:id="2393" w:author="Tebokgo Mabuto (ECP)" w:date="2026-09-09T11:12:00Z" w16du:dateUtc="2026-09-09T09:12:00Z">
              <w:r w:rsidRPr="00325356" w:rsidDel="00EC2039">
                <w:rPr>
                  <w:rFonts w:ascii="Arial" w:hAnsi="Arial" w:cs="Arial"/>
                  <w:color w:val="000000"/>
                  <w:sz w:val="20"/>
                  <w:szCs w:val="20"/>
                </w:rPr>
                <w:delText>5</w:delText>
              </w:r>
            </w:del>
          </w:p>
        </w:tc>
        <w:tc>
          <w:tcPr>
            <w:tcW w:w="1184" w:type="dxa"/>
            <w:tcBorders>
              <w:top w:val="single" w:sz="6" w:space="0" w:color="auto"/>
              <w:left w:val="single" w:sz="6" w:space="0" w:color="auto"/>
              <w:bottom w:val="single" w:sz="6" w:space="0" w:color="auto"/>
              <w:right w:val="single" w:sz="6" w:space="0" w:color="auto"/>
            </w:tcBorders>
          </w:tcPr>
          <w:p w14:paraId="26A23210" w14:textId="6134BD45" w:rsidR="00287B14" w:rsidRPr="00325356" w:rsidDel="00EC2039" w:rsidRDefault="00287B14" w:rsidP="006A491F">
            <w:pPr>
              <w:adjustRightInd w:val="0"/>
              <w:jc w:val="center"/>
              <w:rPr>
                <w:del w:id="2394" w:author="Tebokgo Mabuto (ECP)" w:date="2026-09-09T11:12:00Z" w16du:dateUtc="2026-09-09T09:12:00Z"/>
                <w:rFonts w:ascii="Arial" w:hAnsi="Arial" w:cs="Arial"/>
                <w:color w:val="000000"/>
                <w:sz w:val="20"/>
                <w:szCs w:val="20"/>
              </w:rPr>
            </w:pPr>
            <w:del w:id="2395" w:author="Tebokgo Mabuto (ECP)" w:date="2026-09-09T11:12:00Z" w16du:dateUtc="2026-09-09T09:12:00Z">
              <w:r w:rsidRPr="00325356" w:rsidDel="00EC2039">
                <w:rPr>
                  <w:rFonts w:ascii="Arial" w:hAnsi="Arial" w:cs="Arial"/>
                  <w:color w:val="000000"/>
                  <w:sz w:val="20"/>
                  <w:szCs w:val="20"/>
                </w:rPr>
                <w:delText>2</w:delText>
              </w:r>
            </w:del>
          </w:p>
        </w:tc>
        <w:tc>
          <w:tcPr>
            <w:tcW w:w="1185" w:type="dxa"/>
            <w:tcBorders>
              <w:top w:val="single" w:sz="6" w:space="0" w:color="auto"/>
              <w:left w:val="single" w:sz="6" w:space="0" w:color="auto"/>
              <w:bottom w:val="single" w:sz="6" w:space="0" w:color="auto"/>
              <w:right w:val="single" w:sz="6" w:space="0" w:color="auto"/>
            </w:tcBorders>
          </w:tcPr>
          <w:p w14:paraId="37674A8F" w14:textId="2B428D36" w:rsidR="00287B14" w:rsidRPr="00325356" w:rsidDel="00EC2039" w:rsidRDefault="00287B14" w:rsidP="006A491F">
            <w:pPr>
              <w:adjustRightInd w:val="0"/>
              <w:jc w:val="center"/>
              <w:rPr>
                <w:del w:id="2396" w:author="Tebokgo Mabuto (ECP)" w:date="2026-09-09T11:12:00Z" w16du:dateUtc="2026-09-09T09:12:00Z"/>
                <w:rFonts w:ascii="Arial" w:hAnsi="Arial" w:cs="Arial"/>
                <w:color w:val="000000"/>
                <w:sz w:val="20"/>
                <w:szCs w:val="20"/>
              </w:rPr>
            </w:pPr>
            <w:del w:id="2397" w:author="Tebokgo Mabuto (ECP)" w:date="2026-09-09T11:12:00Z" w16du:dateUtc="2026-09-09T09:12:00Z">
              <w:r w:rsidRPr="00325356" w:rsidDel="00EC2039">
                <w:rPr>
                  <w:rFonts w:ascii="Arial" w:hAnsi="Arial" w:cs="Arial"/>
                  <w:color w:val="000000"/>
                  <w:sz w:val="20"/>
                  <w:szCs w:val="20"/>
                </w:rPr>
                <w:delText>2</w:delText>
              </w:r>
            </w:del>
          </w:p>
        </w:tc>
        <w:tc>
          <w:tcPr>
            <w:tcW w:w="1184" w:type="dxa"/>
            <w:tcBorders>
              <w:top w:val="single" w:sz="6" w:space="0" w:color="auto"/>
              <w:left w:val="single" w:sz="6" w:space="0" w:color="auto"/>
              <w:bottom w:val="single" w:sz="6" w:space="0" w:color="auto"/>
              <w:right w:val="single" w:sz="6" w:space="0" w:color="auto"/>
            </w:tcBorders>
          </w:tcPr>
          <w:p w14:paraId="10A420A6" w14:textId="55B7CBC4" w:rsidR="00287B14" w:rsidRPr="00325356" w:rsidDel="00EC2039" w:rsidRDefault="00287B14" w:rsidP="006A491F">
            <w:pPr>
              <w:adjustRightInd w:val="0"/>
              <w:jc w:val="center"/>
              <w:rPr>
                <w:del w:id="2398" w:author="Tebokgo Mabuto (ECP)" w:date="2026-09-09T11:12:00Z" w16du:dateUtc="2026-09-09T09:12:00Z"/>
                <w:rFonts w:ascii="Arial" w:hAnsi="Arial" w:cs="Arial"/>
                <w:color w:val="000000"/>
                <w:sz w:val="20"/>
                <w:szCs w:val="20"/>
              </w:rPr>
            </w:pPr>
            <w:del w:id="2399" w:author="Tebokgo Mabuto (ECP)" w:date="2026-09-09T11:12:00Z" w16du:dateUtc="2026-09-09T09:12:00Z">
              <w:r w:rsidRPr="00325356" w:rsidDel="00EC2039">
                <w:rPr>
                  <w:rFonts w:ascii="Arial" w:hAnsi="Arial" w:cs="Arial"/>
                  <w:color w:val="000000"/>
                  <w:sz w:val="20"/>
                  <w:szCs w:val="20"/>
                </w:rPr>
                <w:delText>2</w:delText>
              </w:r>
            </w:del>
          </w:p>
        </w:tc>
        <w:tc>
          <w:tcPr>
            <w:tcW w:w="1184" w:type="dxa"/>
            <w:tcBorders>
              <w:top w:val="single" w:sz="6" w:space="0" w:color="auto"/>
              <w:left w:val="single" w:sz="6" w:space="0" w:color="auto"/>
              <w:bottom w:val="single" w:sz="6" w:space="0" w:color="auto"/>
              <w:right w:val="single" w:sz="6" w:space="0" w:color="auto"/>
            </w:tcBorders>
          </w:tcPr>
          <w:p w14:paraId="03854BD6" w14:textId="34052D45" w:rsidR="00287B14" w:rsidRPr="00325356" w:rsidDel="00EC2039" w:rsidRDefault="00287B14" w:rsidP="006A491F">
            <w:pPr>
              <w:adjustRightInd w:val="0"/>
              <w:jc w:val="center"/>
              <w:rPr>
                <w:del w:id="2400" w:author="Tebokgo Mabuto (ECP)" w:date="2026-09-09T11:12:00Z" w16du:dateUtc="2026-09-09T09:12:00Z"/>
                <w:rFonts w:ascii="Arial" w:hAnsi="Arial" w:cs="Arial"/>
                <w:color w:val="000000"/>
                <w:sz w:val="20"/>
                <w:szCs w:val="20"/>
              </w:rPr>
            </w:pPr>
            <w:del w:id="2401" w:author="Tebokgo Mabuto (ECP)" w:date="2026-09-09T11:12:00Z" w16du:dateUtc="2026-09-09T09:12:00Z">
              <w:r w:rsidRPr="00325356" w:rsidDel="00EC2039">
                <w:rPr>
                  <w:rFonts w:ascii="Arial" w:hAnsi="Arial" w:cs="Arial"/>
                  <w:color w:val="000000"/>
                  <w:sz w:val="20"/>
                  <w:szCs w:val="20"/>
                </w:rPr>
                <w:delText>3</w:delText>
              </w:r>
            </w:del>
          </w:p>
        </w:tc>
      </w:tr>
      <w:tr w:rsidR="00287B14" w:rsidRPr="00325356" w:rsidDel="00EC2039" w14:paraId="0B1AC1F1" w14:textId="0C7DF8F0" w:rsidTr="00325356">
        <w:trPr>
          <w:trHeight w:val="243"/>
          <w:del w:id="2402" w:author="Tebokgo Mabuto (ECP)" w:date="2026-09-09T11:12:00Z" w16du:dateUtc="2026-09-09T09:12:00Z"/>
        </w:trPr>
        <w:tc>
          <w:tcPr>
            <w:tcW w:w="252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4127A3CF" w14:textId="2AFB04D5" w:rsidR="00287B14" w:rsidRPr="00325356" w:rsidDel="00EC2039" w:rsidRDefault="00287B14" w:rsidP="00325356">
            <w:pPr>
              <w:adjustRightInd w:val="0"/>
              <w:rPr>
                <w:del w:id="2403" w:author="Tebokgo Mabuto (ECP)" w:date="2026-09-09T11:12:00Z" w16du:dateUtc="2026-09-09T09:12:00Z"/>
                <w:rFonts w:ascii="Arial" w:hAnsi="Arial" w:cs="Arial"/>
                <w:color w:val="000000"/>
                <w:sz w:val="20"/>
                <w:szCs w:val="20"/>
              </w:rPr>
            </w:pPr>
            <w:del w:id="2404" w:author="Tebokgo Mabuto (ECP)" w:date="2026-09-09T11:12:00Z" w16du:dateUtc="2026-09-09T09:12:00Z">
              <w:r w:rsidRPr="00325356" w:rsidDel="00EC2039">
                <w:rPr>
                  <w:rFonts w:ascii="Arial" w:hAnsi="Arial" w:cs="Arial"/>
                  <w:color w:val="000000"/>
                  <w:sz w:val="20"/>
                  <w:szCs w:val="20"/>
                </w:rPr>
                <w:delText>DS</w:delText>
              </w:r>
            </w:del>
          </w:p>
        </w:tc>
        <w:tc>
          <w:tcPr>
            <w:tcW w:w="1184" w:type="dxa"/>
            <w:tcBorders>
              <w:top w:val="single" w:sz="6" w:space="0" w:color="auto"/>
              <w:left w:val="single" w:sz="6" w:space="0" w:color="auto"/>
              <w:bottom w:val="single" w:sz="6" w:space="0" w:color="auto"/>
              <w:right w:val="single" w:sz="6" w:space="0" w:color="auto"/>
            </w:tcBorders>
          </w:tcPr>
          <w:p w14:paraId="28C40F99" w14:textId="2B4ADA68" w:rsidR="00287B14" w:rsidRPr="00325356" w:rsidDel="00EC2039" w:rsidRDefault="00287B14" w:rsidP="006A491F">
            <w:pPr>
              <w:adjustRightInd w:val="0"/>
              <w:jc w:val="center"/>
              <w:rPr>
                <w:del w:id="2405" w:author="Tebokgo Mabuto (ECP)" w:date="2026-09-09T11:12:00Z" w16du:dateUtc="2026-09-09T09:12:00Z"/>
                <w:rFonts w:ascii="Arial" w:hAnsi="Arial" w:cs="Arial"/>
                <w:color w:val="000000"/>
                <w:sz w:val="20"/>
                <w:szCs w:val="20"/>
              </w:rPr>
            </w:pPr>
            <w:del w:id="2406" w:author="Tebokgo Mabuto (ECP)" w:date="2026-09-09T11:12:00Z" w16du:dateUtc="2026-09-09T09:12:00Z">
              <w:r w:rsidRPr="00325356" w:rsidDel="00EC2039">
                <w:rPr>
                  <w:rFonts w:ascii="Arial" w:hAnsi="Arial" w:cs="Arial"/>
                  <w:color w:val="000000"/>
                  <w:sz w:val="20"/>
                  <w:szCs w:val="20"/>
                </w:rPr>
                <w:delText>5</w:delText>
              </w:r>
            </w:del>
          </w:p>
        </w:tc>
        <w:tc>
          <w:tcPr>
            <w:tcW w:w="1185" w:type="dxa"/>
            <w:tcBorders>
              <w:top w:val="single" w:sz="6" w:space="0" w:color="auto"/>
              <w:left w:val="single" w:sz="6" w:space="0" w:color="auto"/>
              <w:bottom w:val="single" w:sz="6" w:space="0" w:color="auto"/>
              <w:right w:val="single" w:sz="6" w:space="0" w:color="auto"/>
            </w:tcBorders>
          </w:tcPr>
          <w:p w14:paraId="04971A6E" w14:textId="125CB170" w:rsidR="00287B14" w:rsidRPr="00325356" w:rsidDel="00EC2039" w:rsidRDefault="00287B14" w:rsidP="006A491F">
            <w:pPr>
              <w:adjustRightInd w:val="0"/>
              <w:jc w:val="center"/>
              <w:rPr>
                <w:del w:id="2407" w:author="Tebokgo Mabuto (ECP)" w:date="2026-09-09T11:12:00Z" w16du:dateUtc="2026-09-09T09:12:00Z"/>
                <w:rFonts w:ascii="Arial" w:hAnsi="Arial" w:cs="Arial"/>
                <w:color w:val="000000"/>
                <w:sz w:val="20"/>
                <w:szCs w:val="20"/>
              </w:rPr>
            </w:pPr>
            <w:del w:id="2408" w:author="Tebokgo Mabuto (ECP)" w:date="2026-09-09T11:12:00Z" w16du:dateUtc="2026-09-09T09:12:00Z">
              <w:r w:rsidRPr="00325356" w:rsidDel="00EC2039">
                <w:rPr>
                  <w:rFonts w:ascii="Arial" w:hAnsi="Arial" w:cs="Arial"/>
                  <w:color w:val="000000"/>
                  <w:sz w:val="20"/>
                  <w:szCs w:val="20"/>
                </w:rPr>
                <w:delText>5</w:delText>
              </w:r>
            </w:del>
          </w:p>
        </w:tc>
        <w:tc>
          <w:tcPr>
            <w:tcW w:w="1184" w:type="dxa"/>
            <w:tcBorders>
              <w:top w:val="single" w:sz="6" w:space="0" w:color="auto"/>
              <w:left w:val="single" w:sz="6" w:space="0" w:color="auto"/>
              <w:bottom w:val="single" w:sz="6" w:space="0" w:color="auto"/>
              <w:right w:val="single" w:sz="6" w:space="0" w:color="auto"/>
            </w:tcBorders>
          </w:tcPr>
          <w:p w14:paraId="33DDAA21" w14:textId="404003ED" w:rsidR="00287B14" w:rsidRPr="00325356" w:rsidDel="00EC2039" w:rsidRDefault="00287B14" w:rsidP="006A491F">
            <w:pPr>
              <w:adjustRightInd w:val="0"/>
              <w:jc w:val="center"/>
              <w:rPr>
                <w:del w:id="2409" w:author="Tebokgo Mabuto (ECP)" w:date="2026-09-09T11:12:00Z" w16du:dateUtc="2026-09-09T09:12:00Z"/>
                <w:rFonts w:ascii="Arial" w:hAnsi="Arial" w:cs="Arial"/>
                <w:color w:val="000000"/>
                <w:sz w:val="20"/>
                <w:szCs w:val="20"/>
              </w:rPr>
            </w:pPr>
            <w:del w:id="2410" w:author="Tebokgo Mabuto (ECP)" w:date="2026-09-09T11:12:00Z" w16du:dateUtc="2026-09-09T09:12:00Z">
              <w:r w:rsidRPr="00325356" w:rsidDel="00EC2039">
                <w:rPr>
                  <w:rFonts w:ascii="Arial" w:hAnsi="Arial" w:cs="Arial"/>
                  <w:color w:val="000000"/>
                  <w:sz w:val="20"/>
                  <w:szCs w:val="20"/>
                </w:rPr>
                <w:delText>5</w:delText>
              </w:r>
            </w:del>
          </w:p>
        </w:tc>
        <w:tc>
          <w:tcPr>
            <w:tcW w:w="1185" w:type="dxa"/>
            <w:tcBorders>
              <w:top w:val="single" w:sz="6" w:space="0" w:color="auto"/>
              <w:left w:val="single" w:sz="6" w:space="0" w:color="auto"/>
              <w:bottom w:val="single" w:sz="6" w:space="0" w:color="auto"/>
              <w:right w:val="single" w:sz="6" w:space="0" w:color="auto"/>
            </w:tcBorders>
          </w:tcPr>
          <w:p w14:paraId="59D4885B" w14:textId="1B6BA877" w:rsidR="00287B14" w:rsidRPr="00325356" w:rsidDel="00EC2039" w:rsidRDefault="00287B14" w:rsidP="006A491F">
            <w:pPr>
              <w:adjustRightInd w:val="0"/>
              <w:jc w:val="center"/>
              <w:rPr>
                <w:del w:id="2411" w:author="Tebokgo Mabuto (ECP)" w:date="2026-09-09T11:12:00Z" w16du:dateUtc="2026-09-09T09:12:00Z"/>
                <w:rFonts w:ascii="Arial" w:hAnsi="Arial" w:cs="Arial"/>
                <w:color w:val="000000"/>
                <w:sz w:val="20"/>
                <w:szCs w:val="20"/>
              </w:rPr>
            </w:pPr>
            <w:del w:id="2412" w:author="Tebokgo Mabuto (ECP)" w:date="2026-09-09T11:12:00Z" w16du:dateUtc="2026-09-09T09:12:00Z">
              <w:r w:rsidRPr="00325356" w:rsidDel="00EC2039">
                <w:rPr>
                  <w:rFonts w:ascii="Arial" w:hAnsi="Arial" w:cs="Arial"/>
                  <w:color w:val="000000"/>
                  <w:sz w:val="20"/>
                  <w:szCs w:val="20"/>
                </w:rPr>
                <w:delText>3</w:delText>
              </w:r>
            </w:del>
          </w:p>
        </w:tc>
        <w:tc>
          <w:tcPr>
            <w:tcW w:w="1184" w:type="dxa"/>
            <w:tcBorders>
              <w:top w:val="single" w:sz="6" w:space="0" w:color="auto"/>
              <w:left w:val="single" w:sz="6" w:space="0" w:color="auto"/>
              <w:bottom w:val="single" w:sz="6" w:space="0" w:color="auto"/>
              <w:right w:val="single" w:sz="6" w:space="0" w:color="auto"/>
            </w:tcBorders>
          </w:tcPr>
          <w:p w14:paraId="497FF921" w14:textId="59ECAB2E" w:rsidR="00287B14" w:rsidRPr="00325356" w:rsidDel="00EC2039" w:rsidRDefault="00287B14" w:rsidP="006A491F">
            <w:pPr>
              <w:adjustRightInd w:val="0"/>
              <w:jc w:val="center"/>
              <w:rPr>
                <w:del w:id="2413" w:author="Tebokgo Mabuto (ECP)" w:date="2026-09-09T11:12:00Z" w16du:dateUtc="2026-09-09T09:12:00Z"/>
                <w:rFonts w:ascii="Arial" w:hAnsi="Arial" w:cs="Arial"/>
                <w:color w:val="000000"/>
                <w:sz w:val="20"/>
                <w:szCs w:val="20"/>
              </w:rPr>
            </w:pPr>
            <w:del w:id="2414" w:author="Tebokgo Mabuto (ECP)" w:date="2026-09-09T11:12:00Z" w16du:dateUtc="2026-09-09T09:12:00Z">
              <w:r w:rsidRPr="00325356" w:rsidDel="00EC2039">
                <w:rPr>
                  <w:rFonts w:ascii="Arial" w:hAnsi="Arial" w:cs="Arial"/>
                  <w:color w:val="000000"/>
                  <w:sz w:val="20"/>
                  <w:szCs w:val="20"/>
                </w:rPr>
                <w:delText>3</w:delText>
              </w:r>
            </w:del>
          </w:p>
        </w:tc>
        <w:tc>
          <w:tcPr>
            <w:tcW w:w="1184" w:type="dxa"/>
            <w:tcBorders>
              <w:top w:val="single" w:sz="6" w:space="0" w:color="auto"/>
              <w:left w:val="single" w:sz="6" w:space="0" w:color="auto"/>
              <w:bottom w:val="single" w:sz="6" w:space="0" w:color="auto"/>
              <w:right w:val="single" w:sz="6" w:space="0" w:color="auto"/>
            </w:tcBorders>
          </w:tcPr>
          <w:p w14:paraId="4D853A4F" w14:textId="4C845A03" w:rsidR="00287B14" w:rsidRPr="00325356" w:rsidDel="00EC2039" w:rsidRDefault="00287B14" w:rsidP="006A491F">
            <w:pPr>
              <w:adjustRightInd w:val="0"/>
              <w:jc w:val="center"/>
              <w:rPr>
                <w:del w:id="2415" w:author="Tebokgo Mabuto (ECP)" w:date="2026-09-09T11:12:00Z" w16du:dateUtc="2026-09-09T09:12:00Z"/>
                <w:rFonts w:ascii="Arial" w:hAnsi="Arial" w:cs="Arial"/>
                <w:color w:val="000000"/>
                <w:sz w:val="20"/>
                <w:szCs w:val="20"/>
              </w:rPr>
            </w:pPr>
            <w:del w:id="2416" w:author="Tebokgo Mabuto (ECP)" w:date="2026-09-09T11:12:00Z" w16du:dateUtc="2026-09-09T09:12:00Z">
              <w:r w:rsidRPr="00325356" w:rsidDel="00EC2039">
                <w:rPr>
                  <w:rFonts w:ascii="Arial" w:hAnsi="Arial" w:cs="Arial"/>
                  <w:color w:val="000000"/>
                  <w:sz w:val="20"/>
                  <w:szCs w:val="20"/>
                </w:rPr>
                <w:delText>4</w:delText>
              </w:r>
            </w:del>
          </w:p>
        </w:tc>
      </w:tr>
      <w:tr w:rsidR="00287B14" w:rsidRPr="00325356" w:rsidDel="00EC2039" w14:paraId="13165ED5" w14:textId="29F1B186" w:rsidTr="00325356">
        <w:trPr>
          <w:trHeight w:val="243"/>
          <w:del w:id="2417" w:author="Tebokgo Mabuto (ECP)" w:date="2026-09-09T11:12:00Z" w16du:dateUtc="2026-09-09T09:12:00Z"/>
        </w:trPr>
        <w:tc>
          <w:tcPr>
            <w:tcW w:w="252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1C8EFAD7" w14:textId="0D88547E" w:rsidR="00287B14" w:rsidRPr="00325356" w:rsidDel="00EC2039" w:rsidRDefault="00287B14" w:rsidP="00325356">
            <w:pPr>
              <w:adjustRightInd w:val="0"/>
              <w:rPr>
                <w:del w:id="2418" w:author="Tebokgo Mabuto (ECP)" w:date="2026-09-09T11:12:00Z" w16du:dateUtc="2026-09-09T09:12:00Z"/>
                <w:rFonts w:ascii="Arial" w:hAnsi="Arial" w:cs="Arial"/>
                <w:color w:val="000000"/>
                <w:sz w:val="20"/>
                <w:szCs w:val="20"/>
              </w:rPr>
            </w:pPr>
            <w:del w:id="2419" w:author="Tebokgo Mabuto (ECP)" w:date="2026-09-09T11:12:00Z" w16du:dateUtc="2026-09-09T09:12:00Z">
              <w:r w:rsidRPr="00325356" w:rsidDel="00EC2039">
                <w:rPr>
                  <w:rFonts w:ascii="Arial" w:hAnsi="Arial" w:cs="Arial"/>
                  <w:color w:val="000000"/>
                  <w:sz w:val="20"/>
                  <w:szCs w:val="20"/>
                </w:rPr>
                <w:delText>DI</w:delText>
              </w:r>
            </w:del>
          </w:p>
        </w:tc>
        <w:tc>
          <w:tcPr>
            <w:tcW w:w="1184" w:type="dxa"/>
            <w:tcBorders>
              <w:top w:val="single" w:sz="6" w:space="0" w:color="auto"/>
              <w:left w:val="single" w:sz="6" w:space="0" w:color="auto"/>
              <w:bottom w:val="single" w:sz="6" w:space="0" w:color="auto"/>
              <w:right w:val="single" w:sz="6" w:space="0" w:color="auto"/>
            </w:tcBorders>
          </w:tcPr>
          <w:p w14:paraId="3439DE1A" w14:textId="173FE37C" w:rsidR="00287B14" w:rsidRPr="00325356" w:rsidDel="00EC2039" w:rsidRDefault="00287B14" w:rsidP="006A491F">
            <w:pPr>
              <w:adjustRightInd w:val="0"/>
              <w:jc w:val="center"/>
              <w:rPr>
                <w:del w:id="2420" w:author="Tebokgo Mabuto (ECP)" w:date="2026-09-09T11:12:00Z" w16du:dateUtc="2026-09-09T09:12:00Z"/>
                <w:rFonts w:ascii="Arial" w:hAnsi="Arial" w:cs="Arial"/>
                <w:color w:val="000000"/>
                <w:sz w:val="20"/>
                <w:szCs w:val="20"/>
              </w:rPr>
            </w:pPr>
            <w:del w:id="2421" w:author="Tebokgo Mabuto (ECP)" w:date="2026-09-09T11:12:00Z" w16du:dateUtc="2026-09-09T09:12:00Z">
              <w:r w:rsidRPr="00325356" w:rsidDel="00EC2039">
                <w:rPr>
                  <w:rFonts w:ascii="Arial" w:hAnsi="Arial" w:cs="Arial"/>
                  <w:color w:val="000000"/>
                  <w:sz w:val="20"/>
                  <w:szCs w:val="20"/>
                </w:rPr>
                <w:delText>5</w:delText>
              </w:r>
            </w:del>
          </w:p>
        </w:tc>
        <w:tc>
          <w:tcPr>
            <w:tcW w:w="1185" w:type="dxa"/>
            <w:tcBorders>
              <w:top w:val="single" w:sz="6" w:space="0" w:color="auto"/>
              <w:left w:val="single" w:sz="6" w:space="0" w:color="auto"/>
              <w:bottom w:val="single" w:sz="6" w:space="0" w:color="auto"/>
              <w:right w:val="single" w:sz="6" w:space="0" w:color="auto"/>
            </w:tcBorders>
          </w:tcPr>
          <w:p w14:paraId="2B0A56AD" w14:textId="666C4121" w:rsidR="00287B14" w:rsidRPr="00325356" w:rsidDel="00EC2039" w:rsidRDefault="00287B14" w:rsidP="006A491F">
            <w:pPr>
              <w:adjustRightInd w:val="0"/>
              <w:jc w:val="center"/>
              <w:rPr>
                <w:del w:id="2422" w:author="Tebokgo Mabuto (ECP)" w:date="2026-09-09T11:12:00Z" w16du:dateUtc="2026-09-09T09:12:00Z"/>
                <w:rFonts w:ascii="Arial" w:hAnsi="Arial" w:cs="Arial"/>
                <w:color w:val="000000"/>
                <w:sz w:val="20"/>
                <w:szCs w:val="20"/>
              </w:rPr>
            </w:pPr>
            <w:del w:id="2423" w:author="Tebokgo Mabuto (ECP)" w:date="2026-09-09T11:12:00Z" w16du:dateUtc="2026-09-09T09:12:00Z">
              <w:r w:rsidRPr="00325356" w:rsidDel="00EC2039">
                <w:rPr>
                  <w:rFonts w:ascii="Arial" w:hAnsi="Arial" w:cs="Arial"/>
                  <w:color w:val="000000"/>
                  <w:sz w:val="20"/>
                  <w:szCs w:val="20"/>
                </w:rPr>
                <w:delText>5</w:delText>
              </w:r>
            </w:del>
          </w:p>
        </w:tc>
        <w:tc>
          <w:tcPr>
            <w:tcW w:w="1184" w:type="dxa"/>
            <w:tcBorders>
              <w:top w:val="single" w:sz="6" w:space="0" w:color="auto"/>
              <w:left w:val="single" w:sz="6" w:space="0" w:color="auto"/>
              <w:bottom w:val="single" w:sz="6" w:space="0" w:color="auto"/>
              <w:right w:val="single" w:sz="6" w:space="0" w:color="auto"/>
            </w:tcBorders>
          </w:tcPr>
          <w:p w14:paraId="46ABEC69" w14:textId="6E171846" w:rsidR="00287B14" w:rsidRPr="00325356" w:rsidDel="00EC2039" w:rsidRDefault="00287B14" w:rsidP="006A491F">
            <w:pPr>
              <w:adjustRightInd w:val="0"/>
              <w:jc w:val="center"/>
              <w:rPr>
                <w:del w:id="2424" w:author="Tebokgo Mabuto (ECP)" w:date="2026-09-09T11:12:00Z" w16du:dateUtc="2026-09-09T09:12:00Z"/>
                <w:rFonts w:ascii="Arial" w:hAnsi="Arial" w:cs="Arial"/>
                <w:color w:val="000000"/>
                <w:sz w:val="20"/>
                <w:szCs w:val="20"/>
              </w:rPr>
            </w:pPr>
            <w:del w:id="2425" w:author="Tebokgo Mabuto (ECP)" w:date="2026-09-09T11:12:00Z" w16du:dateUtc="2026-09-09T09:12:00Z">
              <w:r w:rsidRPr="00325356" w:rsidDel="00EC2039">
                <w:rPr>
                  <w:rFonts w:ascii="Arial" w:hAnsi="Arial" w:cs="Arial"/>
                  <w:color w:val="000000"/>
                  <w:sz w:val="20"/>
                  <w:szCs w:val="20"/>
                </w:rPr>
                <w:delText>5</w:delText>
              </w:r>
            </w:del>
          </w:p>
        </w:tc>
        <w:tc>
          <w:tcPr>
            <w:tcW w:w="1185" w:type="dxa"/>
            <w:tcBorders>
              <w:top w:val="single" w:sz="6" w:space="0" w:color="auto"/>
              <w:left w:val="single" w:sz="6" w:space="0" w:color="auto"/>
              <w:bottom w:val="single" w:sz="6" w:space="0" w:color="auto"/>
              <w:right w:val="single" w:sz="6" w:space="0" w:color="auto"/>
            </w:tcBorders>
          </w:tcPr>
          <w:p w14:paraId="4C994F83" w14:textId="5490F41C" w:rsidR="00287B14" w:rsidRPr="00325356" w:rsidDel="00EC2039" w:rsidRDefault="00287B14" w:rsidP="006A491F">
            <w:pPr>
              <w:adjustRightInd w:val="0"/>
              <w:jc w:val="center"/>
              <w:rPr>
                <w:del w:id="2426" w:author="Tebokgo Mabuto (ECP)" w:date="2026-09-09T11:12:00Z" w16du:dateUtc="2026-09-09T09:12:00Z"/>
                <w:rFonts w:ascii="Arial" w:hAnsi="Arial" w:cs="Arial"/>
                <w:color w:val="000000"/>
                <w:sz w:val="20"/>
                <w:szCs w:val="20"/>
              </w:rPr>
            </w:pPr>
            <w:del w:id="2427" w:author="Tebokgo Mabuto (ECP)" w:date="2026-09-09T11:12:00Z" w16du:dateUtc="2026-09-09T09:12:00Z">
              <w:r w:rsidRPr="00325356" w:rsidDel="00EC2039">
                <w:rPr>
                  <w:rFonts w:ascii="Arial" w:hAnsi="Arial" w:cs="Arial"/>
                  <w:color w:val="000000"/>
                  <w:sz w:val="20"/>
                  <w:szCs w:val="20"/>
                </w:rPr>
                <w:delText>5</w:delText>
              </w:r>
            </w:del>
          </w:p>
        </w:tc>
        <w:tc>
          <w:tcPr>
            <w:tcW w:w="1184" w:type="dxa"/>
            <w:tcBorders>
              <w:top w:val="single" w:sz="6" w:space="0" w:color="auto"/>
              <w:left w:val="single" w:sz="6" w:space="0" w:color="auto"/>
              <w:bottom w:val="single" w:sz="6" w:space="0" w:color="auto"/>
              <w:right w:val="single" w:sz="6" w:space="0" w:color="auto"/>
            </w:tcBorders>
          </w:tcPr>
          <w:p w14:paraId="308C267D" w14:textId="72302443" w:rsidR="00287B14" w:rsidRPr="00325356" w:rsidDel="00EC2039" w:rsidRDefault="00287B14" w:rsidP="006A491F">
            <w:pPr>
              <w:adjustRightInd w:val="0"/>
              <w:jc w:val="center"/>
              <w:rPr>
                <w:del w:id="2428" w:author="Tebokgo Mabuto (ECP)" w:date="2026-09-09T11:12:00Z" w16du:dateUtc="2026-09-09T09:12:00Z"/>
                <w:rFonts w:ascii="Arial" w:hAnsi="Arial" w:cs="Arial"/>
                <w:color w:val="000000"/>
                <w:sz w:val="20"/>
                <w:szCs w:val="20"/>
              </w:rPr>
            </w:pPr>
            <w:del w:id="2429" w:author="Tebokgo Mabuto (ECP)" w:date="2026-09-09T11:12:00Z" w16du:dateUtc="2026-09-09T09:12:00Z">
              <w:r w:rsidRPr="00325356" w:rsidDel="00EC2039">
                <w:rPr>
                  <w:rFonts w:ascii="Arial" w:hAnsi="Arial" w:cs="Arial"/>
                  <w:color w:val="000000"/>
                  <w:sz w:val="20"/>
                  <w:szCs w:val="20"/>
                </w:rPr>
                <w:delText>4</w:delText>
              </w:r>
            </w:del>
          </w:p>
        </w:tc>
        <w:tc>
          <w:tcPr>
            <w:tcW w:w="1184" w:type="dxa"/>
            <w:tcBorders>
              <w:top w:val="single" w:sz="6" w:space="0" w:color="auto"/>
              <w:left w:val="single" w:sz="6" w:space="0" w:color="auto"/>
              <w:bottom w:val="single" w:sz="6" w:space="0" w:color="auto"/>
              <w:right w:val="single" w:sz="6" w:space="0" w:color="auto"/>
            </w:tcBorders>
          </w:tcPr>
          <w:p w14:paraId="0BAD5158" w14:textId="6AAA7FB2" w:rsidR="00287B14" w:rsidRPr="00325356" w:rsidDel="00EC2039" w:rsidRDefault="00287B14" w:rsidP="006A491F">
            <w:pPr>
              <w:adjustRightInd w:val="0"/>
              <w:jc w:val="center"/>
              <w:rPr>
                <w:del w:id="2430" w:author="Tebokgo Mabuto (ECP)" w:date="2026-09-09T11:12:00Z" w16du:dateUtc="2026-09-09T09:12:00Z"/>
                <w:rFonts w:ascii="Arial" w:hAnsi="Arial" w:cs="Arial"/>
                <w:color w:val="000000"/>
                <w:sz w:val="20"/>
                <w:szCs w:val="20"/>
              </w:rPr>
            </w:pPr>
            <w:del w:id="2431" w:author="Tebokgo Mabuto (ECP)" w:date="2026-09-09T11:12:00Z" w16du:dateUtc="2026-09-09T09:12:00Z">
              <w:r w:rsidRPr="00325356" w:rsidDel="00EC2039">
                <w:rPr>
                  <w:rFonts w:ascii="Arial" w:hAnsi="Arial" w:cs="Arial"/>
                  <w:color w:val="000000"/>
                  <w:sz w:val="20"/>
                  <w:szCs w:val="20"/>
                </w:rPr>
                <w:delText>5</w:delText>
              </w:r>
            </w:del>
          </w:p>
        </w:tc>
      </w:tr>
      <w:tr w:rsidR="00287B14" w:rsidRPr="00325356" w:rsidDel="00EC2039" w14:paraId="4E41E54D" w14:textId="11D05789" w:rsidTr="00325356">
        <w:trPr>
          <w:trHeight w:val="243"/>
          <w:del w:id="2432" w:author="Tebokgo Mabuto (ECP)" w:date="2026-09-09T11:12:00Z" w16du:dateUtc="2026-09-09T09:12:00Z"/>
        </w:trPr>
        <w:tc>
          <w:tcPr>
            <w:tcW w:w="252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C40DE41" w14:textId="42642276" w:rsidR="00287B14" w:rsidRPr="00325356" w:rsidDel="00EC2039" w:rsidRDefault="00287B14" w:rsidP="00325356">
            <w:pPr>
              <w:adjustRightInd w:val="0"/>
              <w:rPr>
                <w:del w:id="2433" w:author="Tebokgo Mabuto (ECP)" w:date="2026-09-09T11:12:00Z" w16du:dateUtc="2026-09-09T09:12:00Z"/>
                <w:rFonts w:ascii="Arial" w:hAnsi="Arial" w:cs="Arial"/>
                <w:color w:val="000000"/>
                <w:sz w:val="20"/>
                <w:szCs w:val="20"/>
              </w:rPr>
            </w:pPr>
            <w:del w:id="2434" w:author="Tebokgo Mabuto (ECP)" w:date="2026-09-09T11:12:00Z" w16du:dateUtc="2026-09-09T09:12:00Z">
              <w:r w:rsidRPr="00325356" w:rsidDel="00EC2039">
                <w:rPr>
                  <w:rFonts w:ascii="Arial" w:hAnsi="Arial" w:cs="Arial"/>
                  <w:color w:val="000000"/>
                  <w:sz w:val="20"/>
                  <w:szCs w:val="20"/>
                </w:rPr>
                <w:delText>DN</w:delText>
              </w:r>
            </w:del>
          </w:p>
        </w:tc>
        <w:tc>
          <w:tcPr>
            <w:tcW w:w="1184" w:type="dxa"/>
            <w:tcBorders>
              <w:top w:val="single" w:sz="6" w:space="0" w:color="auto"/>
              <w:left w:val="single" w:sz="6" w:space="0" w:color="auto"/>
              <w:bottom w:val="single" w:sz="6" w:space="0" w:color="auto"/>
              <w:right w:val="single" w:sz="6" w:space="0" w:color="auto"/>
            </w:tcBorders>
          </w:tcPr>
          <w:p w14:paraId="3F9B4B64" w14:textId="67AC9C7F" w:rsidR="00287B14" w:rsidRPr="00325356" w:rsidDel="00EC2039" w:rsidRDefault="00287B14" w:rsidP="006A491F">
            <w:pPr>
              <w:adjustRightInd w:val="0"/>
              <w:jc w:val="center"/>
              <w:rPr>
                <w:del w:id="2435" w:author="Tebokgo Mabuto (ECP)" w:date="2026-09-09T11:12:00Z" w16du:dateUtc="2026-09-09T09:12:00Z"/>
                <w:rFonts w:ascii="Arial" w:hAnsi="Arial" w:cs="Arial"/>
                <w:color w:val="000000"/>
                <w:sz w:val="20"/>
                <w:szCs w:val="20"/>
              </w:rPr>
            </w:pPr>
            <w:del w:id="2436" w:author="Tebokgo Mabuto (ECP)" w:date="2026-09-09T11:12:00Z" w16du:dateUtc="2026-09-09T09:12:00Z">
              <w:r w:rsidRPr="00325356" w:rsidDel="00EC2039">
                <w:rPr>
                  <w:rFonts w:ascii="Arial" w:hAnsi="Arial" w:cs="Arial"/>
                  <w:color w:val="000000"/>
                  <w:sz w:val="20"/>
                  <w:szCs w:val="20"/>
                </w:rPr>
                <w:delText>5</w:delText>
              </w:r>
            </w:del>
          </w:p>
        </w:tc>
        <w:tc>
          <w:tcPr>
            <w:tcW w:w="1185" w:type="dxa"/>
            <w:tcBorders>
              <w:top w:val="single" w:sz="6" w:space="0" w:color="auto"/>
              <w:left w:val="single" w:sz="6" w:space="0" w:color="auto"/>
              <w:bottom w:val="single" w:sz="6" w:space="0" w:color="auto"/>
              <w:right w:val="single" w:sz="6" w:space="0" w:color="auto"/>
            </w:tcBorders>
          </w:tcPr>
          <w:p w14:paraId="43A804C2" w14:textId="6BD6B65E" w:rsidR="00287B14" w:rsidRPr="00325356" w:rsidDel="00EC2039" w:rsidRDefault="00287B14" w:rsidP="006A491F">
            <w:pPr>
              <w:adjustRightInd w:val="0"/>
              <w:jc w:val="center"/>
              <w:rPr>
                <w:del w:id="2437" w:author="Tebokgo Mabuto (ECP)" w:date="2026-09-09T11:12:00Z" w16du:dateUtc="2026-09-09T09:12:00Z"/>
                <w:rFonts w:ascii="Arial" w:hAnsi="Arial" w:cs="Arial"/>
                <w:color w:val="000000"/>
                <w:sz w:val="20"/>
                <w:szCs w:val="20"/>
              </w:rPr>
            </w:pPr>
            <w:del w:id="2438" w:author="Tebokgo Mabuto (ECP)" w:date="2026-09-09T11:12:00Z" w16du:dateUtc="2026-09-09T09:12:00Z">
              <w:r w:rsidRPr="00325356" w:rsidDel="00EC2039">
                <w:rPr>
                  <w:rFonts w:ascii="Arial" w:hAnsi="Arial" w:cs="Arial"/>
                  <w:color w:val="000000"/>
                  <w:sz w:val="20"/>
                  <w:szCs w:val="20"/>
                </w:rPr>
                <w:delText>5</w:delText>
              </w:r>
            </w:del>
          </w:p>
        </w:tc>
        <w:tc>
          <w:tcPr>
            <w:tcW w:w="1184" w:type="dxa"/>
            <w:tcBorders>
              <w:top w:val="single" w:sz="6" w:space="0" w:color="auto"/>
              <w:left w:val="single" w:sz="6" w:space="0" w:color="auto"/>
              <w:bottom w:val="single" w:sz="6" w:space="0" w:color="auto"/>
              <w:right w:val="single" w:sz="6" w:space="0" w:color="auto"/>
            </w:tcBorders>
          </w:tcPr>
          <w:p w14:paraId="1FCB609E" w14:textId="71B842FE" w:rsidR="00287B14" w:rsidRPr="00325356" w:rsidDel="00EC2039" w:rsidRDefault="00287B14" w:rsidP="006A491F">
            <w:pPr>
              <w:adjustRightInd w:val="0"/>
              <w:jc w:val="center"/>
              <w:rPr>
                <w:del w:id="2439" w:author="Tebokgo Mabuto (ECP)" w:date="2026-09-09T11:12:00Z" w16du:dateUtc="2026-09-09T09:12:00Z"/>
                <w:rFonts w:ascii="Arial" w:hAnsi="Arial" w:cs="Arial"/>
                <w:color w:val="000000"/>
                <w:sz w:val="20"/>
                <w:szCs w:val="20"/>
              </w:rPr>
            </w:pPr>
            <w:del w:id="2440" w:author="Tebokgo Mabuto (ECP)" w:date="2026-09-09T11:12:00Z" w16du:dateUtc="2026-09-09T09:12:00Z">
              <w:r w:rsidRPr="00325356" w:rsidDel="00EC2039">
                <w:rPr>
                  <w:rFonts w:ascii="Arial" w:hAnsi="Arial" w:cs="Arial"/>
                  <w:color w:val="000000"/>
                  <w:sz w:val="20"/>
                  <w:szCs w:val="20"/>
                </w:rPr>
                <w:delText>5</w:delText>
              </w:r>
            </w:del>
          </w:p>
        </w:tc>
        <w:tc>
          <w:tcPr>
            <w:tcW w:w="1185" w:type="dxa"/>
            <w:tcBorders>
              <w:top w:val="single" w:sz="6" w:space="0" w:color="auto"/>
              <w:left w:val="single" w:sz="6" w:space="0" w:color="auto"/>
              <w:bottom w:val="single" w:sz="6" w:space="0" w:color="auto"/>
              <w:right w:val="single" w:sz="6" w:space="0" w:color="auto"/>
            </w:tcBorders>
          </w:tcPr>
          <w:p w14:paraId="58465494" w14:textId="20FBE172" w:rsidR="00287B14" w:rsidRPr="00325356" w:rsidDel="00EC2039" w:rsidRDefault="00287B14" w:rsidP="006A491F">
            <w:pPr>
              <w:adjustRightInd w:val="0"/>
              <w:jc w:val="center"/>
              <w:rPr>
                <w:del w:id="2441" w:author="Tebokgo Mabuto (ECP)" w:date="2026-09-09T11:12:00Z" w16du:dateUtc="2026-09-09T09:12:00Z"/>
                <w:rFonts w:ascii="Arial" w:hAnsi="Arial" w:cs="Arial"/>
                <w:color w:val="000000"/>
                <w:sz w:val="20"/>
                <w:szCs w:val="20"/>
              </w:rPr>
            </w:pPr>
            <w:del w:id="2442" w:author="Tebokgo Mabuto (ECP)" w:date="2026-09-09T11:12:00Z" w16du:dateUtc="2026-09-09T09:12:00Z">
              <w:r w:rsidRPr="00325356" w:rsidDel="00EC2039">
                <w:rPr>
                  <w:rFonts w:ascii="Arial" w:hAnsi="Arial" w:cs="Arial"/>
                  <w:color w:val="000000"/>
                  <w:sz w:val="20"/>
                  <w:szCs w:val="20"/>
                </w:rPr>
                <w:delText>5</w:delText>
              </w:r>
            </w:del>
          </w:p>
        </w:tc>
        <w:tc>
          <w:tcPr>
            <w:tcW w:w="1184" w:type="dxa"/>
            <w:tcBorders>
              <w:top w:val="single" w:sz="6" w:space="0" w:color="auto"/>
              <w:left w:val="single" w:sz="6" w:space="0" w:color="auto"/>
              <w:bottom w:val="single" w:sz="6" w:space="0" w:color="auto"/>
              <w:right w:val="single" w:sz="6" w:space="0" w:color="auto"/>
            </w:tcBorders>
          </w:tcPr>
          <w:p w14:paraId="1D27A109" w14:textId="1EE9BB74" w:rsidR="00287B14" w:rsidRPr="00325356" w:rsidDel="00EC2039" w:rsidRDefault="00287B14" w:rsidP="006A491F">
            <w:pPr>
              <w:adjustRightInd w:val="0"/>
              <w:jc w:val="center"/>
              <w:rPr>
                <w:del w:id="2443" w:author="Tebokgo Mabuto (ECP)" w:date="2026-09-09T11:12:00Z" w16du:dateUtc="2026-09-09T09:12:00Z"/>
                <w:rFonts w:ascii="Arial" w:hAnsi="Arial" w:cs="Arial"/>
                <w:color w:val="000000"/>
                <w:sz w:val="20"/>
                <w:szCs w:val="20"/>
              </w:rPr>
            </w:pPr>
            <w:del w:id="2444" w:author="Tebokgo Mabuto (ECP)" w:date="2026-09-09T11:12:00Z" w16du:dateUtc="2026-09-09T09:12:00Z">
              <w:r w:rsidRPr="00325356" w:rsidDel="00EC2039">
                <w:rPr>
                  <w:rFonts w:ascii="Arial" w:hAnsi="Arial" w:cs="Arial"/>
                  <w:color w:val="000000"/>
                  <w:sz w:val="20"/>
                  <w:szCs w:val="20"/>
                </w:rPr>
                <w:delText>5</w:delText>
              </w:r>
            </w:del>
          </w:p>
        </w:tc>
        <w:tc>
          <w:tcPr>
            <w:tcW w:w="1184" w:type="dxa"/>
            <w:tcBorders>
              <w:top w:val="single" w:sz="6" w:space="0" w:color="auto"/>
              <w:left w:val="single" w:sz="6" w:space="0" w:color="auto"/>
              <w:bottom w:val="single" w:sz="6" w:space="0" w:color="auto"/>
              <w:right w:val="single" w:sz="6" w:space="0" w:color="auto"/>
            </w:tcBorders>
          </w:tcPr>
          <w:p w14:paraId="1459A5FF" w14:textId="482A1765" w:rsidR="00287B14" w:rsidRPr="00325356" w:rsidDel="00EC2039" w:rsidRDefault="00287B14" w:rsidP="006A491F">
            <w:pPr>
              <w:adjustRightInd w:val="0"/>
              <w:jc w:val="center"/>
              <w:rPr>
                <w:del w:id="2445" w:author="Tebokgo Mabuto (ECP)" w:date="2026-09-09T11:12:00Z" w16du:dateUtc="2026-09-09T09:12:00Z"/>
                <w:rFonts w:ascii="Arial" w:hAnsi="Arial" w:cs="Arial"/>
                <w:color w:val="000000"/>
                <w:sz w:val="20"/>
                <w:szCs w:val="20"/>
              </w:rPr>
            </w:pPr>
            <w:del w:id="2446" w:author="Tebokgo Mabuto (ECP)" w:date="2026-09-09T11:12:00Z" w16du:dateUtc="2026-09-09T09:12:00Z">
              <w:r w:rsidRPr="00325356" w:rsidDel="00EC2039">
                <w:rPr>
                  <w:rFonts w:ascii="Arial" w:hAnsi="Arial" w:cs="Arial"/>
                  <w:color w:val="000000"/>
                  <w:sz w:val="20"/>
                  <w:szCs w:val="20"/>
                </w:rPr>
                <w:delText>5</w:delText>
              </w:r>
            </w:del>
          </w:p>
        </w:tc>
      </w:tr>
      <w:tr w:rsidR="00287B14" w:rsidRPr="00325356" w:rsidDel="00EC2039" w14:paraId="57C7FE09" w14:textId="06DD131A" w:rsidTr="00325356">
        <w:trPr>
          <w:trHeight w:val="243"/>
          <w:del w:id="2447" w:author="Tebokgo Mabuto (ECP)" w:date="2026-09-09T11:12:00Z" w16du:dateUtc="2026-09-09T09:12:00Z"/>
        </w:trPr>
        <w:tc>
          <w:tcPr>
            <w:tcW w:w="252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106A79E" w14:textId="1980AEA8" w:rsidR="00287B14" w:rsidRPr="00325356" w:rsidDel="00EC2039" w:rsidRDefault="00287B14" w:rsidP="00325356">
            <w:pPr>
              <w:adjustRightInd w:val="0"/>
              <w:rPr>
                <w:del w:id="2448" w:author="Tebokgo Mabuto (ECP)" w:date="2026-09-09T11:12:00Z" w16du:dateUtc="2026-09-09T09:12:00Z"/>
                <w:rFonts w:ascii="Arial" w:hAnsi="Arial" w:cs="Arial"/>
                <w:color w:val="000000"/>
                <w:sz w:val="20"/>
                <w:szCs w:val="20"/>
              </w:rPr>
            </w:pPr>
            <w:del w:id="2449" w:author="Tebokgo Mabuto (ECP)" w:date="2026-09-09T11:12:00Z" w16du:dateUtc="2026-09-09T09:12:00Z">
              <w:r w:rsidRPr="00325356" w:rsidDel="00EC2039">
                <w:rPr>
                  <w:rFonts w:ascii="Arial" w:hAnsi="Arial" w:cs="Arial"/>
                  <w:color w:val="000000"/>
                  <w:sz w:val="20"/>
                  <w:szCs w:val="20"/>
                </w:rPr>
                <w:delText>CD</w:delText>
              </w:r>
            </w:del>
          </w:p>
        </w:tc>
        <w:tc>
          <w:tcPr>
            <w:tcW w:w="1184" w:type="dxa"/>
            <w:tcBorders>
              <w:top w:val="single" w:sz="6" w:space="0" w:color="auto"/>
              <w:left w:val="single" w:sz="6" w:space="0" w:color="auto"/>
              <w:bottom w:val="single" w:sz="6" w:space="0" w:color="auto"/>
              <w:right w:val="single" w:sz="6" w:space="0" w:color="auto"/>
            </w:tcBorders>
          </w:tcPr>
          <w:p w14:paraId="075940C7" w14:textId="73A3883A" w:rsidR="00287B14" w:rsidRPr="00325356" w:rsidDel="00EC2039" w:rsidRDefault="00287B14" w:rsidP="006A491F">
            <w:pPr>
              <w:adjustRightInd w:val="0"/>
              <w:jc w:val="center"/>
              <w:rPr>
                <w:del w:id="2450" w:author="Tebokgo Mabuto (ECP)" w:date="2026-09-09T11:12:00Z" w16du:dateUtc="2026-09-09T09:12:00Z"/>
                <w:rFonts w:ascii="Arial" w:hAnsi="Arial" w:cs="Arial"/>
                <w:color w:val="000000"/>
                <w:sz w:val="20"/>
                <w:szCs w:val="20"/>
              </w:rPr>
            </w:pPr>
            <w:del w:id="2451" w:author="Tebokgo Mabuto (ECP)" w:date="2026-09-09T11:12:00Z" w16du:dateUtc="2026-09-09T09:12:00Z">
              <w:r w:rsidRPr="00325356" w:rsidDel="00EC2039">
                <w:rPr>
                  <w:rFonts w:ascii="Arial" w:hAnsi="Arial" w:cs="Arial"/>
                  <w:color w:val="000000"/>
                  <w:sz w:val="20"/>
                  <w:szCs w:val="20"/>
                </w:rPr>
                <w:delText>4</w:delText>
              </w:r>
            </w:del>
          </w:p>
        </w:tc>
        <w:tc>
          <w:tcPr>
            <w:tcW w:w="1185" w:type="dxa"/>
            <w:tcBorders>
              <w:top w:val="single" w:sz="6" w:space="0" w:color="auto"/>
              <w:left w:val="single" w:sz="6" w:space="0" w:color="auto"/>
              <w:bottom w:val="single" w:sz="6" w:space="0" w:color="auto"/>
              <w:right w:val="single" w:sz="6" w:space="0" w:color="auto"/>
            </w:tcBorders>
          </w:tcPr>
          <w:p w14:paraId="0616C6BF" w14:textId="292EE2A0" w:rsidR="00287B14" w:rsidRPr="00325356" w:rsidDel="00EC2039" w:rsidRDefault="00287B14" w:rsidP="006A491F">
            <w:pPr>
              <w:adjustRightInd w:val="0"/>
              <w:jc w:val="center"/>
              <w:rPr>
                <w:del w:id="2452" w:author="Tebokgo Mabuto (ECP)" w:date="2026-09-09T11:12:00Z" w16du:dateUtc="2026-09-09T09:12:00Z"/>
                <w:rFonts w:ascii="Arial" w:hAnsi="Arial" w:cs="Arial"/>
                <w:color w:val="000000"/>
                <w:sz w:val="20"/>
                <w:szCs w:val="20"/>
              </w:rPr>
            </w:pPr>
            <w:del w:id="2453" w:author="Tebokgo Mabuto (ECP)" w:date="2026-09-09T11:12:00Z" w16du:dateUtc="2026-09-09T09:12:00Z">
              <w:r w:rsidRPr="00325356" w:rsidDel="00EC2039">
                <w:rPr>
                  <w:rFonts w:ascii="Arial" w:hAnsi="Arial" w:cs="Arial"/>
                  <w:color w:val="000000"/>
                  <w:sz w:val="20"/>
                  <w:szCs w:val="20"/>
                </w:rPr>
                <w:delText>3</w:delText>
              </w:r>
            </w:del>
          </w:p>
        </w:tc>
        <w:tc>
          <w:tcPr>
            <w:tcW w:w="1184" w:type="dxa"/>
            <w:tcBorders>
              <w:top w:val="single" w:sz="6" w:space="0" w:color="auto"/>
              <w:left w:val="single" w:sz="6" w:space="0" w:color="auto"/>
              <w:bottom w:val="single" w:sz="6" w:space="0" w:color="auto"/>
              <w:right w:val="single" w:sz="6" w:space="0" w:color="auto"/>
            </w:tcBorders>
          </w:tcPr>
          <w:p w14:paraId="32D3468F" w14:textId="7EDE964A" w:rsidR="00287B14" w:rsidRPr="00325356" w:rsidDel="00EC2039" w:rsidRDefault="00287B14" w:rsidP="006A491F">
            <w:pPr>
              <w:adjustRightInd w:val="0"/>
              <w:jc w:val="center"/>
              <w:rPr>
                <w:del w:id="2454" w:author="Tebokgo Mabuto (ECP)" w:date="2026-09-09T11:12:00Z" w16du:dateUtc="2026-09-09T09:12:00Z"/>
                <w:rFonts w:ascii="Arial" w:hAnsi="Arial" w:cs="Arial"/>
                <w:color w:val="000000"/>
                <w:sz w:val="20"/>
                <w:szCs w:val="20"/>
              </w:rPr>
            </w:pPr>
            <w:del w:id="2455" w:author="Tebokgo Mabuto (ECP)" w:date="2026-09-09T11:12:00Z" w16du:dateUtc="2026-09-09T09:12:00Z">
              <w:r w:rsidRPr="00325356" w:rsidDel="00EC2039">
                <w:rPr>
                  <w:rFonts w:ascii="Arial" w:hAnsi="Arial" w:cs="Arial"/>
                  <w:color w:val="000000"/>
                  <w:sz w:val="20"/>
                  <w:szCs w:val="20"/>
                </w:rPr>
                <w:delText>2</w:delText>
              </w:r>
            </w:del>
          </w:p>
        </w:tc>
        <w:tc>
          <w:tcPr>
            <w:tcW w:w="1185" w:type="dxa"/>
            <w:tcBorders>
              <w:top w:val="single" w:sz="6" w:space="0" w:color="auto"/>
              <w:left w:val="single" w:sz="6" w:space="0" w:color="auto"/>
              <w:bottom w:val="single" w:sz="6" w:space="0" w:color="auto"/>
              <w:right w:val="single" w:sz="6" w:space="0" w:color="auto"/>
            </w:tcBorders>
          </w:tcPr>
          <w:p w14:paraId="6E46A620" w14:textId="5F18BD0E" w:rsidR="00287B14" w:rsidRPr="00325356" w:rsidDel="00EC2039" w:rsidRDefault="00287B14" w:rsidP="006A491F">
            <w:pPr>
              <w:adjustRightInd w:val="0"/>
              <w:jc w:val="center"/>
              <w:rPr>
                <w:del w:id="2456" w:author="Tebokgo Mabuto (ECP)" w:date="2026-09-09T11:12:00Z" w16du:dateUtc="2026-09-09T09:12:00Z"/>
                <w:rFonts w:ascii="Arial" w:hAnsi="Arial" w:cs="Arial"/>
                <w:color w:val="000000"/>
                <w:sz w:val="20"/>
                <w:szCs w:val="20"/>
              </w:rPr>
            </w:pPr>
            <w:del w:id="2457" w:author="Tebokgo Mabuto (ECP)" w:date="2026-09-09T11:12:00Z" w16du:dateUtc="2026-09-09T09:12:00Z">
              <w:r w:rsidRPr="00325356" w:rsidDel="00EC2039">
                <w:rPr>
                  <w:rFonts w:ascii="Arial" w:hAnsi="Arial" w:cs="Arial"/>
                  <w:color w:val="000000"/>
                  <w:sz w:val="20"/>
                  <w:szCs w:val="20"/>
                </w:rPr>
                <w:delText>2</w:delText>
              </w:r>
            </w:del>
          </w:p>
        </w:tc>
        <w:tc>
          <w:tcPr>
            <w:tcW w:w="1184" w:type="dxa"/>
            <w:tcBorders>
              <w:top w:val="single" w:sz="6" w:space="0" w:color="auto"/>
              <w:left w:val="single" w:sz="6" w:space="0" w:color="auto"/>
              <w:bottom w:val="single" w:sz="6" w:space="0" w:color="auto"/>
              <w:right w:val="single" w:sz="6" w:space="0" w:color="auto"/>
            </w:tcBorders>
          </w:tcPr>
          <w:p w14:paraId="27601316" w14:textId="19D5B562" w:rsidR="00287B14" w:rsidRPr="00325356" w:rsidDel="00EC2039" w:rsidRDefault="00287B14" w:rsidP="006A491F">
            <w:pPr>
              <w:adjustRightInd w:val="0"/>
              <w:jc w:val="center"/>
              <w:rPr>
                <w:del w:id="2458" w:author="Tebokgo Mabuto (ECP)" w:date="2026-09-09T11:12:00Z" w16du:dateUtc="2026-09-09T09:12:00Z"/>
                <w:rFonts w:ascii="Arial" w:hAnsi="Arial" w:cs="Arial"/>
                <w:color w:val="000000"/>
                <w:sz w:val="20"/>
                <w:szCs w:val="20"/>
              </w:rPr>
            </w:pPr>
            <w:del w:id="2459" w:author="Tebokgo Mabuto (ECP)" w:date="2026-09-09T11:12:00Z" w16du:dateUtc="2026-09-09T09:12:00Z">
              <w:r w:rsidRPr="00325356" w:rsidDel="00EC2039">
                <w:rPr>
                  <w:rFonts w:ascii="Arial" w:hAnsi="Arial" w:cs="Arial"/>
                  <w:color w:val="000000"/>
                  <w:sz w:val="20"/>
                  <w:szCs w:val="20"/>
                </w:rPr>
                <w:delText>2</w:delText>
              </w:r>
            </w:del>
          </w:p>
        </w:tc>
        <w:tc>
          <w:tcPr>
            <w:tcW w:w="1184" w:type="dxa"/>
            <w:tcBorders>
              <w:top w:val="single" w:sz="6" w:space="0" w:color="auto"/>
              <w:left w:val="single" w:sz="6" w:space="0" w:color="auto"/>
              <w:bottom w:val="single" w:sz="6" w:space="0" w:color="auto"/>
              <w:right w:val="single" w:sz="6" w:space="0" w:color="auto"/>
            </w:tcBorders>
          </w:tcPr>
          <w:p w14:paraId="2BC8F767" w14:textId="204EB75C" w:rsidR="00287B14" w:rsidRPr="00325356" w:rsidDel="00EC2039" w:rsidRDefault="00287B14" w:rsidP="006A491F">
            <w:pPr>
              <w:adjustRightInd w:val="0"/>
              <w:jc w:val="center"/>
              <w:rPr>
                <w:del w:id="2460" w:author="Tebokgo Mabuto (ECP)" w:date="2026-09-09T11:12:00Z" w16du:dateUtc="2026-09-09T09:12:00Z"/>
                <w:rFonts w:ascii="Arial" w:hAnsi="Arial" w:cs="Arial"/>
                <w:color w:val="000000"/>
                <w:sz w:val="20"/>
                <w:szCs w:val="20"/>
              </w:rPr>
            </w:pPr>
            <w:del w:id="2461" w:author="Tebokgo Mabuto (ECP)" w:date="2026-09-09T11:12:00Z" w16du:dateUtc="2026-09-09T09:12:00Z">
              <w:r w:rsidRPr="00325356" w:rsidDel="00EC2039">
                <w:rPr>
                  <w:rFonts w:ascii="Arial" w:hAnsi="Arial" w:cs="Arial"/>
                  <w:color w:val="000000"/>
                  <w:sz w:val="20"/>
                  <w:szCs w:val="20"/>
                </w:rPr>
                <w:delText>5</w:delText>
              </w:r>
            </w:del>
          </w:p>
        </w:tc>
      </w:tr>
    </w:tbl>
    <w:p w14:paraId="2E699462" w14:textId="6A327547" w:rsidR="00287B14" w:rsidRPr="00325356" w:rsidDel="00EC2039" w:rsidRDefault="00287B14" w:rsidP="00287B14">
      <w:pPr>
        <w:jc w:val="both"/>
        <w:rPr>
          <w:del w:id="2462" w:author="Tebokgo Mabuto (ECP)" w:date="2026-09-09T11:12:00Z" w16du:dateUtc="2026-09-09T09:12:00Z"/>
          <w:rFonts w:ascii="Arial" w:hAnsi="Arial" w:cs="Arial"/>
          <w:sz w:val="16"/>
          <w:szCs w:val="16"/>
        </w:rPr>
      </w:pPr>
    </w:p>
    <w:p w14:paraId="236E49C5" w14:textId="2CCA24C6" w:rsidR="00287B14" w:rsidRPr="00325356" w:rsidDel="00EC2039" w:rsidRDefault="00287B14" w:rsidP="00287B14">
      <w:pPr>
        <w:jc w:val="both"/>
        <w:rPr>
          <w:del w:id="2463" w:author="Tebokgo Mabuto (ECP)" w:date="2026-09-09T11:12:00Z" w16du:dateUtc="2026-09-09T09:12:00Z"/>
          <w:rFonts w:ascii="Arial" w:hAnsi="Arial" w:cs="Arial"/>
          <w:noProof/>
          <w:sz w:val="16"/>
          <w:szCs w:val="16"/>
        </w:rPr>
      </w:pPr>
    </w:p>
    <w:p w14:paraId="5910E00F" w14:textId="08499E6C" w:rsidR="00287B14" w:rsidRPr="00325356" w:rsidDel="00EC2039" w:rsidRDefault="00287B14" w:rsidP="00287B14">
      <w:pPr>
        <w:jc w:val="both"/>
        <w:rPr>
          <w:del w:id="2464" w:author="Tebokgo Mabuto (ECP)" w:date="2026-09-09T11:12:00Z" w16du:dateUtc="2026-09-09T09:12:00Z"/>
          <w:rFonts w:ascii="Arial" w:hAnsi="Arial" w:cs="Arial"/>
          <w:b/>
          <w:bCs/>
          <w:sz w:val="20"/>
          <w:szCs w:val="20"/>
        </w:rPr>
      </w:pPr>
      <w:del w:id="2465" w:author="Tebokgo Mabuto (ECP)" w:date="2026-09-09T11:12:00Z" w16du:dateUtc="2026-09-09T09:12:00Z">
        <w:r w:rsidRPr="00325356" w:rsidDel="00EC2039">
          <w:rPr>
            <w:rFonts w:ascii="Arial" w:hAnsi="Arial" w:cs="Arial"/>
            <w:b/>
            <w:bCs/>
            <w:sz w:val="20"/>
            <w:szCs w:val="20"/>
          </w:rPr>
          <w:delText>DS Pavement and Materials</w:delText>
        </w:r>
      </w:del>
    </w:p>
    <w:p w14:paraId="777082F3" w14:textId="0B4F3BFA" w:rsidR="00287B14" w:rsidRPr="00325356" w:rsidDel="00EC2039" w:rsidRDefault="00287B14" w:rsidP="00287B14">
      <w:pPr>
        <w:jc w:val="both"/>
        <w:rPr>
          <w:del w:id="2466" w:author="Tebokgo Mabuto (ECP)" w:date="2026-09-09T11:12:00Z" w16du:dateUtc="2026-09-09T09:12:00Z"/>
          <w:rFonts w:ascii="Arial" w:hAnsi="Arial" w:cs="Arial"/>
          <w:sz w:val="20"/>
          <w:szCs w:val="20"/>
        </w:rPr>
      </w:pPr>
    </w:p>
    <w:tbl>
      <w:tblPr>
        <w:tblStyle w:val="TableGrid"/>
        <w:tblW w:w="9695" w:type="dxa"/>
        <w:tblLook w:val="04A0" w:firstRow="1" w:lastRow="0" w:firstColumn="1" w:lastColumn="0" w:noHBand="0" w:noVBand="1"/>
      </w:tblPr>
      <w:tblGrid>
        <w:gridCol w:w="551"/>
        <w:gridCol w:w="5741"/>
        <w:gridCol w:w="851"/>
        <w:gridCol w:w="851"/>
        <w:gridCol w:w="850"/>
        <w:gridCol w:w="851"/>
      </w:tblGrid>
      <w:tr w:rsidR="00287B14" w:rsidRPr="00325356" w:rsidDel="00EC2039" w14:paraId="75E45C76" w14:textId="4A279E4E" w:rsidTr="006A491F">
        <w:trPr>
          <w:trHeight w:val="229"/>
          <w:del w:id="2467" w:author="Tebokgo Mabuto (ECP)" w:date="2026-09-09T11:12:00Z" w16du:dateUtc="2026-09-09T09:12:00Z"/>
        </w:trPr>
        <w:tc>
          <w:tcPr>
            <w:tcW w:w="551" w:type="dxa"/>
            <w:tcBorders>
              <w:top w:val="nil"/>
              <w:left w:val="nil"/>
              <w:bottom w:val="nil"/>
              <w:right w:val="nil"/>
            </w:tcBorders>
          </w:tcPr>
          <w:p w14:paraId="325CACDF" w14:textId="79BC95C5" w:rsidR="00287B14" w:rsidRPr="00325356" w:rsidDel="00EC2039" w:rsidRDefault="00287B14" w:rsidP="006A491F">
            <w:pPr>
              <w:jc w:val="center"/>
              <w:rPr>
                <w:del w:id="2468" w:author="Tebokgo Mabuto (ECP)" w:date="2026-09-09T11:12:00Z" w16du:dateUtc="2026-09-09T09:12:00Z"/>
                <w:rFonts w:ascii="Arial" w:hAnsi="Arial" w:cs="Arial"/>
                <w:noProof/>
                <w:sz w:val="20"/>
                <w:szCs w:val="20"/>
              </w:rPr>
            </w:pPr>
          </w:p>
        </w:tc>
        <w:tc>
          <w:tcPr>
            <w:tcW w:w="5741" w:type="dxa"/>
            <w:tcBorders>
              <w:top w:val="nil"/>
              <w:left w:val="nil"/>
              <w:bottom w:val="single" w:sz="4" w:space="0" w:color="auto"/>
              <w:right w:val="nil"/>
            </w:tcBorders>
          </w:tcPr>
          <w:p w14:paraId="2860C5F3" w14:textId="44DC94C2" w:rsidR="00287B14" w:rsidRPr="00325356" w:rsidDel="00EC2039" w:rsidRDefault="00287B14" w:rsidP="006A491F">
            <w:pPr>
              <w:jc w:val="center"/>
              <w:rPr>
                <w:del w:id="2469" w:author="Tebokgo Mabuto (ECP)" w:date="2026-09-09T11:12:00Z" w16du:dateUtc="2026-09-09T09:12:00Z"/>
                <w:rFonts w:ascii="Arial" w:hAnsi="Arial" w:cs="Arial"/>
                <w:noProof/>
                <w:sz w:val="20"/>
                <w:szCs w:val="20"/>
              </w:rPr>
            </w:pPr>
            <w:del w:id="2470" w:author="Tebokgo Mabuto (ECP)" w:date="2026-09-09T11:12:00Z" w16du:dateUtc="2026-09-09T09:12:00Z">
              <w:r w:rsidRPr="00325356" w:rsidDel="00EC2039">
                <w:rPr>
                  <w:rFonts w:ascii="Arial" w:hAnsi="Arial" w:cs="Arial"/>
                  <w:noProof/>
                  <w:sz w:val="20"/>
                  <w:szCs w:val="20"/>
                </w:rPr>
                <w:delText>1</w:delText>
              </w:r>
            </w:del>
          </w:p>
        </w:tc>
        <w:tc>
          <w:tcPr>
            <w:tcW w:w="851" w:type="dxa"/>
            <w:tcBorders>
              <w:top w:val="nil"/>
              <w:left w:val="nil"/>
              <w:right w:val="nil"/>
            </w:tcBorders>
          </w:tcPr>
          <w:p w14:paraId="2396B413" w14:textId="0B39E94C" w:rsidR="00287B14" w:rsidRPr="00325356" w:rsidDel="00EC2039" w:rsidRDefault="00287B14" w:rsidP="006A491F">
            <w:pPr>
              <w:jc w:val="center"/>
              <w:rPr>
                <w:del w:id="2471" w:author="Tebokgo Mabuto (ECP)" w:date="2026-09-09T11:12:00Z" w16du:dateUtc="2026-09-09T09:12:00Z"/>
                <w:rFonts w:ascii="Arial" w:hAnsi="Arial" w:cs="Arial"/>
                <w:noProof/>
                <w:sz w:val="20"/>
                <w:szCs w:val="20"/>
              </w:rPr>
            </w:pPr>
            <w:del w:id="2472" w:author="Tebokgo Mabuto (ECP)" w:date="2026-09-09T11:12:00Z" w16du:dateUtc="2026-09-09T09:12:00Z">
              <w:r w:rsidRPr="00325356" w:rsidDel="00EC2039">
                <w:rPr>
                  <w:rFonts w:ascii="Arial" w:hAnsi="Arial" w:cs="Arial"/>
                  <w:noProof/>
                  <w:sz w:val="20"/>
                  <w:szCs w:val="20"/>
                </w:rPr>
                <w:delText>2</w:delText>
              </w:r>
            </w:del>
          </w:p>
        </w:tc>
        <w:tc>
          <w:tcPr>
            <w:tcW w:w="851" w:type="dxa"/>
            <w:tcBorders>
              <w:top w:val="nil"/>
              <w:left w:val="nil"/>
              <w:right w:val="nil"/>
            </w:tcBorders>
          </w:tcPr>
          <w:p w14:paraId="67870A9A" w14:textId="6E1950C6" w:rsidR="00287B14" w:rsidRPr="00325356" w:rsidDel="00EC2039" w:rsidRDefault="00287B14" w:rsidP="006A491F">
            <w:pPr>
              <w:jc w:val="center"/>
              <w:rPr>
                <w:del w:id="2473" w:author="Tebokgo Mabuto (ECP)" w:date="2026-09-09T11:12:00Z" w16du:dateUtc="2026-09-09T09:12:00Z"/>
                <w:rFonts w:ascii="Arial" w:hAnsi="Arial" w:cs="Arial"/>
                <w:noProof/>
                <w:sz w:val="20"/>
                <w:szCs w:val="20"/>
              </w:rPr>
            </w:pPr>
            <w:del w:id="2474" w:author="Tebokgo Mabuto (ECP)" w:date="2026-09-09T11:12:00Z" w16du:dateUtc="2026-09-09T09:12:00Z">
              <w:r w:rsidRPr="00325356" w:rsidDel="00EC2039">
                <w:rPr>
                  <w:rFonts w:ascii="Arial" w:hAnsi="Arial" w:cs="Arial"/>
                  <w:noProof/>
                  <w:sz w:val="20"/>
                  <w:szCs w:val="20"/>
                </w:rPr>
                <w:delText>3</w:delText>
              </w:r>
            </w:del>
          </w:p>
        </w:tc>
        <w:tc>
          <w:tcPr>
            <w:tcW w:w="850" w:type="dxa"/>
            <w:tcBorders>
              <w:top w:val="nil"/>
              <w:left w:val="nil"/>
              <w:right w:val="nil"/>
            </w:tcBorders>
          </w:tcPr>
          <w:p w14:paraId="42AE9DA5" w14:textId="2071DD08" w:rsidR="00287B14" w:rsidRPr="00325356" w:rsidDel="00EC2039" w:rsidRDefault="00287B14" w:rsidP="006A491F">
            <w:pPr>
              <w:jc w:val="center"/>
              <w:rPr>
                <w:del w:id="2475" w:author="Tebokgo Mabuto (ECP)" w:date="2026-09-09T11:12:00Z" w16du:dateUtc="2026-09-09T09:12:00Z"/>
                <w:rFonts w:ascii="Arial" w:hAnsi="Arial" w:cs="Arial"/>
                <w:noProof/>
                <w:sz w:val="20"/>
                <w:szCs w:val="20"/>
              </w:rPr>
            </w:pPr>
            <w:del w:id="2476" w:author="Tebokgo Mabuto (ECP)" w:date="2026-09-09T11:12:00Z" w16du:dateUtc="2026-09-09T09:12:00Z">
              <w:r w:rsidRPr="00325356" w:rsidDel="00EC2039">
                <w:rPr>
                  <w:rFonts w:ascii="Arial" w:hAnsi="Arial" w:cs="Arial"/>
                  <w:noProof/>
                  <w:sz w:val="20"/>
                  <w:szCs w:val="20"/>
                </w:rPr>
                <w:delText>4</w:delText>
              </w:r>
            </w:del>
          </w:p>
        </w:tc>
        <w:tc>
          <w:tcPr>
            <w:tcW w:w="851" w:type="dxa"/>
            <w:tcBorders>
              <w:top w:val="nil"/>
              <w:left w:val="nil"/>
              <w:right w:val="nil"/>
            </w:tcBorders>
          </w:tcPr>
          <w:p w14:paraId="3FE2ABC4" w14:textId="6C1DB14C" w:rsidR="00287B14" w:rsidRPr="00325356" w:rsidDel="00EC2039" w:rsidRDefault="00287B14" w:rsidP="006A491F">
            <w:pPr>
              <w:jc w:val="center"/>
              <w:rPr>
                <w:del w:id="2477" w:author="Tebokgo Mabuto (ECP)" w:date="2026-09-09T11:12:00Z" w16du:dateUtc="2026-09-09T09:12:00Z"/>
                <w:rFonts w:ascii="Arial" w:hAnsi="Arial" w:cs="Arial"/>
                <w:noProof/>
                <w:sz w:val="20"/>
                <w:szCs w:val="20"/>
              </w:rPr>
            </w:pPr>
            <w:del w:id="2478" w:author="Tebokgo Mabuto (ECP)" w:date="2026-09-09T11:12:00Z" w16du:dateUtc="2026-09-09T09:12:00Z">
              <w:r w:rsidRPr="00325356" w:rsidDel="00EC2039">
                <w:rPr>
                  <w:rFonts w:ascii="Arial" w:hAnsi="Arial" w:cs="Arial"/>
                  <w:noProof/>
                  <w:sz w:val="20"/>
                  <w:szCs w:val="20"/>
                </w:rPr>
                <w:delText>5</w:delText>
              </w:r>
            </w:del>
          </w:p>
        </w:tc>
      </w:tr>
      <w:tr w:rsidR="00287B14" w:rsidRPr="00325356" w:rsidDel="00EC2039" w14:paraId="1DE09E82" w14:textId="18D55252" w:rsidTr="006A491F">
        <w:trPr>
          <w:cantSplit/>
          <w:trHeight w:val="2177"/>
          <w:del w:id="2479" w:author="Tebokgo Mabuto (ECP)" w:date="2026-09-09T11:12:00Z" w16du:dateUtc="2026-09-09T09:12:00Z"/>
        </w:trPr>
        <w:tc>
          <w:tcPr>
            <w:tcW w:w="551" w:type="dxa"/>
            <w:tcBorders>
              <w:top w:val="nil"/>
              <w:left w:val="nil"/>
              <w:bottom w:val="nil"/>
              <w:right w:val="single" w:sz="4" w:space="0" w:color="auto"/>
              <w:tl2br w:val="nil"/>
            </w:tcBorders>
          </w:tcPr>
          <w:p w14:paraId="54BC0809" w14:textId="6CF0ED2D" w:rsidR="00287B14" w:rsidRPr="00325356" w:rsidDel="00EC2039" w:rsidRDefault="00287B14" w:rsidP="006A491F">
            <w:pPr>
              <w:jc w:val="center"/>
              <w:rPr>
                <w:del w:id="2480" w:author="Tebokgo Mabuto (ECP)" w:date="2026-09-09T11:12:00Z" w16du:dateUtc="2026-09-09T09:12:00Z"/>
                <w:rFonts w:ascii="Arial" w:hAnsi="Arial" w:cs="Arial"/>
                <w:noProof/>
                <w:sz w:val="20"/>
                <w:szCs w:val="20"/>
              </w:rPr>
            </w:pPr>
          </w:p>
        </w:tc>
        <w:tc>
          <w:tcPr>
            <w:tcW w:w="5741" w:type="dxa"/>
            <w:tcBorders>
              <w:left w:val="single" w:sz="4" w:space="0" w:color="auto"/>
              <w:tl2br w:val="single" w:sz="4" w:space="0" w:color="auto"/>
            </w:tcBorders>
          </w:tcPr>
          <w:p w14:paraId="4C8D3422" w14:textId="71C7C531" w:rsidR="00287B14" w:rsidRPr="00325356" w:rsidDel="00EC2039" w:rsidRDefault="00287B14" w:rsidP="006A491F">
            <w:pPr>
              <w:jc w:val="center"/>
              <w:rPr>
                <w:del w:id="2481" w:author="Tebokgo Mabuto (ECP)" w:date="2026-09-09T11:12:00Z" w16du:dateUtc="2026-09-09T09:12:00Z"/>
                <w:rFonts w:ascii="Arial" w:hAnsi="Arial" w:cs="Arial"/>
                <w:noProof/>
                <w:sz w:val="20"/>
                <w:szCs w:val="20"/>
              </w:rPr>
            </w:pPr>
          </w:p>
          <w:p w14:paraId="6015E7A6" w14:textId="3FB54C2F" w:rsidR="00287B14" w:rsidRPr="00325356" w:rsidDel="00EC2039" w:rsidRDefault="00287B14" w:rsidP="006A491F">
            <w:pPr>
              <w:jc w:val="center"/>
              <w:rPr>
                <w:del w:id="2482" w:author="Tebokgo Mabuto (ECP)" w:date="2026-09-09T11:12:00Z" w16du:dateUtc="2026-09-09T09:12:00Z"/>
                <w:rFonts w:ascii="Arial" w:hAnsi="Arial" w:cs="Arial"/>
                <w:noProof/>
                <w:sz w:val="20"/>
                <w:szCs w:val="20"/>
              </w:rPr>
            </w:pPr>
            <w:del w:id="2483" w:author="Tebokgo Mabuto (ECP)" w:date="2026-09-09T11:12:00Z" w16du:dateUtc="2026-09-09T09:12:00Z">
              <w:r w:rsidRPr="00325356" w:rsidDel="00EC2039">
                <w:rPr>
                  <w:rFonts w:ascii="Arial" w:hAnsi="Arial" w:cs="Arial"/>
                  <w:noProof/>
                  <w:sz w:val="20"/>
                  <w:szCs w:val="20"/>
                </w:rPr>
                <w:tab/>
              </w:r>
              <w:r w:rsidRPr="00325356" w:rsidDel="00EC2039">
                <w:rPr>
                  <w:rFonts w:ascii="Arial" w:hAnsi="Arial" w:cs="Arial"/>
                  <w:noProof/>
                  <w:sz w:val="20"/>
                  <w:szCs w:val="20"/>
                </w:rPr>
                <w:tab/>
              </w:r>
              <w:r w:rsidRPr="00325356" w:rsidDel="00EC2039">
                <w:rPr>
                  <w:rFonts w:ascii="Arial" w:hAnsi="Arial" w:cs="Arial"/>
                  <w:noProof/>
                  <w:sz w:val="20"/>
                  <w:szCs w:val="20"/>
                </w:rPr>
                <w:tab/>
                <w:delText>Project Type</w:delText>
              </w:r>
            </w:del>
          </w:p>
          <w:p w14:paraId="4364A957" w14:textId="29388B54" w:rsidR="00287B14" w:rsidRPr="00325356" w:rsidDel="00EC2039" w:rsidRDefault="00287B14" w:rsidP="006A491F">
            <w:pPr>
              <w:jc w:val="center"/>
              <w:rPr>
                <w:del w:id="2484" w:author="Tebokgo Mabuto (ECP)" w:date="2026-09-09T11:12:00Z" w16du:dateUtc="2026-09-09T09:12:00Z"/>
                <w:rFonts w:ascii="Arial" w:hAnsi="Arial" w:cs="Arial"/>
                <w:noProof/>
                <w:sz w:val="20"/>
                <w:szCs w:val="20"/>
              </w:rPr>
            </w:pPr>
          </w:p>
          <w:p w14:paraId="07C146E0" w14:textId="7945F0B3" w:rsidR="00287B14" w:rsidRPr="00325356" w:rsidDel="00EC2039" w:rsidRDefault="00287B14" w:rsidP="006A491F">
            <w:pPr>
              <w:jc w:val="center"/>
              <w:rPr>
                <w:del w:id="2485" w:author="Tebokgo Mabuto (ECP)" w:date="2026-09-09T11:12:00Z" w16du:dateUtc="2026-09-09T09:12:00Z"/>
                <w:rFonts w:ascii="Arial" w:hAnsi="Arial" w:cs="Arial"/>
                <w:noProof/>
                <w:sz w:val="20"/>
                <w:szCs w:val="20"/>
              </w:rPr>
            </w:pPr>
          </w:p>
          <w:p w14:paraId="1CC8B1CE" w14:textId="0B300568" w:rsidR="00287B14" w:rsidRPr="00325356" w:rsidDel="00EC2039" w:rsidRDefault="00287B14" w:rsidP="006A491F">
            <w:pPr>
              <w:jc w:val="center"/>
              <w:rPr>
                <w:del w:id="2486" w:author="Tebokgo Mabuto (ECP)" w:date="2026-09-09T11:12:00Z" w16du:dateUtc="2026-09-09T09:12:00Z"/>
                <w:rFonts w:ascii="Arial" w:hAnsi="Arial" w:cs="Arial"/>
                <w:noProof/>
                <w:sz w:val="20"/>
                <w:szCs w:val="20"/>
              </w:rPr>
            </w:pPr>
          </w:p>
          <w:p w14:paraId="5A59E8AD" w14:textId="4C4C1C5B" w:rsidR="00287B14" w:rsidRPr="00325356" w:rsidDel="00EC2039" w:rsidRDefault="00287B14" w:rsidP="006A491F">
            <w:pPr>
              <w:jc w:val="center"/>
              <w:rPr>
                <w:del w:id="2487" w:author="Tebokgo Mabuto (ECP)" w:date="2026-09-09T11:12:00Z" w16du:dateUtc="2026-09-09T09:12:00Z"/>
                <w:rFonts w:ascii="Arial" w:hAnsi="Arial" w:cs="Arial"/>
                <w:noProof/>
                <w:sz w:val="20"/>
                <w:szCs w:val="20"/>
              </w:rPr>
            </w:pPr>
          </w:p>
          <w:p w14:paraId="46402192" w14:textId="1EE8A408" w:rsidR="00287B14" w:rsidRPr="00325356" w:rsidDel="00EC2039" w:rsidRDefault="00287B14" w:rsidP="006A491F">
            <w:pPr>
              <w:jc w:val="center"/>
              <w:rPr>
                <w:del w:id="2488" w:author="Tebokgo Mabuto (ECP)" w:date="2026-09-09T11:12:00Z" w16du:dateUtc="2026-09-09T09:12:00Z"/>
                <w:rFonts w:ascii="Arial" w:hAnsi="Arial" w:cs="Arial"/>
                <w:noProof/>
                <w:sz w:val="20"/>
                <w:szCs w:val="20"/>
              </w:rPr>
            </w:pPr>
          </w:p>
          <w:p w14:paraId="2554A705" w14:textId="60EC1491" w:rsidR="00287B14" w:rsidRPr="00325356" w:rsidDel="00EC2039" w:rsidRDefault="00287B14" w:rsidP="006A491F">
            <w:pPr>
              <w:rPr>
                <w:del w:id="2489" w:author="Tebokgo Mabuto (ECP)" w:date="2026-09-09T11:12:00Z" w16du:dateUtc="2026-09-09T09:12:00Z"/>
                <w:rFonts w:ascii="Arial" w:hAnsi="Arial" w:cs="Arial"/>
                <w:noProof/>
                <w:sz w:val="20"/>
                <w:szCs w:val="20"/>
              </w:rPr>
            </w:pPr>
            <w:del w:id="2490" w:author="Tebokgo Mabuto (ECP)" w:date="2026-09-09T11:12:00Z" w16du:dateUtc="2026-09-09T09:12:00Z">
              <w:r w:rsidRPr="00325356" w:rsidDel="00EC2039">
                <w:rPr>
                  <w:rFonts w:ascii="Arial" w:hAnsi="Arial" w:cs="Arial"/>
                  <w:noProof/>
                  <w:sz w:val="20"/>
                  <w:szCs w:val="20"/>
                </w:rPr>
                <w:tab/>
                <w:delText>Experience</w:delText>
              </w:r>
            </w:del>
          </w:p>
        </w:tc>
        <w:tc>
          <w:tcPr>
            <w:tcW w:w="851" w:type="dxa"/>
            <w:textDirection w:val="btLr"/>
            <w:vAlign w:val="center"/>
          </w:tcPr>
          <w:p w14:paraId="3B984182" w14:textId="69240D7C" w:rsidR="00287B14" w:rsidRPr="00325356" w:rsidDel="00EC2039" w:rsidRDefault="00287B14" w:rsidP="006A491F">
            <w:pPr>
              <w:ind w:left="113" w:right="113"/>
              <w:jc w:val="center"/>
              <w:rPr>
                <w:del w:id="2491" w:author="Tebokgo Mabuto (ECP)" w:date="2026-09-09T11:12:00Z" w16du:dateUtc="2026-09-09T09:12:00Z"/>
                <w:rFonts w:ascii="Arial" w:hAnsi="Arial" w:cs="Arial"/>
                <w:noProof/>
                <w:sz w:val="20"/>
                <w:szCs w:val="20"/>
              </w:rPr>
            </w:pPr>
            <w:del w:id="2492" w:author="Tebokgo Mabuto (ECP)" w:date="2026-09-09T11:12:00Z" w16du:dateUtc="2026-09-09T09:12:00Z">
              <w:r w:rsidRPr="00325356" w:rsidDel="00EC2039">
                <w:rPr>
                  <w:rFonts w:ascii="Arial" w:hAnsi="Arial" w:cs="Arial"/>
                  <w:noProof/>
                  <w:sz w:val="20"/>
                  <w:szCs w:val="20"/>
                </w:rPr>
                <w:delText>MP/MS</w:delText>
              </w:r>
            </w:del>
          </w:p>
        </w:tc>
        <w:tc>
          <w:tcPr>
            <w:tcW w:w="851" w:type="dxa"/>
            <w:textDirection w:val="btLr"/>
            <w:vAlign w:val="center"/>
          </w:tcPr>
          <w:p w14:paraId="5B15F822" w14:textId="00FF9CAC" w:rsidR="00287B14" w:rsidRPr="00325356" w:rsidDel="00EC2039" w:rsidRDefault="00287B14" w:rsidP="006A491F">
            <w:pPr>
              <w:ind w:left="113" w:right="113"/>
              <w:jc w:val="center"/>
              <w:rPr>
                <w:del w:id="2493" w:author="Tebokgo Mabuto (ECP)" w:date="2026-09-09T11:12:00Z" w16du:dateUtc="2026-09-09T09:12:00Z"/>
                <w:rFonts w:ascii="Arial" w:hAnsi="Arial" w:cs="Arial"/>
                <w:noProof/>
                <w:sz w:val="20"/>
                <w:szCs w:val="20"/>
              </w:rPr>
            </w:pPr>
            <w:del w:id="2494" w:author="Tebokgo Mabuto (ECP)" w:date="2026-09-09T11:12:00Z" w16du:dateUtc="2026-09-09T09:12:00Z">
              <w:r w:rsidRPr="00325356" w:rsidDel="00EC2039">
                <w:rPr>
                  <w:rFonts w:ascii="Arial" w:hAnsi="Arial" w:cs="Arial"/>
                  <w:noProof/>
                  <w:sz w:val="20"/>
                  <w:szCs w:val="20"/>
                </w:rPr>
                <w:delText>MSC</w:delText>
              </w:r>
            </w:del>
          </w:p>
        </w:tc>
        <w:tc>
          <w:tcPr>
            <w:tcW w:w="850" w:type="dxa"/>
            <w:textDirection w:val="btLr"/>
            <w:vAlign w:val="center"/>
          </w:tcPr>
          <w:p w14:paraId="74DD1D5F" w14:textId="0F3EB438" w:rsidR="00287B14" w:rsidRPr="00325356" w:rsidDel="00EC2039" w:rsidRDefault="00287B14" w:rsidP="006A491F">
            <w:pPr>
              <w:ind w:left="113" w:right="113"/>
              <w:jc w:val="center"/>
              <w:rPr>
                <w:del w:id="2495" w:author="Tebokgo Mabuto (ECP)" w:date="2026-09-09T11:12:00Z" w16du:dateUtc="2026-09-09T09:12:00Z"/>
                <w:rFonts w:ascii="Arial" w:hAnsi="Arial" w:cs="Arial"/>
                <w:noProof/>
                <w:sz w:val="20"/>
                <w:szCs w:val="20"/>
              </w:rPr>
            </w:pPr>
            <w:del w:id="2496" w:author="Tebokgo Mabuto (ECP)" w:date="2026-09-09T11:12:00Z" w16du:dateUtc="2026-09-09T09:12:00Z">
              <w:r w:rsidRPr="00325356" w:rsidDel="00EC2039">
                <w:rPr>
                  <w:rFonts w:ascii="Arial" w:hAnsi="Arial" w:cs="Arial"/>
                  <w:noProof/>
                  <w:sz w:val="20"/>
                  <w:szCs w:val="20"/>
                </w:rPr>
                <w:delText>DS</w:delText>
              </w:r>
            </w:del>
          </w:p>
        </w:tc>
        <w:tc>
          <w:tcPr>
            <w:tcW w:w="851" w:type="dxa"/>
            <w:textDirection w:val="btLr"/>
            <w:vAlign w:val="center"/>
          </w:tcPr>
          <w:p w14:paraId="61BCAA5D" w14:textId="22A115FD" w:rsidR="00287B14" w:rsidRPr="00325356" w:rsidDel="00EC2039" w:rsidRDefault="00287B14" w:rsidP="006A491F">
            <w:pPr>
              <w:ind w:left="113" w:right="113"/>
              <w:jc w:val="center"/>
              <w:rPr>
                <w:del w:id="2497" w:author="Tebokgo Mabuto (ECP)" w:date="2026-09-09T11:12:00Z" w16du:dateUtc="2026-09-09T09:12:00Z"/>
                <w:rFonts w:ascii="Arial" w:hAnsi="Arial" w:cs="Arial"/>
                <w:noProof/>
                <w:sz w:val="20"/>
                <w:szCs w:val="20"/>
              </w:rPr>
            </w:pPr>
            <w:del w:id="2498" w:author="Tebokgo Mabuto (ECP)" w:date="2026-09-09T11:12:00Z" w16du:dateUtc="2026-09-09T09:12:00Z">
              <w:r w:rsidRPr="00325356" w:rsidDel="00EC2039">
                <w:rPr>
                  <w:rFonts w:ascii="Arial" w:hAnsi="Arial" w:cs="Arial"/>
                  <w:noProof/>
                  <w:sz w:val="20"/>
                  <w:szCs w:val="20"/>
                </w:rPr>
                <w:delText>INDI/DN</w:delText>
              </w:r>
            </w:del>
          </w:p>
        </w:tc>
      </w:tr>
      <w:tr w:rsidR="00287B14" w:rsidRPr="00325356" w:rsidDel="00EC2039" w14:paraId="6BE03A27" w14:textId="50DEE4A2" w:rsidTr="00325356">
        <w:trPr>
          <w:trHeight w:val="229"/>
          <w:del w:id="2499" w:author="Tebokgo Mabuto (ECP)" w:date="2026-09-09T11:12:00Z" w16du:dateUtc="2026-09-09T09:12:00Z"/>
        </w:trPr>
        <w:tc>
          <w:tcPr>
            <w:tcW w:w="551" w:type="dxa"/>
            <w:tcBorders>
              <w:top w:val="nil"/>
              <w:left w:val="nil"/>
              <w:bottom w:val="nil"/>
            </w:tcBorders>
          </w:tcPr>
          <w:p w14:paraId="4D2DAA35" w14:textId="5458A685" w:rsidR="00287B14" w:rsidRPr="00325356" w:rsidDel="00EC2039" w:rsidRDefault="00287B14" w:rsidP="006A491F">
            <w:pPr>
              <w:jc w:val="center"/>
              <w:rPr>
                <w:del w:id="2500" w:author="Tebokgo Mabuto (ECP)" w:date="2026-09-09T11:12:00Z" w16du:dateUtc="2026-09-09T09:12:00Z"/>
                <w:rFonts w:ascii="Arial" w:hAnsi="Arial" w:cs="Arial"/>
                <w:noProof/>
                <w:sz w:val="20"/>
                <w:szCs w:val="20"/>
              </w:rPr>
            </w:pPr>
            <w:del w:id="2501" w:author="Tebokgo Mabuto (ECP)" w:date="2026-09-09T11:12:00Z" w16du:dateUtc="2026-09-09T09:12:00Z">
              <w:r w:rsidRPr="00325356" w:rsidDel="00EC2039">
                <w:rPr>
                  <w:rFonts w:ascii="Arial" w:hAnsi="Arial" w:cs="Arial"/>
                  <w:noProof/>
                  <w:sz w:val="20"/>
                  <w:szCs w:val="20"/>
                </w:rPr>
                <w:delText>1</w:delText>
              </w:r>
            </w:del>
          </w:p>
        </w:tc>
        <w:tc>
          <w:tcPr>
            <w:tcW w:w="5741" w:type="dxa"/>
            <w:shd w:val="clear" w:color="auto" w:fill="BFBFBF" w:themeFill="background1" w:themeFillShade="BF"/>
          </w:tcPr>
          <w:p w14:paraId="6BE789F2" w14:textId="5B85DAAC" w:rsidR="00287B14" w:rsidRPr="00325356" w:rsidDel="00EC2039" w:rsidRDefault="00287B14" w:rsidP="00325356">
            <w:pPr>
              <w:rPr>
                <w:del w:id="2502" w:author="Tebokgo Mabuto (ECP)" w:date="2026-09-09T11:12:00Z" w16du:dateUtc="2026-09-09T09:12:00Z"/>
                <w:rFonts w:ascii="Arial" w:hAnsi="Arial" w:cs="Arial"/>
                <w:noProof/>
                <w:sz w:val="20"/>
                <w:szCs w:val="20"/>
              </w:rPr>
            </w:pPr>
            <w:del w:id="2503" w:author="Tebokgo Mabuto (ECP)" w:date="2026-09-09T11:12:00Z" w16du:dateUtc="2026-09-09T09:12:00Z">
              <w:r w:rsidRPr="00325356" w:rsidDel="00EC2039">
                <w:rPr>
                  <w:rFonts w:ascii="Arial" w:hAnsi="Arial" w:cs="Arial"/>
                  <w:noProof/>
                  <w:sz w:val="20"/>
                  <w:szCs w:val="20"/>
                </w:rPr>
                <w:delText>NONE</w:delText>
              </w:r>
            </w:del>
          </w:p>
        </w:tc>
        <w:tc>
          <w:tcPr>
            <w:tcW w:w="851" w:type="dxa"/>
          </w:tcPr>
          <w:p w14:paraId="2CA3E8D3" w14:textId="0C553901" w:rsidR="00287B14" w:rsidRPr="00325356" w:rsidDel="00EC2039" w:rsidRDefault="00287B14" w:rsidP="006A491F">
            <w:pPr>
              <w:jc w:val="center"/>
              <w:rPr>
                <w:del w:id="2504" w:author="Tebokgo Mabuto (ECP)" w:date="2026-09-09T11:12:00Z" w16du:dateUtc="2026-09-09T09:12:00Z"/>
                <w:rFonts w:ascii="Arial" w:hAnsi="Arial" w:cs="Arial"/>
                <w:noProof/>
                <w:sz w:val="20"/>
                <w:szCs w:val="20"/>
              </w:rPr>
            </w:pPr>
            <w:del w:id="2505" w:author="Tebokgo Mabuto (ECP)" w:date="2026-09-09T11:12:00Z" w16du:dateUtc="2026-09-09T09:12:00Z">
              <w:r w:rsidRPr="00325356" w:rsidDel="00EC2039">
                <w:rPr>
                  <w:rFonts w:ascii="Arial" w:hAnsi="Arial" w:cs="Arial"/>
                  <w:noProof/>
                  <w:sz w:val="20"/>
                  <w:szCs w:val="20"/>
                </w:rPr>
                <w:delText>0</w:delText>
              </w:r>
            </w:del>
          </w:p>
        </w:tc>
        <w:tc>
          <w:tcPr>
            <w:tcW w:w="851" w:type="dxa"/>
          </w:tcPr>
          <w:p w14:paraId="2727AD50" w14:textId="76BC4EE8" w:rsidR="00287B14" w:rsidRPr="00325356" w:rsidDel="00EC2039" w:rsidRDefault="00287B14" w:rsidP="006A491F">
            <w:pPr>
              <w:jc w:val="center"/>
              <w:rPr>
                <w:del w:id="2506" w:author="Tebokgo Mabuto (ECP)" w:date="2026-09-09T11:12:00Z" w16du:dateUtc="2026-09-09T09:12:00Z"/>
                <w:rFonts w:ascii="Arial" w:hAnsi="Arial" w:cs="Arial"/>
                <w:noProof/>
                <w:sz w:val="20"/>
                <w:szCs w:val="20"/>
              </w:rPr>
            </w:pPr>
            <w:del w:id="2507" w:author="Tebokgo Mabuto (ECP)" w:date="2026-09-09T11:12:00Z" w16du:dateUtc="2026-09-09T09:12:00Z">
              <w:r w:rsidRPr="00325356" w:rsidDel="00EC2039">
                <w:rPr>
                  <w:rFonts w:ascii="Arial" w:hAnsi="Arial" w:cs="Arial"/>
                  <w:noProof/>
                  <w:sz w:val="20"/>
                  <w:szCs w:val="20"/>
                </w:rPr>
                <w:delText>0</w:delText>
              </w:r>
            </w:del>
          </w:p>
        </w:tc>
        <w:tc>
          <w:tcPr>
            <w:tcW w:w="850" w:type="dxa"/>
          </w:tcPr>
          <w:p w14:paraId="3830948E" w14:textId="01745614" w:rsidR="00287B14" w:rsidRPr="00325356" w:rsidDel="00EC2039" w:rsidRDefault="00287B14" w:rsidP="006A491F">
            <w:pPr>
              <w:jc w:val="center"/>
              <w:rPr>
                <w:del w:id="2508" w:author="Tebokgo Mabuto (ECP)" w:date="2026-09-09T11:12:00Z" w16du:dateUtc="2026-09-09T09:12:00Z"/>
                <w:rFonts w:ascii="Arial" w:hAnsi="Arial" w:cs="Arial"/>
                <w:noProof/>
                <w:sz w:val="20"/>
                <w:szCs w:val="20"/>
              </w:rPr>
            </w:pPr>
            <w:del w:id="2509" w:author="Tebokgo Mabuto (ECP)" w:date="2026-09-09T11:12:00Z" w16du:dateUtc="2026-09-09T09:12:00Z">
              <w:r w:rsidRPr="00325356" w:rsidDel="00EC2039">
                <w:rPr>
                  <w:rFonts w:ascii="Arial" w:hAnsi="Arial" w:cs="Arial"/>
                  <w:noProof/>
                  <w:sz w:val="20"/>
                  <w:szCs w:val="20"/>
                </w:rPr>
                <w:delText>0</w:delText>
              </w:r>
            </w:del>
          </w:p>
        </w:tc>
        <w:tc>
          <w:tcPr>
            <w:tcW w:w="851" w:type="dxa"/>
          </w:tcPr>
          <w:p w14:paraId="3ABFD1CB" w14:textId="784381FE" w:rsidR="00287B14" w:rsidRPr="00325356" w:rsidDel="00EC2039" w:rsidRDefault="00287B14" w:rsidP="006A491F">
            <w:pPr>
              <w:jc w:val="center"/>
              <w:rPr>
                <w:del w:id="2510" w:author="Tebokgo Mabuto (ECP)" w:date="2026-09-09T11:12:00Z" w16du:dateUtc="2026-09-09T09:12:00Z"/>
                <w:rFonts w:ascii="Arial" w:hAnsi="Arial" w:cs="Arial"/>
                <w:noProof/>
                <w:sz w:val="20"/>
                <w:szCs w:val="20"/>
              </w:rPr>
            </w:pPr>
            <w:del w:id="2511"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198619EE" w14:textId="751D7757" w:rsidTr="00325356">
        <w:trPr>
          <w:trHeight w:val="215"/>
          <w:del w:id="2512" w:author="Tebokgo Mabuto (ECP)" w:date="2026-09-09T11:12:00Z" w16du:dateUtc="2026-09-09T09:12:00Z"/>
        </w:trPr>
        <w:tc>
          <w:tcPr>
            <w:tcW w:w="551" w:type="dxa"/>
            <w:tcBorders>
              <w:top w:val="nil"/>
              <w:left w:val="nil"/>
              <w:bottom w:val="nil"/>
            </w:tcBorders>
          </w:tcPr>
          <w:p w14:paraId="1423C91B" w14:textId="25C42470" w:rsidR="00287B14" w:rsidRPr="00325356" w:rsidDel="00EC2039" w:rsidRDefault="00287B14" w:rsidP="006A491F">
            <w:pPr>
              <w:jc w:val="center"/>
              <w:rPr>
                <w:del w:id="2513" w:author="Tebokgo Mabuto (ECP)" w:date="2026-09-09T11:12:00Z" w16du:dateUtc="2026-09-09T09:12:00Z"/>
                <w:rFonts w:ascii="Arial" w:hAnsi="Arial" w:cs="Arial"/>
                <w:noProof/>
                <w:sz w:val="20"/>
                <w:szCs w:val="20"/>
              </w:rPr>
            </w:pPr>
            <w:del w:id="2514" w:author="Tebokgo Mabuto (ECP)" w:date="2026-09-09T11:12:00Z" w16du:dateUtc="2026-09-09T09:12:00Z">
              <w:r w:rsidRPr="00325356" w:rsidDel="00EC2039">
                <w:rPr>
                  <w:rFonts w:ascii="Arial" w:hAnsi="Arial" w:cs="Arial"/>
                  <w:noProof/>
                  <w:sz w:val="20"/>
                  <w:szCs w:val="20"/>
                </w:rPr>
                <w:delText>2</w:delText>
              </w:r>
            </w:del>
          </w:p>
        </w:tc>
        <w:tc>
          <w:tcPr>
            <w:tcW w:w="5741" w:type="dxa"/>
            <w:shd w:val="clear" w:color="auto" w:fill="BFBFBF" w:themeFill="background1" w:themeFillShade="BF"/>
          </w:tcPr>
          <w:p w14:paraId="3BE6C9AE" w14:textId="29494FF6" w:rsidR="00287B14" w:rsidRPr="00325356" w:rsidDel="00EC2039" w:rsidRDefault="00287B14" w:rsidP="00325356">
            <w:pPr>
              <w:rPr>
                <w:del w:id="2515" w:author="Tebokgo Mabuto (ECP)" w:date="2026-09-09T11:12:00Z" w16du:dateUtc="2026-09-09T09:12:00Z"/>
                <w:rFonts w:ascii="Arial" w:hAnsi="Arial" w:cs="Arial"/>
                <w:noProof/>
                <w:sz w:val="20"/>
                <w:szCs w:val="20"/>
              </w:rPr>
            </w:pPr>
            <w:del w:id="2516" w:author="Tebokgo Mabuto (ECP)" w:date="2026-09-09T11:12:00Z" w16du:dateUtc="2026-09-09T09:12:00Z">
              <w:r w:rsidRPr="00325356" w:rsidDel="00EC2039">
                <w:rPr>
                  <w:rFonts w:ascii="Arial" w:hAnsi="Arial" w:cs="Arial"/>
                  <w:noProof/>
                  <w:sz w:val="20"/>
                  <w:szCs w:val="20"/>
                </w:rPr>
                <w:delText>MP/MS</w:delText>
              </w:r>
            </w:del>
          </w:p>
        </w:tc>
        <w:tc>
          <w:tcPr>
            <w:tcW w:w="851" w:type="dxa"/>
          </w:tcPr>
          <w:p w14:paraId="1FD3ECE2" w14:textId="57C8C995" w:rsidR="00287B14" w:rsidRPr="00325356" w:rsidDel="00EC2039" w:rsidRDefault="00287B14" w:rsidP="006A491F">
            <w:pPr>
              <w:jc w:val="center"/>
              <w:rPr>
                <w:del w:id="2517" w:author="Tebokgo Mabuto (ECP)" w:date="2026-09-09T11:12:00Z" w16du:dateUtc="2026-09-09T09:12:00Z"/>
                <w:rFonts w:ascii="Arial" w:hAnsi="Arial" w:cs="Arial"/>
                <w:noProof/>
                <w:sz w:val="20"/>
                <w:szCs w:val="20"/>
              </w:rPr>
            </w:pPr>
            <w:del w:id="2518" w:author="Tebokgo Mabuto (ECP)" w:date="2026-09-09T11:12:00Z" w16du:dateUtc="2026-09-09T09:12:00Z">
              <w:r w:rsidRPr="00325356" w:rsidDel="00EC2039">
                <w:rPr>
                  <w:rFonts w:ascii="Arial" w:hAnsi="Arial" w:cs="Arial"/>
                  <w:noProof/>
                  <w:sz w:val="20"/>
                  <w:szCs w:val="20"/>
                </w:rPr>
                <w:delText>5</w:delText>
              </w:r>
            </w:del>
          </w:p>
        </w:tc>
        <w:tc>
          <w:tcPr>
            <w:tcW w:w="851" w:type="dxa"/>
          </w:tcPr>
          <w:p w14:paraId="20335752" w14:textId="4EE32F14" w:rsidR="00287B14" w:rsidRPr="00325356" w:rsidDel="00EC2039" w:rsidRDefault="00287B14" w:rsidP="006A491F">
            <w:pPr>
              <w:jc w:val="center"/>
              <w:rPr>
                <w:del w:id="2519" w:author="Tebokgo Mabuto (ECP)" w:date="2026-09-09T11:12:00Z" w16du:dateUtc="2026-09-09T09:12:00Z"/>
                <w:rFonts w:ascii="Arial" w:hAnsi="Arial" w:cs="Arial"/>
                <w:noProof/>
                <w:sz w:val="20"/>
                <w:szCs w:val="20"/>
              </w:rPr>
            </w:pPr>
            <w:del w:id="2520" w:author="Tebokgo Mabuto (ECP)" w:date="2026-09-09T11:12:00Z" w16du:dateUtc="2026-09-09T09:12:00Z">
              <w:r w:rsidRPr="00325356" w:rsidDel="00EC2039">
                <w:rPr>
                  <w:rFonts w:ascii="Arial" w:hAnsi="Arial" w:cs="Arial"/>
                  <w:noProof/>
                  <w:sz w:val="20"/>
                  <w:szCs w:val="20"/>
                </w:rPr>
                <w:delText>0</w:delText>
              </w:r>
            </w:del>
          </w:p>
        </w:tc>
        <w:tc>
          <w:tcPr>
            <w:tcW w:w="850" w:type="dxa"/>
          </w:tcPr>
          <w:p w14:paraId="6CA9A79F" w14:textId="03836BD9" w:rsidR="00287B14" w:rsidRPr="00325356" w:rsidDel="00EC2039" w:rsidRDefault="00287B14" w:rsidP="006A491F">
            <w:pPr>
              <w:jc w:val="center"/>
              <w:rPr>
                <w:del w:id="2521" w:author="Tebokgo Mabuto (ECP)" w:date="2026-09-09T11:12:00Z" w16du:dateUtc="2026-09-09T09:12:00Z"/>
                <w:rFonts w:ascii="Arial" w:hAnsi="Arial" w:cs="Arial"/>
                <w:noProof/>
                <w:sz w:val="20"/>
                <w:szCs w:val="20"/>
              </w:rPr>
            </w:pPr>
            <w:del w:id="2522" w:author="Tebokgo Mabuto (ECP)" w:date="2026-09-09T11:12:00Z" w16du:dateUtc="2026-09-09T09:12:00Z">
              <w:r w:rsidRPr="00325356" w:rsidDel="00EC2039">
                <w:rPr>
                  <w:rFonts w:ascii="Arial" w:hAnsi="Arial" w:cs="Arial"/>
                  <w:noProof/>
                  <w:sz w:val="20"/>
                  <w:szCs w:val="20"/>
                </w:rPr>
                <w:delText>2</w:delText>
              </w:r>
            </w:del>
          </w:p>
        </w:tc>
        <w:tc>
          <w:tcPr>
            <w:tcW w:w="851" w:type="dxa"/>
          </w:tcPr>
          <w:p w14:paraId="43907FDD" w14:textId="4F687356" w:rsidR="00287B14" w:rsidRPr="00325356" w:rsidDel="00EC2039" w:rsidRDefault="00287B14" w:rsidP="006A491F">
            <w:pPr>
              <w:jc w:val="center"/>
              <w:rPr>
                <w:del w:id="2523" w:author="Tebokgo Mabuto (ECP)" w:date="2026-09-09T11:12:00Z" w16du:dateUtc="2026-09-09T09:12:00Z"/>
                <w:rFonts w:ascii="Arial" w:hAnsi="Arial" w:cs="Arial"/>
                <w:noProof/>
                <w:sz w:val="20"/>
                <w:szCs w:val="20"/>
              </w:rPr>
            </w:pPr>
            <w:del w:id="2524" w:author="Tebokgo Mabuto (ECP)" w:date="2026-09-09T11:12:00Z" w16du:dateUtc="2026-09-09T09:12:00Z">
              <w:r w:rsidRPr="00325356" w:rsidDel="00EC2039">
                <w:rPr>
                  <w:rFonts w:ascii="Arial" w:hAnsi="Arial" w:cs="Arial"/>
                  <w:noProof/>
                  <w:sz w:val="20"/>
                  <w:szCs w:val="20"/>
                </w:rPr>
                <w:delText>2</w:delText>
              </w:r>
            </w:del>
          </w:p>
        </w:tc>
      </w:tr>
      <w:tr w:rsidR="00287B14" w:rsidRPr="00325356" w:rsidDel="00EC2039" w14:paraId="535A3800" w14:textId="0D56406A" w:rsidTr="00325356">
        <w:trPr>
          <w:trHeight w:val="229"/>
          <w:del w:id="2525" w:author="Tebokgo Mabuto (ECP)" w:date="2026-09-09T11:12:00Z" w16du:dateUtc="2026-09-09T09:12:00Z"/>
        </w:trPr>
        <w:tc>
          <w:tcPr>
            <w:tcW w:w="551" w:type="dxa"/>
            <w:tcBorders>
              <w:top w:val="nil"/>
              <w:left w:val="nil"/>
              <w:bottom w:val="nil"/>
            </w:tcBorders>
          </w:tcPr>
          <w:p w14:paraId="489D6E5E" w14:textId="4E6D70F3" w:rsidR="00287B14" w:rsidRPr="00325356" w:rsidDel="00EC2039" w:rsidRDefault="00287B14" w:rsidP="006A491F">
            <w:pPr>
              <w:jc w:val="center"/>
              <w:rPr>
                <w:del w:id="2526" w:author="Tebokgo Mabuto (ECP)" w:date="2026-09-09T11:12:00Z" w16du:dateUtc="2026-09-09T09:12:00Z"/>
                <w:rFonts w:ascii="Arial" w:hAnsi="Arial" w:cs="Arial"/>
                <w:noProof/>
                <w:sz w:val="20"/>
                <w:szCs w:val="20"/>
              </w:rPr>
            </w:pPr>
            <w:del w:id="2527" w:author="Tebokgo Mabuto (ECP)" w:date="2026-09-09T11:12:00Z" w16du:dateUtc="2026-09-09T09:12:00Z">
              <w:r w:rsidRPr="00325356" w:rsidDel="00EC2039">
                <w:rPr>
                  <w:rFonts w:ascii="Arial" w:hAnsi="Arial" w:cs="Arial"/>
                  <w:noProof/>
                  <w:sz w:val="20"/>
                  <w:szCs w:val="20"/>
                </w:rPr>
                <w:delText>3</w:delText>
              </w:r>
            </w:del>
          </w:p>
        </w:tc>
        <w:tc>
          <w:tcPr>
            <w:tcW w:w="5741" w:type="dxa"/>
            <w:shd w:val="clear" w:color="auto" w:fill="BFBFBF" w:themeFill="background1" w:themeFillShade="BF"/>
          </w:tcPr>
          <w:p w14:paraId="5A9FDABF" w14:textId="3BE2921D" w:rsidR="00287B14" w:rsidRPr="00325356" w:rsidDel="00EC2039" w:rsidRDefault="00287B14" w:rsidP="00325356">
            <w:pPr>
              <w:rPr>
                <w:del w:id="2528" w:author="Tebokgo Mabuto (ECP)" w:date="2026-09-09T11:12:00Z" w16du:dateUtc="2026-09-09T09:12:00Z"/>
                <w:rFonts w:ascii="Arial" w:hAnsi="Arial" w:cs="Arial"/>
                <w:noProof/>
                <w:sz w:val="20"/>
                <w:szCs w:val="20"/>
              </w:rPr>
            </w:pPr>
            <w:del w:id="2529" w:author="Tebokgo Mabuto (ECP)" w:date="2026-09-09T11:12:00Z" w16du:dateUtc="2026-09-09T09:12:00Z">
              <w:r w:rsidRPr="00325356" w:rsidDel="00EC2039">
                <w:rPr>
                  <w:rFonts w:ascii="Arial" w:hAnsi="Arial" w:cs="Arial"/>
                  <w:noProof/>
                  <w:sz w:val="20"/>
                  <w:szCs w:val="20"/>
                </w:rPr>
                <w:delText>MSC</w:delText>
              </w:r>
            </w:del>
          </w:p>
        </w:tc>
        <w:tc>
          <w:tcPr>
            <w:tcW w:w="851" w:type="dxa"/>
          </w:tcPr>
          <w:p w14:paraId="4197BFFB" w14:textId="3627640A" w:rsidR="00287B14" w:rsidRPr="00325356" w:rsidDel="00EC2039" w:rsidRDefault="00287B14" w:rsidP="006A491F">
            <w:pPr>
              <w:jc w:val="center"/>
              <w:rPr>
                <w:del w:id="2530" w:author="Tebokgo Mabuto (ECP)" w:date="2026-09-09T11:12:00Z" w16du:dateUtc="2026-09-09T09:12:00Z"/>
                <w:rFonts w:ascii="Arial" w:hAnsi="Arial" w:cs="Arial"/>
                <w:noProof/>
                <w:sz w:val="20"/>
                <w:szCs w:val="20"/>
              </w:rPr>
            </w:pPr>
            <w:del w:id="2531" w:author="Tebokgo Mabuto (ECP)" w:date="2026-09-09T11:12:00Z" w16du:dateUtc="2026-09-09T09:12:00Z">
              <w:r w:rsidRPr="00325356" w:rsidDel="00EC2039">
                <w:rPr>
                  <w:rFonts w:ascii="Arial" w:hAnsi="Arial" w:cs="Arial"/>
                  <w:noProof/>
                  <w:sz w:val="20"/>
                  <w:szCs w:val="20"/>
                </w:rPr>
                <w:delText>0</w:delText>
              </w:r>
            </w:del>
          </w:p>
        </w:tc>
        <w:tc>
          <w:tcPr>
            <w:tcW w:w="851" w:type="dxa"/>
          </w:tcPr>
          <w:p w14:paraId="75ACDDEA" w14:textId="45ABD3DF" w:rsidR="00287B14" w:rsidRPr="00325356" w:rsidDel="00EC2039" w:rsidRDefault="00287B14" w:rsidP="006A491F">
            <w:pPr>
              <w:jc w:val="center"/>
              <w:rPr>
                <w:del w:id="2532" w:author="Tebokgo Mabuto (ECP)" w:date="2026-09-09T11:12:00Z" w16du:dateUtc="2026-09-09T09:12:00Z"/>
                <w:rFonts w:ascii="Arial" w:hAnsi="Arial" w:cs="Arial"/>
                <w:noProof/>
                <w:sz w:val="20"/>
                <w:szCs w:val="20"/>
              </w:rPr>
            </w:pPr>
            <w:del w:id="2533" w:author="Tebokgo Mabuto (ECP)" w:date="2026-09-09T11:12:00Z" w16du:dateUtc="2026-09-09T09:12:00Z">
              <w:r w:rsidRPr="00325356" w:rsidDel="00EC2039">
                <w:rPr>
                  <w:rFonts w:ascii="Arial" w:hAnsi="Arial" w:cs="Arial"/>
                  <w:noProof/>
                  <w:sz w:val="20"/>
                  <w:szCs w:val="20"/>
                </w:rPr>
                <w:delText>5</w:delText>
              </w:r>
            </w:del>
          </w:p>
        </w:tc>
        <w:tc>
          <w:tcPr>
            <w:tcW w:w="850" w:type="dxa"/>
          </w:tcPr>
          <w:p w14:paraId="03CA6321" w14:textId="54C99B9C" w:rsidR="00287B14" w:rsidRPr="00325356" w:rsidDel="00EC2039" w:rsidRDefault="00287B14" w:rsidP="006A491F">
            <w:pPr>
              <w:jc w:val="center"/>
              <w:rPr>
                <w:del w:id="2534" w:author="Tebokgo Mabuto (ECP)" w:date="2026-09-09T11:12:00Z" w16du:dateUtc="2026-09-09T09:12:00Z"/>
                <w:rFonts w:ascii="Arial" w:hAnsi="Arial" w:cs="Arial"/>
                <w:noProof/>
                <w:sz w:val="20"/>
                <w:szCs w:val="20"/>
              </w:rPr>
            </w:pPr>
            <w:del w:id="2535" w:author="Tebokgo Mabuto (ECP)" w:date="2026-09-09T11:12:00Z" w16du:dateUtc="2026-09-09T09:12:00Z">
              <w:r w:rsidRPr="00325356" w:rsidDel="00EC2039">
                <w:rPr>
                  <w:rFonts w:ascii="Arial" w:hAnsi="Arial" w:cs="Arial"/>
                  <w:noProof/>
                  <w:sz w:val="20"/>
                  <w:szCs w:val="20"/>
                </w:rPr>
                <w:delText>0</w:delText>
              </w:r>
            </w:del>
          </w:p>
        </w:tc>
        <w:tc>
          <w:tcPr>
            <w:tcW w:w="851" w:type="dxa"/>
          </w:tcPr>
          <w:p w14:paraId="0649AC0E" w14:textId="6551C743" w:rsidR="00287B14" w:rsidRPr="00325356" w:rsidDel="00EC2039" w:rsidRDefault="00287B14" w:rsidP="006A491F">
            <w:pPr>
              <w:jc w:val="center"/>
              <w:rPr>
                <w:del w:id="2536" w:author="Tebokgo Mabuto (ECP)" w:date="2026-09-09T11:12:00Z" w16du:dateUtc="2026-09-09T09:12:00Z"/>
                <w:rFonts w:ascii="Arial" w:hAnsi="Arial" w:cs="Arial"/>
                <w:noProof/>
                <w:sz w:val="20"/>
                <w:szCs w:val="20"/>
              </w:rPr>
            </w:pPr>
            <w:del w:id="2537"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18344937" w14:textId="6EFC4DC7" w:rsidTr="00325356">
        <w:trPr>
          <w:trHeight w:val="229"/>
          <w:del w:id="2538" w:author="Tebokgo Mabuto (ECP)" w:date="2026-09-09T11:12:00Z" w16du:dateUtc="2026-09-09T09:12:00Z"/>
        </w:trPr>
        <w:tc>
          <w:tcPr>
            <w:tcW w:w="551" w:type="dxa"/>
            <w:tcBorders>
              <w:top w:val="nil"/>
              <w:left w:val="nil"/>
              <w:bottom w:val="nil"/>
            </w:tcBorders>
          </w:tcPr>
          <w:p w14:paraId="47234A91" w14:textId="1BE9B0D9" w:rsidR="00287B14" w:rsidRPr="00325356" w:rsidDel="00EC2039" w:rsidRDefault="00287B14" w:rsidP="006A491F">
            <w:pPr>
              <w:jc w:val="center"/>
              <w:rPr>
                <w:del w:id="2539" w:author="Tebokgo Mabuto (ECP)" w:date="2026-09-09T11:12:00Z" w16du:dateUtc="2026-09-09T09:12:00Z"/>
                <w:rFonts w:ascii="Arial" w:hAnsi="Arial" w:cs="Arial"/>
                <w:noProof/>
                <w:sz w:val="20"/>
                <w:szCs w:val="20"/>
              </w:rPr>
            </w:pPr>
            <w:del w:id="2540" w:author="Tebokgo Mabuto (ECP)" w:date="2026-09-09T11:12:00Z" w16du:dateUtc="2026-09-09T09:12:00Z">
              <w:r w:rsidRPr="00325356" w:rsidDel="00EC2039">
                <w:rPr>
                  <w:rFonts w:ascii="Arial" w:hAnsi="Arial" w:cs="Arial"/>
                  <w:noProof/>
                  <w:sz w:val="20"/>
                  <w:szCs w:val="20"/>
                </w:rPr>
                <w:delText>4</w:delText>
              </w:r>
            </w:del>
          </w:p>
        </w:tc>
        <w:tc>
          <w:tcPr>
            <w:tcW w:w="5741" w:type="dxa"/>
            <w:shd w:val="clear" w:color="auto" w:fill="BFBFBF" w:themeFill="background1" w:themeFillShade="BF"/>
          </w:tcPr>
          <w:p w14:paraId="2FF06C1A" w14:textId="71EDD41E" w:rsidR="00287B14" w:rsidRPr="00325356" w:rsidDel="00EC2039" w:rsidRDefault="00287B14" w:rsidP="00325356">
            <w:pPr>
              <w:rPr>
                <w:del w:id="2541" w:author="Tebokgo Mabuto (ECP)" w:date="2026-09-09T11:12:00Z" w16du:dateUtc="2026-09-09T09:12:00Z"/>
                <w:rFonts w:ascii="Arial" w:hAnsi="Arial" w:cs="Arial"/>
                <w:noProof/>
                <w:sz w:val="20"/>
                <w:szCs w:val="20"/>
              </w:rPr>
            </w:pPr>
            <w:del w:id="2542" w:author="Tebokgo Mabuto (ECP)" w:date="2026-09-09T11:12:00Z" w16du:dateUtc="2026-09-09T09:12:00Z">
              <w:r w:rsidRPr="00325356" w:rsidDel="00EC2039">
                <w:rPr>
                  <w:rFonts w:ascii="Arial" w:hAnsi="Arial" w:cs="Arial"/>
                  <w:noProof/>
                  <w:sz w:val="20"/>
                  <w:szCs w:val="20"/>
                </w:rPr>
                <w:delText>DS</w:delText>
              </w:r>
            </w:del>
          </w:p>
        </w:tc>
        <w:tc>
          <w:tcPr>
            <w:tcW w:w="851" w:type="dxa"/>
          </w:tcPr>
          <w:p w14:paraId="356FE99A" w14:textId="3F208735" w:rsidR="00287B14" w:rsidRPr="00325356" w:rsidDel="00EC2039" w:rsidRDefault="00287B14" w:rsidP="006A491F">
            <w:pPr>
              <w:jc w:val="center"/>
              <w:rPr>
                <w:del w:id="2543" w:author="Tebokgo Mabuto (ECP)" w:date="2026-09-09T11:12:00Z" w16du:dateUtc="2026-09-09T09:12:00Z"/>
                <w:rFonts w:ascii="Arial" w:hAnsi="Arial" w:cs="Arial"/>
                <w:b/>
                <w:bCs/>
                <w:noProof/>
                <w:sz w:val="20"/>
                <w:szCs w:val="20"/>
              </w:rPr>
            </w:pPr>
            <w:del w:id="2544" w:author="Tebokgo Mabuto (ECP)" w:date="2026-09-09T11:12:00Z" w16du:dateUtc="2026-09-09T09:12:00Z">
              <w:r w:rsidRPr="00325356" w:rsidDel="00EC2039">
                <w:rPr>
                  <w:rFonts w:ascii="Arial" w:hAnsi="Arial" w:cs="Arial"/>
                  <w:b/>
                  <w:bCs/>
                  <w:noProof/>
                  <w:sz w:val="20"/>
                  <w:szCs w:val="20"/>
                </w:rPr>
                <w:delText>5</w:delText>
              </w:r>
            </w:del>
          </w:p>
        </w:tc>
        <w:tc>
          <w:tcPr>
            <w:tcW w:w="851" w:type="dxa"/>
          </w:tcPr>
          <w:p w14:paraId="21618FB7" w14:textId="57146FF2" w:rsidR="00287B14" w:rsidRPr="00325356" w:rsidDel="00EC2039" w:rsidRDefault="00287B14" w:rsidP="006A491F">
            <w:pPr>
              <w:jc w:val="center"/>
              <w:rPr>
                <w:del w:id="2545" w:author="Tebokgo Mabuto (ECP)" w:date="2026-09-09T11:12:00Z" w16du:dateUtc="2026-09-09T09:12:00Z"/>
                <w:rFonts w:ascii="Arial" w:hAnsi="Arial" w:cs="Arial"/>
                <w:noProof/>
                <w:sz w:val="20"/>
                <w:szCs w:val="20"/>
              </w:rPr>
            </w:pPr>
            <w:del w:id="2546" w:author="Tebokgo Mabuto (ECP)" w:date="2026-09-09T11:12:00Z" w16du:dateUtc="2026-09-09T09:12:00Z">
              <w:r w:rsidRPr="00325356" w:rsidDel="00EC2039">
                <w:rPr>
                  <w:rFonts w:ascii="Arial" w:hAnsi="Arial" w:cs="Arial"/>
                  <w:noProof/>
                  <w:sz w:val="20"/>
                  <w:szCs w:val="20"/>
                </w:rPr>
                <w:delText>3</w:delText>
              </w:r>
            </w:del>
          </w:p>
        </w:tc>
        <w:tc>
          <w:tcPr>
            <w:tcW w:w="850" w:type="dxa"/>
          </w:tcPr>
          <w:p w14:paraId="36D31FFF" w14:textId="103E6065" w:rsidR="00287B14" w:rsidRPr="00325356" w:rsidDel="00EC2039" w:rsidRDefault="00287B14" w:rsidP="006A491F">
            <w:pPr>
              <w:jc w:val="center"/>
              <w:rPr>
                <w:del w:id="2547" w:author="Tebokgo Mabuto (ECP)" w:date="2026-09-09T11:12:00Z" w16du:dateUtc="2026-09-09T09:12:00Z"/>
                <w:rFonts w:ascii="Arial" w:hAnsi="Arial" w:cs="Arial"/>
                <w:noProof/>
                <w:sz w:val="20"/>
                <w:szCs w:val="20"/>
              </w:rPr>
            </w:pPr>
            <w:del w:id="2548" w:author="Tebokgo Mabuto (ECP)" w:date="2026-09-09T11:12:00Z" w16du:dateUtc="2026-09-09T09:12:00Z">
              <w:r w:rsidRPr="00325356" w:rsidDel="00EC2039">
                <w:rPr>
                  <w:rFonts w:ascii="Arial" w:hAnsi="Arial" w:cs="Arial"/>
                  <w:noProof/>
                  <w:sz w:val="20"/>
                  <w:szCs w:val="20"/>
                </w:rPr>
                <w:delText>5</w:delText>
              </w:r>
            </w:del>
          </w:p>
        </w:tc>
        <w:tc>
          <w:tcPr>
            <w:tcW w:w="851" w:type="dxa"/>
          </w:tcPr>
          <w:p w14:paraId="5C7F3C2C" w14:textId="056E2E8B" w:rsidR="00287B14" w:rsidRPr="00325356" w:rsidDel="00EC2039" w:rsidRDefault="00287B14" w:rsidP="006A491F">
            <w:pPr>
              <w:jc w:val="center"/>
              <w:rPr>
                <w:del w:id="2549" w:author="Tebokgo Mabuto (ECP)" w:date="2026-09-09T11:12:00Z" w16du:dateUtc="2026-09-09T09:12:00Z"/>
                <w:rFonts w:ascii="Arial" w:hAnsi="Arial" w:cs="Arial"/>
                <w:noProof/>
                <w:sz w:val="20"/>
                <w:szCs w:val="20"/>
              </w:rPr>
            </w:pPr>
            <w:del w:id="2550" w:author="Tebokgo Mabuto (ECP)" w:date="2026-09-09T11:12:00Z" w16du:dateUtc="2026-09-09T09:12:00Z">
              <w:r w:rsidRPr="00325356" w:rsidDel="00EC2039">
                <w:rPr>
                  <w:rFonts w:ascii="Arial" w:hAnsi="Arial" w:cs="Arial"/>
                  <w:noProof/>
                  <w:sz w:val="20"/>
                  <w:szCs w:val="20"/>
                </w:rPr>
                <w:delText>4</w:delText>
              </w:r>
            </w:del>
          </w:p>
        </w:tc>
      </w:tr>
      <w:tr w:rsidR="00287B14" w:rsidRPr="00325356" w:rsidDel="00EC2039" w14:paraId="296272EB" w14:textId="0FBDDB12" w:rsidTr="00325356">
        <w:trPr>
          <w:trHeight w:val="215"/>
          <w:del w:id="2551" w:author="Tebokgo Mabuto (ECP)" w:date="2026-09-09T11:12:00Z" w16du:dateUtc="2026-09-09T09:12:00Z"/>
        </w:trPr>
        <w:tc>
          <w:tcPr>
            <w:tcW w:w="551" w:type="dxa"/>
            <w:tcBorders>
              <w:top w:val="nil"/>
              <w:left w:val="nil"/>
              <w:bottom w:val="nil"/>
            </w:tcBorders>
          </w:tcPr>
          <w:p w14:paraId="28E985AB" w14:textId="31725162" w:rsidR="00287B14" w:rsidRPr="00325356" w:rsidDel="00EC2039" w:rsidRDefault="00287B14" w:rsidP="006A491F">
            <w:pPr>
              <w:jc w:val="center"/>
              <w:rPr>
                <w:del w:id="2552" w:author="Tebokgo Mabuto (ECP)" w:date="2026-09-09T11:12:00Z" w16du:dateUtc="2026-09-09T09:12:00Z"/>
                <w:rFonts w:ascii="Arial" w:hAnsi="Arial" w:cs="Arial"/>
                <w:noProof/>
                <w:sz w:val="20"/>
                <w:szCs w:val="20"/>
              </w:rPr>
            </w:pPr>
            <w:del w:id="2553" w:author="Tebokgo Mabuto (ECP)" w:date="2026-09-09T11:12:00Z" w16du:dateUtc="2026-09-09T09:12:00Z">
              <w:r w:rsidRPr="00325356" w:rsidDel="00EC2039">
                <w:rPr>
                  <w:rFonts w:ascii="Arial" w:hAnsi="Arial" w:cs="Arial"/>
                  <w:noProof/>
                  <w:sz w:val="20"/>
                  <w:szCs w:val="20"/>
                </w:rPr>
                <w:delText>5</w:delText>
              </w:r>
            </w:del>
          </w:p>
        </w:tc>
        <w:tc>
          <w:tcPr>
            <w:tcW w:w="5741" w:type="dxa"/>
            <w:shd w:val="clear" w:color="auto" w:fill="BFBFBF" w:themeFill="background1" w:themeFillShade="BF"/>
          </w:tcPr>
          <w:p w14:paraId="21B9BDED" w14:textId="31AA02BC" w:rsidR="00287B14" w:rsidRPr="00325356" w:rsidDel="00EC2039" w:rsidRDefault="00287B14" w:rsidP="00325356">
            <w:pPr>
              <w:rPr>
                <w:del w:id="2554" w:author="Tebokgo Mabuto (ECP)" w:date="2026-09-09T11:12:00Z" w16du:dateUtc="2026-09-09T09:12:00Z"/>
                <w:rFonts w:ascii="Arial" w:hAnsi="Arial" w:cs="Arial"/>
                <w:noProof/>
                <w:sz w:val="20"/>
                <w:szCs w:val="20"/>
              </w:rPr>
            </w:pPr>
            <w:del w:id="2555" w:author="Tebokgo Mabuto (ECP)" w:date="2026-09-09T11:12:00Z" w16du:dateUtc="2026-09-09T09:12:00Z">
              <w:r w:rsidRPr="00325356" w:rsidDel="00EC2039">
                <w:rPr>
                  <w:rFonts w:ascii="Arial" w:hAnsi="Arial" w:cs="Arial"/>
                  <w:noProof/>
                  <w:sz w:val="20"/>
                  <w:szCs w:val="20"/>
                </w:rPr>
                <w:delText>DI/DN</w:delText>
              </w:r>
            </w:del>
          </w:p>
        </w:tc>
        <w:tc>
          <w:tcPr>
            <w:tcW w:w="851" w:type="dxa"/>
          </w:tcPr>
          <w:p w14:paraId="6DB7E78A" w14:textId="0BE79D86" w:rsidR="00287B14" w:rsidRPr="00325356" w:rsidDel="00EC2039" w:rsidRDefault="00287B14" w:rsidP="006A491F">
            <w:pPr>
              <w:jc w:val="center"/>
              <w:rPr>
                <w:del w:id="2556" w:author="Tebokgo Mabuto (ECP)" w:date="2026-09-09T11:12:00Z" w16du:dateUtc="2026-09-09T09:12:00Z"/>
                <w:rFonts w:ascii="Arial" w:hAnsi="Arial" w:cs="Arial"/>
                <w:noProof/>
                <w:sz w:val="20"/>
                <w:szCs w:val="20"/>
              </w:rPr>
            </w:pPr>
            <w:del w:id="2557" w:author="Tebokgo Mabuto (ECP)" w:date="2026-09-09T11:12:00Z" w16du:dateUtc="2026-09-09T09:12:00Z">
              <w:r w:rsidRPr="00325356" w:rsidDel="00EC2039">
                <w:rPr>
                  <w:rFonts w:ascii="Arial" w:hAnsi="Arial" w:cs="Arial"/>
                  <w:noProof/>
                  <w:sz w:val="20"/>
                  <w:szCs w:val="20"/>
                </w:rPr>
                <w:delText>5</w:delText>
              </w:r>
            </w:del>
          </w:p>
        </w:tc>
        <w:tc>
          <w:tcPr>
            <w:tcW w:w="851" w:type="dxa"/>
          </w:tcPr>
          <w:p w14:paraId="433A8D0C" w14:textId="512EFD84" w:rsidR="00287B14" w:rsidRPr="00325356" w:rsidDel="00EC2039" w:rsidRDefault="00287B14" w:rsidP="006A491F">
            <w:pPr>
              <w:jc w:val="center"/>
              <w:rPr>
                <w:del w:id="2558" w:author="Tebokgo Mabuto (ECP)" w:date="2026-09-09T11:12:00Z" w16du:dateUtc="2026-09-09T09:12:00Z"/>
                <w:rFonts w:ascii="Arial" w:hAnsi="Arial" w:cs="Arial"/>
                <w:noProof/>
                <w:sz w:val="20"/>
                <w:szCs w:val="20"/>
              </w:rPr>
            </w:pPr>
            <w:del w:id="2559" w:author="Tebokgo Mabuto (ECP)" w:date="2026-09-09T11:12:00Z" w16du:dateUtc="2026-09-09T09:12:00Z">
              <w:r w:rsidRPr="00325356" w:rsidDel="00EC2039">
                <w:rPr>
                  <w:rFonts w:ascii="Arial" w:hAnsi="Arial" w:cs="Arial"/>
                  <w:noProof/>
                  <w:sz w:val="20"/>
                  <w:szCs w:val="20"/>
                </w:rPr>
                <w:delText>3</w:delText>
              </w:r>
            </w:del>
          </w:p>
        </w:tc>
        <w:tc>
          <w:tcPr>
            <w:tcW w:w="850" w:type="dxa"/>
          </w:tcPr>
          <w:p w14:paraId="3841DF33" w14:textId="03735310" w:rsidR="00287B14" w:rsidRPr="00325356" w:rsidDel="00EC2039" w:rsidRDefault="00287B14" w:rsidP="006A491F">
            <w:pPr>
              <w:jc w:val="center"/>
              <w:rPr>
                <w:del w:id="2560" w:author="Tebokgo Mabuto (ECP)" w:date="2026-09-09T11:12:00Z" w16du:dateUtc="2026-09-09T09:12:00Z"/>
                <w:rFonts w:ascii="Arial" w:hAnsi="Arial" w:cs="Arial"/>
                <w:noProof/>
                <w:sz w:val="20"/>
                <w:szCs w:val="20"/>
              </w:rPr>
            </w:pPr>
            <w:del w:id="2561" w:author="Tebokgo Mabuto (ECP)" w:date="2026-09-09T11:12:00Z" w16du:dateUtc="2026-09-09T09:12:00Z">
              <w:r w:rsidRPr="00325356" w:rsidDel="00EC2039">
                <w:rPr>
                  <w:rFonts w:ascii="Arial" w:hAnsi="Arial" w:cs="Arial"/>
                  <w:noProof/>
                  <w:sz w:val="20"/>
                  <w:szCs w:val="20"/>
                </w:rPr>
                <w:delText>5</w:delText>
              </w:r>
            </w:del>
          </w:p>
        </w:tc>
        <w:tc>
          <w:tcPr>
            <w:tcW w:w="851" w:type="dxa"/>
          </w:tcPr>
          <w:p w14:paraId="521C7933" w14:textId="74EEFF1C" w:rsidR="00287B14" w:rsidRPr="00325356" w:rsidDel="00EC2039" w:rsidRDefault="00287B14" w:rsidP="006A491F">
            <w:pPr>
              <w:jc w:val="center"/>
              <w:rPr>
                <w:del w:id="2562" w:author="Tebokgo Mabuto (ECP)" w:date="2026-09-09T11:12:00Z" w16du:dateUtc="2026-09-09T09:12:00Z"/>
                <w:rFonts w:ascii="Arial" w:hAnsi="Arial" w:cs="Arial"/>
                <w:noProof/>
                <w:sz w:val="20"/>
                <w:szCs w:val="20"/>
              </w:rPr>
            </w:pPr>
            <w:del w:id="2563" w:author="Tebokgo Mabuto (ECP)" w:date="2026-09-09T11:12:00Z" w16du:dateUtc="2026-09-09T09:12:00Z">
              <w:r w:rsidRPr="00325356" w:rsidDel="00EC2039">
                <w:rPr>
                  <w:rFonts w:ascii="Arial" w:hAnsi="Arial" w:cs="Arial"/>
                  <w:noProof/>
                  <w:sz w:val="20"/>
                  <w:szCs w:val="20"/>
                </w:rPr>
                <w:delText>5</w:delText>
              </w:r>
            </w:del>
          </w:p>
        </w:tc>
      </w:tr>
    </w:tbl>
    <w:p w14:paraId="40DF6F99" w14:textId="018A0BCC" w:rsidR="00287B14" w:rsidRPr="00325356" w:rsidDel="00EC2039" w:rsidRDefault="00287B14" w:rsidP="00287B14">
      <w:pPr>
        <w:rPr>
          <w:del w:id="2564" w:author="Tebokgo Mabuto (ECP)" w:date="2026-09-09T11:12:00Z" w16du:dateUtc="2026-09-09T09:12:00Z"/>
          <w:rFonts w:ascii="Arial" w:hAnsi="Arial" w:cs="Arial"/>
          <w:sz w:val="16"/>
          <w:szCs w:val="16"/>
        </w:rPr>
      </w:pPr>
    </w:p>
    <w:p w14:paraId="491A443A" w14:textId="3AA39FC7" w:rsidR="00287B14" w:rsidRPr="00325356" w:rsidDel="00EC2039" w:rsidRDefault="00287B14" w:rsidP="00287B14">
      <w:pPr>
        <w:rPr>
          <w:del w:id="2565" w:author="Tebokgo Mabuto (ECP)" w:date="2026-09-09T11:12:00Z" w16du:dateUtc="2026-09-09T09:12:00Z"/>
          <w:rFonts w:ascii="Arial" w:hAnsi="Arial" w:cs="Arial"/>
          <w:b/>
          <w:bCs/>
          <w:sz w:val="20"/>
          <w:szCs w:val="20"/>
        </w:rPr>
      </w:pPr>
      <w:del w:id="2566" w:author="Tebokgo Mabuto (ECP)" w:date="2026-09-09T11:12:00Z" w16du:dateUtc="2026-09-09T09:12:00Z">
        <w:r w:rsidRPr="00325356" w:rsidDel="00EC2039">
          <w:rPr>
            <w:rFonts w:ascii="Arial" w:hAnsi="Arial" w:cs="Arial"/>
            <w:b/>
            <w:bCs/>
            <w:sz w:val="20"/>
            <w:szCs w:val="20"/>
          </w:rPr>
          <w:delText>DS Structures</w:delText>
        </w:r>
      </w:del>
    </w:p>
    <w:p w14:paraId="0FB839AB" w14:textId="32356DD2" w:rsidR="00287B14" w:rsidRPr="00325356" w:rsidDel="00EC2039" w:rsidRDefault="00287B14" w:rsidP="00287B14">
      <w:pPr>
        <w:rPr>
          <w:del w:id="2567" w:author="Tebokgo Mabuto (ECP)" w:date="2026-09-09T11:12:00Z" w16du:dateUtc="2026-09-09T09:12:00Z"/>
          <w:rFonts w:ascii="Arial" w:hAnsi="Arial" w:cs="Arial"/>
          <w:noProof/>
        </w:rPr>
      </w:pPr>
    </w:p>
    <w:tbl>
      <w:tblPr>
        <w:tblStyle w:val="TableGrid"/>
        <w:tblW w:w="9680" w:type="dxa"/>
        <w:tblInd w:w="5" w:type="dxa"/>
        <w:tblLook w:val="04A0" w:firstRow="1" w:lastRow="0" w:firstColumn="1" w:lastColumn="0" w:noHBand="0" w:noVBand="1"/>
      </w:tblPr>
      <w:tblGrid>
        <w:gridCol w:w="471"/>
        <w:gridCol w:w="4914"/>
        <w:gridCol w:w="728"/>
        <w:gridCol w:w="728"/>
        <w:gridCol w:w="727"/>
        <w:gridCol w:w="728"/>
        <w:gridCol w:w="728"/>
        <w:gridCol w:w="656"/>
      </w:tblGrid>
      <w:tr w:rsidR="00287B14" w:rsidRPr="00325356" w:rsidDel="00EC2039" w14:paraId="4005A2BD" w14:textId="7516FABD" w:rsidTr="006A491F">
        <w:trPr>
          <w:trHeight w:val="227"/>
          <w:del w:id="2568" w:author="Tebokgo Mabuto (ECP)" w:date="2026-09-09T11:12:00Z" w16du:dateUtc="2026-09-09T09:12:00Z"/>
        </w:trPr>
        <w:tc>
          <w:tcPr>
            <w:tcW w:w="471" w:type="dxa"/>
            <w:tcBorders>
              <w:top w:val="nil"/>
              <w:left w:val="nil"/>
              <w:bottom w:val="nil"/>
              <w:right w:val="nil"/>
            </w:tcBorders>
          </w:tcPr>
          <w:p w14:paraId="29890B5F" w14:textId="46C2EF40" w:rsidR="00287B14" w:rsidRPr="00325356" w:rsidDel="00EC2039" w:rsidRDefault="00287B14" w:rsidP="006A491F">
            <w:pPr>
              <w:jc w:val="center"/>
              <w:rPr>
                <w:del w:id="2569" w:author="Tebokgo Mabuto (ECP)" w:date="2026-09-09T11:12:00Z" w16du:dateUtc="2026-09-09T09:12:00Z"/>
                <w:rFonts w:ascii="Arial" w:hAnsi="Arial" w:cs="Arial"/>
                <w:noProof/>
                <w:sz w:val="20"/>
                <w:szCs w:val="20"/>
              </w:rPr>
            </w:pPr>
          </w:p>
        </w:tc>
        <w:tc>
          <w:tcPr>
            <w:tcW w:w="4914" w:type="dxa"/>
            <w:tcBorders>
              <w:top w:val="nil"/>
              <w:left w:val="nil"/>
              <w:bottom w:val="single" w:sz="4" w:space="0" w:color="auto"/>
              <w:right w:val="nil"/>
            </w:tcBorders>
          </w:tcPr>
          <w:p w14:paraId="09860279" w14:textId="103646C6" w:rsidR="00287B14" w:rsidRPr="00325356" w:rsidDel="00EC2039" w:rsidRDefault="00287B14" w:rsidP="006A491F">
            <w:pPr>
              <w:jc w:val="center"/>
              <w:rPr>
                <w:del w:id="2570" w:author="Tebokgo Mabuto (ECP)" w:date="2026-09-09T11:12:00Z" w16du:dateUtc="2026-09-09T09:12:00Z"/>
                <w:rFonts w:ascii="Arial" w:hAnsi="Arial" w:cs="Arial"/>
                <w:noProof/>
                <w:sz w:val="20"/>
                <w:szCs w:val="20"/>
              </w:rPr>
            </w:pPr>
            <w:del w:id="2571" w:author="Tebokgo Mabuto (ECP)" w:date="2026-09-09T11:12:00Z" w16du:dateUtc="2026-09-09T09:12:00Z">
              <w:r w:rsidRPr="00325356" w:rsidDel="00EC2039">
                <w:rPr>
                  <w:rFonts w:ascii="Arial" w:hAnsi="Arial" w:cs="Arial"/>
                  <w:noProof/>
                  <w:sz w:val="20"/>
                  <w:szCs w:val="20"/>
                </w:rPr>
                <w:delText>1</w:delText>
              </w:r>
            </w:del>
          </w:p>
        </w:tc>
        <w:tc>
          <w:tcPr>
            <w:tcW w:w="728" w:type="dxa"/>
            <w:tcBorders>
              <w:top w:val="nil"/>
              <w:left w:val="nil"/>
              <w:right w:val="nil"/>
            </w:tcBorders>
          </w:tcPr>
          <w:p w14:paraId="75198FF4" w14:textId="4B3ED0EF" w:rsidR="00287B14" w:rsidRPr="00325356" w:rsidDel="00EC2039" w:rsidRDefault="00287B14" w:rsidP="006A491F">
            <w:pPr>
              <w:jc w:val="center"/>
              <w:rPr>
                <w:del w:id="2572" w:author="Tebokgo Mabuto (ECP)" w:date="2026-09-09T11:12:00Z" w16du:dateUtc="2026-09-09T09:12:00Z"/>
                <w:rFonts w:ascii="Arial" w:hAnsi="Arial" w:cs="Arial"/>
                <w:noProof/>
                <w:sz w:val="20"/>
                <w:szCs w:val="20"/>
              </w:rPr>
            </w:pPr>
            <w:del w:id="2573" w:author="Tebokgo Mabuto (ECP)" w:date="2026-09-09T11:12:00Z" w16du:dateUtc="2026-09-09T09:12:00Z">
              <w:r w:rsidRPr="00325356" w:rsidDel="00EC2039">
                <w:rPr>
                  <w:rFonts w:ascii="Arial" w:hAnsi="Arial" w:cs="Arial"/>
                  <w:noProof/>
                  <w:sz w:val="20"/>
                  <w:szCs w:val="20"/>
                </w:rPr>
                <w:delText>2</w:delText>
              </w:r>
            </w:del>
          </w:p>
        </w:tc>
        <w:tc>
          <w:tcPr>
            <w:tcW w:w="728" w:type="dxa"/>
            <w:tcBorders>
              <w:top w:val="nil"/>
              <w:left w:val="nil"/>
              <w:right w:val="nil"/>
            </w:tcBorders>
          </w:tcPr>
          <w:p w14:paraId="70B48617" w14:textId="598116F6" w:rsidR="00287B14" w:rsidRPr="00325356" w:rsidDel="00EC2039" w:rsidRDefault="00287B14" w:rsidP="006A491F">
            <w:pPr>
              <w:jc w:val="center"/>
              <w:rPr>
                <w:del w:id="2574" w:author="Tebokgo Mabuto (ECP)" w:date="2026-09-09T11:12:00Z" w16du:dateUtc="2026-09-09T09:12:00Z"/>
                <w:rFonts w:ascii="Arial" w:hAnsi="Arial" w:cs="Arial"/>
                <w:noProof/>
                <w:sz w:val="20"/>
                <w:szCs w:val="20"/>
              </w:rPr>
            </w:pPr>
            <w:del w:id="2575" w:author="Tebokgo Mabuto (ECP)" w:date="2026-09-09T11:12:00Z" w16du:dateUtc="2026-09-09T09:12:00Z">
              <w:r w:rsidRPr="00325356" w:rsidDel="00EC2039">
                <w:rPr>
                  <w:rFonts w:ascii="Arial" w:hAnsi="Arial" w:cs="Arial"/>
                  <w:noProof/>
                  <w:sz w:val="20"/>
                  <w:szCs w:val="20"/>
                </w:rPr>
                <w:delText>3</w:delText>
              </w:r>
            </w:del>
          </w:p>
        </w:tc>
        <w:tc>
          <w:tcPr>
            <w:tcW w:w="727" w:type="dxa"/>
            <w:tcBorders>
              <w:top w:val="nil"/>
              <w:left w:val="nil"/>
              <w:right w:val="nil"/>
            </w:tcBorders>
          </w:tcPr>
          <w:p w14:paraId="58890356" w14:textId="5E72DB0F" w:rsidR="00287B14" w:rsidRPr="00325356" w:rsidDel="00EC2039" w:rsidRDefault="00287B14" w:rsidP="006A491F">
            <w:pPr>
              <w:jc w:val="center"/>
              <w:rPr>
                <w:del w:id="2576" w:author="Tebokgo Mabuto (ECP)" w:date="2026-09-09T11:12:00Z" w16du:dateUtc="2026-09-09T09:12:00Z"/>
                <w:rFonts w:ascii="Arial" w:hAnsi="Arial" w:cs="Arial"/>
                <w:noProof/>
                <w:sz w:val="20"/>
                <w:szCs w:val="20"/>
              </w:rPr>
            </w:pPr>
            <w:del w:id="2577" w:author="Tebokgo Mabuto (ECP)" w:date="2026-09-09T11:12:00Z" w16du:dateUtc="2026-09-09T09:12:00Z">
              <w:r w:rsidRPr="00325356" w:rsidDel="00EC2039">
                <w:rPr>
                  <w:rFonts w:ascii="Arial" w:hAnsi="Arial" w:cs="Arial"/>
                  <w:noProof/>
                  <w:sz w:val="20"/>
                  <w:szCs w:val="20"/>
                </w:rPr>
                <w:delText>4</w:delText>
              </w:r>
            </w:del>
          </w:p>
        </w:tc>
        <w:tc>
          <w:tcPr>
            <w:tcW w:w="728" w:type="dxa"/>
            <w:tcBorders>
              <w:top w:val="nil"/>
              <w:left w:val="nil"/>
              <w:right w:val="nil"/>
            </w:tcBorders>
          </w:tcPr>
          <w:p w14:paraId="1B51D223" w14:textId="06662DB7" w:rsidR="00287B14" w:rsidRPr="00325356" w:rsidDel="00EC2039" w:rsidRDefault="00287B14" w:rsidP="006A491F">
            <w:pPr>
              <w:jc w:val="center"/>
              <w:rPr>
                <w:del w:id="2578" w:author="Tebokgo Mabuto (ECP)" w:date="2026-09-09T11:12:00Z" w16du:dateUtc="2026-09-09T09:12:00Z"/>
                <w:rFonts w:ascii="Arial" w:hAnsi="Arial" w:cs="Arial"/>
                <w:noProof/>
                <w:sz w:val="20"/>
                <w:szCs w:val="20"/>
              </w:rPr>
            </w:pPr>
            <w:del w:id="2579" w:author="Tebokgo Mabuto (ECP)" w:date="2026-09-09T11:12:00Z" w16du:dateUtc="2026-09-09T09:12:00Z">
              <w:r w:rsidRPr="00325356" w:rsidDel="00EC2039">
                <w:rPr>
                  <w:rFonts w:ascii="Arial" w:hAnsi="Arial" w:cs="Arial"/>
                  <w:noProof/>
                  <w:sz w:val="20"/>
                  <w:szCs w:val="20"/>
                </w:rPr>
                <w:delText>5</w:delText>
              </w:r>
            </w:del>
          </w:p>
        </w:tc>
        <w:tc>
          <w:tcPr>
            <w:tcW w:w="728" w:type="dxa"/>
            <w:tcBorders>
              <w:top w:val="nil"/>
              <w:left w:val="nil"/>
              <w:right w:val="nil"/>
            </w:tcBorders>
          </w:tcPr>
          <w:p w14:paraId="2CF73EAA" w14:textId="73A93981" w:rsidR="00287B14" w:rsidRPr="00325356" w:rsidDel="00EC2039" w:rsidRDefault="00287B14" w:rsidP="006A491F">
            <w:pPr>
              <w:jc w:val="center"/>
              <w:rPr>
                <w:del w:id="2580" w:author="Tebokgo Mabuto (ECP)" w:date="2026-09-09T11:12:00Z" w16du:dateUtc="2026-09-09T09:12:00Z"/>
                <w:rFonts w:ascii="Arial" w:hAnsi="Arial" w:cs="Arial"/>
                <w:noProof/>
                <w:sz w:val="20"/>
                <w:szCs w:val="20"/>
              </w:rPr>
            </w:pPr>
            <w:del w:id="2581" w:author="Tebokgo Mabuto (ECP)" w:date="2026-09-09T11:12:00Z" w16du:dateUtc="2026-09-09T09:12:00Z">
              <w:r w:rsidRPr="00325356" w:rsidDel="00EC2039">
                <w:rPr>
                  <w:rFonts w:ascii="Arial" w:hAnsi="Arial" w:cs="Arial"/>
                  <w:noProof/>
                  <w:sz w:val="20"/>
                  <w:szCs w:val="20"/>
                </w:rPr>
                <w:delText>6</w:delText>
              </w:r>
            </w:del>
          </w:p>
        </w:tc>
        <w:tc>
          <w:tcPr>
            <w:tcW w:w="656" w:type="dxa"/>
            <w:tcBorders>
              <w:top w:val="nil"/>
              <w:left w:val="nil"/>
              <w:right w:val="nil"/>
            </w:tcBorders>
          </w:tcPr>
          <w:p w14:paraId="242BD135" w14:textId="0625D988" w:rsidR="00287B14" w:rsidRPr="00325356" w:rsidDel="00EC2039" w:rsidRDefault="00287B14" w:rsidP="006A491F">
            <w:pPr>
              <w:jc w:val="center"/>
              <w:rPr>
                <w:del w:id="2582" w:author="Tebokgo Mabuto (ECP)" w:date="2026-09-09T11:12:00Z" w16du:dateUtc="2026-09-09T09:12:00Z"/>
                <w:rFonts w:ascii="Arial" w:hAnsi="Arial" w:cs="Arial"/>
                <w:noProof/>
                <w:sz w:val="20"/>
                <w:szCs w:val="20"/>
              </w:rPr>
            </w:pPr>
            <w:del w:id="2583" w:author="Tebokgo Mabuto (ECP)" w:date="2026-09-09T11:12:00Z" w16du:dateUtc="2026-09-09T09:12:00Z">
              <w:r w:rsidRPr="00325356" w:rsidDel="00EC2039">
                <w:rPr>
                  <w:rFonts w:ascii="Arial" w:hAnsi="Arial" w:cs="Arial"/>
                  <w:noProof/>
                  <w:sz w:val="20"/>
                  <w:szCs w:val="20"/>
                </w:rPr>
                <w:delText>7</w:delText>
              </w:r>
            </w:del>
          </w:p>
        </w:tc>
      </w:tr>
      <w:tr w:rsidR="00287B14" w:rsidRPr="00325356" w:rsidDel="00EC2039" w14:paraId="2E792314" w14:textId="348E40B4" w:rsidTr="006A491F">
        <w:trPr>
          <w:cantSplit/>
          <w:trHeight w:val="2230"/>
          <w:del w:id="2584" w:author="Tebokgo Mabuto (ECP)" w:date="2026-09-09T11:12:00Z" w16du:dateUtc="2026-09-09T09:12:00Z"/>
        </w:trPr>
        <w:tc>
          <w:tcPr>
            <w:tcW w:w="471" w:type="dxa"/>
            <w:tcBorders>
              <w:top w:val="nil"/>
              <w:left w:val="nil"/>
              <w:bottom w:val="nil"/>
              <w:right w:val="single" w:sz="4" w:space="0" w:color="auto"/>
              <w:tl2br w:val="nil"/>
            </w:tcBorders>
          </w:tcPr>
          <w:p w14:paraId="33410740" w14:textId="0D9E17AE" w:rsidR="00287B14" w:rsidRPr="00325356" w:rsidDel="00EC2039" w:rsidRDefault="00287B14" w:rsidP="006A491F">
            <w:pPr>
              <w:jc w:val="center"/>
              <w:rPr>
                <w:del w:id="2585" w:author="Tebokgo Mabuto (ECP)" w:date="2026-09-09T11:12:00Z" w16du:dateUtc="2026-09-09T09:12:00Z"/>
                <w:rFonts w:ascii="Arial" w:hAnsi="Arial" w:cs="Arial"/>
                <w:noProof/>
                <w:sz w:val="20"/>
                <w:szCs w:val="20"/>
              </w:rPr>
            </w:pPr>
          </w:p>
        </w:tc>
        <w:tc>
          <w:tcPr>
            <w:tcW w:w="4914" w:type="dxa"/>
            <w:tcBorders>
              <w:left w:val="single" w:sz="4" w:space="0" w:color="auto"/>
              <w:tl2br w:val="single" w:sz="4" w:space="0" w:color="auto"/>
            </w:tcBorders>
          </w:tcPr>
          <w:p w14:paraId="60BFECE0" w14:textId="04FF1ACC" w:rsidR="00287B14" w:rsidRPr="00325356" w:rsidDel="00EC2039" w:rsidRDefault="00287B14" w:rsidP="006A491F">
            <w:pPr>
              <w:jc w:val="center"/>
              <w:rPr>
                <w:del w:id="2586" w:author="Tebokgo Mabuto (ECP)" w:date="2026-09-09T11:12:00Z" w16du:dateUtc="2026-09-09T09:12:00Z"/>
                <w:rFonts w:ascii="Arial" w:hAnsi="Arial" w:cs="Arial"/>
                <w:noProof/>
                <w:sz w:val="20"/>
                <w:szCs w:val="20"/>
              </w:rPr>
            </w:pPr>
          </w:p>
          <w:p w14:paraId="3DEF4A48" w14:textId="49B3BA82" w:rsidR="00287B14" w:rsidRPr="00325356" w:rsidDel="00EC2039" w:rsidRDefault="00287B14" w:rsidP="006A491F">
            <w:pPr>
              <w:jc w:val="center"/>
              <w:rPr>
                <w:del w:id="2587" w:author="Tebokgo Mabuto (ECP)" w:date="2026-09-09T11:12:00Z" w16du:dateUtc="2026-09-09T09:12:00Z"/>
                <w:rFonts w:ascii="Arial" w:hAnsi="Arial" w:cs="Arial"/>
                <w:noProof/>
                <w:sz w:val="20"/>
                <w:szCs w:val="20"/>
              </w:rPr>
            </w:pPr>
          </w:p>
          <w:p w14:paraId="20017E21" w14:textId="161D9163" w:rsidR="00287B14" w:rsidRPr="00325356" w:rsidDel="00EC2039" w:rsidRDefault="00287B14" w:rsidP="006A491F">
            <w:pPr>
              <w:jc w:val="center"/>
              <w:rPr>
                <w:del w:id="2588" w:author="Tebokgo Mabuto (ECP)" w:date="2026-09-09T11:12:00Z" w16du:dateUtc="2026-09-09T09:12:00Z"/>
                <w:rFonts w:ascii="Arial" w:hAnsi="Arial" w:cs="Arial"/>
                <w:noProof/>
                <w:sz w:val="20"/>
                <w:szCs w:val="20"/>
              </w:rPr>
            </w:pPr>
            <w:del w:id="2589" w:author="Tebokgo Mabuto (ECP)" w:date="2026-09-09T11:12:00Z" w16du:dateUtc="2026-09-09T09:12:00Z">
              <w:r w:rsidRPr="00325356" w:rsidDel="00EC2039">
                <w:rPr>
                  <w:rFonts w:ascii="Arial" w:hAnsi="Arial" w:cs="Arial"/>
                  <w:noProof/>
                  <w:sz w:val="20"/>
                  <w:szCs w:val="20"/>
                </w:rPr>
                <w:tab/>
              </w:r>
              <w:r w:rsidRPr="00325356" w:rsidDel="00EC2039">
                <w:rPr>
                  <w:rFonts w:ascii="Arial" w:hAnsi="Arial" w:cs="Arial"/>
                  <w:noProof/>
                  <w:sz w:val="20"/>
                  <w:szCs w:val="20"/>
                </w:rPr>
                <w:tab/>
              </w:r>
              <w:r w:rsidRPr="00325356" w:rsidDel="00EC2039">
                <w:rPr>
                  <w:rFonts w:ascii="Arial" w:hAnsi="Arial" w:cs="Arial"/>
                  <w:noProof/>
                  <w:sz w:val="20"/>
                  <w:szCs w:val="20"/>
                </w:rPr>
                <w:tab/>
                <w:delText>Project Type</w:delText>
              </w:r>
            </w:del>
          </w:p>
          <w:p w14:paraId="745086E3" w14:textId="075F3971" w:rsidR="00287B14" w:rsidRPr="00325356" w:rsidDel="00EC2039" w:rsidRDefault="00287B14" w:rsidP="006A491F">
            <w:pPr>
              <w:jc w:val="center"/>
              <w:rPr>
                <w:del w:id="2590" w:author="Tebokgo Mabuto (ECP)" w:date="2026-09-09T11:12:00Z" w16du:dateUtc="2026-09-09T09:12:00Z"/>
                <w:rFonts w:ascii="Arial" w:hAnsi="Arial" w:cs="Arial"/>
                <w:noProof/>
                <w:sz w:val="20"/>
                <w:szCs w:val="20"/>
              </w:rPr>
            </w:pPr>
          </w:p>
          <w:p w14:paraId="50539692" w14:textId="6B2B598C" w:rsidR="00287B14" w:rsidRPr="00325356" w:rsidDel="00EC2039" w:rsidRDefault="00287B14" w:rsidP="006A491F">
            <w:pPr>
              <w:jc w:val="center"/>
              <w:rPr>
                <w:del w:id="2591" w:author="Tebokgo Mabuto (ECP)" w:date="2026-09-09T11:12:00Z" w16du:dateUtc="2026-09-09T09:12:00Z"/>
                <w:rFonts w:ascii="Arial" w:hAnsi="Arial" w:cs="Arial"/>
                <w:noProof/>
                <w:sz w:val="20"/>
                <w:szCs w:val="20"/>
              </w:rPr>
            </w:pPr>
          </w:p>
          <w:p w14:paraId="31C42C4B" w14:textId="79174438" w:rsidR="00287B14" w:rsidRPr="00325356" w:rsidDel="00EC2039" w:rsidRDefault="00287B14" w:rsidP="006A491F">
            <w:pPr>
              <w:jc w:val="center"/>
              <w:rPr>
                <w:del w:id="2592" w:author="Tebokgo Mabuto (ECP)" w:date="2026-09-09T11:12:00Z" w16du:dateUtc="2026-09-09T09:12:00Z"/>
                <w:rFonts w:ascii="Arial" w:hAnsi="Arial" w:cs="Arial"/>
                <w:noProof/>
                <w:sz w:val="20"/>
                <w:szCs w:val="20"/>
              </w:rPr>
            </w:pPr>
          </w:p>
          <w:p w14:paraId="4DE3F723" w14:textId="0CA11BFF" w:rsidR="00287B14" w:rsidRPr="00325356" w:rsidDel="00EC2039" w:rsidRDefault="00287B14" w:rsidP="006A491F">
            <w:pPr>
              <w:jc w:val="center"/>
              <w:rPr>
                <w:del w:id="2593" w:author="Tebokgo Mabuto (ECP)" w:date="2026-09-09T11:12:00Z" w16du:dateUtc="2026-09-09T09:12:00Z"/>
                <w:rFonts w:ascii="Arial" w:hAnsi="Arial" w:cs="Arial"/>
                <w:noProof/>
                <w:sz w:val="20"/>
                <w:szCs w:val="20"/>
              </w:rPr>
            </w:pPr>
          </w:p>
          <w:p w14:paraId="3D8CD4E7" w14:textId="0C8E15A4" w:rsidR="00287B14" w:rsidRPr="00325356" w:rsidDel="00EC2039" w:rsidRDefault="00287B14" w:rsidP="006A491F">
            <w:pPr>
              <w:rPr>
                <w:del w:id="2594" w:author="Tebokgo Mabuto (ECP)" w:date="2026-09-09T11:12:00Z" w16du:dateUtc="2026-09-09T09:12:00Z"/>
                <w:rFonts w:ascii="Arial" w:hAnsi="Arial" w:cs="Arial"/>
                <w:noProof/>
                <w:sz w:val="20"/>
                <w:szCs w:val="20"/>
              </w:rPr>
            </w:pPr>
            <w:del w:id="2595" w:author="Tebokgo Mabuto (ECP)" w:date="2026-09-09T11:12:00Z" w16du:dateUtc="2026-09-09T09:12:00Z">
              <w:r w:rsidRPr="00325356" w:rsidDel="00EC2039">
                <w:rPr>
                  <w:rFonts w:ascii="Arial" w:hAnsi="Arial" w:cs="Arial"/>
                  <w:noProof/>
                  <w:sz w:val="20"/>
                  <w:szCs w:val="20"/>
                </w:rPr>
                <w:tab/>
                <w:delText>Experience</w:delText>
              </w:r>
            </w:del>
          </w:p>
        </w:tc>
        <w:tc>
          <w:tcPr>
            <w:tcW w:w="728" w:type="dxa"/>
            <w:textDirection w:val="btLr"/>
            <w:vAlign w:val="center"/>
          </w:tcPr>
          <w:p w14:paraId="5ED07DEE" w14:textId="6C6CB02B" w:rsidR="00287B14" w:rsidRPr="00325356" w:rsidDel="00EC2039" w:rsidRDefault="00287B14" w:rsidP="006A491F">
            <w:pPr>
              <w:ind w:left="113" w:right="113"/>
              <w:jc w:val="center"/>
              <w:rPr>
                <w:del w:id="2596" w:author="Tebokgo Mabuto (ECP)" w:date="2026-09-09T11:12:00Z" w16du:dateUtc="2026-09-09T09:12:00Z"/>
                <w:rFonts w:ascii="Arial" w:hAnsi="Arial" w:cs="Arial"/>
                <w:noProof/>
                <w:sz w:val="20"/>
                <w:szCs w:val="20"/>
              </w:rPr>
            </w:pPr>
            <w:del w:id="2597" w:author="Tebokgo Mabuto (ECP)" w:date="2026-09-09T11:12:00Z" w16du:dateUtc="2026-09-09T09:12:00Z">
              <w:r w:rsidRPr="00325356" w:rsidDel="00EC2039">
                <w:rPr>
                  <w:rFonts w:ascii="Arial" w:hAnsi="Arial" w:cs="Arial"/>
                  <w:noProof/>
                  <w:sz w:val="20"/>
                  <w:szCs w:val="20"/>
                </w:rPr>
                <w:delText>MSB</w:delText>
              </w:r>
            </w:del>
          </w:p>
        </w:tc>
        <w:tc>
          <w:tcPr>
            <w:tcW w:w="728" w:type="dxa"/>
            <w:textDirection w:val="btLr"/>
            <w:vAlign w:val="center"/>
          </w:tcPr>
          <w:p w14:paraId="7F7BEF65" w14:textId="025CF802" w:rsidR="00287B14" w:rsidRPr="00325356" w:rsidDel="00EC2039" w:rsidRDefault="00287B14" w:rsidP="006A491F">
            <w:pPr>
              <w:ind w:left="113" w:right="113"/>
              <w:jc w:val="center"/>
              <w:rPr>
                <w:del w:id="2598" w:author="Tebokgo Mabuto (ECP)" w:date="2026-09-09T11:12:00Z" w16du:dateUtc="2026-09-09T09:12:00Z"/>
                <w:rFonts w:ascii="Arial" w:hAnsi="Arial" w:cs="Arial"/>
                <w:noProof/>
                <w:sz w:val="20"/>
                <w:szCs w:val="20"/>
              </w:rPr>
            </w:pPr>
            <w:del w:id="2599" w:author="Tebokgo Mabuto (ECP)" w:date="2026-09-09T11:12:00Z" w16du:dateUtc="2026-09-09T09:12:00Z">
              <w:r w:rsidRPr="00325356" w:rsidDel="00EC2039">
                <w:rPr>
                  <w:rFonts w:ascii="Arial" w:hAnsi="Arial" w:cs="Arial"/>
                  <w:noProof/>
                  <w:sz w:val="20"/>
                  <w:szCs w:val="20"/>
                </w:rPr>
                <w:delText>DIB</w:delText>
              </w:r>
            </w:del>
          </w:p>
        </w:tc>
        <w:tc>
          <w:tcPr>
            <w:tcW w:w="727" w:type="dxa"/>
            <w:textDirection w:val="btLr"/>
            <w:vAlign w:val="center"/>
          </w:tcPr>
          <w:p w14:paraId="509BF106" w14:textId="62C4B5FC" w:rsidR="00287B14" w:rsidRPr="00325356" w:rsidDel="00EC2039" w:rsidRDefault="00287B14" w:rsidP="006A491F">
            <w:pPr>
              <w:ind w:left="113" w:right="113"/>
              <w:jc w:val="center"/>
              <w:rPr>
                <w:del w:id="2600" w:author="Tebokgo Mabuto (ECP)" w:date="2026-09-09T11:12:00Z" w16du:dateUtc="2026-09-09T09:12:00Z"/>
                <w:rFonts w:ascii="Arial" w:hAnsi="Arial" w:cs="Arial"/>
                <w:noProof/>
                <w:sz w:val="20"/>
                <w:szCs w:val="20"/>
              </w:rPr>
            </w:pPr>
            <w:del w:id="2601" w:author="Tebokgo Mabuto (ECP)" w:date="2026-09-09T11:12:00Z" w16du:dateUtc="2026-09-09T09:12:00Z">
              <w:r w:rsidRPr="00325356" w:rsidDel="00EC2039">
                <w:rPr>
                  <w:rFonts w:ascii="Arial" w:hAnsi="Arial" w:cs="Arial"/>
                  <w:noProof/>
                  <w:sz w:val="20"/>
                  <w:szCs w:val="20"/>
                </w:rPr>
                <w:delText>DNB</w:delText>
              </w:r>
            </w:del>
          </w:p>
        </w:tc>
        <w:tc>
          <w:tcPr>
            <w:tcW w:w="728" w:type="dxa"/>
            <w:textDirection w:val="btLr"/>
            <w:vAlign w:val="center"/>
          </w:tcPr>
          <w:p w14:paraId="097A4C6C" w14:textId="554C5AAE" w:rsidR="00287B14" w:rsidRPr="00325356" w:rsidDel="00EC2039" w:rsidRDefault="00287B14" w:rsidP="006A491F">
            <w:pPr>
              <w:ind w:left="113" w:right="113"/>
              <w:jc w:val="center"/>
              <w:rPr>
                <w:del w:id="2602" w:author="Tebokgo Mabuto (ECP)" w:date="2026-09-09T11:12:00Z" w16du:dateUtc="2026-09-09T09:12:00Z"/>
                <w:rFonts w:ascii="Arial" w:hAnsi="Arial" w:cs="Arial"/>
                <w:noProof/>
                <w:sz w:val="20"/>
                <w:szCs w:val="20"/>
              </w:rPr>
            </w:pPr>
            <w:del w:id="2603" w:author="Tebokgo Mabuto (ECP)" w:date="2026-09-09T11:12:00Z" w16du:dateUtc="2026-09-09T09:12:00Z">
              <w:r w:rsidRPr="00325356" w:rsidDel="00EC2039">
                <w:rPr>
                  <w:rFonts w:ascii="Arial" w:hAnsi="Arial" w:cs="Arial"/>
                  <w:noProof/>
                  <w:sz w:val="20"/>
                  <w:szCs w:val="20"/>
                </w:rPr>
                <w:delText>MSS</w:delText>
              </w:r>
            </w:del>
          </w:p>
        </w:tc>
        <w:tc>
          <w:tcPr>
            <w:tcW w:w="728" w:type="dxa"/>
            <w:textDirection w:val="btLr"/>
            <w:vAlign w:val="center"/>
          </w:tcPr>
          <w:p w14:paraId="33D28B86" w14:textId="4096DB6D" w:rsidR="00287B14" w:rsidRPr="00325356" w:rsidDel="00EC2039" w:rsidRDefault="00287B14" w:rsidP="006A491F">
            <w:pPr>
              <w:ind w:left="113" w:right="113"/>
              <w:jc w:val="center"/>
              <w:rPr>
                <w:del w:id="2604" w:author="Tebokgo Mabuto (ECP)" w:date="2026-09-09T11:12:00Z" w16du:dateUtc="2026-09-09T09:12:00Z"/>
                <w:rFonts w:ascii="Arial" w:hAnsi="Arial" w:cs="Arial"/>
                <w:noProof/>
                <w:sz w:val="20"/>
                <w:szCs w:val="20"/>
              </w:rPr>
            </w:pPr>
            <w:del w:id="2605" w:author="Tebokgo Mabuto (ECP)" w:date="2026-09-09T11:12:00Z" w16du:dateUtc="2026-09-09T09:12:00Z">
              <w:r w:rsidRPr="00325356" w:rsidDel="00EC2039">
                <w:rPr>
                  <w:rFonts w:ascii="Arial" w:hAnsi="Arial" w:cs="Arial"/>
                  <w:noProof/>
                  <w:sz w:val="20"/>
                  <w:szCs w:val="20"/>
                </w:rPr>
                <w:delText>DIS</w:delText>
              </w:r>
            </w:del>
          </w:p>
        </w:tc>
        <w:tc>
          <w:tcPr>
            <w:tcW w:w="656" w:type="dxa"/>
            <w:textDirection w:val="btLr"/>
            <w:vAlign w:val="center"/>
          </w:tcPr>
          <w:p w14:paraId="2F3F67AD" w14:textId="41C4C389" w:rsidR="00287B14" w:rsidRPr="00325356" w:rsidDel="00EC2039" w:rsidRDefault="00287B14" w:rsidP="006A491F">
            <w:pPr>
              <w:ind w:left="113" w:right="113"/>
              <w:jc w:val="center"/>
              <w:rPr>
                <w:del w:id="2606" w:author="Tebokgo Mabuto (ECP)" w:date="2026-09-09T11:12:00Z" w16du:dateUtc="2026-09-09T09:12:00Z"/>
                <w:rFonts w:ascii="Arial" w:hAnsi="Arial" w:cs="Arial"/>
                <w:noProof/>
                <w:sz w:val="20"/>
                <w:szCs w:val="20"/>
              </w:rPr>
            </w:pPr>
            <w:del w:id="2607" w:author="Tebokgo Mabuto (ECP)" w:date="2026-09-09T11:12:00Z" w16du:dateUtc="2026-09-09T09:12:00Z">
              <w:r w:rsidRPr="00325356" w:rsidDel="00EC2039">
                <w:rPr>
                  <w:rFonts w:ascii="Arial" w:hAnsi="Arial" w:cs="Arial"/>
                  <w:noProof/>
                  <w:sz w:val="20"/>
                  <w:szCs w:val="20"/>
                </w:rPr>
                <w:delText>DNS</w:delText>
              </w:r>
            </w:del>
          </w:p>
        </w:tc>
      </w:tr>
      <w:tr w:rsidR="00287B14" w:rsidRPr="00325356" w:rsidDel="00EC2039" w14:paraId="1118D75F" w14:textId="702428E5" w:rsidTr="00325356">
        <w:trPr>
          <w:trHeight w:val="227"/>
          <w:del w:id="2608" w:author="Tebokgo Mabuto (ECP)" w:date="2026-09-09T11:12:00Z" w16du:dateUtc="2026-09-09T09:12:00Z"/>
        </w:trPr>
        <w:tc>
          <w:tcPr>
            <w:tcW w:w="471" w:type="dxa"/>
            <w:tcBorders>
              <w:top w:val="nil"/>
              <w:left w:val="nil"/>
              <w:bottom w:val="nil"/>
            </w:tcBorders>
          </w:tcPr>
          <w:p w14:paraId="784377D3" w14:textId="6762D78C" w:rsidR="00287B14" w:rsidRPr="00325356" w:rsidDel="00EC2039" w:rsidRDefault="00287B14" w:rsidP="006A491F">
            <w:pPr>
              <w:jc w:val="center"/>
              <w:rPr>
                <w:del w:id="2609" w:author="Tebokgo Mabuto (ECP)" w:date="2026-09-09T11:12:00Z" w16du:dateUtc="2026-09-09T09:12:00Z"/>
                <w:rFonts w:ascii="Arial" w:hAnsi="Arial" w:cs="Arial"/>
                <w:noProof/>
                <w:sz w:val="20"/>
                <w:szCs w:val="20"/>
              </w:rPr>
            </w:pPr>
            <w:del w:id="2610" w:author="Tebokgo Mabuto (ECP)" w:date="2026-09-09T11:12:00Z" w16du:dateUtc="2026-09-09T09:12:00Z">
              <w:r w:rsidRPr="00325356" w:rsidDel="00EC2039">
                <w:rPr>
                  <w:rFonts w:ascii="Arial" w:hAnsi="Arial" w:cs="Arial"/>
                  <w:noProof/>
                  <w:sz w:val="20"/>
                  <w:szCs w:val="20"/>
                </w:rPr>
                <w:delText>1</w:delText>
              </w:r>
            </w:del>
          </w:p>
        </w:tc>
        <w:tc>
          <w:tcPr>
            <w:tcW w:w="4914" w:type="dxa"/>
            <w:shd w:val="clear" w:color="auto" w:fill="BFBFBF" w:themeFill="background1" w:themeFillShade="BF"/>
          </w:tcPr>
          <w:p w14:paraId="4F58D762" w14:textId="0E9225E9" w:rsidR="00287B14" w:rsidRPr="00325356" w:rsidDel="00EC2039" w:rsidRDefault="00287B14" w:rsidP="00325356">
            <w:pPr>
              <w:rPr>
                <w:del w:id="2611" w:author="Tebokgo Mabuto (ECP)" w:date="2026-09-09T11:12:00Z" w16du:dateUtc="2026-09-09T09:12:00Z"/>
                <w:rFonts w:ascii="Arial" w:hAnsi="Arial" w:cs="Arial"/>
                <w:noProof/>
                <w:sz w:val="20"/>
                <w:szCs w:val="20"/>
              </w:rPr>
            </w:pPr>
            <w:del w:id="2612" w:author="Tebokgo Mabuto (ECP)" w:date="2026-09-09T11:12:00Z" w16du:dateUtc="2026-09-09T09:12:00Z">
              <w:r w:rsidRPr="00325356" w:rsidDel="00EC2039">
                <w:rPr>
                  <w:rFonts w:ascii="Arial" w:hAnsi="Arial" w:cs="Arial"/>
                  <w:noProof/>
                  <w:sz w:val="20"/>
                  <w:szCs w:val="20"/>
                </w:rPr>
                <w:delText>NONE</w:delText>
              </w:r>
            </w:del>
          </w:p>
        </w:tc>
        <w:tc>
          <w:tcPr>
            <w:tcW w:w="728" w:type="dxa"/>
          </w:tcPr>
          <w:p w14:paraId="1E4B9CA7" w14:textId="0182602A" w:rsidR="00287B14" w:rsidRPr="00325356" w:rsidDel="00EC2039" w:rsidRDefault="00287B14" w:rsidP="006A491F">
            <w:pPr>
              <w:jc w:val="center"/>
              <w:rPr>
                <w:del w:id="2613" w:author="Tebokgo Mabuto (ECP)" w:date="2026-09-09T11:12:00Z" w16du:dateUtc="2026-09-09T09:12:00Z"/>
                <w:rFonts w:ascii="Arial" w:hAnsi="Arial" w:cs="Arial"/>
                <w:noProof/>
                <w:sz w:val="20"/>
                <w:szCs w:val="20"/>
              </w:rPr>
            </w:pPr>
            <w:del w:id="2614" w:author="Tebokgo Mabuto (ECP)" w:date="2026-09-09T11:12:00Z" w16du:dateUtc="2026-09-09T09:12:00Z">
              <w:r w:rsidRPr="00325356" w:rsidDel="00EC2039">
                <w:rPr>
                  <w:rFonts w:ascii="Arial" w:hAnsi="Arial" w:cs="Arial"/>
                  <w:noProof/>
                  <w:sz w:val="20"/>
                  <w:szCs w:val="20"/>
                </w:rPr>
                <w:delText>0</w:delText>
              </w:r>
            </w:del>
          </w:p>
        </w:tc>
        <w:tc>
          <w:tcPr>
            <w:tcW w:w="728" w:type="dxa"/>
          </w:tcPr>
          <w:p w14:paraId="55C5622C" w14:textId="54ACF0B3" w:rsidR="00287B14" w:rsidRPr="00325356" w:rsidDel="00EC2039" w:rsidRDefault="00287B14" w:rsidP="006A491F">
            <w:pPr>
              <w:jc w:val="center"/>
              <w:rPr>
                <w:del w:id="2615" w:author="Tebokgo Mabuto (ECP)" w:date="2026-09-09T11:12:00Z" w16du:dateUtc="2026-09-09T09:12:00Z"/>
                <w:rFonts w:ascii="Arial" w:hAnsi="Arial" w:cs="Arial"/>
                <w:noProof/>
                <w:sz w:val="20"/>
                <w:szCs w:val="20"/>
              </w:rPr>
            </w:pPr>
            <w:del w:id="2616" w:author="Tebokgo Mabuto (ECP)" w:date="2026-09-09T11:12:00Z" w16du:dateUtc="2026-09-09T09:12:00Z">
              <w:r w:rsidRPr="00325356" w:rsidDel="00EC2039">
                <w:rPr>
                  <w:rFonts w:ascii="Arial" w:hAnsi="Arial" w:cs="Arial"/>
                  <w:noProof/>
                  <w:sz w:val="20"/>
                  <w:szCs w:val="20"/>
                </w:rPr>
                <w:delText>0</w:delText>
              </w:r>
            </w:del>
          </w:p>
        </w:tc>
        <w:tc>
          <w:tcPr>
            <w:tcW w:w="727" w:type="dxa"/>
          </w:tcPr>
          <w:p w14:paraId="105411F9" w14:textId="16B748AC" w:rsidR="00287B14" w:rsidRPr="00325356" w:rsidDel="00EC2039" w:rsidRDefault="00287B14" w:rsidP="006A491F">
            <w:pPr>
              <w:jc w:val="center"/>
              <w:rPr>
                <w:del w:id="2617" w:author="Tebokgo Mabuto (ECP)" w:date="2026-09-09T11:12:00Z" w16du:dateUtc="2026-09-09T09:12:00Z"/>
                <w:rFonts w:ascii="Arial" w:hAnsi="Arial" w:cs="Arial"/>
                <w:noProof/>
                <w:sz w:val="20"/>
                <w:szCs w:val="20"/>
              </w:rPr>
            </w:pPr>
            <w:del w:id="2618" w:author="Tebokgo Mabuto (ECP)" w:date="2026-09-09T11:12:00Z" w16du:dateUtc="2026-09-09T09:12:00Z">
              <w:r w:rsidRPr="00325356" w:rsidDel="00EC2039">
                <w:rPr>
                  <w:rFonts w:ascii="Arial" w:hAnsi="Arial" w:cs="Arial"/>
                  <w:noProof/>
                  <w:sz w:val="20"/>
                  <w:szCs w:val="20"/>
                </w:rPr>
                <w:delText>0</w:delText>
              </w:r>
            </w:del>
          </w:p>
        </w:tc>
        <w:tc>
          <w:tcPr>
            <w:tcW w:w="728" w:type="dxa"/>
          </w:tcPr>
          <w:p w14:paraId="044224B9" w14:textId="0B0079C0" w:rsidR="00287B14" w:rsidRPr="00325356" w:rsidDel="00EC2039" w:rsidRDefault="00287B14" w:rsidP="006A491F">
            <w:pPr>
              <w:jc w:val="center"/>
              <w:rPr>
                <w:del w:id="2619" w:author="Tebokgo Mabuto (ECP)" w:date="2026-09-09T11:12:00Z" w16du:dateUtc="2026-09-09T09:12:00Z"/>
                <w:rFonts w:ascii="Arial" w:hAnsi="Arial" w:cs="Arial"/>
                <w:noProof/>
                <w:sz w:val="20"/>
                <w:szCs w:val="20"/>
              </w:rPr>
            </w:pPr>
            <w:del w:id="2620" w:author="Tebokgo Mabuto (ECP)" w:date="2026-09-09T11:12:00Z" w16du:dateUtc="2026-09-09T09:12:00Z">
              <w:r w:rsidRPr="00325356" w:rsidDel="00EC2039">
                <w:rPr>
                  <w:rFonts w:ascii="Arial" w:hAnsi="Arial" w:cs="Arial"/>
                  <w:noProof/>
                  <w:sz w:val="20"/>
                  <w:szCs w:val="20"/>
                </w:rPr>
                <w:delText>0</w:delText>
              </w:r>
            </w:del>
          </w:p>
        </w:tc>
        <w:tc>
          <w:tcPr>
            <w:tcW w:w="728" w:type="dxa"/>
          </w:tcPr>
          <w:p w14:paraId="78878793" w14:textId="66F85FE9" w:rsidR="00287B14" w:rsidRPr="00325356" w:rsidDel="00EC2039" w:rsidRDefault="00287B14" w:rsidP="006A491F">
            <w:pPr>
              <w:jc w:val="center"/>
              <w:rPr>
                <w:del w:id="2621" w:author="Tebokgo Mabuto (ECP)" w:date="2026-09-09T11:12:00Z" w16du:dateUtc="2026-09-09T09:12:00Z"/>
                <w:rFonts w:ascii="Arial" w:hAnsi="Arial" w:cs="Arial"/>
                <w:noProof/>
                <w:sz w:val="20"/>
                <w:szCs w:val="20"/>
              </w:rPr>
            </w:pPr>
            <w:del w:id="2622" w:author="Tebokgo Mabuto (ECP)" w:date="2026-09-09T11:12:00Z" w16du:dateUtc="2026-09-09T09:12:00Z">
              <w:r w:rsidRPr="00325356" w:rsidDel="00EC2039">
                <w:rPr>
                  <w:rFonts w:ascii="Arial" w:hAnsi="Arial" w:cs="Arial"/>
                  <w:noProof/>
                  <w:sz w:val="20"/>
                  <w:szCs w:val="20"/>
                </w:rPr>
                <w:delText>0</w:delText>
              </w:r>
            </w:del>
          </w:p>
        </w:tc>
        <w:tc>
          <w:tcPr>
            <w:tcW w:w="656" w:type="dxa"/>
          </w:tcPr>
          <w:p w14:paraId="0268FF5A" w14:textId="2CCDD9AA" w:rsidR="00287B14" w:rsidRPr="00325356" w:rsidDel="00EC2039" w:rsidRDefault="00287B14" w:rsidP="006A491F">
            <w:pPr>
              <w:jc w:val="center"/>
              <w:rPr>
                <w:del w:id="2623" w:author="Tebokgo Mabuto (ECP)" w:date="2026-09-09T11:12:00Z" w16du:dateUtc="2026-09-09T09:12:00Z"/>
                <w:rFonts w:ascii="Arial" w:hAnsi="Arial" w:cs="Arial"/>
                <w:noProof/>
                <w:sz w:val="20"/>
                <w:szCs w:val="20"/>
              </w:rPr>
            </w:pPr>
            <w:del w:id="2624"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34ABC786" w14:textId="702D722B" w:rsidTr="00325356">
        <w:trPr>
          <w:trHeight w:val="214"/>
          <w:del w:id="2625" w:author="Tebokgo Mabuto (ECP)" w:date="2026-09-09T11:12:00Z" w16du:dateUtc="2026-09-09T09:12:00Z"/>
        </w:trPr>
        <w:tc>
          <w:tcPr>
            <w:tcW w:w="471" w:type="dxa"/>
            <w:tcBorders>
              <w:top w:val="nil"/>
              <w:left w:val="nil"/>
              <w:bottom w:val="nil"/>
            </w:tcBorders>
          </w:tcPr>
          <w:p w14:paraId="010B096C" w14:textId="147209B8" w:rsidR="00287B14" w:rsidRPr="00325356" w:rsidDel="00EC2039" w:rsidRDefault="00287B14" w:rsidP="006A491F">
            <w:pPr>
              <w:jc w:val="center"/>
              <w:rPr>
                <w:del w:id="2626" w:author="Tebokgo Mabuto (ECP)" w:date="2026-09-09T11:12:00Z" w16du:dateUtc="2026-09-09T09:12:00Z"/>
                <w:rFonts w:ascii="Arial" w:hAnsi="Arial" w:cs="Arial"/>
                <w:noProof/>
                <w:sz w:val="20"/>
                <w:szCs w:val="20"/>
              </w:rPr>
            </w:pPr>
            <w:del w:id="2627" w:author="Tebokgo Mabuto (ECP)" w:date="2026-09-09T11:12:00Z" w16du:dateUtc="2026-09-09T09:12:00Z">
              <w:r w:rsidRPr="00325356" w:rsidDel="00EC2039">
                <w:rPr>
                  <w:rFonts w:ascii="Arial" w:hAnsi="Arial" w:cs="Arial"/>
                  <w:noProof/>
                  <w:sz w:val="20"/>
                  <w:szCs w:val="20"/>
                </w:rPr>
                <w:delText>2</w:delText>
              </w:r>
            </w:del>
          </w:p>
        </w:tc>
        <w:tc>
          <w:tcPr>
            <w:tcW w:w="4914" w:type="dxa"/>
            <w:shd w:val="clear" w:color="auto" w:fill="BFBFBF" w:themeFill="background1" w:themeFillShade="BF"/>
          </w:tcPr>
          <w:p w14:paraId="1F75174E" w14:textId="68DF33DD" w:rsidR="00287B14" w:rsidRPr="00325356" w:rsidDel="00EC2039" w:rsidRDefault="00287B14" w:rsidP="00325356">
            <w:pPr>
              <w:rPr>
                <w:del w:id="2628" w:author="Tebokgo Mabuto (ECP)" w:date="2026-09-09T11:12:00Z" w16du:dateUtc="2026-09-09T09:12:00Z"/>
                <w:rFonts w:ascii="Arial" w:hAnsi="Arial" w:cs="Arial"/>
                <w:noProof/>
                <w:sz w:val="20"/>
                <w:szCs w:val="20"/>
              </w:rPr>
            </w:pPr>
            <w:del w:id="2629" w:author="Tebokgo Mabuto (ECP)" w:date="2026-09-09T11:12:00Z" w16du:dateUtc="2026-09-09T09:12:00Z">
              <w:r w:rsidRPr="00325356" w:rsidDel="00EC2039">
                <w:rPr>
                  <w:rFonts w:ascii="Arial" w:hAnsi="Arial" w:cs="Arial"/>
                  <w:noProof/>
                  <w:sz w:val="20"/>
                  <w:szCs w:val="20"/>
                </w:rPr>
                <w:delText>MSB</w:delText>
              </w:r>
            </w:del>
          </w:p>
        </w:tc>
        <w:tc>
          <w:tcPr>
            <w:tcW w:w="728" w:type="dxa"/>
          </w:tcPr>
          <w:p w14:paraId="6A0BBF1C" w14:textId="7D6BDE69" w:rsidR="00287B14" w:rsidRPr="00325356" w:rsidDel="00EC2039" w:rsidRDefault="00287B14" w:rsidP="006A491F">
            <w:pPr>
              <w:jc w:val="center"/>
              <w:rPr>
                <w:del w:id="2630" w:author="Tebokgo Mabuto (ECP)" w:date="2026-09-09T11:12:00Z" w16du:dateUtc="2026-09-09T09:12:00Z"/>
                <w:rFonts w:ascii="Arial" w:hAnsi="Arial" w:cs="Arial"/>
                <w:noProof/>
                <w:sz w:val="20"/>
                <w:szCs w:val="20"/>
              </w:rPr>
            </w:pPr>
            <w:del w:id="2631"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5FAF8E38" w14:textId="7623CC6C" w:rsidR="00287B14" w:rsidRPr="00325356" w:rsidDel="00EC2039" w:rsidRDefault="00287B14" w:rsidP="006A491F">
            <w:pPr>
              <w:jc w:val="center"/>
              <w:rPr>
                <w:del w:id="2632" w:author="Tebokgo Mabuto (ECP)" w:date="2026-09-09T11:12:00Z" w16du:dateUtc="2026-09-09T09:12:00Z"/>
                <w:rFonts w:ascii="Arial" w:hAnsi="Arial" w:cs="Arial"/>
                <w:noProof/>
                <w:sz w:val="20"/>
                <w:szCs w:val="20"/>
              </w:rPr>
            </w:pPr>
            <w:del w:id="2633" w:author="Tebokgo Mabuto (ECP)" w:date="2026-09-09T11:12:00Z" w16du:dateUtc="2026-09-09T09:12:00Z">
              <w:r w:rsidRPr="00325356" w:rsidDel="00EC2039">
                <w:rPr>
                  <w:rFonts w:ascii="Arial" w:hAnsi="Arial" w:cs="Arial"/>
                  <w:noProof/>
                  <w:sz w:val="20"/>
                  <w:szCs w:val="20"/>
                </w:rPr>
                <w:delText>2</w:delText>
              </w:r>
            </w:del>
          </w:p>
        </w:tc>
        <w:tc>
          <w:tcPr>
            <w:tcW w:w="727" w:type="dxa"/>
          </w:tcPr>
          <w:p w14:paraId="6CEFD1DC" w14:textId="2C0D0929" w:rsidR="00287B14" w:rsidRPr="00325356" w:rsidDel="00EC2039" w:rsidRDefault="00287B14" w:rsidP="006A491F">
            <w:pPr>
              <w:jc w:val="center"/>
              <w:rPr>
                <w:del w:id="2634" w:author="Tebokgo Mabuto (ECP)" w:date="2026-09-09T11:12:00Z" w16du:dateUtc="2026-09-09T09:12:00Z"/>
                <w:rFonts w:ascii="Arial" w:hAnsi="Arial" w:cs="Arial"/>
                <w:noProof/>
                <w:sz w:val="20"/>
                <w:szCs w:val="20"/>
              </w:rPr>
            </w:pPr>
            <w:del w:id="2635" w:author="Tebokgo Mabuto (ECP)" w:date="2026-09-09T11:12:00Z" w16du:dateUtc="2026-09-09T09:12:00Z">
              <w:r w:rsidRPr="00325356" w:rsidDel="00EC2039">
                <w:rPr>
                  <w:rFonts w:ascii="Arial" w:hAnsi="Arial" w:cs="Arial"/>
                  <w:noProof/>
                  <w:sz w:val="20"/>
                  <w:szCs w:val="20"/>
                </w:rPr>
                <w:delText>2</w:delText>
              </w:r>
            </w:del>
          </w:p>
        </w:tc>
        <w:tc>
          <w:tcPr>
            <w:tcW w:w="728" w:type="dxa"/>
          </w:tcPr>
          <w:p w14:paraId="4752C4C1" w14:textId="2BE72009" w:rsidR="00287B14" w:rsidRPr="00325356" w:rsidDel="00EC2039" w:rsidRDefault="00287B14" w:rsidP="006A491F">
            <w:pPr>
              <w:jc w:val="center"/>
              <w:rPr>
                <w:del w:id="2636" w:author="Tebokgo Mabuto (ECP)" w:date="2026-09-09T11:12:00Z" w16du:dateUtc="2026-09-09T09:12:00Z"/>
                <w:rFonts w:ascii="Arial" w:hAnsi="Arial" w:cs="Arial"/>
                <w:noProof/>
                <w:sz w:val="20"/>
                <w:szCs w:val="20"/>
              </w:rPr>
            </w:pPr>
            <w:del w:id="2637"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4D53063D" w14:textId="04821AC1" w:rsidR="00287B14" w:rsidRPr="00325356" w:rsidDel="00EC2039" w:rsidRDefault="00287B14" w:rsidP="006A491F">
            <w:pPr>
              <w:jc w:val="center"/>
              <w:rPr>
                <w:del w:id="2638" w:author="Tebokgo Mabuto (ECP)" w:date="2026-09-09T11:12:00Z" w16du:dateUtc="2026-09-09T09:12:00Z"/>
                <w:rFonts w:ascii="Arial" w:hAnsi="Arial" w:cs="Arial"/>
                <w:noProof/>
                <w:sz w:val="20"/>
                <w:szCs w:val="20"/>
              </w:rPr>
            </w:pPr>
            <w:del w:id="2639" w:author="Tebokgo Mabuto (ECP)" w:date="2026-09-09T11:12:00Z" w16du:dateUtc="2026-09-09T09:12:00Z">
              <w:r w:rsidRPr="00325356" w:rsidDel="00EC2039">
                <w:rPr>
                  <w:rFonts w:ascii="Arial" w:hAnsi="Arial" w:cs="Arial"/>
                  <w:noProof/>
                  <w:sz w:val="20"/>
                  <w:szCs w:val="20"/>
                </w:rPr>
                <w:delText>3</w:delText>
              </w:r>
            </w:del>
          </w:p>
        </w:tc>
        <w:tc>
          <w:tcPr>
            <w:tcW w:w="656" w:type="dxa"/>
          </w:tcPr>
          <w:p w14:paraId="0523421B" w14:textId="255CB235" w:rsidR="00287B14" w:rsidRPr="00325356" w:rsidDel="00EC2039" w:rsidRDefault="00287B14" w:rsidP="006A491F">
            <w:pPr>
              <w:jc w:val="center"/>
              <w:rPr>
                <w:del w:id="2640" w:author="Tebokgo Mabuto (ECP)" w:date="2026-09-09T11:12:00Z" w16du:dateUtc="2026-09-09T09:12:00Z"/>
                <w:rFonts w:ascii="Arial" w:hAnsi="Arial" w:cs="Arial"/>
                <w:noProof/>
                <w:sz w:val="20"/>
                <w:szCs w:val="20"/>
              </w:rPr>
            </w:pPr>
            <w:del w:id="2641" w:author="Tebokgo Mabuto (ECP)" w:date="2026-09-09T11:12:00Z" w16du:dateUtc="2026-09-09T09:12:00Z">
              <w:r w:rsidRPr="00325356" w:rsidDel="00EC2039">
                <w:rPr>
                  <w:rFonts w:ascii="Arial" w:hAnsi="Arial" w:cs="Arial"/>
                  <w:noProof/>
                  <w:sz w:val="20"/>
                  <w:szCs w:val="20"/>
                </w:rPr>
                <w:delText>3</w:delText>
              </w:r>
            </w:del>
          </w:p>
        </w:tc>
      </w:tr>
      <w:tr w:rsidR="00287B14" w:rsidRPr="00325356" w:rsidDel="00EC2039" w14:paraId="2615B739" w14:textId="6EC510A2" w:rsidTr="00325356">
        <w:trPr>
          <w:trHeight w:val="227"/>
          <w:del w:id="2642" w:author="Tebokgo Mabuto (ECP)" w:date="2026-09-09T11:12:00Z" w16du:dateUtc="2026-09-09T09:12:00Z"/>
        </w:trPr>
        <w:tc>
          <w:tcPr>
            <w:tcW w:w="471" w:type="dxa"/>
            <w:tcBorders>
              <w:top w:val="nil"/>
              <w:left w:val="nil"/>
              <w:bottom w:val="nil"/>
            </w:tcBorders>
          </w:tcPr>
          <w:p w14:paraId="3D121E9F" w14:textId="01261310" w:rsidR="00287B14" w:rsidRPr="00325356" w:rsidDel="00EC2039" w:rsidRDefault="00287B14" w:rsidP="006A491F">
            <w:pPr>
              <w:jc w:val="center"/>
              <w:rPr>
                <w:del w:id="2643" w:author="Tebokgo Mabuto (ECP)" w:date="2026-09-09T11:12:00Z" w16du:dateUtc="2026-09-09T09:12:00Z"/>
                <w:rFonts w:ascii="Arial" w:hAnsi="Arial" w:cs="Arial"/>
                <w:noProof/>
                <w:sz w:val="20"/>
                <w:szCs w:val="20"/>
              </w:rPr>
            </w:pPr>
            <w:del w:id="2644" w:author="Tebokgo Mabuto (ECP)" w:date="2026-09-09T11:12:00Z" w16du:dateUtc="2026-09-09T09:12:00Z">
              <w:r w:rsidRPr="00325356" w:rsidDel="00EC2039">
                <w:rPr>
                  <w:rFonts w:ascii="Arial" w:hAnsi="Arial" w:cs="Arial"/>
                  <w:noProof/>
                  <w:sz w:val="20"/>
                  <w:szCs w:val="20"/>
                </w:rPr>
                <w:delText>3</w:delText>
              </w:r>
            </w:del>
          </w:p>
        </w:tc>
        <w:tc>
          <w:tcPr>
            <w:tcW w:w="4914" w:type="dxa"/>
            <w:shd w:val="clear" w:color="auto" w:fill="BFBFBF" w:themeFill="background1" w:themeFillShade="BF"/>
          </w:tcPr>
          <w:p w14:paraId="7B2D836A" w14:textId="5A5329CB" w:rsidR="00287B14" w:rsidRPr="00325356" w:rsidDel="00EC2039" w:rsidRDefault="00287B14" w:rsidP="00325356">
            <w:pPr>
              <w:rPr>
                <w:del w:id="2645" w:author="Tebokgo Mabuto (ECP)" w:date="2026-09-09T11:12:00Z" w16du:dateUtc="2026-09-09T09:12:00Z"/>
                <w:rFonts w:ascii="Arial" w:hAnsi="Arial" w:cs="Arial"/>
                <w:noProof/>
                <w:sz w:val="20"/>
                <w:szCs w:val="20"/>
              </w:rPr>
            </w:pPr>
            <w:del w:id="2646" w:author="Tebokgo Mabuto (ECP)" w:date="2026-09-09T11:12:00Z" w16du:dateUtc="2026-09-09T09:12:00Z">
              <w:r w:rsidRPr="00325356" w:rsidDel="00EC2039">
                <w:rPr>
                  <w:rFonts w:ascii="Arial" w:hAnsi="Arial" w:cs="Arial"/>
                  <w:noProof/>
                  <w:sz w:val="20"/>
                  <w:szCs w:val="20"/>
                </w:rPr>
                <w:delText>DIB</w:delText>
              </w:r>
            </w:del>
          </w:p>
        </w:tc>
        <w:tc>
          <w:tcPr>
            <w:tcW w:w="728" w:type="dxa"/>
          </w:tcPr>
          <w:p w14:paraId="1C17688E" w14:textId="4D0FC50C" w:rsidR="00287B14" w:rsidRPr="00325356" w:rsidDel="00EC2039" w:rsidRDefault="00287B14" w:rsidP="006A491F">
            <w:pPr>
              <w:jc w:val="center"/>
              <w:rPr>
                <w:del w:id="2647" w:author="Tebokgo Mabuto (ECP)" w:date="2026-09-09T11:12:00Z" w16du:dateUtc="2026-09-09T09:12:00Z"/>
                <w:rFonts w:ascii="Arial" w:hAnsi="Arial" w:cs="Arial"/>
                <w:noProof/>
                <w:sz w:val="20"/>
                <w:szCs w:val="20"/>
              </w:rPr>
            </w:pPr>
            <w:del w:id="2648"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4912CA8E" w14:textId="3AD248BD" w:rsidR="00287B14" w:rsidRPr="00325356" w:rsidDel="00EC2039" w:rsidRDefault="00287B14" w:rsidP="006A491F">
            <w:pPr>
              <w:jc w:val="center"/>
              <w:rPr>
                <w:del w:id="2649" w:author="Tebokgo Mabuto (ECP)" w:date="2026-09-09T11:12:00Z" w16du:dateUtc="2026-09-09T09:12:00Z"/>
                <w:rFonts w:ascii="Arial" w:hAnsi="Arial" w:cs="Arial"/>
                <w:noProof/>
                <w:sz w:val="20"/>
                <w:szCs w:val="20"/>
              </w:rPr>
            </w:pPr>
            <w:del w:id="2650" w:author="Tebokgo Mabuto (ECP)" w:date="2026-09-09T11:12:00Z" w16du:dateUtc="2026-09-09T09:12:00Z">
              <w:r w:rsidRPr="00325356" w:rsidDel="00EC2039">
                <w:rPr>
                  <w:rFonts w:ascii="Arial" w:hAnsi="Arial" w:cs="Arial"/>
                  <w:noProof/>
                  <w:sz w:val="20"/>
                  <w:szCs w:val="20"/>
                </w:rPr>
                <w:delText>5</w:delText>
              </w:r>
            </w:del>
          </w:p>
        </w:tc>
        <w:tc>
          <w:tcPr>
            <w:tcW w:w="727" w:type="dxa"/>
          </w:tcPr>
          <w:p w14:paraId="70F1818D" w14:textId="393922B2" w:rsidR="00287B14" w:rsidRPr="00325356" w:rsidDel="00EC2039" w:rsidRDefault="00287B14" w:rsidP="006A491F">
            <w:pPr>
              <w:jc w:val="center"/>
              <w:rPr>
                <w:del w:id="2651" w:author="Tebokgo Mabuto (ECP)" w:date="2026-09-09T11:12:00Z" w16du:dateUtc="2026-09-09T09:12:00Z"/>
                <w:rFonts w:ascii="Arial" w:hAnsi="Arial" w:cs="Arial"/>
                <w:noProof/>
                <w:sz w:val="20"/>
                <w:szCs w:val="20"/>
              </w:rPr>
            </w:pPr>
            <w:del w:id="2652"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7C03E180" w14:textId="4C89F23F" w:rsidR="00287B14" w:rsidRPr="00325356" w:rsidDel="00EC2039" w:rsidRDefault="00287B14" w:rsidP="006A491F">
            <w:pPr>
              <w:jc w:val="center"/>
              <w:rPr>
                <w:del w:id="2653" w:author="Tebokgo Mabuto (ECP)" w:date="2026-09-09T11:12:00Z" w16du:dateUtc="2026-09-09T09:12:00Z"/>
                <w:rFonts w:ascii="Arial" w:hAnsi="Arial" w:cs="Arial"/>
                <w:noProof/>
                <w:sz w:val="20"/>
                <w:szCs w:val="20"/>
              </w:rPr>
            </w:pPr>
            <w:del w:id="2654"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3BEEDF44" w14:textId="40EB8196" w:rsidR="00287B14" w:rsidRPr="00325356" w:rsidDel="00EC2039" w:rsidRDefault="00287B14" w:rsidP="006A491F">
            <w:pPr>
              <w:jc w:val="center"/>
              <w:rPr>
                <w:del w:id="2655" w:author="Tebokgo Mabuto (ECP)" w:date="2026-09-09T11:12:00Z" w16du:dateUtc="2026-09-09T09:12:00Z"/>
                <w:rFonts w:ascii="Arial" w:hAnsi="Arial" w:cs="Arial"/>
                <w:noProof/>
                <w:sz w:val="20"/>
                <w:szCs w:val="20"/>
              </w:rPr>
            </w:pPr>
            <w:del w:id="2656" w:author="Tebokgo Mabuto (ECP)" w:date="2026-09-09T11:12:00Z" w16du:dateUtc="2026-09-09T09:12:00Z">
              <w:r w:rsidRPr="00325356" w:rsidDel="00EC2039">
                <w:rPr>
                  <w:rFonts w:ascii="Arial" w:hAnsi="Arial" w:cs="Arial"/>
                  <w:noProof/>
                  <w:sz w:val="20"/>
                  <w:szCs w:val="20"/>
                </w:rPr>
                <w:delText>5</w:delText>
              </w:r>
            </w:del>
          </w:p>
        </w:tc>
        <w:tc>
          <w:tcPr>
            <w:tcW w:w="656" w:type="dxa"/>
          </w:tcPr>
          <w:p w14:paraId="55F7FF9B" w14:textId="4998320E" w:rsidR="00287B14" w:rsidRPr="00325356" w:rsidDel="00EC2039" w:rsidRDefault="00287B14" w:rsidP="006A491F">
            <w:pPr>
              <w:jc w:val="center"/>
              <w:rPr>
                <w:del w:id="2657" w:author="Tebokgo Mabuto (ECP)" w:date="2026-09-09T11:12:00Z" w16du:dateUtc="2026-09-09T09:12:00Z"/>
                <w:rFonts w:ascii="Arial" w:hAnsi="Arial" w:cs="Arial"/>
                <w:noProof/>
                <w:sz w:val="20"/>
                <w:szCs w:val="20"/>
              </w:rPr>
            </w:pPr>
            <w:del w:id="2658" w:author="Tebokgo Mabuto (ECP)" w:date="2026-09-09T11:12:00Z" w16du:dateUtc="2026-09-09T09:12:00Z">
              <w:r w:rsidRPr="00325356" w:rsidDel="00EC2039">
                <w:rPr>
                  <w:rFonts w:ascii="Arial" w:hAnsi="Arial" w:cs="Arial"/>
                  <w:noProof/>
                  <w:sz w:val="20"/>
                  <w:szCs w:val="20"/>
                </w:rPr>
                <w:delText>5</w:delText>
              </w:r>
            </w:del>
          </w:p>
        </w:tc>
      </w:tr>
      <w:tr w:rsidR="00287B14" w:rsidRPr="00325356" w:rsidDel="00EC2039" w14:paraId="2D2F64E7" w14:textId="2491FE21" w:rsidTr="00325356">
        <w:trPr>
          <w:trHeight w:val="227"/>
          <w:del w:id="2659" w:author="Tebokgo Mabuto (ECP)" w:date="2026-09-09T11:12:00Z" w16du:dateUtc="2026-09-09T09:12:00Z"/>
        </w:trPr>
        <w:tc>
          <w:tcPr>
            <w:tcW w:w="471" w:type="dxa"/>
            <w:tcBorders>
              <w:top w:val="nil"/>
              <w:left w:val="nil"/>
              <w:bottom w:val="nil"/>
            </w:tcBorders>
          </w:tcPr>
          <w:p w14:paraId="2A22DE59" w14:textId="65AA6609" w:rsidR="00287B14" w:rsidRPr="00325356" w:rsidDel="00EC2039" w:rsidRDefault="00287B14" w:rsidP="006A491F">
            <w:pPr>
              <w:jc w:val="center"/>
              <w:rPr>
                <w:del w:id="2660" w:author="Tebokgo Mabuto (ECP)" w:date="2026-09-09T11:12:00Z" w16du:dateUtc="2026-09-09T09:12:00Z"/>
                <w:rFonts w:ascii="Arial" w:hAnsi="Arial" w:cs="Arial"/>
                <w:noProof/>
                <w:sz w:val="20"/>
                <w:szCs w:val="20"/>
              </w:rPr>
            </w:pPr>
            <w:del w:id="2661" w:author="Tebokgo Mabuto (ECP)" w:date="2026-09-09T11:12:00Z" w16du:dateUtc="2026-09-09T09:12:00Z">
              <w:r w:rsidRPr="00325356" w:rsidDel="00EC2039">
                <w:rPr>
                  <w:rFonts w:ascii="Arial" w:hAnsi="Arial" w:cs="Arial"/>
                  <w:noProof/>
                  <w:sz w:val="20"/>
                  <w:szCs w:val="20"/>
                </w:rPr>
                <w:delText>4</w:delText>
              </w:r>
            </w:del>
          </w:p>
        </w:tc>
        <w:tc>
          <w:tcPr>
            <w:tcW w:w="4914" w:type="dxa"/>
            <w:shd w:val="clear" w:color="auto" w:fill="BFBFBF" w:themeFill="background1" w:themeFillShade="BF"/>
          </w:tcPr>
          <w:p w14:paraId="16B8D19A" w14:textId="47872274" w:rsidR="00287B14" w:rsidRPr="00325356" w:rsidDel="00EC2039" w:rsidRDefault="00287B14" w:rsidP="00325356">
            <w:pPr>
              <w:rPr>
                <w:del w:id="2662" w:author="Tebokgo Mabuto (ECP)" w:date="2026-09-09T11:12:00Z" w16du:dateUtc="2026-09-09T09:12:00Z"/>
                <w:rFonts w:ascii="Arial" w:hAnsi="Arial" w:cs="Arial"/>
                <w:noProof/>
                <w:sz w:val="20"/>
                <w:szCs w:val="20"/>
              </w:rPr>
            </w:pPr>
            <w:del w:id="2663" w:author="Tebokgo Mabuto (ECP)" w:date="2026-09-09T11:12:00Z" w16du:dateUtc="2026-09-09T09:12:00Z">
              <w:r w:rsidRPr="00325356" w:rsidDel="00EC2039">
                <w:rPr>
                  <w:rFonts w:ascii="Arial" w:hAnsi="Arial" w:cs="Arial"/>
                  <w:noProof/>
                  <w:sz w:val="20"/>
                  <w:szCs w:val="20"/>
                </w:rPr>
                <w:delText>DNB</w:delText>
              </w:r>
            </w:del>
          </w:p>
        </w:tc>
        <w:tc>
          <w:tcPr>
            <w:tcW w:w="728" w:type="dxa"/>
          </w:tcPr>
          <w:p w14:paraId="4B4DCF8B" w14:textId="3BAB00CC" w:rsidR="00287B14" w:rsidRPr="00325356" w:rsidDel="00EC2039" w:rsidRDefault="00287B14" w:rsidP="006A491F">
            <w:pPr>
              <w:jc w:val="center"/>
              <w:rPr>
                <w:del w:id="2664" w:author="Tebokgo Mabuto (ECP)" w:date="2026-09-09T11:12:00Z" w16du:dateUtc="2026-09-09T09:12:00Z"/>
                <w:rFonts w:ascii="Arial" w:hAnsi="Arial" w:cs="Arial"/>
                <w:noProof/>
                <w:sz w:val="20"/>
                <w:szCs w:val="20"/>
              </w:rPr>
            </w:pPr>
            <w:del w:id="2665"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031FF618" w14:textId="047536F2" w:rsidR="00287B14" w:rsidRPr="00325356" w:rsidDel="00EC2039" w:rsidRDefault="00287B14" w:rsidP="006A491F">
            <w:pPr>
              <w:jc w:val="center"/>
              <w:rPr>
                <w:del w:id="2666" w:author="Tebokgo Mabuto (ECP)" w:date="2026-09-09T11:12:00Z" w16du:dateUtc="2026-09-09T09:12:00Z"/>
                <w:rFonts w:ascii="Arial" w:hAnsi="Arial" w:cs="Arial"/>
                <w:noProof/>
                <w:sz w:val="20"/>
                <w:szCs w:val="20"/>
              </w:rPr>
            </w:pPr>
            <w:del w:id="2667" w:author="Tebokgo Mabuto (ECP)" w:date="2026-09-09T11:12:00Z" w16du:dateUtc="2026-09-09T09:12:00Z">
              <w:r w:rsidRPr="00325356" w:rsidDel="00EC2039">
                <w:rPr>
                  <w:rFonts w:ascii="Arial" w:hAnsi="Arial" w:cs="Arial"/>
                  <w:noProof/>
                  <w:sz w:val="20"/>
                  <w:szCs w:val="20"/>
                </w:rPr>
                <w:delText>4</w:delText>
              </w:r>
            </w:del>
          </w:p>
        </w:tc>
        <w:tc>
          <w:tcPr>
            <w:tcW w:w="727" w:type="dxa"/>
          </w:tcPr>
          <w:p w14:paraId="7C30AE16" w14:textId="117DE5A3" w:rsidR="00287B14" w:rsidRPr="00325356" w:rsidDel="00EC2039" w:rsidRDefault="00287B14" w:rsidP="006A491F">
            <w:pPr>
              <w:jc w:val="center"/>
              <w:rPr>
                <w:del w:id="2668" w:author="Tebokgo Mabuto (ECP)" w:date="2026-09-09T11:12:00Z" w16du:dateUtc="2026-09-09T09:12:00Z"/>
                <w:rFonts w:ascii="Arial" w:hAnsi="Arial" w:cs="Arial"/>
                <w:noProof/>
                <w:sz w:val="20"/>
                <w:szCs w:val="20"/>
              </w:rPr>
            </w:pPr>
            <w:del w:id="2669"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72938B1C" w14:textId="02147313" w:rsidR="00287B14" w:rsidRPr="00325356" w:rsidDel="00EC2039" w:rsidRDefault="00287B14" w:rsidP="006A491F">
            <w:pPr>
              <w:jc w:val="center"/>
              <w:rPr>
                <w:del w:id="2670" w:author="Tebokgo Mabuto (ECP)" w:date="2026-09-09T11:12:00Z" w16du:dateUtc="2026-09-09T09:12:00Z"/>
                <w:rFonts w:ascii="Arial" w:hAnsi="Arial" w:cs="Arial"/>
                <w:noProof/>
                <w:sz w:val="20"/>
                <w:szCs w:val="20"/>
              </w:rPr>
            </w:pPr>
            <w:del w:id="2671"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214CB187" w14:textId="44C0F5F5" w:rsidR="00287B14" w:rsidRPr="00325356" w:rsidDel="00EC2039" w:rsidRDefault="00287B14" w:rsidP="006A491F">
            <w:pPr>
              <w:jc w:val="center"/>
              <w:rPr>
                <w:del w:id="2672" w:author="Tebokgo Mabuto (ECP)" w:date="2026-09-09T11:12:00Z" w16du:dateUtc="2026-09-09T09:12:00Z"/>
                <w:rFonts w:ascii="Arial" w:hAnsi="Arial" w:cs="Arial"/>
                <w:noProof/>
                <w:sz w:val="20"/>
                <w:szCs w:val="20"/>
              </w:rPr>
            </w:pPr>
            <w:del w:id="2673" w:author="Tebokgo Mabuto (ECP)" w:date="2026-09-09T11:12:00Z" w16du:dateUtc="2026-09-09T09:12:00Z">
              <w:r w:rsidRPr="00325356" w:rsidDel="00EC2039">
                <w:rPr>
                  <w:rFonts w:ascii="Arial" w:hAnsi="Arial" w:cs="Arial"/>
                  <w:noProof/>
                  <w:sz w:val="20"/>
                  <w:szCs w:val="20"/>
                </w:rPr>
                <w:delText>5</w:delText>
              </w:r>
            </w:del>
          </w:p>
        </w:tc>
        <w:tc>
          <w:tcPr>
            <w:tcW w:w="656" w:type="dxa"/>
          </w:tcPr>
          <w:p w14:paraId="1643415E" w14:textId="144E8D5E" w:rsidR="00287B14" w:rsidRPr="00325356" w:rsidDel="00EC2039" w:rsidRDefault="00287B14" w:rsidP="006A491F">
            <w:pPr>
              <w:jc w:val="center"/>
              <w:rPr>
                <w:del w:id="2674" w:author="Tebokgo Mabuto (ECP)" w:date="2026-09-09T11:12:00Z" w16du:dateUtc="2026-09-09T09:12:00Z"/>
                <w:rFonts w:ascii="Arial" w:hAnsi="Arial" w:cs="Arial"/>
                <w:noProof/>
                <w:sz w:val="20"/>
                <w:szCs w:val="20"/>
              </w:rPr>
            </w:pPr>
            <w:del w:id="2675" w:author="Tebokgo Mabuto (ECP)" w:date="2026-09-09T11:12:00Z" w16du:dateUtc="2026-09-09T09:12:00Z">
              <w:r w:rsidRPr="00325356" w:rsidDel="00EC2039">
                <w:rPr>
                  <w:rFonts w:ascii="Arial" w:hAnsi="Arial" w:cs="Arial"/>
                  <w:noProof/>
                  <w:sz w:val="20"/>
                  <w:szCs w:val="20"/>
                </w:rPr>
                <w:delText>5</w:delText>
              </w:r>
            </w:del>
          </w:p>
        </w:tc>
      </w:tr>
      <w:tr w:rsidR="00287B14" w:rsidRPr="00325356" w:rsidDel="00EC2039" w14:paraId="2B5311DE" w14:textId="771D2537" w:rsidTr="00325356">
        <w:trPr>
          <w:trHeight w:val="214"/>
          <w:del w:id="2676" w:author="Tebokgo Mabuto (ECP)" w:date="2026-09-09T11:12:00Z" w16du:dateUtc="2026-09-09T09:12:00Z"/>
        </w:trPr>
        <w:tc>
          <w:tcPr>
            <w:tcW w:w="471" w:type="dxa"/>
            <w:tcBorders>
              <w:top w:val="nil"/>
              <w:left w:val="nil"/>
              <w:bottom w:val="nil"/>
            </w:tcBorders>
          </w:tcPr>
          <w:p w14:paraId="0E3EBCC6" w14:textId="1547EB10" w:rsidR="00287B14" w:rsidRPr="00325356" w:rsidDel="00EC2039" w:rsidRDefault="00287B14" w:rsidP="006A491F">
            <w:pPr>
              <w:jc w:val="center"/>
              <w:rPr>
                <w:del w:id="2677" w:author="Tebokgo Mabuto (ECP)" w:date="2026-09-09T11:12:00Z" w16du:dateUtc="2026-09-09T09:12:00Z"/>
                <w:rFonts w:ascii="Arial" w:hAnsi="Arial" w:cs="Arial"/>
                <w:noProof/>
                <w:sz w:val="20"/>
                <w:szCs w:val="20"/>
              </w:rPr>
            </w:pPr>
            <w:del w:id="2678" w:author="Tebokgo Mabuto (ECP)" w:date="2026-09-09T11:12:00Z" w16du:dateUtc="2026-09-09T09:12:00Z">
              <w:r w:rsidRPr="00325356" w:rsidDel="00EC2039">
                <w:rPr>
                  <w:rFonts w:ascii="Arial" w:hAnsi="Arial" w:cs="Arial"/>
                  <w:noProof/>
                  <w:sz w:val="20"/>
                  <w:szCs w:val="20"/>
                </w:rPr>
                <w:delText>5</w:delText>
              </w:r>
            </w:del>
          </w:p>
        </w:tc>
        <w:tc>
          <w:tcPr>
            <w:tcW w:w="4914" w:type="dxa"/>
            <w:shd w:val="clear" w:color="auto" w:fill="BFBFBF" w:themeFill="background1" w:themeFillShade="BF"/>
          </w:tcPr>
          <w:p w14:paraId="17DCBD04" w14:textId="50E4592F" w:rsidR="00287B14" w:rsidRPr="00325356" w:rsidDel="00EC2039" w:rsidRDefault="00287B14" w:rsidP="00325356">
            <w:pPr>
              <w:rPr>
                <w:del w:id="2679" w:author="Tebokgo Mabuto (ECP)" w:date="2026-09-09T11:12:00Z" w16du:dateUtc="2026-09-09T09:12:00Z"/>
                <w:rFonts w:ascii="Arial" w:hAnsi="Arial" w:cs="Arial"/>
                <w:noProof/>
                <w:sz w:val="20"/>
                <w:szCs w:val="20"/>
              </w:rPr>
            </w:pPr>
            <w:del w:id="2680" w:author="Tebokgo Mabuto (ECP)" w:date="2026-09-09T11:12:00Z" w16du:dateUtc="2026-09-09T09:12:00Z">
              <w:r w:rsidRPr="00325356" w:rsidDel="00EC2039">
                <w:rPr>
                  <w:rFonts w:ascii="Arial" w:hAnsi="Arial" w:cs="Arial"/>
                  <w:noProof/>
                  <w:sz w:val="20"/>
                  <w:szCs w:val="20"/>
                </w:rPr>
                <w:delText>MSS</w:delText>
              </w:r>
            </w:del>
          </w:p>
        </w:tc>
        <w:tc>
          <w:tcPr>
            <w:tcW w:w="728" w:type="dxa"/>
          </w:tcPr>
          <w:p w14:paraId="0A4C0811" w14:textId="647A579B" w:rsidR="00287B14" w:rsidRPr="00325356" w:rsidDel="00EC2039" w:rsidRDefault="00287B14" w:rsidP="006A491F">
            <w:pPr>
              <w:jc w:val="center"/>
              <w:rPr>
                <w:del w:id="2681" w:author="Tebokgo Mabuto (ECP)" w:date="2026-09-09T11:12:00Z" w16du:dateUtc="2026-09-09T09:12:00Z"/>
                <w:rFonts w:ascii="Arial" w:hAnsi="Arial" w:cs="Arial"/>
                <w:noProof/>
                <w:sz w:val="20"/>
                <w:szCs w:val="20"/>
              </w:rPr>
            </w:pPr>
            <w:del w:id="2682" w:author="Tebokgo Mabuto (ECP)" w:date="2026-09-09T11:12:00Z" w16du:dateUtc="2026-09-09T09:12:00Z">
              <w:r w:rsidRPr="00325356" w:rsidDel="00EC2039">
                <w:rPr>
                  <w:rFonts w:ascii="Arial" w:hAnsi="Arial" w:cs="Arial"/>
                  <w:noProof/>
                  <w:sz w:val="20"/>
                  <w:szCs w:val="20"/>
                </w:rPr>
                <w:delText>3</w:delText>
              </w:r>
            </w:del>
          </w:p>
        </w:tc>
        <w:tc>
          <w:tcPr>
            <w:tcW w:w="728" w:type="dxa"/>
          </w:tcPr>
          <w:p w14:paraId="21DE1DD7" w14:textId="72608B9C" w:rsidR="00287B14" w:rsidRPr="00325356" w:rsidDel="00EC2039" w:rsidRDefault="00287B14" w:rsidP="006A491F">
            <w:pPr>
              <w:jc w:val="center"/>
              <w:rPr>
                <w:del w:id="2683" w:author="Tebokgo Mabuto (ECP)" w:date="2026-09-09T11:12:00Z" w16du:dateUtc="2026-09-09T09:12:00Z"/>
                <w:rFonts w:ascii="Arial" w:hAnsi="Arial" w:cs="Arial"/>
                <w:noProof/>
                <w:sz w:val="20"/>
                <w:szCs w:val="20"/>
              </w:rPr>
            </w:pPr>
            <w:del w:id="2684" w:author="Tebokgo Mabuto (ECP)" w:date="2026-09-09T11:12:00Z" w16du:dateUtc="2026-09-09T09:12:00Z">
              <w:r w:rsidRPr="00325356" w:rsidDel="00EC2039">
                <w:rPr>
                  <w:rFonts w:ascii="Arial" w:hAnsi="Arial" w:cs="Arial"/>
                  <w:noProof/>
                  <w:sz w:val="20"/>
                  <w:szCs w:val="20"/>
                </w:rPr>
                <w:delText>0</w:delText>
              </w:r>
            </w:del>
          </w:p>
        </w:tc>
        <w:tc>
          <w:tcPr>
            <w:tcW w:w="727" w:type="dxa"/>
          </w:tcPr>
          <w:p w14:paraId="612B7448" w14:textId="26DDA874" w:rsidR="00287B14" w:rsidRPr="00325356" w:rsidDel="00EC2039" w:rsidRDefault="00287B14" w:rsidP="006A491F">
            <w:pPr>
              <w:jc w:val="center"/>
              <w:rPr>
                <w:del w:id="2685" w:author="Tebokgo Mabuto (ECP)" w:date="2026-09-09T11:12:00Z" w16du:dateUtc="2026-09-09T09:12:00Z"/>
                <w:rFonts w:ascii="Arial" w:hAnsi="Arial" w:cs="Arial"/>
                <w:noProof/>
                <w:sz w:val="20"/>
                <w:szCs w:val="20"/>
              </w:rPr>
            </w:pPr>
            <w:del w:id="2686" w:author="Tebokgo Mabuto (ECP)" w:date="2026-09-09T11:12:00Z" w16du:dateUtc="2026-09-09T09:12:00Z">
              <w:r w:rsidRPr="00325356" w:rsidDel="00EC2039">
                <w:rPr>
                  <w:rFonts w:ascii="Arial" w:hAnsi="Arial" w:cs="Arial"/>
                  <w:noProof/>
                  <w:sz w:val="20"/>
                  <w:szCs w:val="20"/>
                </w:rPr>
                <w:delText>0</w:delText>
              </w:r>
            </w:del>
          </w:p>
        </w:tc>
        <w:tc>
          <w:tcPr>
            <w:tcW w:w="728" w:type="dxa"/>
          </w:tcPr>
          <w:p w14:paraId="5B18CA51" w14:textId="6DDC4116" w:rsidR="00287B14" w:rsidRPr="00325356" w:rsidDel="00EC2039" w:rsidRDefault="00287B14" w:rsidP="006A491F">
            <w:pPr>
              <w:jc w:val="center"/>
              <w:rPr>
                <w:del w:id="2687" w:author="Tebokgo Mabuto (ECP)" w:date="2026-09-09T11:12:00Z" w16du:dateUtc="2026-09-09T09:12:00Z"/>
                <w:rFonts w:ascii="Arial" w:hAnsi="Arial" w:cs="Arial"/>
                <w:noProof/>
                <w:sz w:val="20"/>
                <w:szCs w:val="20"/>
              </w:rPr>
            </w:pPr>
            <w:del w:id="2688"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61166F4C" w14:textId="33882AB6" w:rsidR="00287B14" w:rsidRPr="00325356" w:rsidDel="00EC2039" w:rsidRDefault="00287B14" w:rsidP="006A491F">
            <w:pPr>
              <w:jc w:val="center"/>
              <w:rPr>
                <w:del w:id="2689" w:author="Tebokgo Mabuto (ECP)" w:date="2026-09-09T11:12:00Z" w16du:dateUtc="2026-09-09T09:12:00Z"/>
                <w:rFonts w:ascii="Arial" w:hAnsi="Arial" w:cs="Arial"/>
                <w:noProof/>
                <w:sz w:val="20"/>
                <w:szCs w:val="20"/>
              </w:rPr>
            </w:pPr>
            <w:del w:id="2690" w:author="Tebokgo Mabuto (ECP)" w:date="2026-09-09T11:12:00Z" w16du:dateUtc="2026-09-09T09:12:00Z">
              <w:r w:rsidRPr="00325356" w:rsidDel="00EC2039">
                <w:rPr>
                  <w:rFonts w:ascii="Arial" w:hAnsi="Arial" w:cs="Arial"/>
                  <w:noProof/>
                  <w:sz w:val="20"/>
                  <w:szCs w:val="20"/>
                </w:rPr>
                <w:delText>2</w:delText>
              </w:r>
            </w:del>
          </w:p>
        </w:tc>
        <w:tc>
          <w:tcPr>
            <w:tcW w:w="656" w:type="dxa"/>
          </w:tcPr>
          <w:p w14:paraId="34B8A9B3" w14:textId="3F77EF1E" w:rsidR="00287B14" w:rsidRPr="00325356" w:rsidDel="00EC2039" w:rsidRDefault="00287B14" w:rsidP="006A491F">
            <w:pPr>
              <w:jc w:val="center"/>
              <w:rPr>
                <w:del w:id="2691" w:author="Tebokgo Mabuto (ECP)" w:date="2026-09-09T11:12:00Z" w16du:dateUtc="2026-09-09T09:12:00Z"/>
                <w:rFonts w:ascii="Arial" w:hAnsi="Arial" w:cs="Arial"/>
                <w:noProof/>
                <w:sz w:val="20"/>
                <w:szCs w:val="20"/>
              </w:rPr>
            </w:pPr>
            <w:del w:id="2692" w:author="Tebokgo Mabuto (ECP)" w:date="2026-09-09T11:12:00Z" w16du:dateUtc="2026-09-09T09:12:00Z">
              <w:r w:rsidRPr="00325356" w:rsidDel="00EC2039">
                <w:rPr>
                  <w:rFonts w:ascii="Arial" w:hAnsi="Arial" w:cs="Arial"/>
                  <w:noProof/>
                  <w:sz w:val="20"/>
                  <w:szCs w:val="20"/>
                </w:rPr>
                <w:delText>2</w:delText>
              </w:r>
            </w:del>
          </w:p>
        </w:tc>
      </w:tr>
      <w:tr w:rsidR="00287B14" w:rsidRPr="00325356" w:rsidDel="00EC2039" w14:paraId="2F9A47F7" w14:textId="191C9D8A" w:rsidTr="00325356">
        <w:trPr>
          <w:trHeight w:val="227"/>
          <w:del w:id="2693" w:author="Tebokgo Mabuto (ECP)" w:date="2026-09-09T11:12:00Z" w16du:dateUtc="2026-09-09T09:12:00Z"/>
        </w:trPr>
        <w:tc>
          <w:tcPr>
            <w:tcW w:w="471" w:type="dxa"/>
            <w:tcBorders>
              <w:top w:val="nil"/>
              <w:left w:val="nil"/>
              <w:bottom w:val="nil"/>
            </w:tcBorders>
          </w:tcPr>
          <w:p w14:paraId="2CE14352" w14:textId="3E1B70DB" w:rsidR="00287B14" w:rsidRPr="00325356" w:rsidDel="00EC2039" w:rsidRDefault="00287B14" w:rsidP="006A491F">
            <w:pPr>
              <w:jc w:val="center"/>
              <w:rPr>
                <w:del w:id="2694" w:author="Tebokgo Mabuto (ECP)" w:date="2026-09-09T11:12:00Z" w16du:dateUtc="2026-09-09T09:12:00Z"/>
                <w:rFonts w:ascii="Arial" w:hAnsi="Arial" w:cs="Arial"/>
                <w:noProof/>
                <w:sz w:val="20"/>
                <w:szCs w:val="20"/>
              </w:rPr>
            </w:pPr>
            <w:del w:id="2695" w:author="Tebokgo Mabuto (ECP)" w:date="2026-09-09T11:12:00Z" w16du:dateUtc="2026-09-09T09:12:00Z">
              <w:r w:rsidRPr="00325356" w:rsidDel="00EC2039">
                <w:rPr>
                  <w:rFonts w:ascii="Arial" w:hAnsi="Arial" w:cs="Arial"/>
                  <w:noProof/>
                  <w:sz w:val="20"/>
                  <w:szCs w:val="20"/>
                </w:rPr>
                <w:delText>6</w:delText>
              </w:r>
            </w:del>
          </w:p>
        </w:tc>
        <w:tc>
          <w:tcPr>
            <w:tcW w:w="4914" w:type="dxa"/>
            <w:shd w:val="clear" w:color="auto" w:fill="BFBFBF" w:themeFill="background1" w:themeFillShade="BF"/>
          </w:tcPr>
          <w:p w14:paraId="58E07A2D" w14:textId="577B47C9" w:rsidR="00287B14" w:rsidRPr="00325356" w:rsidDel="00EC2039" w:rsidRDefault="00287B14" w:rsidP="00325356">
            <w:pPr>
              <w:rPr>
                <w:del w:id="2696" w:author="Tebokgo Mabuto (ECP)" w:date="2026-09-09T11:12:00Z" w16du:dateUtc="2026-09-09T09:12:00Z"/>
                <w:rFonts w:ascii="Arial" w:hAnsi="Arial" w:cs="Arial"/>
                <w:noProof/>
                <w:sz w:val="20"/>
                <w:szCs w:val="20"/>
              </w:rPr>
            </w:pPr>
            <w:del w:id="2697" w:author="Tebokgo Mabuto (ECP)" w:date="2026-09-09T11:12:00Z" w16du:dateUtc="2026-09-09T09:12:00Z">
              <w:r w:rsidRPr="00325356" w:rsidDel="00EC2039">
                <w:rPr>
                  <w:rFonts w:ascii="Arial" w:hAnsi="Arial" w:cs="Arial"/>
                  <w:noProof/>
                  <w:sz w:val="20"/>
                  <w:szCs w:val="20"/>
                </w:rPr>
                <w:delText>DIS</w:delText>
              </w:r>
            </w:del>
          </w:p>
        </w:tc>
        <w:tc>
          <w:tcPr>
            <w:tcW w:w="728" w:type="dxa"/>
          </w:tcPr>
          <w:p w14:paraId="36BC04F0" w14:textId="08FA67A3" w:rsidR="00287B14" w:rsidRPr="00325356" w:rsidDel="00EC2039" w:rsidRDefault="00287B14" w:rsidP="006A491F">
            <w:pPr>
              <w:jc w:val="center"/>
              <w:rPr>
                <w:del w:id="2698" w:author="Tebokgo Mabuto (ECP)" w:date="2026-09-09T11:12:00Z" w16du:dateUtc="2026-09-09T09:12:00Z"/>
                <w:rFonts w:ascii="Arial" w:hAnsi="Arial" w:cs="Arial"/>
                <w:noProof/>
                <w:sz w:val="20"/>
                <w:szCs w:val="20"/>
              </w:rPr>
            </w:pPr>
            <w:del w:id="2699" w:author="Tebokgo Mabuto (ECP)" w:date="2026-09-09T11:12:00Z" w16du:dateUtc="2026-09-09T09:12:00Z">
              <w:r w:rsidRPr="00325356" w:rsidDel="00EC2039">
                <w:rPr>
                  <w:rFonts w:ascii="Arial" w:hAnsi="Arial" w:cs="Arial"/>
                  <w:noProof/>
                  <w:sz w:val="20"/>
                  <w:szCs w:val="20"/>
                </w:rPr>
                <w:delText>4</w:delText>
              </w:r>
            </w:del>
          </w:p>
        </w:tc>
        <w:tc>
          <w:tcPr>
            <w:tcW w:w="728" w:type="dxa"/>
          </w:tcPr>
          <w:p w14:paraId="661636F0" w14:textId="3F826608" w:rsidR="00287B14" w:rsidRPr="00325356" w:rsidDel="00EC2039" w:rsidRDefault="00287B14" w:rsidP="006A491F">
            <w:pPr>
              <w:jc w:val="center"/>
              <w:rPr>
                <w:del w:id="2700" w:author="Tebokgo Mabuto (ECP)" w:date="2026-09-09T11:12:00Z" w16du:dateUtc="2026-09-09T09:12:00Z"/>
                <w:rFonts w:ascii="Arial" w:hAnsi="Arial" w:cs="Arial"/>
                <w:noProof/>
                <w:sz w:val="20"/>
                <w:szCs w:val="20"/>
              </w:rPr>
            </w:pPr>
            <w:del w:id="2701" w:author="Tebokgo Mabuto (ECP)" w:date="2026-09-09T11:12:00Z" w16du:dateUtc="2026-09-09T09:12:00Z">
              <w:r w:rsidRPr="00325356" w:rsidDel="00EC2039">
                <w:rPr>
                  <w:rFonts w:ascii="Arial" w:hAnsi="Arial" w:cs="Arial"/>
                  <w:noProof/>
                  <w:sz w:val="20"/>
                  <w:szCs w:val="20"/>
                </w:rPr>
                <w:delText>3</w:delText>
              </w:r>
            </w:del>
          </w:p>
        </w:tc>
        <w:tc>
          <w:tcPr>
            <w:tcW w:w="727" w:type="dxa"/>
          </w:tcPr>
          <w:p w14:paraId="7D468786" w14:textId="4140489F" w:rsidR="00287B14" w:rsidRPr="00325356" w:rsidDel="00EC2039" w:rsidRDefault="00287B14" w:rsidP="006A491F">
            <w:pPr>
              <w:jc w:val="center"/>
              <w:rPr>
                <w:del w:id="2702" w:author="Tebokgo Mabuto (ECP)" w:date="2026-09-09T11:12:00Z" w16du:dateUtc="2026-09-09T09:12:00Z"/>
                <w:rFonts w:ascii="Arial" w:hAnsi="Arial" w:cs="Arial"/>
                <w:noProof/>
                <w:sz w:val="20"/>
                <w:szCs w:val="20"/>
              </w:rPr>
            </w:pPr>
            <w:del w:id="2703" w:author="Tebokgo Mabuto (ECP)" w:date="2026-09-09T11:12:00Z" w16du:dateUtc="2026-09-09T09:12:00Z">
              <w:r w:rsidRPr="00325356" w:rsidDel="00EC2039">
                <w:rPr>
                  <w:rFonts w:ascii="Arial" w:hAnsi="Arial" w:cs="Arial"/>
                  <w:noProof/>
                  <w:sz w:val="20"/>
                  <w:szCs w:val="20"/>
                </w:rPr>
                <w:delText>3</w:delText>
              </w:r>
            </w:del>
          </w:p>
        </w:tc>
        <w:tc>
          <w:tcPr>
            <w:tcW w:w="728" w:type="dxa"/>
          </w:tcPr>
          <w:p w14:paraId="15CA26EE" w14:textId="4F83809C" w:rsidR="00287B14" w:rsidRPr="00325356" w:rsidDel="00EC2039" w:rsidRDefault="00287B14" w:rsidP="006A491F">
            <w:pPr>
              <w:jc w:val="center"/>
              <w:rPr>
                <w:del w:id="2704" w:author="Tebokgo Mabuto (ECP)" w:date="2026-09-09T11:12:00Z" w16du:dateUtc="2026-09-09T09:12:00Z"/>
                <w:rFonts w:ascii="Arial" w:hAnsi="Arial" w:cs="Arial"/>
                <w:noProof/>
                <w:sz w:val="20"/>
                <w:szCs w:val="20"/>
              </w:rPr>
            </w:pPr>
            <w:del w:id="2705"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074426B2" w14:textId="5EFABEDA" w:rsidR="00287B14" w:rsidRPr="00325356" w:rsidDel="00EC2039" w:rsidRDefault="00287B14" w:rsidP="006A491F">
            <w:pPr>
              <w:jc w:val="center"/>
              <w:rPr>
                <w:del w:id="2706" w:author="Tebokgo Mabuto (ECP)" w:date="2026-09-09T11:12:00Z" w16du:dateUtc="2026-09-09T09:12:00Z"/>
                <w:rFonts w:ascii="Arial" w:hAnsi="Arial" w:cs="Arial"/>
                <w:noProof/>
                <w:sz w:val="20"/>
                <w:szCs w:val="20"/>
              </w:rPr>
            </w:pPr>
            <w:del w:id="2707" w:author="Tebokgo Mabuto (ECP)" w:date="2026-09-09T11:12:00Z" w16du:dateUtc="2026-09-09T09:12:00Z">
              <w:r w:rsidRPr="00325356" w:rsidDel="00EC2039">
                <w:rPr>
                  <w:rFonts w:ascii="Arial" w:hAnsi="Arial" w:cs="Arial"/>
                  <w:noProof/>
                  <w:sz w:val="20"/>
                  <w:szCs w:val="20"/>
                </w:rPr>
                <w:delText>5</w:delText>
              </w:r>
            </w:del>
          </w:p>
        </w:tc>
        <w:tc>
          <w:tcPr>
            <w:tcW w:w="656" w:type="dxa"/>
          </w:tcPr>
          <w:p w14:paraId="5C8D30E9" w14:textId="2FF65B62" w:rsidR="00287B14" w:rsidRPr="00325356" w:rsidDel="00EC2039" w:rsidRDefault="00287B14" w:rsidP="006A491F">
            <w:pPr>
              <w:jc w:val="center"/>
              <w:rPr>
                <w:del w:id="2708" w:author="Tebokgo Mabuto (ECP)" w:date="2026-09-09T11:12:00Z" w16du:dateUtc="2026-09-09T09:12:00Z"/>
                <w:rFonts w:ascii="Arial" w:hAnsi="Arial" w:cs="Arial"/>
                <w:noProof/>
                <w:sz w:val="20"/>
                <w:szCs w:val="20"/>
              </w:rPr>
            </w:pPr>
            <w:del w:id="2709" w:author="Tebokgo Mabuto (ECP)" w:date="2026-09-09T11:12:00Z" w16du:dateUtc="2026-09-09T09:12:00Z">
              <w:r w:rsidRPr="00325356" w:rsidDel="00EC2039">
                <w:rPr>
                  <w:rFonts w:ascii="Arial" w:hAnsi="Arial" w:cs="Arial"/>
                  <w:noProof/>
                  <w:sz w:val="20"/>
                  <w:szCs w:val="20"/>
                </w:rPr>
                <w:delText>5</w:delText>
              </w:r>
            </w:del>
          </w:p>
        </w:tc>
      </w:tr>
      <w:tr w:rsidR="00287B14" w:rsidRPr="00325356" w:rsidDel="00EC2039" w14:paraId="212340D5" w14:textId="0814AA62" w:rsidTr="00325356">
        <w:trPr>
          <w:trHeight w:val="214"/>
          <w:del w:id="2710" w:author="Tebokgo Mabuto (ECP)" w:date="2026-09-09T11:12:00Z" w16du:dateUtc="2026-09-09T09:12:00Z"/>
        </w:trPr>
        <w:tc>
          <w:tcPr>
            <w:tcW w:w="471" w:type="dxa"/>
            <w:tcBorders>
              <w:top w:val="nil"/>
              <w:left w:val="nil"/>
              <w:bottom w:val="nil"/>
            </w:tcBorders>
          </w:tcPr>
          <w:p w14:paraId="4CC7A918" w14:textId="65D6CB29" w:rsidR="00287B14" w:rsidRPr="00325356" w:rsidDel="00EC2039" w:rsidRDefault="00287B14" w:rsidP="006A491F">
            <w:pPr>
              <w:jc w:val="center"/>
              <w:rPr>
                <w:del w:id="2711" w:author="Tebokgo Mabuto (ECP)" w:date="2026-09-09T11:12:00Z" w16du:dateUtc="2026-09-09T09:12:00Z"/>
                <w:rFonts w:ascii="Arial" w:hAnsi="Arial" w:cs="Arial"/>
                <w:noProof/>
                <w:sz w:val="20"/>
                <w:szCs w:val="20"/>
              </w:rPr>
            </w:pPr>
            <w:del w:id="2712" w:author="Tebokgo Mabuto (ECP)" w:date="2026-09-09T11:12:00Z" w16du:dateUtc="2026-09-09T09:12:00Z">
              <w:r w:rsidRPr="00325356" w:rsidDel="00EC2039">
                <w:rPr>
                  <w:rFonts w:ascii="Arial" w:hAnsi="Arial" w:cs="Arial"/>
                  <w:noProof/>
                  <w:sz w:val="20"/>
                  <w:szCs w:val="20"/>
                </w:rPr>
                <w:delText>7</w:delText>
              </w:r>
            </w:del>
          </w:p>
        </w:tc>
        <w:tc>
          <w:tcPr>
            <w:tcW w:w="4914" w:type="dxa"/>
            <w:shd w:val="clear" w:color="auto" w:fill="BFBFBF" w:themeFill="background1" w:themeFillShade="BF"/>
          </w:tcPr>
          <w:p w14:paraId="22AED9CF" w14:textId="435E4EEA" w:rsidR="00287B14" w:rsidRPr="00325356" w:rsidDel="00EC2039" w:rsidRDefault="00287B14" w:rsidP="00325356">
            <w:pPr>
              <w:rPr>
                <w:del w:id="2713" w:author="Tebokgo Mabuto (ECP)" w:date="2026-09-09T11:12:00Z" w16du:dateUtc="2026-09-09T09:12:00Z"/>
                <w:rFonts w:ascii="Arial" w:hAnsi="Arial" w:cs="Arial"/>
                <w:noProof/>
                <w:sz w:val="20"/>
                <w:szCs w:val="20"/>
              </w:rPr>
            </w:pPr>
            <w:del w:id="2714" w:author="Tebokgo Mabuto (ECP)" w:date="2026-09-09T11:12:00Z" w16du:dateUtc="2026-09-09T09:12:00Z">
              <w:r w:rsidRPr="00325356" w:rsidDel="00EC2039">
                <w:rPr>
                  <w:rFonts w:ascii="Arial" w:hAnsi="Arial" w:cs="Arial"/>
                  <w:noProof/>
                  <w:sz w:val="20"/>
                  <w:szCs w:val="20"/>
                </w:rPr>
                <w:delText>DNS</w:delText>
              </w:r>
            </w:del>
          </w:p>
        </w:tc>
        <w:tc>
          <w:tcPr>
            <w:tcW w:w="728" w:type="dxa"/>
          </w:tcPr>
          <w:p w14:paraId="28E696BE" w14:textId="4EFE15FC" w:rsidR="00287B14" w:rsidRPr="00325356" w:rsidDel="00EC2039" w:rsidRDefault="00287B14" w:rsidP="006A491F">
            <w:pPr>
              <w:jc w:val="center"/>
              <w:rPr>
                <w:del w:id="2715" w:author="Tebokgo Mabuto (ECP)" w:date="2026-09-09T11:12:00Z" w16du:dateUtc="2026-09-09T09:12:00Z"/>
                <w:rFonts w:ascii="Arial" w:hAnsi="Arial" w:cs="Arial"/>
                <w:noProof/>
                <w:sz w:val="20"/>
                <w:szCs w:val="20"/>
              </w:rPr>
            </w:pPr>
            <w:del w:id="2716" w:author="Tebokgo Mabuto (ECP)" w:date="2026-09-09T11:12:00Z" w16du:dateUtc="2026-09-09T09:12:00Z">
              <w:r w:rsidRPr="00325356" w:rsidDel="00EC2039">
                <w:rPr>
                  <w:rFonts w:ascii="Arial" w:hAnsi="Arial" w:cs="Arial"/>
                  <w:noProof/>
                  <w:sz w:val="20"/>
                  <w:szCs w:val="20"/>
                </w:rPr>
                <w:delText>4</w:delText>
              </w:r>
            </w:del>
          </w:p>
        </w:tc>
        <w:tc>
          <w:tcPr>
            <w:tcW w:w="728" w:type="dxa"/>
          </w:tcPr>
          <w:p w14:paraId="3131C7DF" w14:textId="490248A6" w:rsidR="00287B14" w:rsidRPr="00325356" w:rsidDel="00EC2039" w:rsidRDefault="00287B14" w:rsidP="006A491F">
            <w:pPr>
              <w:jc w:val="center"/>
              <w:rPr>
                <w:del w:id="2717" w:author="Tebokgo Mabuto (ECP)" w:date="2026-09-09T11:12:00Z" w16du:dateUtc="2026-09-09T09:12:00Z"/>
                <w:rFonts w:ascii="Arial" w:hAnsi="Arial" w:cs="Arial"/>
                <w:noProof/>
                <w:sz w:val="20"/>
                <w:szCs w:val="20"/>
              </w:rPr>
            </w:pPr>
            <w:del w:id="2718" w:author="Tebokgo Mabuto (ECP)" w:date="2026-09-09T11:12:00Z" w16du:dateUtc="2026-09-09T09:12:00Z">
              <w:r w:rsidRPr="00325356" w:rsidDel="00EC2039">
                <w:rPr>
                  <w:rFonts w:ascii="Arial" w:hAnsi="Arial" w:cs="Arial"/>
                  <w:noProof/>
                  <w:sz w:val="20"/>
                  <w:szCs w:val="20"/>
                </w:rPr>
                <w:delText>2</w:delText>
              </w:r>
            </w:del>
          </w:p>
        </w:tc>
        <w:tc>
          <w:tcPr>
            <w:tcW w:w="727" w:type="dxa"/>
          </w:tcPr>
          <w:p w14:paraId="5DCD8F79" w14:textId="4CDC6586" w:rsidR="00287B14" w:rsidRPr="00325356" w:rsidDel="00EC2039" w:rsidRDefault="00287B14" w:rsidP="006A491F">
            <w:pPr>
              <w:jc w:val="center"/>
              <w:rPr>
                <w:del w:id="2719" w:author="Tebokgo Mabuto (ECP)" w:date="2026-09-09T11:12:00Z" w16du:dateUtc="2026-09-09T09:12:00Z"/>
                <w:rFonts w:ascii="Arial" w:hAnsi="Arial" w:cs="Arial"/>
                <w:noProof/>
                <w:sz w:val="20"/>
                <w:szCs w:val="20"/>
              </w:rPr>
            </w:pPr>
            <w:del w:id="2720" w:author="Tebokgo Mabuto (ECP)" w:date="2026-09-09T11:12:00Z" w16du:dateUtc="2026-09-09T09:12:00Z">
              <w:r w:rsidRPr="00325356" w:rsidDel="00EC2039">
                <w:rPr>
                  <w:rFonts w:ascii="Arial" w:hAnsi="Arial" w:cs="Arial"/>
                  <w:noProof/>
                  <w:sz w:val="20"/>
                  <w:szCs w:val="20"/>
                </w:rPr>
                <w:delText>2</w:delText>
              </w:r>
            </w:del>
          </w:p>
        </w:tc>
        <w:tc>
          <w:tcPr>
            <w:tcW w:w="728" w:type="dxa"/>
          </w:tcPr>
          <w:p w14:paraId="32061084" w14:textId="463AE9A4" w:rsidR="00287B14" w:rsidRPr="00325356" w:rsidDel="00EC2039" w:rsidRDefault="00287B14" w:rsidP="006A491F">
            <w:pPr>
              <w:jc w:val="center"/>
              <w:rPr>
                <w:del w:id="2721" w:author="Tebokgo Mabuto (ECP)" w:date="2026-09-09T11:12:00Z" w16du:dateUtc="2026-09-09T09:12:00Z"/>
                <w:rFonts w:ascii="Arial" w:hAnsi="Arial" w:cs="Arial"/>
                <w:noProof/>
                <w:sz w:val="20"/>
                <w:szCs w:val="20"/>
              </w:rPr>
            </w:pPr>
            <w:del w:id="2722" w:author="Tebokgo Mabuto (ECP)" w:date="2026-09-09T11:12:00Z" w16du:dateUtc="2026-09-09T09:12:00Z">
              <w:r w:rsidRPr="00325356" w:rsidDel="00EC2039">
                <w:rPr>
                  <w:rFonts w:ascii="Arial" w:hAnsi="Arial" w:cs="Arial"/>
                  <w:noProof/>
                  <w:sz w:val="20"/>
                  <w:szCs w:val="20"/>
                </w:rPr>
                <w:delText>5</w:delText>
              </w:r>
            </w:del>
          </w:p>
        </w:tc>
        <w:tc>
          <w:tcPr>
            <w:tcW w:w="728" w:type="dxa"/>
          </w:tcPr>
          <w:p w14:paraId="2DB45F96" w14:textId="7EC7A8F0" w:rsidR="00287B14" w:rsidRPr="00325356" w:rsidDel="00EC2039" w:rsidRDefault="00287B14" w:rsidP="006A491F">
            <w:pPr>
              <w:jc w:val="center"/>
              <w:rPr>
                <w:del w:id="2723" w:author="Tebokgo Mabuto (ECP)" w:date="2026-09-09T11:12:00Z" w16du:dateUtc="2026-09-09T09:12:00Z"/>
                <w:rFonts w:ascii="Arial" w:hAnsi="Arial" w:cs="Arial"/>
                <w:noProof/>
                <w:sz w:val="20"/>
                <w:szCs w:val="20"/>
              </w:rPr>
            </w:pPr>
            <w:del w:id="2724" w:author="Tebokgo Mabuto (ECP)" w:date="2026-09-09T11:12:00Z" w16du:dateUtc="2026-09-09T09:12:00Z">
              <w:r w:rsidRPr="00325356" w:rsidDel="00EC2039">
                <w:rPr>
                  <w:rFonts w:ascii="Arial" w:hAnsi="Arial" w:cs="Arial"/>
                  <w:noProof/>
                  <w:sz w:val="20"/>
                  <w:szCs w:val="20"/>
                </w:rPr>
                <w:delText>4</w:delText>
              </w:r>
            </w:del>
          </w:p>
        </w:tc>
        <w:tc>
          <w:tcPr>
            <w:tcW w:w="656" w:type="dxa"/>
          </w:tcPr>
          <w:p w14:paraId="7BC3C9D7" w14:textId="084988E0" w:rsidR="00287B14" w:rsidRPr="00325356" w:rsidDel="00EC2039" w:rsidRDefault="00287B14" w:rsidP="006A491F">
            <w:pPr>
              <w:jc w:val="center"/>
              <w:rPr>
                <w:del w:id="2725" w:author="Tebokgo Mabuto (ECP)" w:date="2026-09-09T11:12:00Z" w16du:dateUtc="2026-09-09T09:12:00Z"/>
                <w:rFonts w:ascii="Arial" w:hAnsi="Arial" w:cs="Arial"/>
                <w:noProof/>
                <w:sz w:val="20"/>
                <w:szCs w:val="20"/>
              </w:rPr>
            </w:pPr>
            <w:del w:id="2726" w:author="Tebokgo Mabuto (ECP)" w:date="2026-09-09T11:12:00Z" w16du:dateUtc="2026-09-09T09:12:00Z">
              <w:r w:rsidRPr="00325356" w:rsidDel="00EC2039">
                <w:rPr>
                  <w:rFonts w:ascii="Arial" w:hAnsi="Arial" w:cs="Arial"/>
                  <w:noProof/>
                  <w:sz w:val="20"/>
                  <w:szCs w:val="20"/>
                </w:rPr>
                <w:delText>5</w:delText>
              </w:r>
            </w:del>
          </w:p>
        </w:tc>
      </w:tr>
    </w:tbl>
    <w:p w14:paraId="607AEB71" w14:textId="1BD91D23" w:rsidR="00287B14" w:rsidRPr="00325356" w:rsidDel="00EC2039" w:rsidRDefault="00287B14" w:rsidP="00287B14">
      <w:pPr>
        <w:rPr>
          <w:del w:id="2727" w:author="Tebokgo Mabuto (ECP)" w:date="2026-09-09T11:12:00Z" w16du:dateUtc="2026-09-09T09:12:00Z"/>
          <w:rFonts w:ascii="Arial" w:hAnsi="Arial" w:cs="Arial"/>
          <w:sz w:val="16"/>
          <w:szCs w:val="16"/>
        </w:rPr>
      </w:pPr>
    </w:p>
    <w:p w14:paraId="13C38B7F" w14:textId="733F8FA5" w:rsidR="00325356" w:rsidDel="00EC2039" w:rsidRDefault="00325356" w:rsidP="00287B14">
      <w:pPr>
        <w:jc w:val="both"/>
        <w:rPr>
          <w:del w:id="2728" w:author="Tebokgo Mabuto (ECP)" w:date="2026-09-09T11:12:00Z" w16du:dateUtc="2026-09-09T09:12:00Z"/>
          <w:rFonts w:ascii="Arial" w:hAnsi="Arial" w:cs="Arial"/>
          <w:b/>
          <w:bCs/>
          <w:sz w:val="20"/>
          <w:szCs w:val="20"/>
        </w:rPr>
      </w:pPr>
    </w:p>
    <w:p w14:paraId="66A73380" w14:textId="28455F93" w:rsidR="00287B14" w:rsidRPr="00325356" w:rsidDel="00EC2039" w:rsidRDefault="00287B14" w:rsidP="00287B14">
      <w:pPr>
        <w:jc w:val="both"/>
        <w:rPr>
          <w:del w:id="2729" w:author="Tebokgo Mabuto (ECP)" w:date="2026-09-09T11:12:00Z" w16du:dateUtc="2026-09-09T09:12:00Z"/>
          <w:rFonts w:ascii="Arial" w:hAnsi="Arial" w:cs="Arial"/>
          <w:b/>
          <w:bCs/>
          <w:sz w:val="20"/>
          <w:szCs w:val="20"/>
        </w:rPr>
      </w:pPr>
      <w:del w:id="2730" w:author="Tebokgo Mabuto (ECP)" w:date="2026-09-09T11:12:00Z" w16du:dateUtc="2026-09-09T09:12:00Z">
        <w:r w:rsidRPr="00325356" w:rsidDel="00EC2039">
          <w:rPr>
            <w:rFonts w:ascii="Arial" w:hAnsi="Arial" w:cs="Arial"/>
            <w:b/>
            <w:bCs/>
            <w:sz w:val="20"/>
            <w:szCs w:val="20"/>
          </w:rPr>
          <w:delText>DS Electrical</w:delText>
        </w:r>
      </w:del>
    </w:p>
    <w:p w14:paraId="376FB375" w14:textId="087052C9" w:rsidR="00287B14" w:rsidRPr="00325356" w:rsidDel="00EC2039" w:rsidRDefault="00287B14" w:rsidP="00287B14">
      <w:pPr>
        <w:rPr>
          <w:del w:id="2731" w:author="Tebokgo Mabuto (ECP)" w:date="2026-09-09T11:12:00Z" w16du:dateUtc="2026-09-09T09:12:00Z"/>
          <w:rFonts w:ascii="Arial" w:hAnsi="Arial" w:cs="Arial"/>
          <w:sz w:val="20"/>
          <w:szCs w:val="20"/>
        </w:rPr>
      </w:pPr>
    </w:p>
    <w:tbl>
      <w:tblPr>
        <w:tblStyle w:val="TableGrid"/>
        <w:tblW w:w="9671" w:type="dxa"/>
        <w:tblLook w:val="04A0" w:firstRow="1" w:lastRow="0" w:firstColumn="1" w:lastColumn="0" w:noHBand="0" w:noVBand="1"/>
      </w:tblPr>
      <w:tblGrid>
        <w:gridCol w:w="602"/>
        <w:gridCol w:w="6278"/>
        <w:gridCol w:w="931"/>
        <w:gridCol w:w="931"/>
        <w:gridCol w:w="929"/>
      </w:tblGrid>
      <w:tr w:rsidR="00287B14" w:rsidRPr="00325356" w:rsidDel="00EC2039" w14:paraId="20006D0D" w14:textId="2AFCFF94" w:rsidTr="006A491F">
        <w:trPr>
          <w:trHeight w:val="232"/>
          <w:del w:id="2732" w:author="Tebokgo Mabuto (ECP)" w:date="2026-09-09T11:12:00Z" w16du:dateUtc="2026-09-09T09:12:00Z"/>
        </w:trPr>
        <w:tc>
          <w:tcPr>
            <w:tcW w:w="602" w:type="dxa"/>
            <w:tcBorders>
              <w:top w:val="nil"/>
              <w:left w:val="nil"/>
              <w:bottom w:val="nil"/>
              <w:right w:val="nil"/>
            </w:tcBorders>
          </w:tcPr>
          <w:p w14:paraId="53444FF1" w14:textId="5824AE54" w:rsidR="00287B14" w:rsidRPr="00325356" w:rsidDel="00EC2039" w:rsidRDefault="00287B14" w:rsidP="006A491F">
            <w:pPr>
              <w:jc w:val="center"/>
              <w:rPr>
                <w:del w:id="2733" w:author="Tebokgo Mabuto (ECP)" w:date="2026-09-09T11:12:00Z" w16du:dateUtc="2026-09-09T09:12:00Z"/>
                <w:rFonts w:ascii="Arial" w:hAnsi="Arial" w:cs="Arial"/>
                <w:noProof/>
                <w:sz w:val="20"/>
                <w:szCs w:val="20"/>
              </w:rPr>
            </w:pPr>
          </w:p>
        </w:tc>
        <w:tc>
          <w:tcPr>
            <w:tcW w:w="6278" w:type="dxa"/>
            <w:tcBorders>
              <w:top w:val="nil"/>
              <w:left w:val="nil"/>
              <w:bottom w:val="single" w:sz="4" w:space="0" w:color="auto"/>
              <w:right w:val="nil"/>
            </w:tcBorders>
          </w:tcPr>
          <w:p w14:paraId="7EBBB27B" w14:textId="5554A191" w:rsidR="00287B14" w:rsidRPr="00325356" w:rsidDel="00EC2039" w:rsidRDefault="00287B14" w:rsidP="006A491F">
            <w:pPr>
              <w:jc w:val="center"/>
              <w:rPr>
                <w:del w:id="2734" w:author="Tebokgo Mabuto (ECP)" w:date="2026-09-09T11:12:00Z" w16du:dateUtc="2026-09-09T09:12:00Z"/>
                <w:rFonts w:ascii="Arial" w:hAnsi="Arial" w:cs="Arial"/>
                <w:noProof/>
                <w:sz w:val="20"/>
                <w:szCs w:val="20"/>
              </w:rPr>
            </w:pPr>
            <w:del w:id="2735" w:author="Tebokgo Mabuto (ECP)" w:date="2026-09-09T11:12:00Z" w16du:dateUtc="2026-09-09T09:12:00Z">
              <w:r w:rsidRPr="00325356" w:rsidDel="00EC2039">
                <w:rPr>
                  <w:rFonts w:ascii="Arial" w:hAnsi="Arial" w:cs="Arial"/>
                  <w:noProof/>
                  <w:sz w:val="20"/>
                  <w:szCs w:val="20"/>
                </w:rPr>
                <w:delText>1</w:delText>
              </w:r>
            </w:del>
          </w:p>
        </w:tc>
        <w:tc>
          <w:tcPr>
            <w:tcW w:w="931" w:type="dxa"/>
            <w:tcBorders>
              <w:top w:val="nil"/>
              <w:left w:val="nil"/>
              <w:right w:val="nil"/>
            </w:tcBorders>
          </w:tcPr>
          <w:p w14:paraId="01BB0209" w14:textId="32176534" w:rsidR="00287B14" w:rsidRPr="00325356" w:rsidDel="00EC2039" w:rsidRDefault="00287B14" w:rsidP="006A491F">
            <w:pPr>
              <w:jc w:val="center"/>
              <w:rPr>
                <w:del w:id="2736" w:author="Tebokgo Mabuto (ECP)" w:date="2026-09-09T11:12:00Z" w16du:dateUtc="2026-09-09T09:12:00Z"/>
                <w:rFonts w:ascii="Arial" w:hAnsi="Arial" w:cs="Arial"/>
                <w:noProof/>
                <w:sz w:val="20"/>
                <w:szCs w:val="20"/>
              </w:rPr>
            </w:pPr>
            <w:del w:id="2737" w:author="Tebokgo Mabuto (ECP)" w:date="2026-09-09T11:12:00Z" w16du:dateUtc="2026-09-09T09:12:00Z">
              <w:r w:rsidRPr="00325356" w:rsidDel="00EC2039">
                <w:rPr>
                  <w:rFonts w:ascii="Arial" w:hAnsi="Arial" w:cs="Arial"/>
                  <w:noProof/>
                  <w:sz w:val="20"/>
                  <w:szCs w:val="20"/>
                </w:rPr>
                <w:delText>2</w:delText>
              </w:r>
            </w:del>
          </w:p>
        </w:tc>
        <w:tc>
          <w:tcPr>
            <w:tcW w:w="931" w:type="dxa"/>
            <w:tcBorders>
              <w:top w:val="nil"/>
              <w:left w:val="nil"/>
              <w:right w:val="nil"/>
            </w:tcBorders>
          </w:tcPr>
          <w:p w14:paraId="7E49D5BA" w14:textId="75D32568" w:rsidR="00287B14" w:rsidRPr="00325356" w:rsidDel="00EC2039" w:rsidRDefault="00287B14" w:rsidP="006A491F">
            <w:pPr>
              <w:jc w:val="center"/>
              <w:rPr>
                <w:del w:id="2738" w:author="Tebokgo Mabuto (ECP)" w:date="2026-09-09T11:12:00Z" w16du:dateUtc="2026-09-09T09:12:00Z"/>
                <w:rFonts w:ascii="Arial" w:hAnsi="Arial" w:cs="Arial"/>
                <w:noProof/>
                <w:sz w:val="20"/>
                <w:szCs w:val="20"/>
              </w:rPr>
            </w:pPr>
            <w:del w:id="2739" w:author="Tebokgo Mabuto (ECP)" w:date="2026-09-09T11:12:00Z" w16du:dateUtc="2026-09-09T09:12:00Z">
              <w:r w:rsidRPr="00325356" w:rsidDel="00EC2039">
                <w:rPr>
                  <w:rFonts w:ascii="Arial" w:hAnsi="Arial" w:cs="Arial"/>
                  <w:noProof/>
                  <w:sz w:val="20"/>
                  <w:szCs w:val="20"/>
                </w:rPr>
                <w:delText>3</w:delText>
              </w:r>
            </w:del>
          </w:p>
        </w:tc>
        <w:tc>
          <w:tcPr>
            <w:tcW w:w="929" w:type="dxa"/>
            <w:tcBorders>
              <w:top w:val="nil"/>
              <w:left w:val="nil"/>
              <w:right w:val="nil"/>
            </w:tcBorders>
          </w:tcPr>
          <w:p w14:paraId="71994531" w14:textId="30A0FC54" w:rsidR="00287B14" w:rsidRPr="00325356" w:rsidDel="00EC2039" w:rsidRDefault="00287B14" w:rsidP="006A491F">
            <w:pPr>
              <w:jc w:val="center"/>
              <w:rPr>
                <w:del w:id="2740" w:author="Tebokgo Mabuto (ECP)" w:date="2026-09-09T11:12:00Z" w16du:dateUtc="2026-09-09T09:12:00Z"/>
                <w:rFonts w:ascii="Arial" w:hAnsi="Arial" w:cs="Arial"/>
                <w:noProof/>
                <w:sz w:val="20"/>
                <w:szCs w:val="20"/>
              </w:rPr>
            </w:pPr>
            <w:del w:id="2741" w:author="Tebokgo Mabuto (ECP)" w:date="2026-09-09T11:12:00Z" w16du:dateUtc="2026-09-09T09:12:00Z">
              <w:r w:rsidRPr="00325356" w:rsidDel="00EC2039">
                <w:rPr>
                  <w:rFonts w:ascii="Arial" w:hAnsi="Arial" w:cs="Arial"/>
                  <w:noProof/>
                  <w:sz w:val="20"/>
                  <w:szCs w:val="20"/>
                </w:rPr>
                <w:delText>4</w:delText>
              </w:r>
            </w:del>
          </w:p>
        </w:tc>
      </w:tr>
      <w:tr w:rsidR="00287B14" w:rsidRPr="00325356" w:rsidDel="00EC2039" w14:paraId="5A5C3122" w14:textId="7D702374" w:rsidTr="006A491F">
        <w:trPr>
          <w:cantSplit/>
          <w:trHeight w:val="2206"/>
          <w:del w:id="2742" w:author="Tebokgo Mabuto (ECP)" w:date="2026-09-09T11:12:00Z" w16du:dateUtc="2026-09-09T09:12:00Z"/>
        </w:trPr>
        <w:tc>
          <w:tcPr>
            <w:tcW w:w="602" w:type="dxa"/>
            <w:tcBorders>
              <w:top w:val="nil"/>
              <w:left w:val="nil"/>
              <w:bottom w:val="nil"/>
              <w:right w:val="single" w:sz="4" w:space="0" w:color="auto"/>
              <w:tl2br w:val="nil"/>
            </w:tcBorders>
          </w:tcPr>
          <w:p w14:paraId="4B645620" w14:textId="46E59B2B" w:rsidR="00287B14" w:rsidRPr="00325356" w:rsidDel="00EC2039" w:rsidRDefault="00287B14" w:rsidP="006A491F">
            <w:pPr>
              <w:jc w:val="center"/>
              <w:rPr>
                <w:del w:id="2743" w:author="Tebokgo Mabuto (ECP)" w:date="2026-09-09T11:12:00Z" w16du:dateUtc="2026-09-09T09:12:00Z"/>
                <w:rFonts w:ascii="Arial" w:hAnsi="Arial" w:cs="Arial"/>
                <w:noProof/>
                <w:sz w:val="20"/>
                <w:szCs w:val="20"/>
              </w:rPr>
            </w:pPr>
          </w:p>
        </w:tc>
        <w:tc>
          <w:tcPr>
            <w:tcW w:w="6278" w:type="dxa"/>
            <w:tcBorders>
              <w:left w:val="single" w:sz="4" w:space="0" w:color="auto"/>
              <w:tl2br w:val="single" w:sz="4" w:space="0" w:color="auto"/>
            </w:tcBorders>
          </w:tcPr>
          <w:p w14:paraId="6348F1A0" w14:textId="717EA89E" w:rsidR="00287B14" w:rsidRPr="00325356" w:rsidDel="00EC2039" w:rsidRDefault="00287B14" w:rsidP="006A491F">
            <w:pPr>
              <w:jc w:val="center"/>
              <w:rPr>
                <w:del w:id="2744" w:author="Tebokgo Mabuto (ECP)" w:date="2026-09-09T11:12:00Z" w16du:dateUtc="2026-09-09T09:12:00Z"/>
                <w:rFonts w:ascii="Arial" w:hAnsi="Arial" w:cs="Arial"/>
                <w:noProof/>
                <w:sz w:val="20"/>
                <w:szCs w:val="20"/>
              </w:rPr>
            </w:pPr>
          </w:p>
          <w:p w14:paraId="006A6577" w14:textId="604B1EEE" w:rsidR="00287B14" w:rsidRPr="00325356" w:rsidDel="00EC2039" w:rsidRDefault="00287B14" w:rsidP="006A491F">
            <w:pPr>
              <w:jc w:val="center"/>
              <w:rPr>
                <w:del w:id="2745" w:author="Tebokgo Mabuto (ECP)" w:date="2026-09-09T11:12:00Z" w16du:dateUtc="2026-09-09T09:12:00Z"/>
                <w:rFonts w:ascii="Arial" w:hAnsi="Arial" w:cs="Arial"/>
                <w:noProof/>
                <w:sz w:val="20"/>
                <w:szCs w:val="20"/>
              </w:rPr>
            </w:pPr>
            <w:del w:id="2746" w:author="Tebokgo Mabuto (ECP)" w:date="2026-09-09T11:12:00Z" w16du:dateUtc="2026-09-09T09:12:00Z">
              <w:r w:rsidRPr="00325356" w:rsidDel="00EC2039">
                <w:rPr>
                  <w:rFonts w:ascii="Arial" w:hAnsi="Arial" w:cs="Arial"/>
                  <w:noProof/>
                  <w:sz w:val="20"/>
                  <w:szCs w:val="20"/>
                </w:rPr>
                <w:tab/>
              </w:r>
              <w:r w:rsidRPr="00325356" w:rsidDel="00EC2039">
                <w:rPr>
                  <w:rFonts w:ascii="Arial" w:hAnsi="Arial" w:cs="Arial"/>
                  <w:noProof/>
                  <w:sz w:val="20"/>
                  <w:szCs w:val="20"/>
                </w:rPr>
                <w:tab/>
              </w:r>
              <w:r w:rsidRPr="00325356" w:rsidDel="00EC2039">
                <w:rPr>
                  <w:rFonts w:ascii="Arial" w:hAnsi="Arial" w:cs="Arial"/>
                  <w:noProof/>
                  <w:sz w:val="20"/>
                  <w:szCs w:val="20"/>
                </w:rPr>
                <w:tab/>
                <w:delText>Project Type</w:delText>
              </w:r>
            </w:del>
          </w:p>
          <w:p w14:paraId="0CC32DA5" w14:textId="3CEE8619" w:rsidR="00287B14" w:rsidRPr="00325356" w:rsidDel="00EC2039" w:rsidRDefault="00287B14" w:rsidP="006A491F">
            <w:pPr>
              <w:jc w:val="center"/>
              <w:rPr>
                <w:del w:id="2747" w:author="Tebokgo Mabuto (ECP)" w:date="2026-09-09T11:12:00Z" w16du:dateUtc="2026-09-09T09:12:00Z"/>
                <w:rFonts w:ascii="Arial" w:hAnsi="Arial" w:cs="Arial"/>
                <w:noProof/>
                <w:sz w:val="20"/>
                <w:szCs w:val="20"/>
              </w:rPr>
            </w:pPr>
          </w:p>
          <w:p w14:paraId="36BADB40" w14:textId="259B4DAB" w:rsidR="00287B14" w:rsidRPr="00325356" w:rsidDel="00EC2039" w:rsidRDefault="00287B14" w:rsidP="006A491F">
            <w:pPr>
              <w:jc w:val="center"/>
              <w:rPr>
                <w:del w:id="2748" w:author="Tebokgo Mabuto (ECP)" w:date="2026-09-09T11:12:00Z" w16du:dateUtc="2026-09-09T09:12:00Z"/>
                <w:rFonts w:ascii="Arial" w:hAnsi="Arial" w:cs="Arial"/>
                <w:noProof/>
                <w:sz w:val="20"/>
                <w:szCs w:val="20"/>
              </w:rPr>
            </w:pPr>
          </w:p>
          <w:p w14:paraId="3979F018" w14:textId="51FF51C4" w:rsidR="00287B14" w:rsidRPr="00325356" w:rsidDel="00EC2039" w:rsidRDefault="00287B14" w:rsidP="006A491F">
            <w:pPr>
              <w:jc w:val="center"/>
              <w:rPr>
                <w:del w:id="2749" w:author="Tebokgo Mabuto (ECP)" w:date="2026-09-09T11:12:00Z" w16du:dateUtc="2026-09-09T09:12:00Z"/>
                <w:rFonts w:ascii="Arial" w:hAnsi="Arial" w:cs="Arial"/>
                <w:noProof/>
                <w:sz w:val="20"/>
                <w:szCs w:val="20"/>
              </w:rPr>
            </w:pPr>
          </w:p>
          <w:p w14:paraId="15FC8F9B" w14:textId="4AF0B254" w:rsidR="00287B14" w:rsidRPr="00325356" w:rsidDel="00EC2039" w:rsidRDefault="00287B14" w:rsidP="006A491F">
            <w:pPr>
              <w:jc w:val="center"/>
              <w:rPr>
                <w:del w:id="2750" w:author="Tebokgo Mabuto (ECP)" w:date="2026-09-09T11:12:00Z" w16du:dateUtc="2026-09-09T09:12:00Z"/>
                <w:rFonts w:ascii="Arial" w:hAnsi="Arial" w:cs="Arial"/>
                <w:noProof/>
                <w:sz w:val="20"/>
                <w:szCs w:val="20"/>
              </w:rPr>
            </w:pPr>
          </w:p>
          <w:p w14:paraId="151DDA58" w14:textId="0EF63076" w:rsidR="00287B14" w:rsidRPr="00325356" w:rsidDel="00EC2039" w:rsidRDefault="00287B14" w:rsidP="006A491F">
            <w:pPr>
              <w:jc w:val="center"/>
              <w:rPr>
                <w:del w:id="2751" w:author="Tebokgo Mabuto (ECP)" w:date="2026-09-09T11:12:00Z" w16du:dateUtc="2026-09-09T09:12:00Z"/>
                <w:rFonts w:ascii="Arial" w:hAnsi="Arial" w:cs="Arial"/>
                <w:noProof/>
                <w:sz w:val="20"/>
                <w:szCs w:val="20"/>
              </w:rPr>
            </w:pPr>
          </w:p>
          <w:p w14:paraId="354E1BD0" w14:textId="4A8D7311" w:rsidR="00287B14" w:rsidRPr="00325356" w:rsidDel="00EC2039" w:rsidRDefault="00287B14" w:rsidP="006A491F">
            <w:pPr>
              <w:rPr>
                <w:del w:id="2752" w:author="Tebokgo Mabuto (ECP)" w:date="2026-09-09T11:12:00Z" w16du:dateUtc="2026-09-09T09:12:00Z"/>
                <w:rFonts w:ascii="Arial" w:hAnsi="Arial" w:cs="Arial"/>
                <w:noProof/>
                <w:sz w:val="20"/>
                <w:szCs w:val="20"/>
              </w:rPr>
            </w:pPr>
            <w:del w:id="2753" w:author="Tebokgo Mabuto (ECP)" w:date="2026-09-09T11:12:00Z" w16du:dateUtc="2026-09-09T09:12:00Z">
              <w:r w:rsidRPr="00325356" w:rsidDel="00EC2039">
                <w:rPr>
                  <w:rFonts w:ascii="Arial" w:hAnsi="Arial" w:cs="Arial"/>
                  <w:noProof/>
                  <w:sz w:val="20"/>
                  <w:szCs w:val="20"/>
                </w:rPr>
                <w:tab/>
                <w:delText>Experience</w:delText>
              </w:r>
            </w:del>
          </w:p>
        </w:tc>
        <w:tc>
          <w:tcPr>
            <w:tcW w:w="931" w:type="dxa"/>
            <w:textDirection w:val="btLr"/>
            <w:vAlign w:val="center"/>
          </w:tcPr>
          <w:p w14:paraId="108DDD19" w14:textId="00129DD9" w:rsidR="00287B14" w:rsidRPr="00325356" w:rsidDel="00EC2039" w:rsidRDefault="00287B14" w:rsidP="006A491F">
            <w:pPr>
              <w:ind w:left="113" w:right="113"/>
              <w:jc w:val="center"/>
              <w:rPr>
                <w:del w:id="2754" w:author="Tebokgo Mabuto (ECP)" w:date="2026-09-09T11:12:00Z" w16du:dateUtc="2026-09-09T09:12:00Z"/>
                <w:rFonts w:ascii="Arial" w:hAnsi="Arial" w:cs="Arial"/>
                <w:noProof/>
                <w:sz w:val="20"/>
                <w:szCs w:val="20"/>
              </w:rPr>
            </w:pPr>
            <w:del w:id="2755" w:author="Tebokgo Mabuto (ECP)" w:date="2026-09-09T11:12:00Z" w16du:dateUtc="2026-09-09T09:12:00Z">
              <w:r w:rsidRPr="00325356" w:rsidDel="00EC2039">
                <w:rPr>
                  <w:rFonts w:ascii="Arial" w:hAnsi="Arial" w:cs="Arial"/>
                  <w:noProof/>
                  <w:sz w:val="20"/>
                  <w:szCs w:val="20"/>
                </w:rPr>
                <w:delText>STREET LIGHTS</w:delText>
              </w:r>
            </w:del>
          </w:p>
        </w:tc>
        <w:tc>
          <w:tcPr>
            <w:tcW w:w="931" w:type="dxa"/>
            <w:textDirection w:val="btLr"/>
            <w:vAlign w:val="center"/>
          </w:tcPr>
          <w:p w14:paraId="2D67B617" w14:textId="2175F8B3" w:rsidR="00287B14" w:rsidRPr="00325356" w:rsidDel="00EC2039" w:rsidRDefault="00287B14" w:rsidP="006A491F">
            <w:pPr>
              <w:ind w:left="113" w:right="113"/>
              <w:jc w:val="center"/>
              <w:rPr>
                <w:del w:id="2756" w:author="Tebokgo Mabuto (ECP)" w:date="2026-09-09T11:12:00Z" w16du:dateUtc="2026-09-09T09:12:00Z"/>
                <w:rFonts w:ascii="Arial" w:hAnsi="Arial" w:cs="Arial"/>
                <w:noProof/>
                <w:sz w:val="20"/>
                <w:szCs w:val="20"/>
              </w:rPr>
            </w:pPr>
            <w:del w:id="2757" w:author="Tebokgo Mabuto (ECP)" w:date="2026-09-09T11:12:00Z" w16du:dateUtc="2026-09-09T09:12:00Z">
              <w:r w:rsidRPr="00325356" w:rsidDel="00EC2039">
                <w:rPr>
                  <w:rFonts w:ascii="Arial" w:hAnsi="Arial" w:cs="Arial"/>
                  <w:noProof/>
                  <w:sz w:val="20"/>
                  <w:szCs w:val="20"/>
                </w:rPr>
                <w:delText>TRAFFIC LIGHTS</w:delText>
              </w:r>
            </w:del>
          </w:p>
        </w:tc>
        <w:tc>
          <w:tcPr>
            <w:tcW w:w="929" w:type="dxa"/>
            <w:textDirection w:val="btLr"/>
            <w:vAlign w:val="center"/>
          </w:tcPr>
          <w:p w14:paraId="7EC1580F" w14:textId="40C9167A" w:rsidR="00287B14" w:rsidRPr="00325356" w:rsidDel="00EC2039" w:rsidRDefault="00287B14" w:rsidP="006A491F">
            <w:pPr>
              <w:ind w:left="113" w:right="113"/>
              <w:jc w:val="center"/>
              <w:rPr>
                <w:del w:id="2758" w:author="Tebokgo Mabuto (ECP)" w:date="2026-09-09T11:12:00Z" w16du:dateUtc="2026-09-09T09:12:00Z"/>
                <w:rFonts w:ascii="Arial" w:hAnsi="Arial" w:cs="Arial"/>
                <w:noProof/>
                <w:sz w:val="20"/>
                <w:szCs w:val="20"/>
              </w:rPr>
            </w:pPr>
            <w:del w:id="2759" w:author="Tebokgo Mabuto (ECP)" w:date="2026-09-09T11:12:00Z" w16du:dateUtc="2026-09-09T09:12:00Z">
              <w:r w:rsidRPr="00325356" w:rsidDel="00EC2039">
                <w:rPr>
                  <w:rFonts w:ascii="Arial" w:hAnsi="Arial" w:cs="Arial"/>
                  <w:noProof/>
                  <w:sz w:val="20"/>
                  <w:szCs w:val="20"/>
                </w:rPr>
                <w:delText>BUILDING RETICULATION</w:delText>
              </w:r>
            </w:del>
          </w:p>
        </w:tc>
      </w:tr>
      <w:tr w:rsidR="00287B14" w:rsidRPr="00325356" w:rsidDel="00EC2039" w14:paraId="15C1DA1F" w14:textId="615E872F" w:rsidTr="00325356">
        <w:trPr>
          <w:trHeight w:val="232"/>
          <w:del w:id="2760" w:author="Tebokgo Mabuto (ECP)" w:date="2026-09-09T11:12:00Z" w16du:dateUtc="2026-09-09T09:12:00Z"/>
        </w:trPr>
        <w:tc>
          <w:tcPr>
            <w:tcW w:w="602" w:type="dxa"/>
            <w:tcBorders>
              <w:top w:val="nil"/>
              <w:left w:val="nil"/>
              <w:bottom w:val="nil"/>
            </w:tcBorders>
          </w:tcPr>
          <w:p w14:paraId="1DD5BE98" w14:textId="5A4D4567" w:rsidR="00287B14" w:rsidRPr="00325356" w:rsidDel="00EC2039" w:rsidRDefault="00287B14" w:rsidP="006A491F">
            <w:pPr>
              <w:jc w:val="center"/>
              <w:rPr>
                <w:del w:id="2761" w:author="Tebokgo Mabuto (ECP)" w:date="2026-09-09T11:12:00Z" w16du:dateUtc="2026-09-09T09:12:00Z"/>
                <w:rFonts w:ascii="Arial" w:hAnsi="Arial" w:cs="Arial"/>
                <w:noProof/>
                <w:sz w:val="20"/>
                <w:szCs w:val="20"/>
              </w:rPr>
            </w:pPr>
            <w:del w:id="2762" w:author="Tebokgo Mabuto (ECP)" w:date="2026-09-09T11:12:00Z" w16du:dateUtc="2026-09-09T09:12:00Z">
              <w:r w:rsidRPr="00325356" w:rsidDel="00EC2039">
                <w:rPr>
                  <w:rFonts w:ascii="Arial" w:hAnsi="Arial" w:cs="Arial"/>
                  <w:noProof/>
                  <w:sz w:val="20"/>
                  <w:szCs w:val="20"/>
                </w:rPr>
                <w:delText>1</w:delText>
              </w:r>
            </w:del>
          </w:p>
        </w:tc>
        <w:tc>
          <w:tcPr>
            <w:tcW w:w="6278" w:type="dxa"/>
            <w:shd w:val="clear" w:color="auto" w:fill="BFBFBF" w:themeFill="background1" w:themeFillShade="BF"/>
          </w:tcPr>
          <w:p w14:paraId="2BFD8D82" w14:textId="17A0E731" w:rsidR="00287B14" w:rsidRPr="00325356" w:rsidDel="00EC2039" w:rsidRDefault="00287B14" w:rsidP="00325356">
            <w:pPr>
              <w:rPr>
                <w:del w:id="2763" w:author="Tebokgo Mabuto (ECP)" w:date="2026-09-09T11:12:00Z" w16du:dateUtc="2026-09-09T09:12:00Z"/>
                <w:rFonts w:ascii="Arial" w:hAnsi="Arial" w:cs="Arial"/>
                <w:noProof/>
                <w:sz w:val="20"/>
                <w:szCs w:val="20"/>
              </w:rPr>
            </w:pPr>
            <w:del w:id="2764" w:author="Tebokgo Mabuto (ECP)" w:date="2026-09-09T11:12:00Z" w16du:dateUtc="2026-09-09T09:12:00Z">
              <w:r w:rsidRPr="00325356" w:rsidDel="00EC2039">
                <w:rPr>
                  <w:rFonts w:ascii="Arial" w:hAnsi="Arial" w:cs="Arial"/>
                  <w:noProof/>
                  <w:sz w:val="20"/>
                  <w:szCs w:val="20"/>
                </w:rPr>
                <w:delText>NONE</w:delText>
              </w:r>
            </w:del>
          </w:p>
        </w:tc>
        <w:tc>
          <w:tcPr>
            <w:tcW w:w="931" w:type="dxa"/>
          </w:tcPr>
          <w:p w14:paraId="392A8839" w14:textId="1C0731C9" w:rsidR="00287B14" w:rsidRPr="00325356" w:rsidDel="00EC2039" w:rsidRDefault="00287B14" w:rsidP="006A491F">
            <w:pPr>
              <w:jc w:val="center"/>
              <w:rPr>
                <w:del w:id="2765" w:author="Tebokgo Mabuto (ECP)" w:date="2026-09-09T11:12:00Z" w16du:dateUtc="2026-09-09T09:12:00Z"/>
                <w:rFonts w:ascii="Arial" w:hAnsi="Arial" w:cs="Arial"/>
                <w:noProof/>
                <w:sz w:val="20"/>
                <w:szCs w:val="20"/>
              </w:rPr>
            </w:pPr>
            <w:del w:id="2766" w:author="Tebokgo Mabuto (ECP)" w:date="2026-09-09T11:12:00Z" w16du:dateUtc="2026-09-09T09:12:00Z">
              <w:r w:rsidRPr="00325356" w:rsidDel="00EC2039">
                <w:rPr>
                  <w:rFonts w:ascii="Arial" w:hAnsi="Arial" w:cs="Arial"/>
                  <w:noProof/>
                  <w:sz w:val="20"/>
                  <w:szCs w:val="20"/>
                </w:rPr>
                <w:delText>0</w:delText>
              </w:r>
            </w:del>
          </w:p>
        </w:tc>
        <w:tc>
          <w:tcPr>
            <w:tcW w:w="931" w:type="dxa"/>
          </w:tcPr>
          <w:p w14:paraId="2FB8BDF0" w14:textId="381395A0" w:rsidR="00287B14" w:rsidRPr="00325356" w:rsidDel="00EC2039" w:rsidRDefault="00287B14" w:rsidP="006A491F">
            <w:pPr>
              <w:jc w:val="center"/>
              <w:rPr>
                <w:del w:id="2767" w:author="Tebokgo Mabuto (ECP)" w:date="2026-09-09T11:12:00Z" w16du:dateUtc="2026-09-09T09:12:00Z"/>
                <w:rFonts w:ascii="Arial" w:hAnsi="Arial" w:cs="Arial"/>
                <w:noProof/>
                <w:sz w:val="20"/>
                <w:szCs w:val="20"/>
              </w:rPr>
            </w:pPr>
            <w:del w:id="2768" w:author="Tebokgo Mabuto (ECP)" w:date="2026-09-09T11:12:00Z" w16du:dateUtc="2026-09-09T09:12:00Z">
              <w:r w:rsidRPr="00325356" w:rsidDel="00EC2039">
                <w:rPr>
                  <w:rFonts w:ascii="Arial" w:hAnsi="Arial" w:cs="Arial"/>
                  <w:noProof/>
                  <w:sz w:val="20"/>
                  <w:szCs w:val="20"/>
                </w:rPr>
                <w:delText>0</w:delText>
              </w:r>
            </w:del>
          </w:p>
        </w:tc>
        <w:tc>
          <w:tcPr>
            <w:tcW w:w="929" w:type="dxa"/>
          </w:tcPr>
          <w:p w14:paraId="5D5B61C0" w14:textId="130C7E86" w:rsidR="00287B14" w:rsidRPr="00325356" w:rsidDel="00EC2039" w:rsidRDefault="00287B14" w:rsidP="006A491F">
            <w:pPr>
              <w:jc w:val="center"/>
              <w:rPr>
                <w:del w:id="2769" w:author="Tebokgo Mabuto (ECP)" w:date="2026-09-09T11:12:00Z" w16du:dateUtc="2026-09-09T09:12:00Z"/>
                <w:rFonts w:ascii="Arial" w:hAnsi="Arial" w:cs="Arial"/>
                <w:noProof/>
                <w:sz w:val="20"/>
                <w:szCs w:val="20"/>
              </w:rPr>
            </w:pPr>
            <w:del w:id="2770"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5FC27DE5" w14:textId="38032C2D" w:rsidTr="00325356">
        <w:trPr>
          <w:trHeight w:val="218"/>
          <w:del w:id="2771" w:author="Tebokgo Mabuto (ECP)" w:date="2026-09-09T11:12:00Z" w16du:dateUtc="2026-09-09T09:12:00Z"/>
        </w:trPr>
        <w:tc>
          <w:tcPr>
            <w:tcW w:w="602" w:type="dxa"/>
            <w:tcBorders>
              <w:top w:val="nil"/>
              <w:left w:val="nil"/>
              <w:bottom w:val="nil"/>
            </w:tcBorders>
          </w:tcPr>
          <w:p w14:paraId="48D982CB" w14:textId="60493A72" w:rsidR="00287B14" w:rsidRPr="00325356" w:rsidDel="00EC2039" w:rsidRDefault="00287B14" w:rsidP="006A491F">
            <w:pPr>
              <w:jc w:val="center"/>
              <w:rPr>
                <w:del w:id="2772" w:author="Tebokgo Mabuto (ECP)" w:date="2026-09-09T11:12:00Z" w16du:dateUtc="2026-09-09T09:12:00Z"/>
                <w:rFonts w:ascii="Arial" w:hAnsi="Arial" w:cs="Arial"/>
                <w:noProof/>
                <w:sz w:val="20"/>
                <w:szCs w:val="20"/>
              </w:rPr>
            </w:pPr>
            <w:del w:id="2773" w:author="Tebokgo Mabuto (ECP)" w:date="2026-09-09T11:12:00Z" w16du:dateUtc="2026-09-09T09:12:00Z">
              <w:r w:rsidRPr="00325356" w:rsidDel="00EC2039">
                <w:rPr>
                  <w:rFonts w:ascii="Arial" w:hAnsi="Arial" w:cs="Arial"/>
                  <w:noProof/>
                  <w:sz w:val="20"/>
                  <w:szCs w:val="20"/>
                </w:rPr>
                <w:delText>2</w:delText>
              </w:r>
            </w:del>
          </w:p>
        </w:tc>
        <w:tc>
          <w:tcPr>
            <w:tcW w:w="6278" w:type="dxa"/>
            <w:shd w:val="clear" w:color="auto" w:fill="BFBFBF" w:themeFill="background1" w:themeFillShade="BF"/>
          </w:tcPr>
          <w:p w14:paraId="5B7B940A" w14:textId="5A4A4F0A" w:rsidR="00287B14" w:rsidRPr="00325356" w:rsidDel="00EC2039" w:rsidRDefault="00287B14" w:rsidP="00325356">
            <w:pPr>
              <w:rPr>
                <w:del w:id="2774" w:author="Tebokgo Mabuto (ECP)" w:date="2026-09-09T11:12:00Z" w16du:dateUtc="2026-09-09T09:12:00Z"/>
                <w:rFonts w:ascii="Arial" w:hAnsi="Arial" w:cs="Arial"/>
                <w:noProof/>
                <w:sz w:val="20"/>
                <w:szCs w:val="20"/>
              </w:rPr>
            </w:pPr>
            <w:del w:id="2775" w:author="Tebokgo Mabuto (ECP)" w:date="2026-09-09T11:12:00Z" w16du:dateUtc="2026-09-09T09:12:00Z">
              <w:r w:rsidRPr="00325356" w:rsidDel="00EC2039">
                <w:rPr>
                  <w:rFonts w:ascii="Arial" w:hAnsi="Arial" w:cs="Arial"/>
                  <w:noProof/>
                  <w:sz w:val="20"/>
                  <w:szCs w:val="20"/>
                </w:rPr>
                <w:delText>STREET LIGHTING</w:delText>
              </w:r>
            </w:del>
          </w:p>
        </w:tc>
        <w:tc>
          <w:tcPr>
            <w:tcW w:w="931" w:type="dxa"/>
          </w:tcPr>
          <w:p w14:paraId="2EEB2BDC" w14:textId="44417817" w:rsidR="00287B14" w:rsidRPr="00325356" w:rsidDel="00EC2039" w:rsidRDefault="00287B14" w:rsidP="006A491F">
            <w:pPr>
              <w:jc w:val="center"/>
              <w:rPr>
                <w:del w:id="2776" w:author="Tebokgo Mabuto (ECP)" w:date="2026-09-09T11:12:00Z" w16du:dateUtc="2026-09-09T09:12:00Z"/>
                <w:rFonts w:ascii="Arial" w:hAnsi="Arial" w:cs="Arial"/>
                <w:b/>
                <w:bCs/>
                <w:noProof/>
                <w:sz w:val="20"/>
                <w:szCs w:val="20"/>
              </w:rPr>
            </w:pPr>
            <w:del w:id="2777" w:author="Tebokgo Mabuto (ECP)" w:date="2026-09-09T11:12:00Z" w16du:dateUtc="2026-09-09T09:12:00Z">
              <w:r w:rsidRPr="00325356" w:rsidDel="00EC2039">
                <w:rPr>
                  <w:rFonts w:ascii="Arial" w:hAnsi="Arial" w:cs="Arial"/>
                  <w:b/>
                  <w:bCs/>
                  <w:noProof/>
                  <w:sz w:val="20"/>
                  <w:szCs w:val="20"/>
                </w:rPr>
                <w:delText>5</w:delText>
              </w:r>
            </w:del>
          </w:p>
        </w:tc>
        <w:tc>
          <w:tcPr>
            <w:tcW w:w="931" w:type="dxa"/>
          </w:tcPr>
          <w:p w14:paraId="0EFE63CD" w14:textId="52CB06DE" w:rsidR="00287B14" w:rsidRPr="00325356" w:rsidDel="00EC2039" w:rsidRDefault="00287B14" w:rsidP="006A491F">
            <w:pPr>
              <w:jc w:val="center"/>
              <w:rPr>
                <w:del w:id="2778" w:author="Tebokgo Mabuto (ECP)" w:date="2026-09-09T11:12:00Z" w16du:dateUtc="2026-09-09T09:12:00Z"/>
                <w:rFonts w:ascii="Arial" w:hAnsi="Arial" w:cs="Arial"/>
                <w:noProof/>
                <w:sz w:val="20"/>
                <w:szCs w:val="20"/>
              </w:rPr>
            </w:pPr>
            <w:del w:id="2779" w:author="Tebokgo Mabuto (ECP)" w:date="2026-09-09T11:12:00Z" w16du:dateUtc="2026-09-09T09:12:00Z">
              <w:r w:rsidRPr="00325356" w:rsidDel="00EC2039">
                <w:rPr>
                  <w:rFonts w:ascii="Arial" w:hAnsi="Arial" w:cs="Arial"/>
                  <w:noProof/>
                  <w:sz w:val="20"/>
                  <w:szCs w:val="20"/>
                </w:rPr>
                <w:delText>4</w:delText>
              </w:r>
            </w:del>
          </w:p>
        </w:tc>
        <w:tc>
          <w:tcPr>
            <w:tcW w:w="929" w:type="dxa"/>
          </w:tcPr>
          <w:p w14:paraId="504770E2" w14:textId="31BCEDFF" w:rsidR="00287B14" w:rsidRPr="00325356" w:rsidDel="00EC2039" w:rsidRDefault="00287B14" w:rsidP="006A491F">
            <w:pPr>
              <w:jc w:val="center"/>
              <w:rPr>
                <w:del w:id="2780" w:author="Tebokgo Mabuto (ECP)" w:date="2026-09-09T11:12:00Z" w16du:dateUtc="2026-09-09T09:12:00Z"/>
                <w:rFonts w:ascii="Arial" w:hAnsi="Arial" w:cs="Arial"/>
                <w:noProof/>
                <w:sz w:val="20"/>
                <w:szCs w:val="20"/>
              </w:rPr>
            </w:pPr>
            <w:del w:id="2781" w:author="Tebokgo Mabuto (ECP)" w:date="2026-09-09T11:12:00Z" w16du:dateUtc="2026-09-09T09:12:00Z">
              <w:r w:rsidRPr="00325356" w:rsidDel="00EC2039">
                <w:rPr>
                  <w:rFonts w:ascii="Arial" w:hAnsi="Arial" w:cs="Arial"/>
                  <w:noProof/>
                  <w:sz w:val="20"/>
                  <w:szCs w:val="20"/>
                </w:rPr>
                <w:delText>2</w:delText>
              </w:r>
            </w:del>
          </w:p>
        </w:tc>
      </w:tr>
      <w:tr w:rsidR="00287B14" w:rsidRPr="00325356" w:rsidDel="00EC2039" w14:paraId="6537EC09" w14:textId="06D54221" w:rsidTr="00325356">
        <w:trPr>
          <w:trHeight w:val="232"/>
          <w:del w:id="2782" w:author="Tebokgo Mabuto (ECP)" w:date="2026-09-09T11:12:00Z" w16du:dateUtc="2026-09-09T09:12:00Z"/>
        </w:trPr>
        <w:tc>
          <w:tcPr>
            <w:tcW w:w="602" w:type="dxa"/>
            <w:tcBorders>
              <w:top w:val="nil"/>
              <w:left w:val="nil"/>
              <w:bottom w:val="nil"/>
            </w:tcBorders>
          </w:tcPr>
          <w:p w14:paraId="43649455" w14:textId="7BDC13B9" w:rsidR="00287B14" w:rsidRPr="00325356" w:rsidDel="00EC2039" w:rsidRDefault="00287B14" w:rsidP="006A491F">
            <w:pPr>
              <w:jc w:val="center"/>
              <w:rPr>
                <w:del w:id="2783" w:author="Tebokgo Mabuto (ECP)" w:date="2026-09-09T11:12:00Z" w16du:dateUtc="2026-09-09T09:12:00Z"/>
                <w:rFonts w:ascii="Arial" w:hAnsi="Arial" w:cs="Arial"/>
                <w:noProof/>
                <w:sz w:val="20"/>
                <w:szCs w:val="20"/>
              </w:rPr>
            </w:pPr>
            <w:del w:id="2784" w:author="Tebokgo Mabuto (ECP)" w:date="2026-09-09T11:12:00Z" w16du:dateUtc="2026-09-09T09:12:00Z">
              <w:r w:rsidRPr="00325356" w:rsidDel="00EC2039">
                <w:rPr>
                  <w:rFonts w:ascii="Arial" w:hAnsi="Arial" w:cs="Arial"/>
                  <w:noProof/>
                  <w:sz w:val="20"/>
                  <w:szCs w:val="20"/>
                </w:rPr>
                <w:delText>3</w:delText>
              </w:r>
            </w:del>
          </w:p>
        </w:tc>
        <w:tc>
          <w:tcPr>
            <w:tcW w:w="6278" w:type="dxa"/>
            <w:shd w:val="clear" w:color="auto" w:fill="BFBFBF" w:themeFill="background1" w:themeFillShade="BF"/>
          </w:tcPr>
          <w:p w14:paraId="049B4811" w14:textId="6B7A6A87" w:rsidR="00287B14" w:rsidRPr="00325356" w:rsidDel="00EC2039" w:rsidRDefault="00287B14" w:rsidP="00325356">
            <w:pPr>
              <w:rPr>
                <w:del w:id="2785" w:author="Tebokgo Mabuto (ECP)" w:date="2026-09-09T11:12:00Z" w16du:dateUtc="2026-09-09T09:12:00Z"/>
                <w:rFonts w:ascii="Arial" w:hAnsi="Arial" w:cs="Arial"/>
                <w:noProof/>
                <w:sz w:val="20"/>
                <w:szCs w:val="20"/>
              </w:rPr>
            </w:pPr>
            <w:del w:id="2786" w:author="Tebokgo Mabuto (ECP)" w:date="2026-09-09T11:12:00Z" w16du:dateUtc="2026-09-09T09:12:00Z">
              <w:r w:rsidRPr="00325356" w:rsidDel="00EC2039">
                <w:rPr>
                  <w:rFonts w:ascii="Arial" w:hAnsi="Arial" w:cs="Arial"/>
                  <w:noProof/>
                  <w:sz w:val="20"/>
                  <w:szCs w:val="20"/>
                </w:rPr>
                <w:delText>TRAFFIC LIGHTS</w:delText>
              </w:r>
            </w:del>
          </w:p>
        </w:tc>
        <w:tc>
          <w:tcPr>
            <w:tcW w:w="931" w:type="dxa"/>
          </w:tcPr>
          <w:p w14:paraId="542856B8" w14:textId="3AB4F4D0" w:rsidR="00287B14" w:rsidRPr="00325356" w:rsidDel="00EC2039" w:rsidRDefault="00287B14" w:rsidP="006A491F">
            <w:pPr>
              <w:jc w:val="center"/>
              <w:rPr>
                <w:del w:id="2787" w:author="Tebokgo Mabuto (ECP)" w:date="2026-09-09T11:12:00Z" w16du:dateUtc="2026-09-09T09:12:00Z"/>
                <w:rFonts w:ascii="Arial" w:hAnsi="Arial" w:cs="Arial"/>
                <w:noProof/>
                <w:sz w:val="20"/>
                <w:szCs w:val="20"/>
              </w:rPr>
            </w:pPr>
            <w:del w:id="2788" w:author="Tebokgo Mabuto (ECP)" w:date="2026-09-09T11:12:00Z" w16du:dateUtc="2026-09-09T09:12:00Z">
              <w:r w:rsidRPr="00325356" w:rsidDel="00EC2039">
                <w:rPr>
                  <w:rFonts w:ascii="Arial" w:hAnsi="Arial" w:cs="Arial"/>
                  <w:noProof/>
                  <w:sz w:val="20"/>
                  <w:szCs w:val="20"/>
                </w:rPr>
                <w:delText>2</w:delText>
              </w:r>
            </w:del>
          </w:p>
        </w:tc>
        <w:tc>
          <w:tcPr>
            <w:tcW w:w="931" w:type="dxa"/>
          </w:tcPr>
          <w:p w14:paraId="2A93A092" w14:textId="40883526" w:rsidR="00287B14" w:rsidRPr="00325356" w:rsidDel="00EC2039" w:rsidRDefault="00287B14" w:rsidP="006A491F">
            <w:pPr>
              <w:jc w:val="center"/>
              <w:rPr>
                <w:del w:id="2789" w:author="Tebokgo Mabuto (ECP)" w:date="2026-09-09T11:12:00Z" w16du:dateUtc="2026-09-09T09:12:00Z"/>
                <w:rFonts w:ascii="Arial" w:hAnsi="Arial" w:cs="Arial"/>
                <w:b/>
                <w:bCs/>
                <w:noProof/>
                <w:sz w:val="20"/>
                <w:szCs w:val="20"/>
              </w:rPr>
            </w:pPr>
            <w:del w:id="2790" w:author="Tebokgo Mabuto (ECP)" w:date="2026-09-09T11:12:00Z" w16du:dateUtc="2026-09-09T09:12:00Z">
              <w:r w:rsidRPr="00325356" w:rsidDel="00EC2039">
                <w:rPr>
                  <w:rFonts w:ascii="Arial" w:hAnsi="Arial" w:cs="Arial"/>
                  <w:b/>
                  <w:bCs/>
                  <w:noProof/>
                  <w:sz w:val="20"/>
                  <w:szCs w:val="20"/>
                </w:rPr>
                <w:delText>5</w:delText>
              </w:r>
            </w:del>
          </w:p>
        </w:tc>
        <w:tc>
          <w:tcPr>
            <w:tcW w:w="929" w:type="dxa"/>
          </w:tcPr>
          <w:p w14:paraId="7C83BEB4" w14:textId="761B0D2C" w:rsidR="00287B14" w:rsidRPr="00325356" w:rsidDel="00EC2039" w:rsidRDefault="00287B14" w:rsidP="006A491F">
            <w:pPr>
              <w:jc w:val="center"/>
              <w:rPr>
                <w:del w:id="2791" w:author="Tebokgo Mabuto (ECP)" w:date="2026-09-09T11:12:00Z" w16du:dateUtc="2026-09-09T09:12:00Z"/>
                <w:rFonts w:ascii="Arial" w:hAnsi="Arial" w:cs="Arial"/>
                <w:noProof/>
                <w:sz w:val="20"/>
                <w:szCs w:val="20"/>
              </w:rPr>
            </w:pPr>
            <w:del w:id="2792" w:author="Tebokgo Mabuto (ECP)" w:date="2026-09-09T11:12:00Z" w16du:dateUtc="2026-09-09T09:12:00Z">
              <w:r w:rsidRPr="00325356" w:rsidDel="00EC2039">
                <w:rPr>
                  <w:rFonts w:ascii="Arial" w:hAnsi="Arial" w:cs="Arial"/>
                  <w:noProof/>
                  <w:sz w:val="20"/>
                  <w:szCs w:val="20"/>
                </w:rPr>
                <w:delText>1</w:delText>
              </w:r>
            </w:del>
          </w:p>
        </w:tc>
      </w:tr>
      <w:tr w:rsidR="00287B14" w:rsidRPr="00325356" w:rsidDel="00EC2039" w14:paraId="0C931B98" w14:textId="01546746" w:rsidTr="00325356">
        <w:trPr>
          <w:trHeight w:val="232"/>
          <w:del w:id="2793" w:author="Tebokgo Mabuto (ECP)" w:date="2026-09-09T11:12:00Z" w16du:dateUtc="2026-09-09T09:12:00Z"/>
        </w:trPr>
        <w:tc>
          <w:tcPr>
            <w:tcW w:w="602" w:type="dxa"/>
            <w:tcBorders>
              <w:top w:val="nil"/>
              <w:left w:val="nil"/>
              <w:bottom w:val="nil"/>
            </w:tcBorders>
          </w:tcPr>
          <w:p w14:paraId="2D66FDCC" w14:textId="1DCE5748" w:rsidR="00287B14" w:rsidRPr="00325356" w:rsidDel="00EC2039" w:rsidRDefault="00287B14" w:rsidP="006A491F">
            <w:pPr>
              <w:jc w:val="center"/>
              <w:rPr>
                <w:del w:id="2794" w:author="Tebokgo Mabuto (ECP)" w:date="2026-09-09T11:12:00Z" w16du:dateUtc="2026-09-09T09:12:00Z"/>
                <w:rFonts w:ascii="Arial" w:hAnsi="Arial" w:cs="Arial"/>
                <w:noProof/>
                <w:sz w:val="20"/>
                <w:szCs w:val="20"/>
              </w:rPr>
            </w:pPr>
            <w:del w:id="2795" w:author="Tebokgo Mabuto (ECP)" w:date="2026-09-09T11:12:00Z" w16du:dateUtc="2026-09-09T09:12:00Z">
              <w:r w:rsidRPr="00325356" w:rsidDel="00EC2039">
                <w:rPr>
                  <w:rFonts w:ascii="Arial" w:hAnsi="Arial" w:cs="Arial"/>
                  <w:noProof/>
                  <w:sz w:val="20"/>
                  <w:szCs w:val="20"/>
                </w:rPr>
                <w:delText>4</w:delText>
              </w:r>
            </w:del>
          </w:p>
        </w:tc>
        <w:tc>
          <w:tcPr>
            <w:tcW w:w="6278" w:type="dxa"/>
            <w:shd w:val="clear" w:color="auto" w:fill="BFBFBF" w:themeFill="background1" w:themeFillShade="BF"/>
          </w:tcPr>
          <w:p w14:paraId="63233D7E" w14:textId="18756E20" w:rsidR="00287B14" w:rsidRPr="00325356" w:rsidDel="00EC2039" w:rsidRDefault="00287B14" w:rsidP="00325356">
            <w:pPr>
              <w:rPr>
                <w:del w:id="2796" w:author="Tebokgo Mabuto (ECP)" w:date="2026-09-09T11:12:00Z" w16du:dateUtc="2026-09-09T09:12:00Z"/>
                <w:rFonts w:ascii="Arial" w:hAnsi="Arial" w:cs="Arial"/>
                <w:noProof/>
                <w:sz w:val="20"/>
                <w:szCs w:val="20"/>
              </w:rPr>
            </w:pPr>
            <w:del w:id="2797" w:author="Tebokgo Mabuto (ECP)" w:date="2026-09-09T11:12:00Z" w16du:dateUtc="2026-09-09T09:12:00Z">
              <w:r w:rsidRPr="00325356" w:rsidDel="00EC2039">
                <w:rPr>
                  <w:rFonts w:ascii="Arial" w:hAnsi="Arial" w:cs="Arial"/>
                  <w:noProof/>
                  <w:sz w:val="20"/>
                  <w:szCs w:val="20"/>
                </w:rPr>
                <w:delText>BUILDING RETICULATION</w:delText>
              </w:r>
            </w:del>
          </w:p>
        </w:tc>
        <w:tc>
          <w:tcPr>
            <w:tcW w:w="931" w:type="dxa"/>
          </w:tcPr>
          <w:p w14:paraId="59FB086D" w14:textId="04109CB4" w:rsidR="00287B14" w:rsidRPr="00325356" w:rsidDel="00EC2039" w:rsidRDefault="00287B14" w:rsidP="006A491F">
            <w:pPr>
              <w:jc w:val="center"/>
              <w:rPr>
                <w:del w:id="2798" w:author="Tebokgo Mabuto (ECP)" w:date="2026-09-09T11:12:00Z" w16du:dateUtc="2026-09-09T09:12:00Z"/>
                <w:rFonts w:ascii="Arial" w:hAnsi="Arial" w:cs="Arial"/>
                <w:noProof/>
                <w:sz w:val="20"/>
                <w:szCs w:val="20"/>
              </w:rPr>
            </w:pPr>
            <w:del w:id="2799" w:author="Tebokgo Mabuto (ECP)" w:date="2026-09-09T11:12:00Z" w16du:dateUtc="2026-09-09T09:12:00Z">
              <w:r w:rsidRPr="00325356" w:rsidDel="00EC2039">
                <w:rPr>
                  <w:rFonts w:ascii="Arial" w:hAnsi="Arial" w:cs="Arial"/>
                  <w:noProof/>
                  <w:sz w:val="20"/>
                  <w:szCs w:val="20"/>
                </w:rPr>
                <w:delText>1</w:delText>
              </w:r>
            </w:del>
          </w:p>
        </w:tc>
        <w:tc>
          <w:tcPr>
            <w:tcW w:w="931" w:type="dxa"/>
          </w:tcPr>
          <w:p w14:paraId="0E7F2EE5" w14:textId="3597FFD6" w:rsidR="00287B14" w:rsidRPr="00325356" w:rsidDel="00EC2039" w:rsidRDefault="00287B14" w:rsidP="006A491F">
            <w:pPr>
              <w:jc w:val="center"/>
              <w:rPr>
                <w:del w:id="2800" w:author="Tebokgo Mabuto (ECP)" w:date="2026-09-09T11:12:00Z" w16du:dateUtc="2026-09-09T09:12:00Z"/>
                <w:rFonts w:ascii="Arial" w:hAnsi="Arial" w:cs="Arial"/>
                <w:noProof/>
                <w:sz w:val="20"/>
                <w:szCs w:val="20"/>
              </w:rPr>
            </w:pPr>
            <w:del w:id="2801" w:author="Tebokgo Mabuto (ECP)" w:date="2026-09-09T11:12:00Z" w16du:dateUtc="2026-09-09T09:12:00Z">
              <w:r w:rsidRPr="00325356" w:rsidDel="00EC2039">
                <w:rPr>
                  <w:rFonts w:ascii="Arial" w:hAnsi="Arial" w:cs="Arial"/>
                  <w:noProof/>
                  <w:sz w:val="20"/>
                  <w:szCs w:val="20"/>
                </w:rPr>
                <w:delText>3</w:delText>
              </w:r>
            </w:del>
          </w:p>
        </w:tc>
        <w:tc>
          <w:tcPr>
            <w:tcW w:w="929" w:type="dxa"/>
          </w:tcPr>
          <w:p w14:paraId="4036ACE1" w14:textId="31B17EA6" w:rsidR="00287B14" w:rsidRPr="00325356" w:rsidDel="00EC2039" w:rsidRDefault="00287B14" w:rsidP="006A491F">
            <w:pPr>
              <w:jc w:val="center"/>
              <w:rPr>
                <w:del w:id="2802" w:author="Tebokgo Mabuto (ECP)" w:date="2026-09-09T11:12:00Z" w16du:dateUtc="2026-09-09T09:12:00Z"/>
                <w:rFonts w:ascii="Arial" w:hAnsi="Arial" w:cs="Arial"/>
                <w:b/>
                <w:bCs/>
                <w:noProof/>
                <w:sz w:val="20"/>
                <w:szCs w:val="20"/>
              </w:rPr>
            </w:pPr>
            <w:del w:id="2803" w:author="Tebokgo Mabuto (ECP)" w:date="2026-09-09T11:12:00Z" w16du:dateUtc="2026-09-09T09:12:00Z">
              <w:r w:rsidRPr="00325356" w:rsidDel="00EC2039">
                <w:rPr>
                  <w:rFonts w:ascii="Arial" w:hAnsi="Arial" w:cs="Arial"/>
                  <w:b/>
                  <w:bCs/>
                  <w:noProof/>
                  <w:sz w:val="20"/>
                  <w:szCs w:val="20"/>
                </w:rPr>
                <w:delText>5</w:delText>
              </w:r>
            </w:del>
          </w:p>
        </w:tc>
      </w:tr>
    </w:tbl>
    <w:p w14:paraId="02964042" w14:textId="1E0A880D" w:rsidR="00287B14" w:rsidRPr="00325356" w:rsidDel="00EC2039" w:rsidRDefault="00287B14" w:rsidP="00287B14">
      <w:pPr>
        <w:rPr>
          <w:del w:id="2804" w:author="Tebokgo Mabuto (ECP)" w:date="2026-09-09T11:12:00Z" w16du:dateUtc="2026-09-09T09:12:00Z"/>
          <w:rFonts w:ascii="Arial" w:hAnsi="Arial" w:cs="Arial"/>
          <w:sz w:val="16"/>
          <w:szCs w:val="16"/>
        </w:rPr>
      </w:pPr>
    </w:p>
    <w:p w14:paraId="592BD3A1" w14:textId="7477AC81" w:rsidR="00287B14" w:rsidRPr="00325356" w:rsidDel="00EC2039" w:rsidRDefault="00287B14" w:rsidP="00287B14">
      <w:pPr>
        <w:keepNext/>
        <w:rPr>
          <w:del w:id="2805" w:author="Tebokgo Mabuto (ECP)" w:date="2026-09-09T11:12:00Z" w16du:dateUtc="2026-09-09T09:12:00Z"/>
          <w:rFonts w:ascii="Arial" w:hAnsi="Arial" w:cs="Arial"/>
          <w:b/>
          <w:bCs/>
          <w:noProof/>
          <w:sz w:val="20"/>
          <w:szCs w:val="20"/>
        </w:rPr>
      </w:pPr>
      <w:del w:id="2806" w:author="Tebokgo Mabuto (ECP)" w:date="2026-09-09T11:12:00Z" w16du:dateUtc="2026-09-09T09:12:00Z">
        <w:r w:rsidRPr="00325356" w:rsidDel="00EC2039">
          <w:rPr>
            <w:rFonts w:ascii="Arial" w:hAnsi="Arial" w:cs="Arial"/>
            <w:b/>
            <w:bCs/>
            <w:noProof/>
            <w:sz w:val="20"/>
            <w:szCs w:val="20"/>
          </w:rPr>
          <w:delText>DS Geometrics</w:delText>
        </w:r>
      </w:del>
    </w:p>
    <w:p w14:paraId="0162B56A" w14:textId="2E21BD8C" w:rsidR="00287B14" w:rsidRPr="00325356" w:rsidDel="00EC2039" w:rsidRDefault="00287B14" w:rsidP="00287B14">
      <w:pPr>
        <w:keepNext/>
        <w:rPr>
          <w:del w:id="2807" w:author="Tebokgo Mabuto (ECP)" w:date="2026-09-09T11:12:00Z" w16du:dateUtc="2026-09-09T09:12:00Z"/>
          <w:rFonts w:ascii="Arial" w:hAnsi="Arial" w:cs="Arial"/>
          <w:b/>
          <w:bCs/>
          <w:noProof/>
          <w:sz w:val="20"/>
          <w:szCs w:val="20"/>
        </w:rPr>
      </w:pPr>
    </w:p>
    <w:tbl>
      <w:tblPr>
        <w:tblStyle w:val="TableGrid"/>
        <w:tblW w:w="9423" w:type="dxa"/>
        <w:tblInd w:w="5" w:type="dxa"/>
        <w:tblLook w:val="04A0" w:firstRow="1" w:lastRow="0" w:firstColumn="1" w:lastColumn="0" w:noHBand="0" w:noVBand="1"/>
      </w:tblPr>
      <w:tblGrid>
        <w:gridCol w:w="459"/>
        <w:gridCol w:w="4781"/>
        <w:gridCol w:w="709"/>
        <w:gridCol w:w="709"/>
        <w:gridCol w:w="708"/>
        <w:gridCol w:w="709"/>
        <w:gridCol w:w="709"/>
        <w:gridCol w:w="639"/>
      </w:tblGrid>
      <w:tr w:rsidR="00287B14" w:rsidRPr="00325356" w:rsidDel="00EC2039" w14:paraId="5D9575AA" w14:textId="6B01C5F3" w:rsidTr="006A491F">
        <w:trPr>
          <w:trHeight w:val="233"/>
          <w:del w:id="2808" w:author="Tebokgo Mabuto (ECP)" w:date="2026-09-09T11:12:00Z" w16du:dateUtc="2026-09-09T09:12:00Z"/>
        </w:trPr>
        <w:tc>
          <w:tcPr>
            <w:tcW w:w="459" w:type="dxa"/>
            <w:tcBorders>
              <w:top w:val="nil"/>
              <w:left w:val="nil"/>
              <w:bottom w:val="nil"/>
              <w:right w:val="nil"/>
            </w:tcBorders>
          </w:tcPr>
          <w:p w14:paraId="42D65988" w14:textId="5F717CA6" w:rsidR="00287B14" w:rsidRPr="00325356" w:rsidDel="00EC2039" w:rsidRDefault="00287B14" w:rsidP="006A491F">
            <w:pPr>
              <w:jc w:val="center"/>
              <w:rPr>
                <w:del w:id="2809" w:author="Tebokgo Mabuto (ECP)" w:date="2026-09-09T11:12:00Z" w16du:dateUtc="2026-09-09T09:12:00Z"/>
                <w:rFonts w:ascii="Arial" w:hAnsi="Arial" w:cs="Arial"/>
                <w:noProof/>
                <w:sz w:val="20"/>
                <w:szCs w:val="20"/>
              </w:rPr>
            </w:pPr>
          </w:p>
        </w:tc>
        <w:tc>
          <w:tcPr>
            <w:tcW w:w="4781" w:type="dxa"/>
            <w:tcBorders>
              <w:top w:val="nil"/>
              <w:left w:val="nil"/>
              <w:bottom w:val="single" w:sz="4" w:space="0" w:color="auto"/>
              <w:right w:val="nil"/>
            </w:tcBorders>
          </w:tcPr>
          <w:p w14:paraId="34358ED3" w14:textId="4F709AF2" w:rsidR="00287B14" w:rsidRPr="00325356" w:rsidDel="00EC2039" w:rsidRDefault="00287B14" w:rsidP="006A491F">
            <w:pPr>
              <w:jc w:val="center"/>
              <w:rPr>
                <w:del w:id="2810" w:author="Tebokgo Mabuto (ECP)" w:date="2026-09-09T11:12:00Z" w16du:dateUtc="2026-09-09T09:12:00Z"/>
                <w:rFonts w:ascii="Arial" w:hAnsi="Arial" w:cs="Arial"/>
                <w:noProof/>
                <w:sz w:val="20"/>
                <w:szCs w:val="20"/>
              </w:rPr>
            </w:pPr>
            <w:del w:id="2811" w:author="Tebokgo Mabuto (ECP)" w:date="2026-09-09T11:12:00Z" w16du:dateUtc="2026-09-09T09:12:00Z">
              <w:r w:rsidRPr="00325356" w:rsidDel="00EC2039">
                <w:rPr>
                  <w:rFonts w:ascii="Arial" w:hAnsi="Arial" w:cs="Arial"/>
                  <w:noProof/>
                  <w:sz w:val="20"/>
                  <w:szCs w:val="20"/>
                </w:rPr>
                <w:delText>1</w:delText>
              </w:r>
            </w:del>
          </w:p>
        </w:tc>
        <w:tc>
          <w:tcPr>
            <w:tcW w:w="709" w:type="dxa"/>
            <w:tcBorders>
              <w:top w:val="nil"/>
              <w:left w:val="nil"/>
              <w:right w:val="nil"/>
            </w:tcBorders>
          </w:tcPr>
          <w:p w14:paraId="05B5007C" w14:textId="30A32BAB" w:rsidR="00287B14" w:rsidRPr="00325356" w:rsidDel="00EC2039" w:rsidRDefault="00287B14" w:rsidP="006A491F">
            <w:pPr>
              <w:jc w:val="center"/>
              <w:rPr>
                <w:del w:id="2812" w:author="Tebokgo Mabuto (ECP)" w:date="2026-09-09T11:12:00Z" w16du:dateUtc="2026-09-09T09:12:00Z"/>
                <w:rFonts w:ascii="Arial" w:hAnsi="Arial" w:cs="Arial"/>
                <w:noProof/>
                <w:sz w:val="20"/>
                <w:szCs w:val="20"/>
              </w:rPr>
            </w:pPr>
            <w:del w:id="2813" w:author="Tebokgo Mabuto (ECP)" w:date="2026-09-09T11:12:00Z" w16du:dateUtc="2026-09-09T09:12:00Z">
              <w:r w:rsidRPr="00325356" w:rsidDel="00EC2039">
                <w:rPr>
                  <w:rFonts w:ascii="Arial" w:hAnsi="Arial" w:cs="Arial"/>
                  <w:noProof/>
                  <w:sz w:val="20"/>
                  <w:szCs w:val="20"/>
                </w:rPr>
                <w:delText>2</w:delText>
              </w:r>
            </w:del>
          </w:p>
        </w:tc>
        <w:tc>
          <w:tcPr>
            <w:tcW w:w="709" w:type="dxa"/>
            <w:tcBorders>
              <w:top w:val="nil"/>
              <w:left w:val="nil"/>
              <w:right w:val="nil"/>
            </w:tcBorders>
          </w:tcPr>
          <w:p w14:paraId="0BE041A2" w14:textId="6AE63C90" w:rsidR="00287B14" w:rsidRPr="00325356" w:rsidDel="00EC2039" w:rsidRDefault="00287B14" w:rsidP="006A491F">
            <w:pPr>
              <w:jc w:val="center"/>
              <w:rPr>
                <w:del w:id="2814" w:author="Tebokgo Mabuto (ECP)" w:date="2026-09-09T11:12:00Z" w16du:dateUtc="2026-09-09T09:12:00Z"/>
                <w:rFonts w:ascii="Arial" w:hAnsi="Arial" w:cs="Arial"/>
                <w:noProof/>
                <w:sz w:val="20"/>
                <w:szCs w:val="20"/>
              </w:rPr>
            </w:pPr>
            <w:del w:id="2815" w:author="Tebokgo Mabuto (ECP)" w:date="2026-09-09T11:12:00Z" w16du:dateUtc="2026-09-09T09:12:00Z">
              <w:r w:rsidRPr="00325356" w:rsidDel="00EC2039">
                <w:rPr>
                  <w:rFonts w:ascii="Arial" w:hAnsi="Arial" w:cs="Arial"/>
                  <w:noProof/>
                  <w:sz w:val="20"/>
                  <w:szCs w:val="20"/>
                </w:rPr>
                <w:delText>3</w:delText>
              </w:r>
            </w:del>
          </w:p>
        </w:tc>
        <w:tc>
          <w:tcPr>
            <w:tcW w:w="708" w:type="dxa"/>
            <w:tcBorders>
              <w:top w:val="nil"/>
              <w:left w:val="nil"/>
              <w:right w:val="nil"/>
            </w:tcBorders>
          </w:tcPr>
          <w:p w14:paraId="35429A40" w14:textId="41A328C6" w:rsidR="00287B14" w:rsidRPr="00325356" w:rsidDel="00EC2039" w:rsidRDefault="00287B14" w:rsidP="006A491F">
            <w:pPr>
              <w:jc w:val="center"/>
              <w:rPr>
                <w:del w:id="2816" w:author="Tebokgo Mabuto (ECP)" w:date="2026-09-09T11:12:00Z" w16du:dateUtc="2026-09-09T09:12:00Z"/>
                <w:rFonts w:ascii="Arial" w:hAnsi="Arial" w:cs="Arial"/>
                <w:noProof/>
                <w:sz w:val="20"/>
                <w:szCs w:val="20"/>
              </w:rPr>
            </w:pPr>
            <w:del w:id="2817" w:author="Tebokgo Mabuto (ECP)" w:date="2026-09-09T11:12:00Z" w16du:dateUtc="2026-09-09T09:12:00Z">
              <w:r w:rsidRPr="00325356" w:rsidDel="00EC2039">
                <w:rPr>
                  <w:rFonts w:ascii="Arial" w:hAnsi="Arial" w:cs="Arial"/>
                  <w:noProof/>
                  <w:sz w:val="20"/>
                  <w:szCs w:val="20"/>
                </w:rPr>
                <w:delText>4</w:delText>
              </w:r>
            </w:del>
          </w:p>
        </w:tc>
        <w:tc>
          <w:tcPr>
            <w:tcW w:w="709" w:type="dxa"/>
            <w:tcBorders>
              <w:top w:val="nil"/>
              <w:left w:val="nil"/>
              <w:right w:val="nil"/>
            </w:tcBorders>
          </w:tcPr>
          <w:p w14:paraId="57245E25" w14:textId="208C9E44" w:rsidR="00287B14" w:rsidRPr="00325356" w:rsidDel="00EC2039" w:rsidRDefault="00287B14" w:rsidP="006A491F">
            <w:pPr>
              <w:jc w:val="center"/>
              <w:rPr>
                <w:del w:id="2818" w:author="Tebokgo Mabuto (ECP)" w:date="2026-09-09T11:12:00Z" w16du:dateUtc="2026-09-09T09:12:00Z"/>
                <w:rFonts w:ascii="Arial" w:hAnsi="Arial" w:cs="Arial"/>
                <w:noProof/>
                <w:sz w:val="20"/>
                <w:szCs w:val="20"/>
              </w:rPr>
            </w:pPr>
            <w:del w:id="2819" w:author="Tebokgo Mabuto (ECP)" w:date="2026-09-09T11:12:00Z" w16du:dateUtc="2026-09-09T09:12:00Z">
              <w:r w:rsidRPr="00325356" w:rsidDel="00EC2039">
                <w:rPr>
                  <w:rFonts w:ascii="Arial" w:hAnsi="Arial" w:cs="Arial"/>
                  <w:noProof/>
                  <w:sz w:val="20"/>
                  <w:szCs w:val="20"/>
                </w:rPr>
                <w:delText>5</w:delText>
              </w:r>
            </w:del>
          </w:p>
        </w:tc>
        <w:tc>
          <w:tcPr>
            <w:tcW w:w="709" w:type="dxa"/>
            <w:tcBorders>
              <w:top w:val="nil"/>
              <w:left w:val="nil"/>
              <w:right w:val="nil"/>
            </w:tcBorders>
          </w:tcPr>
          <w:p w14:paraId="293C8391" w14:textId="199DF4A3" w:rsidR="00287B14" w:rsidRPr="00325356" w:rsidDel="00EC2039" w:rsidRDefault="00287B14" w:rsidP="006A491F">
            <w:pPr>
              <w:jc w:val="center"/>
              <w:rPr>
                <w:del w:id="2820" w:author="Tebokgo Mabuto (ECP)" w:date="2026-09-09T11:12:00Z" w16du:dateUtc="2026-09-09T09:12:00Z"/>
                <w:rFonts w:ascii="Arial" w:hAnsi="Arial" w:cs="Arial"/>
                <w:noProof/>
                <w:sz w:val="20"/>
                <w:szCs w:val="20"/>
              </w:rPr>
            </w:pPr>
            <w:del w:id="2821" w:author="Tebokgo Mabuto (ECP)" w:date="2026-09-09T11:12:00Z" w16du:dateUtc="2026-09-09T09:12:00Z">
              <w:r w:rsidRPr="00325356" w:rsidDel="00EC2039">
                <w:rPr>
                  <w:rFonts w:ascii="Arial" w:hAnsi="Arial" w:cs="Arial"/>
                  <w:noProof/>
                  <w:sz w:val="20"/>
                  <w:szCs w:val="20"/>
                </w:rPr>
                <w:delText>6</w:delText>
              </w:r>
            </w:del>
          </w:p>
        </w:tc>
        <w:tc>
          <w:tcPr>
            <w:tcW w:w="639" w:type="dxa"/>
            <w:tcBorders>
              <w:top w:val="nil"/>
              <w:left w:val="nil"/>
              <w:right w:val="nil"/>
            </w:tcBorders>
          </w:tcPr>
          <w:p w14:paraId="11900827" w14:textId="3FD1B461" w:rsidR="00287B14" w:rsidRPr="00325356" w:rsidDel="00EC2039" w:rsidRDefault="00287B14" w:rsidP="006A491F">
            <w:pPr>
              <w:jc w:val="center"/>
              <w:rPr>
                <w:del w:id="2822" w:author="Tebokgo Mabuto (ECP)" w:date="2026-09-09T11:12:00Z" w16du:dateUtc="2026-09-09T09:12:00Z"/>
                <w:rFonts w:ascii="Arial" w:hAnsi="Arial" w:cs="Arial"/>
                <w:noProof/>
                <w:sz w:val="20"/>
                <w:szCs w:val="20"/>
              </w:rPr>
            </w:pPr>
            <w:del w:id="2823" w:author="Tebokgo Mabuto (ECP)" w:date="2026-09-09T11:12:00Z" w16du:dateUtc="2026-09-09T09:12:00Z">
              <w:r w:rsidRPr="00325356" w:rsidDel="00EC2039">
                <w:rPr>
                  <w:rFonts w:ascii="Arial" w:hAnsi="Arial" w:cs="Arial"/>
                  <w:noProof/>
                  <w:sz w:val="20"/>
                  <w:szCs w:val="20"/>
                </w:rPr>
                <w:delText>7</w:delText>
              </w:r>
            </w:del>
          </w:p>
        </w:tc>
      </w:tr>
      <w:tr w:rsidR="00287B14" w:rsidRPr="00325356" w:rsidDel="00EC2039" w14:paraId="49E56569" w14:textId="22421821" w:rsidTr="006A491F">
        <w:trPr>
          <w:cantSplit/>
          <w:trHeight w:val="3420"/>
          <w:del w:id="2824" w:author="Tebokgo Mabuto (ECP)" w:date="2026-09-09T11:12:00Z" w16du:dateUtc="2026-09-09T09:12:00Z"/>
        </w:trPr>
        <w:tc>
          <w:tcPr>
            <w:tcW w:w="459" w:type="dxa"/>
            <w:tcBorders>
              <w:top w:val="nil"/>
              <w:left w:val="nil"/>
              <w:bottom w:val="nil"/>
              <w:right w:val="single" w:sz="4" w:space="0" w:color="auto"/>
              <w:tl2br w:val="nil"/>
            </w:tcBorders>
          </w:tcPr>
          <w:p w14:paraId="49CFEF1F" w14:textId="3E13FDE1" w:rsidR="00287B14" w:rsidRPr="00325356" w:rsidDel="00EC2039" w:rsidRDefault="00287B14" w:rsidP="006A491F">
            <w:pPr>
              <w:jc w:val="center"/>
              <w:rPr>
                <w:del w:id="2825" w:author="Tebokgo Mabuto (ECP)" w:date="2026-09-09T11:12:00Z" w16du:dateUtc="2026-09-09T09:12:00Z"/>
                <w:rFonts w:ascii="Arial" w:hAnsi="Arial" w:cs="Arial"/>
                <w:noProof/>
                <w:sz w:val="20"/>
                <w:szCs w:val="20"/>
              </w:rPr>
            </w:pPr>
          </w:p>
        </w:tc>
        <w:tc>
          <w:tcPr>
            <w:tcW w:w="4781" w:type="dxa"/>
            <w:tcBorders>
              <w:left w:val="single" w:sz="4" w:space="0" w:color="auto"/>
              <w:tl2br w:val="single" w:sz="4" w:space="0" w:color="auto"/>
            </w:tcBorders>
          </w:tcPr>
          <w:p w14:paraId="49155579" w14:textId="1FFF6B4B" w:rsidR="00287B14" w:rsidRPr="00325356" w:rsidDel="00EC2039" w:rsidRDefault="00287B14" w:rsidP="006A491F">
            <w:pPr>
              <w:jc w:val="center"/>
              <w:rPr>
                <w:del w:id="2826" w:author="Tebokgo Mabuto (ECP)" w:date="2026-09-09T11:12:00Z" w16du:dateUtc="2026-09-09T09:12:00Z"/>
                <w:rFonts w:ascii="Arial" w:hAnsi="Arial" w:cs="Arial"/>
                <w:noProof/>
                <w:sz w:val="20"/>
                <w:szCs w:val="20"/>
              </w:rPr>
            </w:pPr>
          </w:p>
          <w:p w14:paraId="527CDB4C" w14:textId="24C3EBD2" w:rsidR="00287B14" w:rsidRPr="00325356" w:rsidDel="00EC2039" w:rsidRDefault="00287B14" w:rsidP="006A491F">
            <w:pPr>
              <w:jc w:val="center"/>
              <w:rPr>
                <w:del w:id="2827" w:author="Tebokgo Mabuto (ECP)" w:date="2026-09-09T11:12:00Z" w16du:dateUtc="2026-09-09T09:12:00Z"/>
                <w:rFonts w:ascii="Arial" w:hAnsi="Arial" w:cs="Arial"/>
                <w:noProof/>
                <w:sz w:val="20"/>
                <w:szCs w:val="20"/>
              </w:rPr>
            </w:pPr>
          </w:p>
          <w:p w14:paraId="1AF5D25F" w14:textId="0B3AAD63" w:rsidR="00287B14" w:rsidRPr="00325356" w:rsidDel="00EC2039" w:rsidRDefault="00287B14" w:rsidP="006A491F">
            <w:pPr>
              <w:jc w:val="center"/>
              <w:rPr>
                <w:del w:id="2828" w:author="Tebokgo Mabuto (ECP)" w:date="2026-09-09T11:12:00Z" w16du:dateUtc="2026-09-09T09:12:00Z"/>
                <w:rFonts w:ascii="Arial" w:hAnsi="Arial" w:cs="Arial"/>
                <w:noProof/>
                <w:sz w:val="20"/>
                <w:szCs w:val="20"/>
              </w:rPr>
            </w:pPr>
          </w:p>
          <w:p w14:paraId="63943F3B" w14:textId="651A5720" w:rsidR="00287B14" w:rsidRPr="00325356" w:rsidDel="00EC2039" w:rsidRDefault="00287B14" w:rsidP="006A491F">
            <w:pPr>
              <w:rPr>
                <w:del w:id="2829" w:author="Tebokgo Mabuto (ECP)" w:date="2026-09-09T11:12:00Z" w16du:dateUtc="2026-09-09T09:12:00Z"/>
                <w:rFonts w:ascii="Arial" w:hAnsi="Arial" w:cs="Arial"/>
                <w:noProof/>
                <w:sz w:val="20"/>
                <w:szCs w:val="20"/>
              </w:rPr>
            </w:pPr>
          </w:p>
          <w:p w14:paraId="494AA787" w14:textId="4DFFCF1B" w:rsidR="00287B14" w:rsidRPr="00325356" w:rsidDel="00EC2039" w:rsidRDefault="00287B14" w:rsidP="006A491F">
            <w:pPr>
              <w:jc w:val="center"/>
              <w:rPr>
                <w:del w:id="2830" w:author="Tebokgo Mabuto (ECP)" w:date="2026-09-09T11:12:00Z" w16du:dateUtc="2026-09-09T09:12:00Z"/>
                <w:rFonts w:ascii="Arial" w:hAnsi="Arial" w:cs="Arial"/>
                <w:noProof/>
                <w:sz w:val="20"/>
                <w:szCs w:val="20"/>
              </w:rPr>
            </w:pPr>
            <w:del w:id="2831" w:author="Tebokgo Mabuto (ECP)" w:date="2026-09-09T11:12:00Z" w16du:dateUtc="2026-09-09T09:12:00Z">
              <w:r w:rsidRPr="00325356" w:rsidDel="00EC2039">
                <w:rPr>
                  <w:rFonts w:ascii="Arial" w:hAnsi="Arial" w:cs="Arial"/>
                  <w:noProof/>
                  <w:sz w:val="20"/>
                  <w:szCs w:val="20"/>
                </w:rPr>
                <w:tab/>
              </w:r>
              <w:r w:rsidRPr="00325356" w:rsidDel="00EC2039">
                <w:rPr>
                  <w:rFonts w:ascii="Arial" w:hAnsi="Arial" w:cs="Arial"/>
                  <w:noProof/>
                  <w:sz w:val="20"/>
                  <w:szCs w:val="20"/>
                </w:rPr>
                <w:tab/>
              </w:r>
              <w:r w:rsidRPr="00325356" w:rsidDel="00EC2039">
                <w:rPr>
                  <w:rFonts w:ascii="Arial" w:hAnsi="Arial" w:cs="Arial"/>
                  <w:noProof/>
                  <w:sz w:val="20"/>
                  <w:szCs w:val="20"/>
                </w:rPr>
                <w:tab/>
                <w:delText>Project Type</w:delText>
              </w:r>
            </w:del>
          </w:p>
          <w:p w14:paraId="5009D1DD" w14:textId="69B92130" w:rsidR="00287B14" w:rsidRPr="00325356" w:rsidDel="00EC2039" w:rsidRDefault="00287B14" w:rsidP="006A491F">
            <w:pPr>
              <w:jc w:val="center"/>
              <w:rPr>
                <w:del w:id="2832" w:author="Tebokgo Mabuto (ECP)" w:date="2026-09-09T11:12:00Z" w16du:dateUtc="2026-09-09T09:12:00Z"/>
                <w:rFonts w:ascii="Arial" w:hAnsi="Arial" w:cs="Arial"/>
                <w:noProof/>
                <w:sz w:val="20"/>
                <w:szCs w:val="20"/>
              </w:rPr>
            </w:pPr>
          </w:p>
          <w:p w14:paraId="23C4F3BD" w14:textId="7E3B1B3B" w:rsidR="00287B14" w:rsidRPr="00325356" w:rsidDel="00EC2039" w:rsidRDefault="00287B14" w:rsidP="006A491F">
            <w:pPr>
              <w:jc w:val="center"/>
              <w:rPr>
                <w:del w:id="2833" w:author="Tebokgo Mabuto (ECP)" w:date="2026-09-09T11:12:00Z" w16du:dateUtc="2026-09-09T09:12:00Z"/>
                <w:rFonts w:ascii="Arial" w:hAnsi="Arial" w:cs="Arial"/>
                <w:noProof/>
                <w:sz w:val="20"/>
                <w:szCs w:val="20"/>
              </w:rPr>
            </w:pPr>
          </w:p>
          <w:p w14:paraId="55C75514" w14:textId="3C909CBF" w:rsidR="00287B14" w:rsidRPr="00325356" w:rsidDel="00EC2039" w:rsidRDefault="00287B14" w:rsidP="006A491F">
            <w:pPr>
              <w:jc w:val="center"/>
              <w:rPr>
                <w:del w:id="2834" w:author="Tebokgo Mabuto (ECP)" w:date="2026-09-09T11:12:00Z" w16du:dateUtc="2026-09-09T09:12:00Z"/>
                <w:rFonts w:ascii="Arial" w:hAnsi="Arial" w:cs="Arial"/>
                <w:noProof/>
                <w:sz w:val="20"/>
                <w:szCs w:val="20"/>
              </w:rPr>
            </w:pPr>
          </w:p>
          <w:p w14:paraId="5B17BBAD" w14:textId="12DA1E09" w:rsidR="00287B14" w:rsidRPr="00325356" w:rsidDel="00EC2039" w:rsidRDefault="00287B14" w:rsidP="006A491F">
            <w:pPr>
              <w:jc w:val="center"/>
              <w:rPr>
                <w:del w:id="2835" w:author="Tebokgo Mabuto (ECP)" w:date="2026-09-09T11:12:00Z" w16du:dateUtc="2026-09-09T09:12:00Z"/>
                <w:rFonts w:ascii="Arial" w:hAnsi="Arial" w:cs="Arial"/>
                <w:noProof/>
                <w:sz w:val="20"/>
                <w:szCs w:val="20"/>
              </w:rPr>
            </w:pPr>
          </w:p>
          <w:p w14:paraId="3887CCC4" w14:textId="54BF0028" w:rsidR="00287B14" w:rsidRPr="00325356" w:rsidDel="00EC2039" w:rsidRDefault="00287B14" w:rsidP="006A491F">
            <w:pPr>
              <w:jc w:val="center"/>
              <w:rPr>
                <w:del w:id="2836" w:author="Tebokgo Mabuto (ECP)" w:date="2026-09-09T11:12:00Z" w16du:dateUtc="2026-09-09T09:12:00Z"/>
                <w:rFonts w:ascii="Arial" w:hAnsi="Arial" w:cs="Arial"/>
                <w:noProof/>
                <w:sz w:val="20"/>
                <w:szCs w:val="20"/>
              </w:rPr>
            </w:pPr>
          </w:p>
          <w:p w14:paraId="4CC74AC7" w14:textId="3E75E3E9" w:rsidR="00287B14" w:rsidRPr="00325356" w:rsidDel="00EC2039" w:rsidRDefault="00287B14" w:rsidP="006A491F">
            <w:pPr>
              <w:jc w:val="center"/>
              <w:rPr>
                <w:del w:id="2837" w:author="Tebokgo Mabuto (ECP)" w:date="2026-09-09T11:12:00Z" w16du:dateUtc="2026-09-09T09:12:00Z"/>
                <w:rFonts w:ascii="Arial" w:hAnsi="Arial" w:cs="Arial"/>
                <w:noProof/>
                <w:sz w:val="20"/>
                <w:szCs w:val="20"/>
              </w:rPr>
            </w:pPr>
          </w:p>
          <w:p w14:paraId="148C8A63" w14:textId="015645A1" w:rsidR="00287B14" w:rsidRPr="00325356" w:rsidDel="00EC2039" w:rsidRDefault="00287B14" w:rsidP="006A491F">
            <w:pPr>
              <w:rPr>
                <w:del w:id="2838" w:author="Tebokgo Mabuto (ECP)" w:date="2026-09-09T11:12:00Z" w16du:dateUtc="2026-09-09T09:12:00Z"/>
                <w:rFonts w:ascii="Arial" w:hAnsi="Arial" w:cs="Arial"/>
                <w:noProof/>
                <w:sz w:val="20"/>
                <w:szCs w:val="20"/>
              </w:rPr>
            </w:pPr>
            <w:del w:id="2839" w:author="Tebokgo Mabuto (ECP)" w:date="2026-09-09T11:12:00Z" w16du:dateUtc="2026-09-09T09:12:00Z">
              <w:r w:rsidRPr="00325356" w:rsidDel="00EC2039">
                <w:rPr>
                  <w:rFonts w:ascii="Arial" w:hAnsi="Arial" w:cs="Arial"/>
                  <w:noProof/>
                  <w:sz w:val="20"/>
                  <w:szCs w:val="20"/>
                </w:rPr>
                <w:tab/>
                <w:delText>Experience</w:delText>
              </w:r>
            </w:del>
          </w:p>
        </w:tc>
        <w:tc>
          <w:tcPr>
            <w:tcW w:w="709" w:type="dxa"/>
            <w:textDirection w:val="btLr"/>
            <w:vAlign w:val="center"/>
          </w:tcPr>
          <w:p w14:paraId="6EA5C67D" w14:textId="28B9BC16" w:rsidR="00287B14" w:rsidRPr="00325356" w:rsidDel="00EC2039" w:rsidRDefault="00287B14" w:rsidP="006A491F">
            <w:pPr>
              <w:ind w:left="113" w:right="113"/>
              <w:jc w:val="center"/>
              <w:rPr>
                <w:del w:id="2840" w:author="Tebokgo Mabuto (ECP)" w:date="2026-09-09T11:12:00Z" w16du:dateUtc="2026-09-09T09:12:00Z"/>
                <w:rFonts w:ascii="Arial" w:hAnsi="Arial" w:cs="Arial"/>
                <w:noProof/>
                <w:sz w:val="20"/>
                <w:szCs w:val="20"/>
              </w:rPr>
            </w:pPr>
            <w:del w:id="2841" w:author="Tebokgo Mabuto (ECP)" w:date="2026-09-09T11:12:00Z" w16du:dateUtc="2026-09-09T09:12:00Z">
              <w:r w:rsidRPr="00325356" w:rsidDel="00EC2039">
                <w:rPr>
                  <w:rFonts w:ascii="Arial" w:hAnsi="Arial" w:cs="Arial"/>
                  <w:noProof/>
                  <w:sz w:val="20"/>
                  <w:szCs w:val="20"/>
                </w:rPr>
                <w:delText>INTERSECTION IMPROVEMENTS</w:delText>
              </w:r>
            </w:del>
          </w:p>
        </w:tc>
        <w:tc>
          <w:tcPr>
            <w:tcW w:w="709" w:type="dxa"/>
            <w:textDirection w:val="btLr"/>
            <w:vAlign w:val="center"/>
          </w:tcPr>
          <w:p w14:paraId="68BC9109" w14:textId="2EB0BD86" w:rsidR="00287B14" w:rsidRPr="00325356" w:rsidDel="00EC2039" w:rsidRDefault="00287B14" w:rsidP="006A491F">
            <w:pPr>
              <w:ind w:left="113" w:right="113"/>
              <w:jc w:val="center"/>
              <w:rPr>
                <w:del w:id="2842" w:author="Tebokgo Mabuto (ECP)" w:date="2026-09-09T11:12:00Z" w16du:dateUtc="2026-09-09T09:12:00Z"/>
                <w:rFonts w:ascii="Arial" w:hAnsi="Arial" w:cs="Arial"/>
                <w:noProof/>
                <w:sz w:val="20"/>
                <w:szCs w:val="20"/>
              </w:rPr>
            </w:pPr>
            <w:del w:id="2843" w:author="Tebokgo Mabuto (ECP)" w:date="2026-09-09T11:12:00Z" w16du:dateUtc="2026-09-09T09:12:00Z">
              <w:r w:rsidRPr="00325356" w:rsidDel="00EC2039">
                <w:rPr>
                  <w:rFonts w:ascii="Arial" w:hAnsi="Arial" w:cs="Arial"/>
                  <w:noProof/>
                  <w:sz w:val="20"/>
                  <w:szCs w:val="20"/>
                </w:rPr>
                <w:delText>CAPACITY IMPROVEMENT</w:delText>
              </w:r>
            </w:del>
          </w:p>
        </w:tc>
        <w:tc>
          <w:tcPr>
            <w:tcW w:w="708" w:type="dxa"/>
            <w:textDirection w:val="btLr"/>
            <w:vAlign w:val="center"/>
          </w:tcPr>
          <w:p w14:paraId="2514E834" w14:textId="7F3D2C0E" w:rsidR="00287B14" w:rsidRPr="00325356" w:rsidDel="00EC2039" w:rsidRDefault="00287B14" w:rsidP="006A491F">
            <w:pPr>
              <w:ind w:left="113" w:right="113"/>
              <w:jc w:val="center"/>
              <w:rPr>
                <w:del w:id="2844" w:author="Tebokgo Mabuto (ECP)" w:date="2026-09-09T11:12:00Z" w16du:dateUtc="2026-09-09T09:12:00Z"/>
                <w:rFonts w:ascii="Arial" w:hAnsi="Arial" w:cs="Arial"/>
                <w:noProof/>
                <w:sz w:val="20"/>
                <w:szCs w:val="20"/>
              </w:rPr>
            </w:pPr>
            <w:del w:id="2845" w:author="Tebokgo Mabuto (ECP)" w:date="2026-09-09T11:12:00Z" w16du:dateUtc="2026-09-09T09:12:00Z">
              <w:r w:rsidRPr="00325356" w:rsidDel="00EC2039">
                <w:rPr>
                  <w:rFonts w:ascii="Arial" w:hAnsi="Arial" w:cs="Arial"/>
                  <w:noProof/>
                  <w:sz w:val="20"/>
                  <w:szCs w:val="20"/>
                </w:rPr>
                <w:delText>ADDITIONAL LANES</w:delText>
              </w:r>
            </w:del>
          </w:p>
        </w:tc>
        <w:tc>
          <w:tcPr>
            <w:tcW w:w="709" w:type="dxa"/>
            <w:textDirection w:val="btLr"/>
            <w:vAlign w:val="center"/>
          </w:tcPr>
          <w:p w14:paraId="2E1CD5E1" w14:textId="12C4BE83" w:rsidR="00287B14" w:rsidRPr="00325356" w:rsidDel="00EC2039" w:rsidRDefault="00287B14" w:rsidP="006A491F">
            <w:pPr>
              <w:ind w:left="113" w:right="113"/>
              <w:jc w:val="center"/>
              <w:rPr>
                <w:del w:id="2846" w:author="Tebokgo Mabuto (ECP)" w:date="2026-09-09T11:12:00Z" w16du:dateUtc="2026-09-09T09:12:00Z"/>
                <w:rFonts w:ascii="Arial" w:hAnsi="Arial" w:cs="Arial"/>
                <w:noProof/>
                <w:sz w:val="20"/>
                <w:szCs w:val="20"/>
              </w:rPr>
            </w:pPr>
            <w:del w:id="2847" w:author="Tebokgo Mabuto (ECP)" w:date="2026-09-09T11:12:00Z" w16du:dateUtc="2026-09-09T09:12:00Z">
              <w:r w:rsidRPr="00325356" w:rsidDel="00EC2039">
                <w:rPr>
                  <w:rFonts w:ascii="Arial" w:hAnsi="Arial" w:cs="Arial"/>
                  <w:noProof/>
                  <w:sz w:val="20"/>
                  <w:szCs w:val="20"/>
                </w:rPr>
                <w:delText>INTERCHANGE DESIGN</w:delText>
              </w:r>
            </w:del>
          </w:p>
        </w:tc>
        <w:tc>
          <w:tcPr>
            <w:tcW w:w="709" w:type="dxa"/>
            <w:textDirection w:val="btLr"/>
            <w:vAlign w:val="center"/>
          </w:tcPr>
          <w:p w14:paraId="2345DB0D" w14:textId="00C6D161" w:rsidR="00287B14" w:rsidRPr="00325356" w:rsidDel="00EC2039" w:rsidRDefault="00287B14" w:rsidP="006A491F">
            <w:pPr>
              <w:ind w:left="113" w:right="113"/>
              <w:jc w:val="center"/>
              <w:rPr>
                <w:del w:id="2848" w:author="Tebokgo Mabuto (ECP)" w:date="2026-09-09T11:12:00Z" w16du:dateUtc="2026-09-09T09:12:00Z"/>
                <w:rFonts w:ascii="Arial" w:hAnsi="Arial" w:cs="Arial"/>
                <w:noProof/>
                <w:sz w:val="20"/>
                <w:szCs w:val="20"/>
              </w:rPr>
            </w:pPr>
            <w:del w:id="2849" w:author="Tebokgo Mabuto (ECP)" w:date="2026-09-09T11:12:00Z" w16du:dateUtc="2026-09-09T09:12:00Z">
              <w:r w:rsidRPr="00325356" w:rsidDel="00EC2039">
                <w:rPr>
                  <w:rFonts w:ascii="Arial" w:hAnsi="Arial" w:cs="Arial"/>
                  <w:noProof/>
                  <w:sz w:val="20"/>
                  <w:szCs w:val="20"/>
                </w:rPr>
                <w:delText>H/V RE-ALIGNMENT</w:delText>
              </w:r>
            </w:del>
          </w:p>
        </w:tc>
        <w:tc>
          <w:tcPr>
            <w:tcW w:w="639" w:type="dxa"/>
            <w:textDirection w:val="btLr"/>
            <w:vAlign w:val="center"/>
          </w:tcPr>
          <w:p w14:paraId="49F1520C" w14:textId="50E953D6" w:rsidR="00287B14" w:rsidRPr="00325356" w:rsidDel="00EC2039" w:rsidRDefault="00287B14" w:rsidP="006A491F">
            <w:pPr>
              <w:ind w:left="113" w:right="113"/>
              <w:jc w:val="center"/>
              <w:rPr>
                <w:del w:id="2850" w:author="Tebokgo Mabuto (ECP)" w:date="2026-09-09T11:12:00Z" w16du:dateUtc="2026-09-09T09:12:00Z"/>
                <w:rFonts w:ascii="Arial" w:hAnsi="Arial" w:cs="Arial"/>
                <w:noProof/>
                <w:sz w:val="20"/>
                <w:szCs w:val="20"/>
              </w:rPr>
            </w:pPr>
            <w:del w:id="2851" w:author="Tebokgo Mabuto (ECP)" w:date="2026-09-09T11:12:00Z" w16du:dateUtc="2026-09-09T09:12:00Z">
              <w:r w:rsidRPr="00325356" w:rsidDel="00EC2039">
                <w:rPr>
                  <w:rFonts w:ascii="Arial" w:hAnsi="Arial" w:cs="Arial"/>
                  <w:noProof/>
                  <w:sz w:val="20"/>
                  <w:szCs w:val="20"/>
                </w:rPr>
                <w:delText>NEW ALIGNMENT</w:delText>
              </w:r>
            </w:del>
          </w:p>
        </w:tc>
      </w:tr>
      <w:tr w:rsidR="00287B14" w:rsidRPr="00325356" w:rsidDel="00EC2039" w14:paraId="3316A0B6" w14:textId="31DF6F4A" w:rsidTr="00325356">
        <w:trPr>
          <w:trHeight w:val="233"/>
          <w:del w:id="2852" w:author="Tebokgo Mabuto (ECP)" w:date="2026-09-09T11:12:00Z" w16du:dateUtc="2026-09-09T09:12:00Z"/>
        </w:trPr>
        <w:tc>
          <w:tcPr>
            <w:tcW w:w="459" w:type="dxa"/>
            <w:tcBorders>
              <w:top w:val="nil"/>
              <w:left w:val="nil"/>
              <w:bottom w:val="nil"/>
            </w:tcBorders>
          </w:tcPr>
          <w:p w14:paraId="007038D4" w14:textId="29F2C0C6" w:rsidR="00287B14" w:rsidRPr="00325356" w:rsidDel="00EC2039" w:rsidRDefault="00287B14" w:rsidP="006A491F">
            <w:pPr>
              <w:jc w:val="center"/>
              <w:rPr>
                <w:del w:id="2853" w:author="Tebokgo Mabuto (ECP)" w:date="2026-09-09T11:12:00Z" w16du:dateUtc="2026-09-09T09:12:00Z"/>
                <w:rFonts w:ascii="Arial" w:hAnsi="Arial" w:cs="Arial"/>
                <w:noProof/>
                <w:sz w:val="20"/>
                <w:szCs w:val="20"/>
              </w:rPr>
            </w:pPr>
            <w:del w:id="2854" w:author="Tebokgo Mabuto (ECP)" w:date="2026-09-09T11:12:00Z" w16du:dateUtc="2026-09-09T09:12:00Z">
              <w:r w:rsidRPr="00325356" w:rsidDel="00EC2039">
                <w:rPr>
                  <w:rFonts w:ascii="Arial" w:hAnsi="Arial" w:cs="Arial"/>
                  <w:noProof/>
                  <w:sz w:val="20"/>
                  <w:szCs w:val="20"/>
                </w:rPr>
                <w:delText>1</w:delText>
              </w:r>
            </w:del>
          </w:p>
        </w:tc>
        <w:tc>
          <w:tcPr>
            <w:tcW w:w="4781" w:type="dxa"/>
            <w:shd w:val="clear" w:color="auto" w:fill="BFBFBF" w:themeFill="background1" w:themeFillShade="BF"/>
          </w:tcPr>
          <w:p w14:paraId="6C40BBA9" w14:textId="2D5DAEA6" w:rsidR="00287B14" w:rsidRPr="00325356" w:rsidDel="00EC2039" w:rsidRDefault="00287B14" w:rsidP="00325356">
            <w:pPr>
              <w:rPr>
                <w:del w:id="2855" w:author="Tebokgo Mabuto (ECP)" w:date="2026-09-09T11:12:00Z" w16du:dateUtc="2026-09-09T09:12:00Z"/>
                <w:rFonts w:ascii="Arial" w:hAnsi="Arial" w:cs="Arial"/>
                <w:noProof/>
                <w:sz w:val="20"/>
                <w:szCs w:val="20"/>
              </w:rPr>
            </w:pPr>
            <w:del w:id="2856" w:author="Tebokgo Mabuto (ECP)" w:date="2026-09-09T11:12:00Z" w16du:dateUtc="2026-09-09T09:12:00Z">
              <w:r w:rsidRPr="00325356" w:rsidDel="00EC2039">
                <w:rPr>
                  <w:rFonts w:ascii="Arial" w:hAnsi="Arial" w:cs="Arial"/>
                  <w:noProof/>
                  <w:sz w:val="20"/>
                  <w:szCs w:val="20"/>
                </w:rPr>
                <w:delText>NONE</w:delText>
              </w:r>
            </w:del>
          </w:p>
        </w:tc>
        <w:tc>
          <w:tcPr>
            <w:tcW w:w="709" w:type="dxa"/>
          </w:tcPr>
          <w:p w14:paraId="0A6C2767" w14:textId="2AC8743A" w:rsidR="00287B14" w:rsidRPr="00325356" w:rsidDel="00EC2039" w:rsidRDefault="00287B14" w:rsidP="006A491F">
            <w:pPr>
              <w:jc w:val="center"/>
              <w:rPr>
                <w:del w:id="2857" w:author="Tebokgo Mabuto (ECP)" w:date="2026-09-09T11:12:00Z" w16du:dateUtc="2026-09-09T09:12:00Z"/>
                <w:rFonts w:ascii="Arial" w:hAnsi="Arial" w:cs="Arial"/>
                <w:noProof/>
                <w:sz w:val="20"/>
                <w:szCs w:val="20"/>
              </w:rPr>
            </w:pPr>
            <w:del w:id="2858"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723053BC" w14:textId="44F0790B" w:rsidR="00287B14" w:rsidRPr="00325356" w:rsidDel="00EC2039" w:rsidRDefault="00287B14" w:rsidP="006A491F">
            <w:pPr>
              <w:jc w:val="center"/>
              <w:rPr>
                <w:del w:id="2859" w:author="Tebokgo Mabuto (ECP)" w:date="2026-09-09T11:12:00Z" w16du:dateUtc="2026-09-09T09:12:00Z"/>
                <w:rFonts w:ascii="Arial" w:hAnsi="Arial" w:cs="Arial"/>
                <w:noProof/>
                <w:sz w:val="20"/>
                <w:szCs w:val="20"/>
              </w:rPr>
            </w:pPr>
            <w:del w:id="2860" w:author="Tebokgo Mabuto (ECP)" w:date="2026-09-09T11:12:00Z" w16du:dateUtc="2026-09-09T09:12:00Z">
              <w:r w:rsidRPr="00325356" w:rsidDel="00EC2039">
                <w:rPr>
                  <w:rFonts w:ascii="Arial" w:hAnsi="Arial" w:cs="Arial"/>
                  <w:noProof/>
                  <w:sz w:val="20"/>
                  <w:szCs w:val="20"/>
                </w:rPr>
                <w:delText>0</w:delText>
              </w:r>
            </w:del>
          </w:p>
        </w:tc>
        <w:tc>
          <w:tcPr>
            <w:tcW w:w="708" w:type="dxa"/>
          </w:tcPr>
          <w:p w14:paraId="430951C7" w14:textId="04FC639C" w:rsidR="00287B14" w:rsidRPr="00325356" w:rsidDel="00EC2039" w:rsidRDefault="00287B14" w:rsidP="006A491F">
            <w:pPr>
              <w:jc w:val="center"/>
              <w:rPr>
                <w:del w:id="2861" w:author="Tebokgo Mabuto (ECP)" w:date="2026-09-09T11:12:00Z" w16du:dateUtc="2026-09-09T09:12:00Z"/>
                <w:rFonts w:ascii="Arial" w:hAnsi="Arial" w:cs="Arial"/>
                <w:noProof/>
                <w:sz w:val="20"/>
                <w:szCs w:val="20"/>
              </w:rPr>
            </w:pPr>
            <w:del w:id="2862"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57930A25" w14:textId="70BC6793" w:rsidR="00287B14" w:rsidRPr="00325356" w:rsidDel="00EC2039" w:rsidRDefault="00287B14" w:rsidP="006A491F">
            <w:pPr>
              <w:jc w:val="center"/>
              <w:rPr>
                <w:del w:id="2863" w:author="Tebokgo Mabuto (ECP)" w:date="2026-09-09T11:12:00Z" w16du:dateUtc="2026-09-09T09:12:00Z"/>
                <w:rFonts w:ascii="Arial" w:hAnsi="Arial" w:cs="Arial"/>
                <w:noProof/>
                <w:sz w:val="20"/>
                <w:szCs w:val="20"/>
              </w:rPr>
            </w:pPr>
            <w:del w:id="2864"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3EF918E4" w14:textId="1CD44D98" w:rsidR="00287B14" w:rsidRPr="00325356" w:rsidDel="00EC2039" w:rsidRDefault="00287B14" w:rsidP="006A491F">
            <w:pPr>
              <w:jc w:val="center"/>
              <w:rPr>
                <w:del w:id="2865" w:author="Tebokgo Mabuto (ECP)" w:date="2026-09-09T11:12:00Z" w16du:dateUtc="2026-09-09T09:12:00Z"/>
                <w:rFonts w:ascii="Arial" w:hAnsi="Arial" w:cs="Arial"/>
                <w:noProof/>
                <w:sz w:val="20"/>
                <w:szCs w:val="20"/>
              </w:rPr>
            </w:pPr>
            <w:del w:id="2866" w:author="Tebokgo Mabuto (ECP)" w:date="2026-09-09T11:12:00Z" w16du:dateUtc="2026-09-09T09:12:00Z">
              <w:r w:rsidRPr="00325356" w:rsidDel="00EC2039">
                <w:rPr>
                  <w:rFonts w:ascii="Arial" w:hAnsi="Arial" w:cs="Arial"/>
                  <w:noProof/>
                  <w:sz w:val="20"/>
                  <w:szCs w:val="20"/>
                </w:rPr>
                <w:delText>0</w:delText>
              </w:r>
            </w:del>
          </w:p>
        </w:tc>
        <w:tc>
          <w:tcPr>
            <w:tcW w:w="639" w:type="dxa"/>
          </w:tcPr>
          <w:p w14:paraId="753CA86F" w14:textId="11D4F59E" w:rsidR="00287B14" w:rsidRPr="00325356" w:rsidDel="00EC2039" w:rsidRDefault="00287B14" w:rsidP="006A491F">
            <w:pPr>
              <w:jc w:val="center"/>
              <w:rPr>
                <w:del w:id="2867" w:author="Tebokgo Mabuto (ECP)" w:date="2026-09-09T11:12:00Z" w16du:dateUtc="2026-09-09T09:12:00Z"/>
                <w:rFonts w:ascii="Arial" w:hAnsi="Arial" w:cs="Arial"/>
                <w:noProof/>
                <w:sz w:val="20"/>
                <w:szCs w:val="20"/>
              </w:rPr>
            </w:pPr>
            <w:del w:id="2868"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608FF219" w14:textId="2A82D593" w:rsidTr="00325356">
        <w:trPr>
          <w:trHeight w:val="219"/>
          <w:del w:id="2869" w:author="Tebokgo Mabuto (ECP)" w:date="2026-09-09T11:12:00Z" w16du:dateUtc="2026-09-09T09:12:00Z"/>
        </w:trPr>
        <w:tc>
          <w:tcPr>
            <w:tcW w:w="459" w:type="dxa"/>
            <w:tcBorders>
              <w:top w:val="nil"/>
              <w:left w:val="nil"/>
              <w:bottom w:val="nil"/>
            </w:tcBorders>
          </w:tcPr>
          <w:p w14:paraId="06203FA9" w14:textId="6AD6D02D" w:rsidR="00287B14" w:rsidRPr="00325356" w:rsidDel="00EC2039" w:rsidRDefault="00287B14" w:rsidP="006A491F">
            <w:pPr>
              <w:jc w:val="center"/>
              <w:rPr>
                <w:del w:id="2870" w:author="Tebokgo Mabuto (ECP)" w:date="2026-09-09T11:12:00Z" w16du:dateUtc="2026-09-09T09:12:00Z"/>
                <w:rFonts w:ascii="Arial" w:hAnsi="Arial" w:cs="Arial"/>
                <w:noProof/>
                <w:sz w:val="20"/>
                <w:szCs w:val="20"/>
              </w:rPr>
            </w:pPr>
            <w:del w:id="2871" w:author="Tebokgo Mabuto (ECP)" w:date="2026-09-09T11:12:00Z" w16du:dateUtc="2026-09-09T09:12:00Z">
              <w:r w:rsidRPr="00325356" w:rsidDel="00EC2039">
                <w:rPr>
                  <w:rFonts w:ascii="Arial" w:hAnsi="Arial" w:cs="Arial"/>
                  <w:noProof/>
                  <w:sz w:val="20"/>
                  <w:szCs w:val="20"/>
                </w:rPr>
                <w:delText>2</w:delText>
              </w:r>
            </w:del>
          </w:p>
        </w:tc>
        <w:tc>
          <w:tcPr>
            <w:tcW w:w="4781" w:type="dxa"/>
            <w:shd w:val="clear" w:color="auto" w:fill="BFBFBF" w:themeFill="background1" w:themeFillShade="BF"/>
          </w:tcPr>
          <w:p w14:paraId="1E36EC32" w14:textId="068AEDB4" w:rsidR="00287B14" w:rsidRPr="00325356" w:rsidDel="00EC2039" w:rsidRDefault="00287B14" w:rsidP="00325356">
            <w:pPr>
              <w:rPr>
                <w:del w:id="2872" w:author="Tebokgo Mabuto (ECP)" w:date="2026-09-09T11:12:00Z" w16du:dateUtc="2026-09-09T09:12:00Z"/>
                <w:rFonts w:ascii="Arial" w:hAnsi="Arial" w:cs="Arial"/>
                <w:noProof/>
                <w:sz w:val="20"/>
                <w:szCs w:val="20"/>
              </w:rPr>
            </w:pPr>
            <w:del w:id="2873" w:author="Tebokgo Mabuto (ECP)" w:date="2026-09-09T11:12:00Z" w16du:dateUtc="2026-09-09T09:12:00Z">
              <w:r w:rsidRPr="00325356" w:rsidDel="00EC2039">
                <w:rPr>
                  <w:rFonts w:ascii="Arial" w:hAnsi="Arial" w:cs="Arial"/>
                  <w:noProof/>
                  <w:sz w:val="20"/>
                  <w:szCs w:val="20"/>
                </w:rPr>
                <w:delText>INTERSECTION IMPROVEMENTS</w:delText>
              </w:r>
            </w:del>
          </w:p>
        </w:tc>
        <w:tc>
          <w:tcPr>
            <w:tcW w:w="709" w:type="dxa"/>
          </w:tcPr>
          <w:p w14:paraId="3C0FFDAD" w14:textId="61525CA8" w:rsidR="00287B14" w:rsidRPr="00325356" w:rsidDel="00EC2039" w:rsidRDefault="00287B14" w:rsidP="006A491F">
            <w:pPr>
              <w:jc w:val="center"/>
              <w:rPr>
                <w:del w:id="2874" w:author="Tebokgo Mabuto (ECP)" w:date="2026-09-09T11:12:00Z" w16du:dateUtc="2026-09-09T09:12:00Z"/>
                <w:rFonts w:ascii="Arial" w:hAnsi="Arial" w:cs="Arial"/>
                <w:b/>
                <w:bCs/>
                <w:noProof/>
                <w:sz w:val="20"/>
                <w:szCs w:val="20"/>
              </w:rPr>
            </w:pPr>
            <w:del w:id="2875" w:author="Tebokgo Mabuto (ECP)" w:date="2026-09-09T11:12:00Z" w16du:dateUtc="2026-09-09T09:12:00Z">
              <w:r w:rsidRPr="00325356" w:rsidDel="00EC2039">
                <w:rPr>
                  <w:rFonts w:ascii="Arial" w:hAnsi="Arial" w:cs="Arial"/>
                  <w:b/>
                  <w:bCs/>
                  <w:noProof/>
                  <w:sz w:val="20"/>
                  <w:szCs w:val="20"/>
                </w:rPr>
                <w:delText>5</w:delText>
              </w:r>
            </w:del>
          </w:p>
        </w:tc>
        <w:tc>
          <w:tcPr>
            <w:tcW w:w="709" w:type="dxa"/>
          </w:tcPr>
          <w:p w14:paraId="4C83A293" w14:textId="7C91D77A" w:rsidR="00287B14" w:rsidRPr="00325356" w:rsidDel="00EC2039" w:rsidRDefault="00287B14" w:rsidP="006A491F">
            <w:pPr>
              <w:jc w:val="center"/>
              <w:rPr>
                <w:del w:id="2876" w:author="Tebokgo Mabuto (ECP)" w:date="2026-09-09T11:12:00Z" w16du:dateUtc="2026-09-09T09:12:00Z"/>
                <w:rFonts w:ascii="Arial" w:hAnsi="Arial" w:cs="Arial"/>
                <w:noProof/>
                <w:sz w:val="20"/>
                <w:szCs w:val="20"/>
              </w:rPr>
            </w:pPr>
            <w:del w:id="2877" w:author="Tebokgo Mabuto (ECP)" w:date="2026-09-09T11:12:00Z" w16du:dateUtc="2026-09-09T09:12:00Z">
              <w:r w:rsidRPr="00325356" w:rsidDel="00EC2039">
                <w:rPr>
                  <w:rFonts w:ascii="Arial" w:hAnsi="Arial" w:cs="Arial"/>
                  <w:noProof/>
                  <w:sz w:val="20"/>
                  <w:szCs w:val="20"/>
                </w:rPr>
                <w:delText>3</w:delText>
              </w:r>
            </w:del>
          </w:p>
        </w:tc>
        <w:tc>
          <w:tcPr>
            <w:tcW w:w="708" w:type="dxa"/>
          </w:tcPr>
          <w:p w14:paraId="7100BB3D" w14:textId="7C260C1D" w:rsidR="00287B14" w:rsidRPr="00325356" w:rsidDel="00EC2039" w:rsidRDefault="00287B14" w:rsidP="006A491F">
            <w:pPr>
              <w:jc w:val="center"/>
              <w:rPr>
                <w:del w:id="2878" w:author="Tebokgo Mabuto (ECP)" w:date="2026-09-09T11:12:00Z" w16du:dateUtc="2026-09-09T09:12:00Z"/>
                <w:rFonts w:ascii="Arial" w:hAnsi="Arial" w:cs="Arial"/>
                <w:noProof/>
                <w:sz w:val="20"/>
                <w:szCs w:val="20"/>
              </w:rPr>
            </w:pPr>
            <w:del w:id="2879"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441C0B32" w14:textId="0553612B" w:rsidR="00287B14" w:rsidRPr="00325356" w:rsidDel="00EC2039" w:rsidRDefault="00287B14" w:rsidP="006A491F">
            <w:pPr>
              <w:jc w:val="center"/>
              <w:rPr>
                <w:del w:id="2880" w:author="Tebokgo Mabuto (ECP)" w:date="2026-09-09T11:12:00Z" w16du:dateUtc="2026-09-09T09:12:00Z"/>
                <w:rFonts w:ascii="Arial" w:hAnsi="Arial" w:cs="Arial"/>
                <w:noProof/>
                <w:sz w:val="20"/>
                <w:szCs w:val="20"/>
              </w:rPr>
            </w:pPr>
            <w:del w:id="2881"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02E656B5" w14:textId="646C0CB1" w:rsidR="00287B14" w:rsidRPr="00325356" w:rsidDel="00EC2039" w:rsidRDefault="00287B14" w:rsidP="006A491F">
            <w:pPr>
              <w:jc w:val="center"/>
              <w:rPr>
                <w:del w:id="2882" w:author="Tebokgo Mabuto (ECP)" w:date="2026-09-09T11:12:00Z" w16du:dateUtc="2026-09-09T09:12:00Z"/>
                <w:rFonts w:ascii="Arial" w:hAnsi="Arial" w:cs="Arial"/>
                <w:noProof/>
                <w:sz w:val="20"/>
                <w:szCs w:val="20"/>
              </w:rPr>
            </w:pPr>
            <w:del w:id="2883" w:author="Tebokgo Mabuto (ECP)" w:date="2026-09-09T11:12:00Z" w16du:dateUtc="2026-09-09T09:12:00Z">
              <w:r w:rsidRPr="00325356" w:rsidDel="00EC2039">
                <w:rPr>
                  <w:rFonts w:ascii="Arial" w:hAnsi="Arial" w:cs="Arial"/>
                  <w:noProof/>
                  <w:sz w:val="20"/>
                  <w:szCs w:val="20"/>
                </w:rPr>
                <w:delText>2</w:delText>
              </w:r>
            </w:del>
          </w:p>
        </w:tc>
        <w:tc>
          <w:tcPr>
            <w:tcW w:w="639" w:type="dxa"/>
          </w:tcPr>
          <w:p w14:paraId="5999138D" w14:textId="65C3FB0C" w:rsidR="00287B14" w:rsidRPr="00325356" w:rsidDel="00EC2039" w:rsidRDefault="00287B14" w:rsidP="006A491F">
            <w:pPr>
              <w:jc w:val="center"/>
              <w:rPr>
                <w:del w:id="2884" w:author="Tebokgo Mabuto (ECP)" w:date="2026-09-09T11:12:00Z" w16du:dateUtc="2026-09-09T09:12:00Z"/>
                <w:rFonts w:ascii="Arial" w:hAnsi="Arial" w:cs="Arial"/>
                <w:noProof/>
                <w:sz w:val="20"/>
                <w:szCs w:val="20"/>
              </w:rPr>
            </w:pPr>
            <w:del w:id="2885" w:author="Tebokgo Mabuto (ECP)" w:date="2026-09-09T11:12:00Z" w16du:dateUtc="2026-09-09T09:12:00Z">
              <w:r w:rsidRPr="00325356" w:rsidDel="00EC2039">
                <w:rPr>
                  <w:rFonts w:ascii="Arial" w:hAnsi="Arial" w:cs="Arial"/>
                  <w:noProof/>
                  <w:sz w:val="20"/>
                  <w:szCs w:val="20"/>
                </w:rPr>
                <w:delText>1</w:delText>
              </w:r>
            </w:del>
          </w:p>
        </w:tc>
      </w:tr>
      <w:tr w:rsidR="00287B14" w:rsidRPr="00325356" w:rsidDel="00EC2039" w14:paraId="466DB829" w14:textId="14738B63" w:rsidTr="00325356">
        <w:trPr>
          <w:trHeight w:val="233"/>
          <w:del w:id="2886" w:author="Tebokgo Mabuto (ECP)" w:date="2026-09-09T11:12:00Z" w16du:dateUtc="2026-09-09T09:12:00Z"/>
        </w:trPr>
        <w:tc>
          <w:tcPr>
            <w:tcW w:w="459" w:type="dxa"/>
            <w:tcBorders>
              <w:top w:val="nil"/>
              <w:left w:val="nil"/>
              <w:bottom w:val="nil"/>
            </w:tcBorders>
          </w:tcPr>
          <w:p w14:paraId="0D478CD1" w14:textId="0561AA60" w:rsidR="00287B14" w:rsidRPr="00325356" w:rsidDel="00EC2039" w:rsidRDefault="00287B14" w:rsidP="006A491F">
            <w:pPr>
              <w:jc w:val="center"/>
              <w:rPr>
                <w:del w:id="2887" w:author="Tebokgo Mabuto (ECP)" w:date="2026-09-09T11:12:00Z" w16du:dateUtc="2026-09-09T09:12:00Z"/>
                <w:rFonts w:ascii="Arial" w:hAnsi="Arial" w:cs="Arial"/>
                <w:noProof/>
                <w:sz w:val="20"/>
                <w:szCs w:val="20"/>
              </w:rPr>
            </w:pPr>
            <w:del w:id="2888" w:author="Tebokgo Mabuto (ECP)" w:date="2026-09-09T11:12:00Z" w16du:dateUtc="2026-09-09T09:12:00Z">
              <w:r w:rsidRPr="00325356" w:rsidDel="00EC2039">
                <w:rPr>
                  <w:rFonts w:ascii="Arial" w:hAnsi="Arial" w:cs="Arial"/>
                  <w:noProof/>
                  <w:sz w:val="20"/>
                  <w:szCs w:val="20"/>
                </w:rPr>
                <w:delText>3</w:delText>
              </w:r>
            </w:del>
          </w:p>
        </w:tc>
        <w:tc>
          <w:tcPr>
            <w:tcW w:w="4781" w:type="dxa"/>
            <w:shd w:val="clear" w:color="auto" w:fill="BFBFBF" w:themeFill="background1" w:themeFillShade="BF"/>
          </w:tcPr>
          <w:p w14:paraId="0CF1D857" w14:textId="21F5D6EC" w:rsidR="00287B14" w:rsidRPr="00325356" w:rsidDel="00EC2039" w:rsidRDefault="00287B14" w:rsidP="00325356">
            <w:pPr>
              <w:rPr>
                <w:del w:id="2889" w:author="Tebokgo Mabuto (ECP)" w:date="2026-09-09T11:12:00Z" w16du:dateUtc="2026-09-09T09:12:00Z"/>
                <w:rFonts w:ascii="Arial" w:hAnsi="Arial" w:cs="Arial"/>
                <w:noProof/>
                <w:sz w:val="20"/>
                <w:szCs w:val="20"/>
              </w:rPr>
            </w:pPr>
            <w:del w:id="2890" w:author="Tebokgo Mabuto (ECP)" w:date="2026-09-09T11:12:00Z" w16du:dateUtc="2026-09-09T09:12:00Z">
              <w:r w:rsidRPr="00325356" w:rsidDel="00EC2039">
                <w:rPr>
                  <w:rFonts w:ascii="Arial" w:hAnsi="Arial" w:cs="Arial"/>
                  <w:noProof/>
                  <w:sz w:val="20"/>
                  <w:szCs w:val="20"/>
                </w:rPr>
                <w:delText>CAPACITY IMPROVEMENT</w:delText>
              </w:r>
            </w:del>
          </w:p>
        </w:tc>
        <w:tc>
          <w:tcPr>
            <w:tcW w:w="709" w:type="dxa"/>
          </w:tcPr>
          <w:p w14:paraId="35052DBD" w14:textId="7552AB67" w:rsidR="00287B14" w:rsidRPr="00325356" w:rsidDel="00EC2039" w:rsidRDefault="00287B14" w:rsidP="006A491F">
            <w:pPr>
              <w:jc w:val="center"/>
              <w:rPr>
                <w:del w:id="2891" w:author="Tebokgo Mabuto (ECP)" w:date="2026-09-09T11:12:00Z" w16du:dateUtc="2026-09-09T09:12:00Z"/>
                <w:rFonts w:ascii="Arial" w:hAnsi="Arial" w:cs="Arial"/>
                <w:noProof/>
                <w:sz w:val="20"/>
                <w:szCs w:val="20"/>
              </w:rPr>
            </w:pPr>
            <w:del w:id="2892" w:author="Tebokgo Mabuto (ECP)" w:date="2026-09-09T11:12:00Z" w16du:dateUtc="2026-09-09T09:12:00Z">
              <w:r w:rsidRPr="00325356" w:rsidDel="00EC2039">
                <w:rPr>
                  <w:rFonts w:ascii="Arial" w:hAnsi="Arial" w:cs="Arial"/>
                  <w:noProof/>
                  <w:sz w:val="20"/>
                  <w:szCs w:val="20"/>
                </w:rPr>
                <w:delText>4</w:delText>
              </w:r>
            </w:del>
          </w:p>
        </w:tc>
        <w:tc>
          <w:tcPr>
            <w:tcW w:w="709" w:type="dxa"/>
          </w:tcPr>
          <w:p w14:paraId="22B884FA" w14:textId="648DE460" w:rsidR="00287B14" w:rsidRPr="00325356" w:rsidDel="00EC2039" w:rsidRDefault="00287B14" w:rsidP="006A491F">
            <w:pPr>
              <w:jc w:val="center"/>
              <w:rPr>
                <w:del w:id="2893" w:author="Tebokgo Mabuto (ECP)" w:date="2026-09-09T11:12:00Z" w16du:dateUtc="2026-09-09T09:12:00Z"/>
                <w:rFonts w:ascii="Arial" w:hAnsi="Arial" w:cs="Arial"/>
                <w:b/>
                <w:bCs/>
                <w:noProof/>
                <w:sz w:val="20"/>
                <w:szCs w:val="20"/>
              </w:rPr>
            </w:pPr>
            <w:del w:id="2894" w:author="Tebokgo Mabuto (ECP)" w:date="2026-09-09T11:12:00Z" w16du:dateUtc="2026-09-09T09:12:00Z">
              <w:r w:rsidRPr="00325356" w:rsidDel="00EC2039">
                <w:rPr>
                  <w:rFonts w:ascii="Arial" w:hAnsi="Arial" w:cs="Arial"/>
                  <w:b/>
                  <w:bCs/>
                  <w:noProof/>
                  <w:sz w:val="20"/>
                  <w:szCs w:val="20"/>
                </w:rPr>
                <w:delText>5</w:delText>
              </w:r>
            </w:del>
          </w:p>
        </w:tc>
        <w:tc>
          <w:tcPr>
            <w:tcW w:w="708" w:type="dxa"/>
          </w:tcPr>
          <w:p w14:paraId="1BD23214" w14:textId="505D8664" w:rsidR="00287B14" w:rsidRPr="00325356" w:rsidDel="00EC2039" w:rsidRDefault="00287B14" w:rsidP="006A491F">
            <w:pPr>
              <w:jc w:val="center"/>
              <w:rPr>
                <w:del w:id="2895" w:author="Tebokgo Mabuto (ECP)" w:date="2026-09-09T11:12:00Z" w16du:dateUtc="2026-09-09T09:12:00Z"/>
                <w:rFonts w:ascii="Arial" w:hAnsi="Arial" w:cs="Arial"/>
                <w:noProof/>
                <w:sz w:val="20"/>
                <w:szCs w:val="20"/>
              </w:rPr>
            </w:pPr>
            <w:del w:id="2896"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69D7F923" w14:textId="386F5357" w:rsidR="00287B14" w:rsidRPr="00325356" w:rsidDel="00EC2039" w:rsidRDefault="00287B14" w:rsidP="006A491F">
            <w:pPr>
              <w:jc w:val="center"/>
              <w:rPr>
                <w:del w:id="2897" w:author="Tebokgo Mabuto (ECP)" w:date="2026-09-09T11:12:00Z" w16du:dateUtc="2026-09-09T09:12:00Z"/>
                <w:rFonts w:ascii="Arial" w:hAnsi="Arial" w:cs="Arial"/>
                <w:noProof/>
                <w:sz w:val="20"/>
                <w:szCs w:val="20"/>
              </w:rPr>
            </w:pPr>
            <w:del w:id="2898"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1D7DA5AF" w14:textId="389E80CF" w:rsidR="00287B14" w:rsidRPr="00325356" w:rsidDel="00EC2039" w:rsidRDefault="00287B14" w:rsidP="006A491F">
            <w:pPr>
              <w:jc w:val="center"/>
              <w:rPr>
                <w:del w:id="2899" w:author="Tebokgo Mabuto (ECP)" w:date="2026-09-09T11:12:00Z" w16du:dateUtc="2026-09-09T09:12:00Z"/>
                <w:rFonts w:ascii="Arial" w:hAnsi="Arial" w:cs="Arial"/>
                <w:noProof/>
                <w:sz w:val="20"/>
                <w:szCs w:val="20"/>
              </w:rPr>
            </w:pPr>
            <w:del w:id="2900" w:author="Tebokgo Mabuto (ECP)" w:date="2026-09-09T11:12:00Z" w16du:dateUtc="2026-09-09T09:12:00Z">
              <w:r w:rsidRPr="00325356" w:rsidDel="00EC2039">
                <w:rPr>
                  <w:rFonts w:ascii="Arial" w:hAnsi="Arial" w:cs="Arial"/>
                  <w:noProof/>
                  <w:sz w:val="20"/>
                  <w:szCs w:val="20"/>
                </w:rPr>
                <w:delText>3</w:delText>
              </w:r>
            </w:del>
          </w:p>
        </w:tc>
        <w:tc>
          <w:tcPr>
            <w:tcW w:w="639" w:type="dxa"/>
          </w:tcPr>
          <w:p w14:paraId="7849E89D" w14:textId="76B18CCD" w:rsidR="00287B14" w:rsidRPr="00325356" w:rsidDel="00EC2039" w:rsidRDefault="00287B14" w:rsidP="006A491F">
            <w:pPr>
              <w:jc w:val="center"/>
              <w:rPr>
                <w:del w:id="2901" w:author="Tebokgo Mabuto (ECP)" w:date="2026-09-09T11:12:00Z" w16du:dateUtc="2026-09-09T09:12:00Z"/>
                <w:rFonts w:ascii="Arial" w:hAnsi="Arial" w:cs="Arial"/>
                <w:noProof/>
                <w:sz w:val="20"/>
                <w:szCs w:val="20"/>
              </w:rPr>
            </w:pPr>
            <w:del w:id="2902" w:author="Tebokgo Mabuto (ECP)" w:date="2026-09-09T11:12:00Z" w16du:dateUtc="2026-09-09T09:12:00Z">
              <w:r w:rsidRPr="00325356" w:rsidDel="00EC2039">
                <w:rPr>
                  <w:rFonts w:ascii="Arial" w:hAnsi="Arial" w:cs="Arial"/>
                  <w:noProof/>
                  <w:sz w:val="20"/>
                  <w:szCs w:val="20"/>
                </w:rPr>
                <w:delText>3</w:delText>
              </w:r>
            </w:del>
          </w:p>
        </w:tc>
      </w:tr>
      <w:tr w:rsidR="00287B14" w:rsidRPr="00325356" w:rsidDel="00EC2039" w14:paraId="193C2125" w14:textId="0AA9A7A5" w:rsidTr="00325356">
        <w:trPr>
          <w:trHeight w:val="233"/>
          <w:del w:id="2903" w:author="Tebokgo Mabuto (ECP)" w:date="2026-09-09T11:12:00Z" w16du:dateUtc="2026-09-09T09:12:00Z"/>
        </w:trPr>
        <w:tc>
          <w:tcPr>
            <w:tcW w:w="459" w:type="dxa"/>
            <w:tcBorders>
              <w:top w:val="nil"/>
              <w:left w:val="nil"/>
              <w:bottom w:val="nil"/>
            </w:tcBorders>
          </w:tcPr>
          <w:p w14:paraId="7A3ED0BC" w14:textId="1D529723" w:rsidR="00287B14" w:rsidRPr="00325356" w:rsidDel="00EC2039" w:rsidRDefault="00287B14" w:rsidP="006A491F">
            <w:pPr>
              <w:jc w:val="center"/>
              <w:rPr>
                <w:del w:id="2904" w:author="Tebokgo Mabuto (ECP)" w:date="2026-09-09T11:12:00Z" w16du:dateUtc="2026-09-09T09:12:00Z"/>
                <w:rFonts w:ascii="Arial" w:hAnsi="Arial" w:cs="Arial"/>
                <w:noProof/>
                <w:sz w:val="20"/>
                <w:szCs w:val="20"/>
              </w:rPr>
            </w:pPr>
            <w:del w:id="2905" w:author="Tebokgo Mabuto (ECP)" w:date="2026-09-09T11:12:00Z" w16du:dateUtc="2026-09-09T09:12:00Z">
              <w:r w:rsidRPr="00325356" w:rsidDel="00EC2039">
                <w:rPr>
                  <w:rFonts w:ascii="Arial" w:hAnsi="Arial" w:cs="Arial"/>
                  <w:noProof/>
                  <w:sz w:val="20"/>
                  <w:szCs w:val="20"/>
                </w:rPr>
                <w:delText>4</w:delText>
              </w:r>
            </w:del>
          </w:p>
        </w:tc>
        <w:tc>
          <w:tcPr>
            <w:tcW w:w="4781" w:type="dxa"/>
            <w:shd w:val="clear" w:color="auto" w:fill="BFBFBF" w:themeFill="background1" w:themeFillShade="BF"/>
          </w:tcPr>
          <w:p w14:paraId="56DAC650" w14:textId="45064962" w:rsidR="00287B14" w:rsidRPr="00325356" w:rsidDel="00EC2039" w:rsidRDefault="00287B14" w:rsidP="00325356">
            <w:pPr>
              <w:rPr>
                <w:del w:id="2906" w:author="Tebokgo Mabuto (ECP)" w:date="2026-09-09T11:12:00Z" w16du:dateUtc="2026-09-09T09:12:00Z"/>
                <w:rFonts w:ascii="Arial" w:hAnsi="Arial" w:cs="Arial"/>
                <w:noProof/>
                <w:sz w:val="20"/>
                <w:szCs w:val="20"/>
              </w:rPr>
            </w:pPr>
            <w:del w:id="2907" w:author="Tebokgo Mabuto (ECP)" w:date="2026-09-09T11:12:00Z" w16du:dateUtc="2026-09-09T09:12:00Z">
              <w:r w:rsidRPr="00325356" w:rsidDel="00EC2039">
                <w:rPr>
                  <w:rFonts w:ascii="Arial" w:hAnsi="Arial" w:cs="Arial"/>
                  <w:noProof/>
                  <w:sz w:val="20"/>
                  <w:szCs w:val="20"/>
                </w:rPr>
                <w:delText>ADDITIONAL LANES</w:delText>
              </w:r>
            </w:del>
          </w:p>
        </w:tc>
        <w:tc>
          <w:tcPr>
            <w:tcW w:w="709" w:type="dxa"/>
          </w:tcPr>
          <w:p w14:paraId="21F6DB62" w14:textId="58234CE5" w:rsidR="00287B14" w:rsidRPr="00325356" w:rsidDel="00EC2039" w:rsidRDefault="00287B14" w:rsidP="006A491F">
            <w:pPr>
              <w:jc w:val="center"/>
              <w:rPr>
                <w:del w:id="2908" w:author="Tebokgo Mabuto (ECP)" w:date="2026-09-09T11:12:00Z" w16du:dateUtc="2026-09-09T09:12:00Z"/>
                <w:rFonts w:ascii="Arial" w:hAnsi="Arial" w:cs="Arial"/>
                <w:noProof/>
                <w:sz w:val="20"/>
                <w:szCs w:val="20"/>
              </w:rPr>
            </w:pPr>
            <w:del w:id="2909" w:author="Tebokgo Mabuto (ECP)" w:date="2026-09-09T11:12:00Z" w16du:dateUtc="2026-09-09T09:12:00Z">
              <w:r w:rsidRPr="00325356" w:rsidDel="00EC2039">
                <w:rPr>
                  <w:rFonts w:ascii="Arial" w:hAnsi="Arial" w:cs="Arial"/>
                  <w:noProof/>
                  <w:sz w:val="20"/>
                  <w:szCs w:val="20"/>
                </w:rPr>
                <w:delText>4</w:delText>
              </w:r>
            </w:del>
          </w:p>
        </w:tc>
        <w:tc>
          <w:tcPr>
            <w:tcW w:w="709" w:type="dxa"/>
          </w:tcPr>
          <w:p w14:paraId="164AFCCB" w14:textId="71629B37" w:rsidR="00287B14" w:rsidRPr="00325356" w:rsidDel="00EC2039" w:rsidRDefault="00287B14" w:rsidP="006A491F">
            <w:pPr>
              <w:jc w:val="center"/>
              <w:rPr>
                <w:del w:id="2910" w:author="Tebokgo Mabuto (ECP)" w:date="2026-09-09T11:12:00Z" w16du:dateUtc="2026-09-09T09:12:00Z"/>
                <w:rFonts w:ascii="Arial" w:hAnsi="Arial" w:cs="Arial"/>
                <w:noProof/>
                <w:sz w:val="20"/>
                <w:szCs w:val="20"/>
              </w:rPr>
            </w:pPr>
            <w:del w:id="2911" w:author="Tebokgo Mabuto (ECP)" w:date="2026-09-09T11:12:00Z" w16du:dateUtc="2026-09-09T09:12:00Z">
              <w:r w:rsidRPr="00325356" w:rsidDel="00EC2039">
                <w:rPr>
                  <w:rFonts w:ascii="Arial" w:hAnsi="Arial" w:cs="Arial"/>
                  <w:noProof/>
                  <w:sz w:val="20"/>
                  <w:szCs w:val="20"/>
                </w:rPr>
                <w:delText>3</w:delText>
              </w:r>
            </w:del>
          </w:p>
        </w:tc>
        <w:tc>
          <w:tcPr>
            <w:tcW w:w="708" w:type="dxa"/>
          </w:tcPr>
          <w:p w14:paraId="55D0C871" w14:textId="0EE02C96" w:rsidR="00287B14" w:rsidRPr="00325356" w:rsidDel="00EC2039" w:rsidRDefault="00287B14" w:rsidP="006A491F">
            <w:pPr>
              <w:jc w:val="center"/>
              <w:rPr>
                <w:del w:id="2912" w:author="Tebokgo Mabuto (ECP)" w:date="2026-09-09T11:12:00Z" w16du:dateUtc="2026-09-09T09:12:00Z"/>
                <w:rFonts w:ascii="Arial" w:hAnsi="Arial" w:cs="Arial"/>
                <w:b/>
                <w:bCs/>
                <w:noProof/>
                <w:sz w:val="20"/>
                <w:szCs w:val="20"/>
              </w:rPr>
            </w:pPr>
            <w:del w:id="2913" w:author="Tebokgo Mabuto (ECP)" w:date="2026-09-09T11:12:00Z" w16du:dateUtc="2026-09-09T09:12:00Z">
              <w:r w:rsidRPr="00325356" w:rsidDel="00EC2039">
                <w:rPr>
                  <w:rFonts w:ascii="Arial" w:hAnsi="Arial" w:cs="Arial"/>
                  <w:b/>
                  <w:bCs/>
                  <w:noProof/>
                  <w:sz w:val="20"/>
                  <w:szCs w:val="20"/>
                </w:rPr>
                <w:delText>5</w:delText>
              </w:r>
            </w:del>
          </w:p>
        </w:tc>
        <w:tc>
          <w:tcPr>
            <w:tcW w:w="709" w:type="dxa"/>
          </w:tcPr>
          <w:p w14:paraId="45A688F1" w14:textId="3298DB98" w:rsidR="00287B14" w:rsidRPr="00325356" w:rsidDel="00EC2039" w:rsidRDefault="00287B14" w:rsidP="006A491F">
            <w:pPr>
              <w:jc w:val="center"/>
              <w:rPr>
                <w:del w:id="2914" w:author="Tebokgo Mabuto (ECP)" w:date="2026-09-09T11:12:00Z" w16du:dateUtc="2026-09-09T09:12:00Z"/>
                <w:rFonts w:ascii="Arial" w:hAnsi="Arial" w:cs="Arial"/>
                <w:noProof/>
                <w:sz w:val="20"/>
                <w:szCs w:val="20"/>
              </w:rPr>
            </w:pPr>
            <w:del w:id="2915"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20E062FD" w14:textId="37D3558E" w:rsidR="00287B14" w:rsidRPr="00325356" w:rsidDel="00EC2039" w:rsidRDefault="00287B14" w:rsidP="006A491F">
            <w:pPr>
              <w:jc w:val="center"/>
              <w:rPr>
                <w:del w:id="2916" w:author="Tebokgo Mabuto (ECP)" w:date="2026-09-09T11:12:00Z" w16du:dateUtc="2026-09-09T09:12:00Z"/>
                <w:rFonts w:ascii="Arial" w:hAnsi="Arial" w:cs="Arial"/>
                <w:noProof/>
                <w:sz w:val="20"/>
                <w:szCs w:val="20"/>
              </w:rPr>
            </w:pPr>
            <w:del w:id="2917" w:author="Tebokgo Mabuto (ECP)" w:date="2026-09-09T11:12:00Z" w16du:dateUtc="2026-09-09T09:12:00Z">
              <w:r w:rsidRPr="00325356" w:rsidDel="00EC2039">
                <w:rPr>
                  <w:rFonts w:ascii="Arial" w:hAnsi="Arial" w:cs="Arial"/>
                  <w:noProof/>
                  <w:sz w:val="20"/>
                  <w:szCs w:val="20"/>
                </w:rPr>
                <w:delText>4</w:delText>
              </w:r>
            </w:del>
          </w:p>
        </w:tc>
        <w:tc>
          <w:tcPr>
            <w:tcW w:w="639" w:type="dxa"/>
          </w:tcPr>
          <w:p w14:paraId="5B424ACA" w14:textId="4CDE63DB" w:rsidR="00287B14" w:rsidRPr="00325356" w:rsidDel="00EC2039" w:rsidRDefault="00287B14" w:rsidP="006A491F">
            <w:pPr>
              <w:jc w:val="center"/>
              <w:rPr>
                <w:del w:id="2918" w:author="Tebokgo Mabuto (ECP)" w:date="2026-09-09T11:12:00Z" w16du:dateUtc="2026-09-09T09:12:00Z"/>
                <w:rFonts w:ascii="Arial" w:hAnsi="Arial" w:cs="Arial"/>
                <w:noProof/>
                <w:sz w:val="20"/>
                <w:szCs w:val="20"/>
              </w:rPr>
            </w:pPr>
            <w:del w:id="2919" w:author="Tebokgo Mabuto (ECP)" w:date="2026-09-09T11:12:00Z" w16du:dateUtc="2026-09-09T09:12:00Z">
              <w:r w:rsidRPr="00325356" w:rsidDel="00EC2039">
                <w:rPr>
                  <w:rFonts w:ascii="Arial" w:hAnsi="Arial" w:cs="Arial"/>
                  <w:noProof/>
                  <w:sz w:val="20"/>
                  <w:szCs w:val="20"/>
                </w:rPr>
                <w:delText>4</w:delText>
              </w:r>
            </w:del>
          </w:p>
        </w:tc>
      </w:tr>
      <w:tr w:rsidR="00287B14" w:rsidRPr="00325356" w:rsidDel="00EC2039" w14:paraId="45578A47" w14:textId="0D15696C" w:rsidTr="00325356">
        <w:trPr>
          <w:trHeight w:val="219"/>
          <w:del w:id="2920" w:author="Tebokgo Mabuto (ECP)" w:date="2026-09-09T11:12:00Z" w16du:dateUtc="2026-09-09T09:12:00Z"/>
        </w:trPr>
        <w:tc>
          <w:tcPr>
            <w:tcW w:w="459" w:type="dxa"/>
            <w:tcBorders>
              <w:top w:val="nil"/>
              <w:left w:val="nil"/>
              <w:bottom w:val="nil"/>
            </w:tcBorders>
          </w:tcPr>
          <w:p w14:paraId="32D0424A" w14:textId="4145514E" w:rsidR="00287B14" w:rsidRPr="00325356" w:rsidDel="00EC2039" w:rsidRDefault="00287B14" w:rsidP="006A491F">
            <w:pPr>
              <w:jc w:val="center"/>
              <w:rPr>
                <w:del w:id="2921" w:author="Tebokgo Mabuto (ECP)" w:date="2026-09-09T11:12:00Z" w16du:dateUtc="2026-09-09T09:12:00Z"/>
                <w:rFonts w:ascii="Arial" w:hAnsi="Arial" w:cs="Arial"/>
                <w:noProof/>
                <w:sz w:val="20"/>
                <w:szCs w:val="20"/>
              </w:rPr>
            </w:pPr>
            <w:del w:id="2922" w:author="Tebokgo Mabuto (ECP)" w:date="2026-09-09T11:12:00Z" w16du:dateUtc="2026-09-09T09:12:00Z">
              <w:r w:rsidRPr="00325356" w:rsidDel="00EC2039">
                <w:rPr>
                  <w:rFonts w:ascii="Arial" w:hAnsi="Arial" w:cs="Arial"/>
                  <w:noProof/>
                  <w:sz w:val="20"/>
                  <w:szCs w:val="20"/>
                </w:rPr>
                <w:delText>5</w:delText>
              </w:r>
            </w:del>
          </w:p>
        </w:tc>
        <w:tc>
          <w:tcPr>
            <w:tcW w:w="4781" w:type="dxa"/>
            <w:shd w:val="clear" w:color="auto" w:fill="BFBFBF" w:themeFill="background1" w:themeFillShade="BF"/>
          </w:tcPr>
          <w:p w14:paraId="7A8BCD0C" w14:textId="74E3D1CC" w:rsidR="00287B14" w:rsidRPr="00325356" w:rsidDel="00EC2039" w:rsidRDefault="00287B14" w:rsidP="00325356">
            <w:pPr>
              <w:rPr>
                <w:del w:id="2923" w:author="Tebokgo Mabuto (ECP)" w:date="2026-09-09T11:12:00Z" w16du:dateUtc="2026-09-09T09:12:00Z"/>
                <w:rFonts w:ascii="Arial" w:hAnsi="Arial" w:cs="Arial"/>
                <w:noProof/>
                <w:sz w:val="20"/>
                <w:szCs w:val="20"/>
              </w:rPr>
            </w:pPr>
            <w:del w:id="2924" w:author="Tebokgo Mabuto (ECP)" w:date="2026-09-09T11:12:00Z" w16du:dateUtc="2026-09-09T09:12:00Z">
              <w:r w:rsidRPr="00325356" w:rsidDel="00EC2039">
                <w:rPr>
                  <w:rFonts w:ascii="Arial" w:hAnsi="Arial" w:cs="Arial"/>
                  <w:noProof/>
                  <w:sz w:val="20"/>
                  <w:szCs w:val="20"/>
                </w:rPr>
                <w:delText>INTERCHANGE DESIGN</w:delText>
              </w:r>
            </w:del>
          </w:p>
        </w:tc>
        <w:tc>
          <w:tcPr>
            <w:tcW w:w="709" w:type="dxa"/>
          </w:tcPr>
          <w:p w14:paraId="60464017" w14:textId="59014F04" w:rsidR="00287B14" w:rsidRPr="00325356" w:rsidDel="00EC2039" w:rsidRDefault="00287B14" w:rsidP="006A491F">
            <w:pPr>
              <w:jc w:val="center"/>
              <w:rPr>
                <w:del w:id="2925" w:author="Tebokgo Mabuto (ECP)" w:date="2026-09-09T11:12:00Z" w16du:dateUtc="2026-09-09T09:12:00Z"/>
                <w:rFonts w:ascii="Arial" w:hAnsi="Arial" w:cs="Arial"/>
                <w:noProof/>
                <w:sz w:val="20"/>
                <w:szCs w:val="20"/>
              </w:rPr>
            </w:pPr>
            <w:del w:id="2926"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0215A094" w14:textId="3C9CCC6C" w:rsidR="00287B14" w:rsidRPr="00325356" w:rsidDel="00EC2039" w:rsidRDefault="00287B14" w:rsidP="006A491F">
            <w:pPr>
              <w:jc w:val="center"/>
              <w:rPr>
                <w:del w:id="2927" w:author="Tebokgo Mabuto (ECP)" w:date="2026-09-09T11:12:00Z" w16du:dateUtc="2026-09-09T09:12:00Z"/>
                <w:rFonts w:ascii="Arial" w:hAnsi="Arial" w:cs="Arial"/>
                <w:noProof/>
                <w:sz w:val="20"/>
                <w:szCs w:val="20"/>
              </w:rPr>
            </w:pPr>
            <w:del w:id="2928" w:author="Tebokgo Mabuto (ECP)" w:date="2026-09-09T11:12:00Z" w16du:dateUtc="2026-09-09T09:12:00Z">
              <w:r w:rsidRPr="00325356" w:rsidDel="00EC2039">
                <w:rPr>
                  <w:rFonts w:ascii="Arial" w:hAnsi="Arial" w:cs="Arial"/>
                  <w:noProof/>
                  <w:sz w:val="20"/>
                  <w:szCs w:val="20"/>
                </w:rPr>
                <w:delText>3</w:delText>
              </w:r>
            </w:del>
          </w:p>
        </w:tc>
        <w:tc>
          <w:tcPr>
            <w:tcW w:w="708" w:type="dxa"/>
          </w:tcPr>
          <w:p w14:paraId="12BE08AA" w14:textId="4FF80F1A" w:rsidR="00287B14" w:rsidRPr="00325356" w:rsidDel="00EC2039" w:rsidRDefault="00287B14" w:rsidP="006A491F">
            <w:pPr>
              <w:jc w:val="center"/>
              <w:rPr>
                <w:del w:id="2929" w:author="Tebokgo Mabuto (ECP)" w:date="2026-09-09T11:12:00Z" w16du:dateUtc="2026-09-09T09:12:00Z"/>
                <w:rFonts w:ascii="Arial" w:hAnsi="Arial" w:cs="Arial"/>
                <w:noProof/>
                <w:sz w:val="20"/>
                <w:szCs w:val="20"/>
              </w:rPr>
            </w:pPr>
            <w:del w:id="2930"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1F5F0C66" w14:textId="0B917E5B" w:rsidR="00287B14" w:rsidRPr="00325356" w:rsidDel="00EC2039" w:rsidRDefault="00287B14" w:rsidP="006A491F">
            <w:pPr>
              <w:jc w:val="center"/>
              <w:rPr>
                <w:del w:id="2931" w:author="Tebokgo Mabuto (ECP)" w:date="2026-09-09T11:12:00Z" w16du:dateUtc="2026-09-09T09:12:00Z"/>
                <w:rFonts w:ascii="Arial" w:hAnsi="Arial" w:cs="Arial"/>
                <w:b/>
                <w:bCs/>
                <w:noProof/>
                <w:sz w:val="20"/>
                <w:szCs w:val="20"/>
              </w:rPr>
            </w:pPr>
            <w:del w:id="2932" w:author="Tebokgo Mabuto (ECP)" w:date="2026-09-09T11:12:00Z" w16du:dateUtc="2026-09-09T09:12:00Z">
              <w:r w:rsidRPr="00325356" w:rsidDel="00EC2039">
                <w:rPr>
                  <w:rFonts w:ascii="Arial" w:hAnsi="Arial" w:cs="Arial"/>
                  <w:b/>
                  <w:bCs/>
                  <w:noProof/>
                  <w:sz w:val="20"/>
                  <w:szCs w:val="20"/>
                </w:rPr>
                <w:delText>5</w:delText>
              </w:r>
            </w:del>
          </w:p>
        </w:tc>
        <w:tc>
          <w:tcPr>
            <w:tcW w:w="709" w:type="dxa"/>
          </w:tcPr>
          <w:p w14:paraId="1C6B56BC" w14:textId="6092A497" w:rsidR="00287B14" w:rsidRPr="00325356" w:rsidDel="00EC2039" w:rsidRDefault="00287B14" w:rsidP="006A491F">
            <w:pPr>
              <w:jc w:val="center"/>
              <w:rPr>
                <w:del w:id="2933" w:author="Tebokgo Mabuto (ECP)" w:date="2026-09-09T11:12:00Z" w16du:dateUtc="2026-09-09T09:12:00Z"/>
                <w:rFonts w:ascii="Arial" w:hAnsi="Arial" w:cs="Arial"/>
                <w:noProof/>
                <w:sz w:val="20"/>
                <w:szCs w:val="20"/>
              </w:rPr>
            </w:pPr>
            <w:del w:id="2934" w:author="Tebokgo Mabuto (ECP)" w:date="2026-09-09T11:12:00Z" w16du:dateUtc="2026-09-09T09:12:00Z">
              <w:r w:rsidRPr="00325356" w:rsidDel="00EC2039">
                <w:rPr>
                  <w:rFonts w:ascii="Arial" w:hAnsi="Arial" w:cs="Arial"/>
                  <w:noProof/>
                  <w:sz w:val="20"/>
                  <w:szCs w:val="20"/>
                </w:rPr>
                <w:delText>4</w:delText>
              </w:r>
            </w:del>
          </w:p>
        </w:tc>
        <w:tc>
          <w:tcPr>
            <w:tcW w:w="639" w:type="dxa"/>
          </w:tcPr>
          <w:p w14:paraId="5CEB2E2E" w14:textId="316865C8" w:rsidR="00287B14" w:rsidRPr="00325356" w:rsidDel="00EC2039" w:rsidRDefault="00287B14" w:rsidP="006A491F">
            <w:pPr>
              <w:jc w:val="center"/>
              <w:rPr>
                <w:del w:id="2935" w:author="Tebokgo Mabuto (ECP)" w:date="2026-09-09T11:12:00Z" w16du:dateUtc="2026-09-09T09:12:00Z"/>
                <w:rFonts w:ascii="Arial" w:hAnsi="Arial" w:cs="Arial"/>
                <w:noProof/>
                <w:sz w:val="20"/>
                <w:szCs w:val="20"/>
              </w:rPr>
            </w:pPr>
            <w:del w:id="2936" w:author="Tebokgo Mabuto (ECP)" w:date="2026-09-09T11:12:00Z" w16du:dateUtc="2026-09-09T09:12:00Z">
              <w:r w:rsidRPr="00325356" w:rsidDel="00EC2039">
                <w:rPr>
                  <w:rFonts w:ascii="Arial" w:hAnsi="Arial" w:cs="Arial"/>
                  <w:noProof/>
                  <w:sz w:val="20"/>
                  <w:szCs w:val="20"/>
                </w:rPr>
                <w:delText>3</w:delText>
              </w:r>
            </w:del>
          </w:p>
        </w:tc>
      </w:tr>
      <w:tr w:rsidR="00287B14" w:rsidRPr="00325356" w:rsidDel="00EC2039" w14:paraId="018C44C8" w14:textId="3B347FF0" w:rsidTr="00325356">
        <w:trPr>
          <w:trHeight w:val="233"/>
          <w:del w:id="2937" w:author="Tebokgo Mabuto (ECP)" w:date="2026-09-09T11:12:00Z" w16du:dateUtc="2026-09-09T09:12:00Z"/>
        </w:trPr>
        <w:tc>
          <w:tcPr>
            <w:tcW w:w="459" w:type="dxa"/>
            <w:tcBorders>
              <w:top w:val="nil"/>
              <w:left w:val="nil"/>
              <w:bottom w:val="nil"/>
            </w:tcBorders>
          </w:tcPr>
          <w:p w14:paraId="4A60B164" w14:textId="2CD69CA4" w:rsidR="00287B14" w:rsidRPr="00325356" w:rsidDel="00EC2039" w:rsidRDefault="00287B14" w:rsidP="006A491F">
            <w:pPr>
              <w:jc w:val="center"/>
              <w:rPr>
                <w:del w:id="2938" w:author="Tebokgo Mabuto (ECP)" w:date="2026-09-09T11:12:00Z" w16du:dateUtc="2026-09-09T09:12:00Z"/>
                <w:rFonts w:ascii="Arial" w:hAnsi="Arial" w:cs="Arial"/>
                <w:noProof/>
                <w:sz w:val="20"/>
                <w:szCs w:val="20"/>
              </w:rPr>
            </w:pPr>
            <w:del w:id="2939" w:author="Tebokgo Mabuto (ECP)" w:date="2026-09-09T11:12:00Z" w16du:dateUtc="2026-09-09T09:12:00Z">
              <w:r w:rsidRPr="00325356" w:rsidDel="00EC2039">
                <w:rPr>
                  <w:rFonts w:ascii="Arial" w:hAnsi="Arial" w:cs="Arial"/>
                  <w:noProof/>
                  <w:sz w:val="20"/>
                  <w:szCs w:val="20"/>
                </w:rPr>
                <w:delText>6</w:delText>
              </w:r>
            </w:del>
          </w:p>
        </w:tc>
        <w:tc>
          <w:tcPr>
            <w:tcW w:w="4781" w:type="dxa"/>
            <w:shd w:val="clear" w:color="auto" w:fill="BFBFBF" w:themeFill="background1" w:themeFillShade="BF"/>
          </w:tcPr>
          <w:p w14:paraId="7A821CDF" w14:textId="0B87FDF9" w:rsidR="00287B14" w:rsidRPr="00325356" w:rsidDel="00EC2039" w:rsidRDefault="00287B14" w:rsidP="00325356">
            <w:pPr>
              <w:rPr>
                <w:del w:id="2940" w:author="Tebokgo Mabuto (ECP)" w:date="2026-09-09T11:12:00Z" w16du:dateUtc="2026-09-09T09:12:00Z"/>
                <w:rFonts w:ascii="Arial" w:hAnsi="Arial" w:cs="Arial"/>
                <w:noProof/>
                <w:sz w:val="20"/>
                <w:szCs w:val="20"/>
              </w:rPr>
            </w:pPr>
            <w:del w:id="2941" w:author="Tebokgo Mabuto (ECP)" w:date="2026-09-09T11:12:00Z" w16du:dateUtc="2026-09-09T09:12:00Z">
              <w:r w:rsidRPr="00325356" w:rsidDel="00EC2039">
                <w:rPr>
                  <w:rFonts w:ascii="Arial" w:hAnsi="Arial" w:cs="Arial"/>
                  <w:noProof/>
                  <w:sz w:val="20"/>
                  <w:szCs w:val="20"/>
                </w:rPr>
                <w:delText>H/V RE-ALIGNMENT</w:delText>
              </w:r>
            </w:del>
          </w:p>
        </w:tc>
        <w:tc>
          <w:tcPr>
            <w:tcW w:w="709" w:type="dxa"/>
          </w:tcPr>
          <w:p w14:paraId="6C9A8527" w14:textId="2289D9E6" w:rsidR="00287B14" w:rsidRPr="00325356" w:rsidDel="00EC2039" w:rsidRDefault="00287B14" w:rsidP="006A491F">
            <w:pPr>
              <w:jc w:val="center"/>
              <w:rPr>
                <w:del w:id="2942" w:author="Tebokgo Mabuto (ECP)" w:date="2026-09-09T11:12:00Z" w16du:dateUtc="2026-09-09T09:12:00Z"/>
                <w:rFonts w:ascii="Arial" w:hAnsi="Arial" w:cs="Arial"/>
                <w:noProof/>
                <w:sz w:val="20"/>
                <w:szCs w:val="20"/>
              </w:rPr>
            </w:pPr>
            <w:del w:id="2943" w:author="Tebokgo Mabuto (ECP)" w:date="2026-09-09T11:12:00Z" w16du:dateUtc="2026-09-09T09:12:00Z">
              <w:r w:rsidRPr="00325356" w:rsidDel="00EC2039">
                <w:rPr>
                  <w:rFonts w:ascii="Arial" w:hAnsi="Arial" w:cs="Arial"/>
                  <w:noProof/>
                  <w:sz w:val="20"/>
                  <w:szCs w:val="20"/>
                </w:rPr>
                <w:delText>4</w:delText>
              </w:r>
            </w:del>
          </w:p>
        </w:tc>
        <w:tc>
          <w:tcPr>
            <w:tcW w:w="709" w:type="dxa"/>
          </w:tcPr>
          <w:p w14:paraId="7EF329F7" w14:textId="49671D85" w:rsidR="00287B14" w:rsidRPr="00325356" w:rsidDel="00EC2039" w:rsidRDefault="00287B14" w:rsidP="006A491F">
            <w:pPr>
              <w:jc w:val="center"/>
              <w:rPr>
                <w:del w:id="2944" w:author="Tebokgo Mabuto (ECP)" w:date="2026-09-09T11:12:00Z" w16du:dateUtc="2026-09-09T09:12:00Z"/>
                <w:rFonts w:ascii="Arial" w:hAnsi="Arial" w:cs="Arial"/>
                <w:noProof/>
                <w:sz w:val="20"/>
                <w:szCs w:val="20"/>
              </w:rPr>
            </w:pPr>
            <w:del w:id="2945" w:author="Tebokgo Mabuto (ECP)" w:date="2026-09-09T11:12:00Z" w16du:dateUtc="2026-09-09T09:12:00Z">
              <w:r w:rsidRPr="00325356" w:rsidDel="00EC2039">
                <w:rPr>
                  <w:rFonts w:ascii="Arial" w:hAnsi="Arial" w:cs="Arial"/>
                  <w:noProof/>
                  <w:sz w:val="20"/>
                  <w:szCs w:val="20"/>
                </w:rPr>
                <w:delText>3</w:delText>
              </w:r>
            </w:del>
          </w:p>
        </w:tc>
        <w:tc>
          <w:tcPr>
            <w:tcW w:w="708" w:type="dxa"/>
          </w:tcPr>
          <w:p w14:paraId="519DF239" w14:textId="3C2F18FE" w:rsidR="00287B14" w:rsidRPr="00325356" w:rsidDel="00EC2039" w:rsidRDefault="00287B14" w:rsidP="006A491F">
            <w:pPr>
              <w:jc w:val="center"/>
              <w:rPr>
                <w:del w:id="2946" w:author="Tebokgo Mabuto (ECP)" w:date="2026-09-09T11:12:00Z" w16du:dateUtc="2026-09-09T09:12:00Z"/>
                <w:rFonts w:ascii="Arial" w:hAnsi="Arial" w:cs="Arial"/>
                <w:noProof/>
                <w:sz w:val="20"/>
                <w:szCs w:val="20"/>
              </w:rPr>
            </w:pPr>
            <w:del w:id="2947"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33625A89" w14:textId="7879CA27" w:rsidR="00287B14" w:rsidRPr="00325356" w:rsidDel="00EC2039" w:rsidRDefault="00287B14" w:rsidP="006A491F">
            <w:pPr>
              <w:jc w:val="center"/>
              <w:rPr>
                <w:del w:id="2948" w:author="Tebokgo Mabuto (ECP)" w:date="2026-09-09T11:12:00Z" w16du:dateUtc="2026-09-09T09:12:00Z"/>
                <w:rFonts w:ascii="Arial" w:hAnsi="Arial" w:cs="Arial"/>
                <w:noProof/>
                <w:sz w:val="20"/>
                <w:szCs w:val="20"/>
              </w:rPr>
            </w:pPr>
            <w:del w:id="2949"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5F380DD6" w14:textId="745DA4E9" w:rsidR="00287B14" w:rsidRPr="00325356" w:rsidDel="00EC2039" w:rsidRDefault="00287B14" w:rsidP="006A491F">
            <w:pPr>
              <w:jc w:val="center"/>
              <w:rPr>
                <w:del w:id="2950" w:author="Tebokgo Mabuto (ECP)" w:date="2026-09-09T11:12:00Z" w16du:dateUtc="2026-09-09T09:12:00Z"/>
                <w:rFonts w:ascii="Arial" w:hAnsi="Arial" w:cs="Arial"/>
                <w:b/>
                <w:bCs/>
                <w:noProof/>
                <w:sz w:val="20"/>
                <w:szCs w:val="20"/>
              </w:rPr>
            </w:pPr>
            <w:del w:id="2951" w:author="Tebokgo Mabuto (ECP)" w:date="2026-09-09T11:12:00Z" w16du:dateUtc="2026-09-09T09:12:00Z">
              <w:r w:rsidRPr="00325356" w:rsidDel="00EC2039">
                <w:rPr>
                  <w:rFonts w:ascii="Arial" w:hAnsi="Arial" w:cs="Arial"/>
                  <w:b/>
                  <w:bCs/>
                  <w:noProof/>
                  <w:sz w:val="20"/>
                  <w:szCs w:val="20"/>
                </w:rPr>
                <w:delText>5</w:delText>
              </w:r>
            </w:del>
          </w:p>
        </w:tc>
        <w:tc>
          <w:tcPr>
            <w:tcW w:w="639" w:type="dxa"/>
          </w:tcPr>
          <w:p w14:paraId="0477C34E" w14:textId="742499FD" w:rsidR="00287B14" w:rsidRPr="00325356" w:rsidDel="00EC2039" w:rsidRDefault="00287B14" w:rsidP="006A491F">
            <w:pPr>
              <w:jc w:val="center"/>
              <w:rPr>
                <w:del w:id="2952" w:author="Tebokgo Mabuto (ECP)" w:date="2026-09-09T11:12:00Z" w16du:dateUtc="2026-09-09T09:12:00Z"/>
                <w:rFonts w:ascii="Arial" w:hAnsi="Arial" w:cs="Arial"/>
                <w:noProof/>
                <w:sz w:val="20"/>
                <w:szCs w:val="20"/>
              </w:rPr>
            </w:pPr>
            <w:del w:id="2953" w:author="Tebokgo Mabuto (ECP)" w:date="2026-09-09T11:12:00Z" w16du:dateUtc="2026-09-09T09:12:00Z">
              <w:r w:rsidRPr="00325356" w:rsidDel="00EC2039">
                <w:rPr>
                  <w:rFonts w:ascii="Arial" w:hAnsi="Arial" w:cs="Arial"/>
                  <w:noProof/>
                  <w:sz w:val="20"/>
                  <w:szCs w:val="20"/>
                </w:rPr>
                <w:delText>4</w:delText>
              </w:r>
            </w:del>
          </w:p>
        </w:tc>
      </w:tr>
      <w:tr w:rsidR="00287B14" w:rsidRPr="00325356" w:rsidDel="00EC2039" w14:paraId="51223F33" w14:textId="588E7658" w:rsidTr="00325356">
        <w:trPr>
          <w:trHeight w:val="219"/>
          <w:del w:id="2954" w:author="Tebokgo Mabuto (ECP)" w:date="2026-09-09T11:12:00Z" w16du:dateUtc="2026-09-09T09:12:00Z"/>
        </w:trPr>
        <w:tc>
          <w:tcPr>
            <w:tcW w:w="459" w:type="dxa"/>
            <w:tcBorders>
              <w:top w:val="nil"/>
              <w:left w:val="nil"/>
              <w:bottom w:val="nil"/>
            </w:tcBorders>
          </w:tcPr>
          <w:p w14:paraId="7D375E08" w14:textId="3894102F" w:rsidR="00287B14" w:rsidRPr="00325356" w:rsidDel="00EC2039" w:rsidRDefault="00287B14" w:rsidP="006A491F">
            <w:pPr>
              <w:jc w:val="center"/>
              <w:rPr>
                <w:del w:id="2955" w:author="Tebokgo Mabuto (ECP)" w:date="2026-09-09T11:12:00Z" w16du:dateUtc="2026-09-09T09:12:00Z"/>
                <w:rFonts w:ascii="Arial" w:hAnsi="Arial" w:cs="Arial"/>
                <w:noProof/>
                <w:sz w:val="20"/>
                <w:szCs w:val="20"/>
              </w:rPr>
            </w:pPr>
            <w:del w:id="2956" w:author="Tebokgo Mabuto (ECP)" w:date="2026-09-09T11:12:00Z" w16du:dateUtc="2026-09-09T09:12:00Z">
              <w:r w:rsidRPr="00325356" w:rsidDel="00EC2039">
                <w:rPr>
                  <w:rFonts w:ascii="Arial" w:hAnsi="Arial" w:cs="Arial"/>
                  <w:noProof/>
                  <w:sz w:val="20"/>
                  <w:szCs w:val="20"/>
                </w:rPr>
                <w:delText>7</w:delText>
              </w:r>
            </w:del>
          </w:p>
        </w:tc>
        <w:tc>
          <w:tcPr>
            <w:tcW w:w="4781" w:type="dxa"/>
            <w:shd w:val="clear" w:color="auto" w:fill="BFBFBF" w:themeFill="background1" w:themeFillShade="BF"/>
          </w:tcPr>
          <w:p w14:paraId="501F4DA5" w14:textId="0EF6A1D7" w:rsidR="00287B14" w:rsidRPr="00325356" w:rsidDel="00EC2039" w:rsidRDefault="00287B14" w:rsidP="00325356">
            <w:pPr>
              <w:rPr>
                <w:del w:id="2957" w:author="Tebokgo Mabuto (ECP)" w:date="2026-09-09T11:12:00Z" w16du:dateUtc="2026-09-09T09:12:00Z"/>
                <w:rFonts w:ascii="Arial" w:hAnsi="Arial" w:cs="Arial"/>
                <w:noProof/>
                <w:sz w:val="20"/>
                <w:szCs w:val="20"/>
              </w:rPr>
            </w:pPr>
            <w:del w:id="2958" w:author="Tebokgo Mabuto (ECP)" w:date="2026-09-09T11:12:00Z" w16du:dateUtc="2026-09-09T09:12:00Z">
              <w:r w:rsidRPr="00325356" w:rsidDel="00EC2039">
                <w:rPr>
                  <w:rFonts w:ascii="Arial" w:hAnsi="Arial" w:cs="Arial"/>
                  <w:noProof/>
                  <w:sz w:val="20"/>
                  <w:szCs w:val="20"/>
                </w:rPr>
                <w:delText>NEW ALIGNMENT</w:delText>
              </w:r>
            </w:del>
          </w:p>
        </w:tc>
        <w:tc>
          <w:tcPr>
            <w:tcW w:w="709" w:type="dxa"/>
          </w:tcPr>
          <w:p w14:paraId="5BF2982B" w14:textId="1BFCC998" w:rsidR="00287B14" w:rsidRPr="00325356" w:rsidDel="00EC2039" w:rsidRDefault="00287B14" w:rsidP="006A491F">
            <w:pPr>
              <w:jc w:val="center"/>
              <w:rPr>
                <w:del w:id="2959" w:author="Tebokgo Mabuto (ECP)" w:date="2026-09-09T11:12:00Z" w16du:dateUtc="2026-09-09T09:12:00Z"/>
                <w:rFonts w:ascii="Arial" w:hAnsi="Arial" w:cs="Arial"/>
                <w:noProof/>
                <w:sz w:val="20"/>
                <w:szCs w:val="20"/>
              </w:rPr>
            </w:pPr>
            <w:del w:id="2960"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04C492AD" w14:textId="4B816749" w:rsidR="00287B14" w:rsidRPr="00325356" w:rsidDel="00EC2039" w:rsidRDefault="00287B14" w:rsidP="006A491F">
            <w:pPr>
              <w:jc w:val="center"/>
              <w:rPr>
                <w:del w:id="2961" w:author="Tebokgo Mabuto (ECP)" w:date="2026-09-09T11:12:00Z" w16du:dateUtc="2026-09-09T09:12:00Z"/>
                <w:rFonts w:ascii="Arial" w:hAnsi="Arial" w:cs="Arial"/>
                <w:noProof/>
                <w:sz w:val="20"/>
                <w:szCs w:val="20"/>
              </w:rPr>
            </w:pPr>
            <w:del w:id="2962" w:author="Tebokgo Mabuto (ECP)" w:date="2026-09-09T11:12:00Z" w16du:dateUtc="2026-09-09T09:12:00Z">
              <w:r w:rsidRPr="00325356" w:rsidDel="00EC2039">
                <w:rPr>
                  <w:rFonts w:ascii="Arial" w:hAnsi="Arial" w:cs="Arial"/>
                  <w:noProof/>
                  <w:sz w:val="20"/>
                  <w:szCs w:val="20"/>
                </w:rPr>
                <w:delText>3</w:delText>
              </w:r>
            </w:del>
          </w:p>
        </w:tc>
        <w:tc>
          <w:tcPr>
            <w:tcW w:w="708" w:type="dxa"/>
          </w:tcPr>
          <w:p w14:paraId="043B9D4A" w14:textId="24F860C0" w:rsidR="00287B14" w:rsidRPr="00325356" w:rsidDel="00EC2039" w:rsidRDefault="00287B14" w:rsidP="006A491F">
            <w:pPr>
              <w:jc w:val="center"/>
              <w:rPr>
                <w:del w:id="2963" w:author="Tebokgo Mabuto (ECP)" w:date="2026-09-09T11:12:00Z" w16du:dateUtc="2026-09-09T09:12:00Z"/>
                <w:rFonts w:ascii="Arial" w:hAnsi="Arial" w:cs="Arial"/>
                <w:noProof/>
                <w:sz w:val="20"/>
                <w:szCs w:val="20"/>
              </w:rPr>
            </w:pPr>
            <w:del w:id="2964"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7E0DDA53" w14:textId="2BEADF19" w:rsidR="00287B14" w:rsidRPr="00325356" w:rsidDel="00EC2039" w:rsidRDefault="00287B14" w:rsidP="006A491F">
            <w:pPr>
              <w:jc w:val="center"/>
              <w:rPr>
                <w:del w:id="2965" w:author="Tebokgo Mabuto (ECP)" w:date="2026-09-09T11:12:00Z" w16du:dateUtc="2026-09-09T09:12:00Z"/>
                <w:rFonts w:ascii="Arial" w:hAnsi="Arial" w:cs="Arial"/>
                <w:noProof/>
                <w:sz w:val="20"/>
                <w:szCs w:val="20"/>
              </w:rPr>
            </w:pPr>
            <w:del w:id="2966"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747D9610" w14:textId="2977828C" w:rsidR="00287B14" w:rsidRPr="00325356" w:rsidDel="00EC2039" w:rsidRDefault="00287B14" w:rsidP="006A491F">
            <w:pPr>
              <w:jc w:val="center"/>
              <w:rPr>
                <w:del w:id="2967" w:author="Tebokgo Mabuto (ECP)" w:date="2026-09-09T11:12:00Z" w16du:dateUtc="2026-09-09T09:12:00Z"/>
                <w:rFonts w:ascii="Arial" w:hAnsi="Arial" w:cs="Arial"/>
                <w:noProof/>
                <w:sz w:val="20"/>
                <w:szCs w:val="20"/>
              </w:rPr>
            </w:pPr>
            <w:del w:id="2968" w:author="Tebokgo Mabuto (ECP)" w:date="2026-09-09T11:12:00Z" w16du:dateUtc="2026-09-09T09:12:00Z">
              <w:r w:rsidRPr="00325356" w:rsidDel="00EC2039">
                <w:rPr>
                  <w:rFonts w:ascii="Arial" w:hAnsi="Arial" w:cs="Arial"/>
                  <w:noProof/>
                  <w:sz w:val="20"/>
                  <w:szCs w:val="20"/>
                </w:rPr>
                <w:delText>5</w:delText>
              </w:r>
            </w:del>
          </w:p>
        </w:tc>
        <w:tc>
          <w:tcPr>
            <w:tcW w:w="639" w:type="dxa"/>
          </w:tcPr>
          <w:p w14:paraId="10F2E405" w14:textId="40716076" w:rsidR="00287B14" w:rsidRPr="00325356" w:rsidDel="00EC2039" w:rsidRDefault="00287B14" w:rsidP="006A491F">
            <w:pPr>
              <w:jc w:val="center"/>
              <w:rPr>
                <w:del w:id="2969" w:author="Tebokgo Mabuto (ECP)" w:date="2026-09-09T11:12:00Z" w16du:dateUtc="2026-09-09T09:12:00Z"/>
                <w:rFonts w:ascii="Arial" w:hAnsi="Arial" w:cs="Arial"/>
                <w:b/>
                <w:bCs/>
                <w:noProof/>
                <w:sz w:val="20"/>
                <w:szCs w:val="20"/>
              </w:rPr>
            </w:pPr>
            <w:del w:id="2970" w:author="Tebokgo Mabuto (ECP)" w:date="2026-09-09T11:12:00Z" w16du:dateUtc="2026-09-09T09:12:00Z">
              <w:r w:rsidRPr="00325356" w:rsidDel="00EC2039">
                <w:rPr>
                  <w:rFonts w:ascii="Arial" w:hAnsi="Arial" w:cs="Arial"/>
                  <w:b/>
                  <w:bCs/>
                  <w:noProof/>
                  <w:sz w:val="20"/>
                  <w:szCs w:val="20"/>
                </w:rPr>
                <w:delText>5</w:delText>
              </w:r>
            </w:del>
          </w:p>
        </w:tc>
      </w:tr>
      <w:tr w:rsidR="00287B14" w:rsidRPr="00325356" w:rsidDel="00EC2039" w14:paraId="4787095C" w14:textId="765F8839" w:rsidTr="00325356">
        <w:trPr>
          <w:trHeight w:val="219"/>
          <w:del w:id="2971" w:author="Tebokgo Mabuto (ECP)" w:date="2026-09-09T11:12:00Z" w16du:dateUtc="2026-09-09T09:12:00Z"/>
        </w:trPr>
        <w:tc>
          <w:tcPr>
            <w:tcW w:w="459" w:type="dxa"/>
            <w:tcBorders>
              <w:top w:val="nil"/>
              <w:left w:val="nil"/>
              <w:bottom w:val="nil"/>
            </w:tcBorders>
          </w:tcPr>
          <w:p w14:paraId="29DF67E3" w14:textId="0F0CAC17" w:rsidR="00287B14" w:rsidRPr="00325356" w:rsidDel="00EC2039" w:rsidRDefault="00287B14" w:rsidP="006A491F">
            <w:pPr>
              <w:jc w:val="center"/>
              <w:rPr>
                <w:del w:id="2972" w:author="Tebokgo Mabuto (ECP)" w:date="2026-09-09T11:12:00Z" w16du:dateUtc="2026-09-09T09:12:00Z"/>
                <w:rFonts w:ascii="Arial" w:hAnsi="Arial" w:cs="Arial"/>
                <w:noProof/>
                <w:sz w:val="20"/>
                <w:szCs w:val="20"/>
              </w:rPr>
            </w:pPr>
            <w:del w:id="2973" w:author="Tebokgo Mabuto (ECP)" w:date="2026-09-09T11:12:00Z" w16du:dateUtc="2026-09-09T09:12:00Z">
              <w:r w:rsidRPr="00325356" w:rsidDel="00EC2039">
                <w:rPr>
                  <w:rFonts w:ascii="Arial" w:hAnsi="Arial" w:cs="Arial"/>
                  <w:noProof/>
                  <w:sz w:val="20"/>
                  <w:szCs w:val="20"/>
                </w:rPr>
                <w:delText>8</w:delText>
              </w:r>
            </w:del>
          </w:p>
        </w:tc>
        <w:tc>
          <w:tcPr>
            <w:tcW w:w="4781" w:type="dxa"/>
            <w:shd w:val="clear" w:color="auto" w:fill="BFBFBF" w:themeFill="background1" w:themeFillShade="BF"/>
          </w:tcPr>
          <w:p w14:paraId="7AA13991" w14:textId="58349A7E" w:rsidR="00287B14" w:rsidRPr="00325356" w:rsidDel="00EC2039" w:rsidRDefault="00287B14" w:rsidP="00325356">
            <w:pPr>
              <w:rPr>
                <w:del w:id="2974" w:author="Tebokgo Mabuto (ECP)" w:date="2026-09-09T11:12:00Z" w16du:dateUtc="2026-09-09T09:12:00Z"/>
                <w:rFonts w:ascii="Arial" w:hAnsi="Arial" w:cs="Arial"/>
                <w:noProof/>
                <w:sz w:val="20"/>
                <w:szCs w:val="20"/>
              </w:rPr>
            </w:pPr>
            <w:del w:id="2975" w:author="Tebokgo Mabuto (ECP)" w:date="2026-09-09T11:12:00Z" w16du:dateUtc="2026-09-09T09:12:00Z">
              <w:r w:rsidRPr="00325356" w:rsidDel="00EC2039">
                <w:rPr>
                  <w:rFonts w:ascii="Arial" w:hAnsi="Arial" w:cs="Arial"/>
                  <w:noProof/>
                  <w:sz w:val="20"/>
                  <w:szCs w:val="20"/>
                </w:rPr>
                <w:delText>ROUTE DETERMINATION</w:delText>
              </w:r>
            </w:del>
          </w:p>
        </w:tc>
        <w:tc>
          <w:tcPr>
            <w:tcW w:w="709" w:type="dxa"/>
          </w:tcPr>
          <w:p w14:paraId="162A622B" w14:textId="2CE9FDFA" w:rsidR="00287B14" w:rsidRPr="00325356" w:rsidDel="00EC2039" w:rsidRDefault="00287B14" w:rsidP="006A491F">
            <w:pPr>
              <w:jc w:val="center"/>
              <w:rPr>
                <w:del w:id="2976" w:author="Tebokgo Mabuto (ECP)" w:date="2026-09-09T11:12:00Z" w16du:dateUtc="2026-09-09T09:12:00Z"/>
                <w:rFonts w:ascii="Arial" w:hAnsi="Arial" w:cs="Arial"/>
                <w:noProof/>
                <w:sz w:val="20"/>
                <w:szCs w:val="20"/>
              </w:rPr>
            </w:pPr>
            <w:del w:id="2977"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7304D413" w14:textId="3AF05884" w:rsidR="00287B14" w:rsidRPr="00325356" w:rsidDel="00EC2039" w:rsidRDefault="00287B14" w:rsidP="006A491F">
            <w:pPr>
              <w:jc w:val="center"/>
              <w:rPr>
                <w:del w:id="2978" w:author="Tebokgo Mabuto (ECP)" w:date="2026-09-09T11:12:00Z" w16du:dateUtc="2026-09-09T09:12:00Z"/>
                <w:rFonts w:ascii="Arial" w:hAnsi="Arial" w:cs="Arial"/>
                <w:noProof/>
                <w:sz w:val="20"/>
                <w:szCs w:val="20"/>
              </w:rPr>
            </w:pPr>
            <w:del w:id="2979" w:author="Tebokgo Mabuto (ECP)" w:date="2026-09-09T11:12:00Z" w16du:dateUtc="2026-09-09T09:12:00Z">
              <w:r w:rsidRPr="00325356" w:rsidDel="00EC2039">
                <w:rPr>
                  <w:rFonts w:ascii="Arial" w:hAnsi="Arial" w:cs="Arial"/>
                  <w:noProof/>
                  <w:sz w:val="20"/>
                  <w:szCs w:val="20"/>
                </w:rPr>
                <w:delText>0</w:delText>
              </w:r>
            </w:del>
          </w:p>
        </w:tc>
        <w:tc>
          <w:tcPr>
            <w:tcW w:w="708" w:type="dxa"/>
          </w:tcPr>
          <w:p w14:paraId="1B48CF8C" w14:textId="2BDE2656" w:rsidR="00287B14" w:rsidRPr="00325356" w:rsidDel="00EC2039" w:rsidRDefault="00287B14" w:rsidP="006A491F">
            <w:pPr>
              <w:jc w:val="center"/>
              <w:rPr>
                <w:del w:id="2980" w:author="Tebokgo Mabuto (ECP)" w:date="2026-09-09T11:12:00Z" w16du:dateUtc="2026-09-09T09:12:00Z"/>
                <w:rFonts w:ascii="Arial" w:hAnsi="Arial" w:cs="Arial"/>
                <w:noProof/>
                <w:sz w:val="20"/>
                <w:szCs w:val="20"/>
              </w:rPr>
            </w:pPr>
            <w:del w:id="2981"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534EDE0A" w14:textId="103F9558" w:rsidR="00287B14" w:rsidRPr="00325356" w:rsidDel="00EC2039" w:rsidRDefault="00287B14" w:rsidP="006A491F">
            <w:pPr>
              <w:jc w:val="center"/>
              <w:rPr>
                <w:del w:id="2982" w:author="Tebokgo Mabuto (ECP)" w:date="2026-09-09T11:12:00Z" w16du:dateUtc="2026-09-09T09:12:00Z"/>
                <w:rFonts w:ascii="Arial" w:hAnsi="Arial" w:cs="Arial"/>
                <w:noProof/>
                <w:sz w:val="20"/>
                <w:szCs w:val="20"/>
              </w:rPr>
            </w:pPr>
            <w:del w:id="2983"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13A8F79B" w14:textId="27D12A59" w:rsidR="00287B14" w:rsidRPr="00325356" w:rsidDel="00EC2039" w:rsidRDefault="00287B14" w:rsidP="006A491F">
            <w:pPr>
              <w:jc w:val="center"/>
              <w:rPr>
                <w:del w:id="2984" w:author="Tebokgo Mabuto (ECP)" w:date="2026-09-09T11:12:00Z" w16du:dateUtc="2026-09-09T09:12:00Z"/>
                <w:rFonts w:ascii="Arial" w:hAnsi="Arial" w:cs="Arial"/>
                <w:noProof/>
                <w:sz w:val="20"/>
                <w:szCs w:val="20"/>
              </w:rPr>
            </w:pPr>
            <w:del w:id="2985" w:author="Tebokgo Mabuto (ECP)" w:date="2026-09-09T11:12:00Z" w16du:dateUtc="2026-09-09T09:12:00Z">
              <w:r w:rsidRPr="00325356" w:rsidDel="00EC2039">
                <w:rPr>
                  <w:rFonts w:ascii="Arial" w:hAnsi="Arial" w:cs="Arial"/>
                  <w:noProof/>
                  <w:sz w:val="20"/>
                  <w:szCs w:val="20"/>
                </w:rPr>
                <w:delText>2</w:delText>
              </w:r>
            </w:del>
          </w:p>
        </w:tc>
        <w:tc>
          <w:tcPr>
            <w:tcW w:w="639" w:type="dxa"/>
          </w:tcPr>
          <w:p w14:paraId="542FC435" w14:textId="5A0469E6" w:rsidR="00287B14" w:rsidRPr="00325356" w:rsidDel="00EC2039" w:rsidRDefault="00287B14" w:rsidP="006A491F">
            <w:pPr>
              <w:jc w:val="center"/>
              <w:rPr>
                <w:del w:id="2986" w:author="Tebokgo Mabuto (ECP)" w:date="2026-09-09T11:12:00Z" w16du:dateUtc="2026-09-09T09:12:00Z"/>
                <w:rFonts w:ascii="Arial" w:hAnsi="Arial" w:cs="Arial"/>
                <w:noProof/>
                <w:sz w:val="20"/>
                <w:szCs w:val="20"/>
              </w:rPr>
            </w:pPr>
            <w:del w:id="2987" w:author="Tebokgo Mabuto (ECP)" w:date="2026-09-09T11:12:00Z" w16du:dateUtc="2026-09-09T09:12:00Z">
              <w:r w:rsidRPr="00325356" w:rsidDel="00EC2039">
                <w:rPr>
                  <w:rFonts w:ascii="Arial" w:hAnsi="Arial" w:cs="Arial"/>
                  <w:noProof/>
                  <w:sz w:val="20"/>
                  <w:szCs w:val="20"/>
                </w:rPr>
                <w:delText>5</w:delText>
              </w:r>
            </w:del>
          </w:p>
        </w:tc>
      </w:tr>
    </w:tbl>
    <w:p w14:paraId="227EDBAD" w14:textId="49F9F395" w:rsidR="00287B14" w:rsidRPr="00325356" w:rsidDel="00EC2039" w:rsidRDefault="00287B14" w:rsidP="00287B14">
      <w:pPr>
        <w:rPr>
          <w:del w:id="2988" w:author="Tebokgo Mabuto (ECP)" w:date="2026-09-09T11:12:00Z" w16du:dateUtc="2026-09-09T09:12:00Z"/>
          <w:rFonts w:ascii="Arial" w:hAnsi="Arial" w:cs="Arial"/>
          <w:sz w:val="16"/>
          <w:szCs w:val="16"/>
        </w:rPr>
      </w:pPr>
    </w:p>
    <w:p w14:paraId="15E33224" w14:textId="15028528" w:rsidR="00287B14" w:rsidRPr="00325356" w:rsidDel="00EC2039" w:rsidRDefault="00287B14" w:rsidP="00287B14">
      <w:pPr>
        <w:rPr>
          <w:del w:id="2989" w:author="Tebokgo Mabuto (ECP)" w:date="2026-09-09T11:12:00Z" w16du:dateUtc="2026-09-09T09:12:00Z"/>
          <w:rFonts w:ascii="Arial" w:hAnsi="Arial" w:cs="Arial"/>
          <w:b/>
          <w:bCs/>
          <w:noProof/>
          <w:sz w:val="20"/>
          <w:szCs w:val="20"/>
        </w:rPr>
      </w:pPr>
    </w:p>
    <w:p w14:paraId="5A012E36" w14:textId="1CBB03D5" w:rsidR="00287B14" w:rsidRPr="00325356" w:rsidDel="00EC2039" w:rsidRDefault="00287B14" w:rsidP="00287B14">
      <w:pPr>
        <w:rPr>
          <w:del w:id="2990" w:author="Tebokgo Mabuto (ECP)" w:date="2026-09-09T11:12:00Z" w16du:dateUtc="2026-09-09T09:12:00Z"/>
          <w:rFonts w:ascii="Arial" w:hAnsi="Arial" w:cs="Arial"/>
          <w:b/>
          <w:bCs/>
          <w:noProof/>
          <w:sz w:val="20"/>
          <w:szCs w:val="20"/>
        </w:rPr>
      </w:pPr>
    </w:p>
    <w:p w14:paraId="6DFAB047" w14:textId="4D8ED3FA" w:rsidR="00287B14" w:rsidRPr="00325356" w:rsidDel="00EC2039" w:rsidRDefault="00287B14" w:rsidP="00287B14">
      <w:pPr>
        <w:rPr>
          <w:del w:id="2991" w:author="Tebokgo Mabuto (ECP)" w:date="2026-09-09T11:12:00Z" w16du:dateUtc="2026-09-09T09:12:00Z"/>
          <w:rFonts w:ascii="Arial" w:hAnsi="Arial" w:cs="Arial"/>
          <w:b/>
          <w:bCs/>
          <w:noProof/>
          <w:sz w:val="20"/>
          <w:szCs w:val="20"/>
        </w:rPr>
      </w:pPr>
    </w:p>
    <w:p w14:paraId="330FEBC3" w14:textId="7B66F03D" w:rsidR="00287B14" w:rsidRPr="00325356" w:rsidDel="00EC2039" w:rsidRDefault="00287B14" w:rsidP="00287B14">
      <w:pPr>
        <w:rPr>
          <w:del w:id="2992" w:author="Tebokgo Mabuto (ECP)" w:date="2026-09-09T11:12:00Z" w16du:dateUtc="2026-09-09T09:12:00Z"/>
          <w:rFonts w:ascii="Arial" w:hAnsi="Arial" w:cs="Arial"/>
          <w:b/>
          <w:bCs/>
          <w:noProof/>
          <w:sz w:val="20"/>
          <w:szCs w:val="20"/>
        </w:rPr>
      </w:pPr>
    </w:p>
    <w:p w14:paraId="66088726" w14:textId="371B4CDF" w:rsidR="00287B14" w:rsidRPr="00325356" w:rsidDel="00EC2039" w:rsidRDefault="00287B14" w:rsidP="00287B14">
      <w:pPr>
        <w:rPr>
          <w:del w:id="2993" w:author="Tebokgo Mabuto (ECP)" w:date="2026-09-09T11:12:00Z" w16du:dateUtc="2026-09-09T09:12:00Z"/>
          <w:rFonts w:ascii="Arial" w:hAnsi="Arial" w:cs="Arial"/>
          <w:b/>
          <w:bCs/>
          <w:noProof/>
          <w:sz w:val="20"/>
          <w:szCs w:val="20"/>
        </w:rPr>
      </w:pPr>
    </w:p>
    <w:p w14:paraId="534B64D4" w14:textId="2D60D277" w:rsidR="00287B14" w:rsidRPr="00325356" w:rsidDel="00EC2039" w:rsidRDefault="00287B14" w:rsidP="00287B14">
      <w:pPr>
        <w:rPr>
          <w:del w:id="2994" w:author="Tebokgo Mabuto (ECP)" w:date="2026-09-09T11:12:00Z" w16du:dateUtc="2026-09-09T09:12:00Z"/>
          <w:rFonts w:ascii="Arial" w:hAnsi="Arial" w:cs="Arial"/>
          <w:b/>
          <w:bCs/>
          <w:noProof/>
          <w:sz w:val="20"/>
          <w:szCs w:val="20"/>
        </w:rPr>
      </w:pPr>
    </w:p>
    <w:p w14:paraId="44F38C32" w14:textId="7676F5B2" w:rsidR="00287B14" w:rsidRPr="00325356" w:rsidDel="00EC2039" w:rsidRDefault="00287B14" w:rsidP="00287B14">
      <w:pPr>
        <w:rPr>
          <w:del w:id="2995" w:author="Tebokgo Mabuto (ECP)" w:date="2026-09-09T11:12:00Z" w16du:dateUtc="2026-09-09T09:12:00Z"/>
          <w:rFonts w:ascii="Arial" w:hAnsi="Arial" w:cs="Arial"/>
          <w:b/>
          <w:bCs/>
          <w:noProof/>
          <w:sz w:val="20"/>
          <w:szCs w:val="20"/>
        </w:rPr>
      </w:pPr>
    </w:p>
    <w:p w14:paraId="5CD39380" w14:textId="4CBC9F08" w:rsidR="00287B14" w:rsidRPr="00325356" w:rsidDel="00EC2039" w:rsidRDefault="00287B14" w:rsidP="00287B14">
      <w:pPr>
        <w:rPr>
          <w:del w:id="2996" w:author="Tebokgo Mabuto (ECP)" w:date="2026-09-09T11:12:00Z" w16du:dateUtc="2026-09-09T09:12:00Z"/>
          <w:rFonts w:ascii="Arial" w:hAnsi="Arial" w:cs="Arial"/>
          <w:b/>
          <w:bCs/>
          <w:noProof/>
          <w:sz w:val="20"/>
          <w:szCs w:val="20"/>
        </w:rPr>
      </w:pPr>
    </w:p>
    <w:p w14:paraId="78FCB500" w14:textId="7B2DC900" w:rsidR="00287B14" w:rsidRPr="00325356" w:rsidDel="00EC2039" w:rsidRDefault="00287B14" w:rsidP="00287B14">
      <w:pPr>
        <w:rPr>
          <w:del w:id="2997" w:author="Tebokgo Mabuto (ECP)" w:date="2026-09-09T11:12:00Z" w16du:dateUtc="2026-09-09T09:12:00Z"/>
          <w:rFonts w:ascii="Arial" w:hAnsi="Arial" w:cs="Arial"/>
          <w:b/>
          <w:bCs/>
          <w:noProof/>
          <w:sz w:val="20"/>
          <w:szCs w:val="20"/>
        </w:rPr>
      </w:pPr>
    </w:p>
    <w:p w14:paraId="756615D4" w14:textId="2684EFB3" w:rsidR="00287B14" w:rsidRPr="00325356" w:rsidDel="00EC2039" w:rsidRDefault="00287B14" w:rsidP="00287B14">
      <w:pPr>
        <w:rPr>
          <w:del w:id="2998" w:author="Tebokgo Mabuto (ECP)" w:date="2026-09-09T11:12:00Z" w16du:dateUtc="2026-09-09T09:12:00Z"/>
          <w:rFonts w:ascii="Arial" w:hAnsi="Arial" w:cs="Arial"/>
          <w:b/>
          <w:bCs/>
          <w:noProof/>
          <w:sz w:val="20"/>
          <w:szCs w:val="20"/>
        </w:rPr>
      </w:pPr>
    </w:p>
    <w:p w14:paraId="52DFBF4D" w14:textId="54EC72AE" w:rsidR="00287B14" w:rsidRPr="00325356" w:rsidDel="00EC2039" w:rsidRDefault="00287B14" w:rsidP="00287B14">
      <w:pPr>
        <w:rPr>
          <w:del w:id="2999" w:author="Tebokgo Mabuto (ECP)" w:date="2026-09-09T11:12:00Z" w16du:dateUtc="2026-09-09T09:12:00Z"/>
          <w:rFonts w:ascii="Arial" w:hAnsi="Arial" w:cs="Arial"/>
          <w:b/>
          <w:bCs/>
          <w:noProof/>
          <w:sz w:val="20"/>
          <w:szCs w:val="20"/>
        </w:rPr>
      </w:pPr>
    </w:p>
    <w:p w14:paraId="582CDFE9" w14:textId="0DF85016" w:rsidR="00287B14" w:rsidRPr="00325356" w:rsidDel="00EC2039" w:rsidRDefault="00287B14" w:rsidP="00287B14">
      <w:pPr>
        <w:rPr>
          <w:del w:id="3000" w:author="Tebokgo Mabuto (ECP)" w:date="2026-09-09T11:12:00Z" w16du:dateUtc="2026-09-09T09:12:00Z"/>
          <w:rFonts w:ascii="Arial" w:hAnsi="Arial" w:cs="Arial"/>
          <w:b/>
          <w:bCs/>
          <w:noProof/>
          <w:sz w:val="20"/>
          <w:szCs w:val="20"/>
        </w:rPr>
      </w:pPr>
    </w:p>
    <w:p w14:paraId="77BE39BC" w14:textId="4A340740" w:rsidR="00287B14" w:rsidRPr="00325356" w:rsidDel="00EC2039" w:rsidRDefault="00287B14" w:rsidP="00287B14">
      <w:pPr>
        <w:rPr>
          <w:del w:id="3001" w:author="Tebokgo Mabuto (ECP)" w:date="2026-09-09T11:12:00Z" w16du:dateUtc="2026-09-09T09:12:00Z"/>
          <w:rFonts w:ascii="Arial" w:hAnsi="Arial" w:cs="Arial"/>
          <w:b/>
          <w:bCs/>
          <w:noProof/>
          <w:sz w:val="20"/>
          <w:szCs w:val="20"/>
        </w:rPr>
      </w:pPr>
      <w:del w:id="3002" w:author="Tebokgo Mabuto (ECP)" w:date="2026-09-09T11:12:00Z" w16du:dateUtc="2026-09-09T09:12:00Z">
        <w:r w:rsidRPr="00325356" w:rsidDel="00EC2039">
          <w:rPr>
            <w:rFonts w:ascii="Arial" w:hAnsi="Arial" w:cs="Arial"/>
            <w:b/>
            <w:bCs/>
            <w:noProof/>
            <w:sz w:val="20"/>
            <w:szCs w:val="20"/>
          </w:rPr>
          <w:delText>DS Traffic and Transportation</w:delText>
        </w:r>
      </w:del>
    </w:p>
    <w:p w14:paraId="57B9E2D9" w14:textId="4906F3FF" w:rsidR="00287B14" w:rsidRPr="00325356" w:rsidDel="00EC2039" w:rsidRDefault="00287B14" w:rsidP="00287B14">
      <w:pPr>
        <w:rPr>
          <w:del w:id="3003" w:author="Tebokgo Mabuto (ECP)" w:date="2026-09-09T11:12:00Z" w16du:dateUtc="2026-09-09T09:12:00Z"/>
          <w:rFonts w:ascii="Arial" w:hAnsi="Arial" w:cs="Arial"/>
          <w:noProof/>
          <w:sz w:val="20"/>
          <w:szCs w:val="20"/>
        </w:rPr>
      </w:pPr>
    </w:p>
    <w:tbl>
      <w:tblPr>
        <w:tblStyle w:val="TableGrid"/>
        <w:tblW w:w="9521" w:type="dxa"/>
        <w:tblInd w:w="5" w:type="dxa"/>
        <w:tblLook w:val="04A0" w:firstRow="1" w:lastRow="0" w:firstColumn="1" w:lastColumn="0" w:noHBand="0" w:noVBand="1"/>
      </w:tblPr>
      <w:tblGrid>
        <w:gridCol w:w="339"/>
        <w:gridCol w:w="2601"/>
        <w:gridCol w:w="599"/>
        <w:gridCol w:w="599"/>
        <w:gridCol w:w="599"/>
        <w:gridCol w:w="598"/>
        <w:gridCol w:w="598"/>
        <w:gridCol w:w="598"/>
        <w:gridCol w:w="598"/>
        <w:gridCol w:w="598"/>
        <w:gridCol w:w="598"/>
        <w:gridCol w:w="598"/>
        <w:gridCol w:w="598"/>
      </w:tblGrid>
      <w:tr w:rsidR="00287B14" w:rsidRPr="00325356" w:rsidDel="00EC2039" w14:paraId="01A9C71C" w14:textId="5E0AD6E6" w:rsidTr="006A491F">
        <w:trPr>
          <w:trHeight w:val="210"/>
          <w:del w:id="3004" w:author="Tebokgo Mabuto (ECP)" w:date="2026-09-09T11:12:00Z" w16du:dateUtc="2026-09-09T09:12:00Z"/>
        </w:trPr>
        <w:tc>
          <w:tcPr>
            <w:tcW w:w="346" w:type="dxa"/>
            <w:tcBorders>
              <w:top w:val="nil"/>
              <w:left w:val="nil"/>
              <w:bottom w:val="nil"/>
              <w:right w:val="nil"/>
            </w:tcBorders>
          </w:tcPr>
          <w:p w14:paraId="11407AEC" w14:textId="2ACB5DFF" w:rsidR="00287B14" w:rsidRPr="00325356" w:rsidDel="00EC2039" w:rsidRDefault="00287B14" w:rsidP="006A491F">
            <w:pPr>
              <w:jc w:val="center"/>
              <w:rPr>
                <w:del w:id="3005" w:author="Tebokgo Mabuto (ECP)" w:date="2026-09-09T11:12:00Z" w16du:dateUtc="2026-09-09T09:12:00Z"/>
                <w:rFonts w:ascii="Arial" w:hAnsi="Arial" w:cs="Arial"/>
                <w:noProof/>
                <w:sz w:val="20"/>
                <w:szCs w:val="20"/>
              </w:rPr>
            </w:pPr>
          </w:p>
        </w:tc>
        <w:tc>
          <w:tcPr>
            <w:tcW w:w="3193" w:type="dxa"/>
            <w:tcBorders>
              <w:top w:val="nil"/>
              <w:left w:val="nil"/>
              <w:bottom w:val="single" w:sz="4" w:space="0" w:color="auto"/>
              <w:right w:val="nil"/>
            </w:tcBorders>
          </w:tcPr>
          <w:p w14:paraId="71B86C46" w14:textId="2F054A27" w:rsidR="00287B14" w:rsidRPr="00325356" w:rsidDel="00EC2039" w:rsidRDefault="00287B14" w:rsidP="006A491F">
            <w:pPr>
              <w:jc w:val="center"/>
              <w:rPr>
                <w:del w:id="3006" w:author="Tebokgo Mabuto (ECP)" w:date="2026-09-09T11:12:00Z" w16du:dateUtc="2026-09-09T09:12:00Z"/>
                <w:rFonts w:ascii="Arial" w:hAnsi="Arial" w:cs="Arial"/>
                <w:noProof/>
                <w:sz w:val="20"/>
                <w:szCs w:val="20"/>
              </w:rPr>
            </w:pPr>
            <w:del w:id="3007" w:author="Tebokgo Mabuto (ECP)" w:date="2026-09-09T11:12:00Z" w16du:dateUtc="2026-09-09T09:12:00Z">
              <w:r w:rsidRPr="00325356" w:rsidDel="00EC2039">
                <w:rPr>
                  <w:rFonts w:ascii="Arial" w:hAnsi="Arial" w:cs="Arial"/>
                  <w:noProof/>
                  <w:sz w:val="20"/>
                  <w:szCs w:val="20"/>
                </w:rPr>
                <w:delText>1</w:delText>
              </w:r>
            </w:del>
          </w:p>
        </w:tc>
        <w:tc>
          <w:tcPr>
            <w:tcW w:w="709" w:type="dxa"/>
            <w:tcBorders>
              <w:top w:val="nil"/>
              <w:left w:val="nil"/>
              <w:right w:val="nil"/>
            </w:tcBorders>
          </w:tcPr>
          <w:p w14:paraId="4B1EB0A4" w14:textId="3D720067" w:rsidR="00287B14" w:rsidRPr="00325356" w:rsidDel="00EC2039" w:rsidRDefault="00287B14" w:rsidP="006A491F">
            <w:pPr>
              <w:jc w:val="center"/>
              <w:rPr>
                <w:del w:id="3008" w:author="Tebokgo Mabuto (ECP)" w:date="2026-09-09T11:12:00Z" w16du:dateUtc="2026-09-09T09:12:00Z"/>
                <w:rFonts w:ascii="Arial" w:hAnsi="Arial" w:cs="Arial"/>
                <w:noProof/>
                <w:sz w:val="20"/>
                <w:szCs w:val="20"/>
              </w:rPr>
            </w:pPr>
            <w:del w:id="3009" w:author="Tebokgo Mabuto (ECP)" w:date="2026-09-09T11:12:00Z" w16du:dateUtc="2026-09-09T09:12:00Z">
              <w:r w:rsidRPr="00325356" w:rsidDel="00EC2039">
                <w:rPr>
                  <w:rFonts w:ascii="Arial" w:hAnsi="Arial" w:cs="Arial"/>
                  <w:noProof/>
                  <w:sz w:val="20"/>
                  <w:szCs w:val="20"/>
                </w:rPr>
                <w:delText>2</w:delText>
              </w:r>
            </w:del>
          </w:p>
        </w:tc>
        <w:tc>
          <w:tcPr>
            <w:tcW w:w="709" w:type="dxa"/>
            <w:tcBorders>
              <w:top w:val="nil"/>
              <w:left w:val="nil"/>
              <w:right w:val="nil"/>
            </w:tcBorders>
          </w:tcPr>
          <w:p w14:paraId="736B5D1D" w14:textId="0F36C058" w:rsidR="00287B14" w:rsidRPr="00325356" w:rsidDel="00EC2039" w:rsidRDefault="00287B14" w:rsidP="006A491F">
            <w:pPr>
              <w:jc w:val="center"/>
              <w:rPr>
                <w:del w:id="3010" w:author="Tebokgo Mabuto (ECP)" w:date="2026-09-09T11:12:00Z" w16du:dateUtc="2026-09-09T09:12:00Z"/>
                <w:rFonts w:ascii="Arial" w:hAnsi="Arial" w:cs="Arial"/>
                <w:noProof/>
                <w:sz w:val="20"/>
                <w:szCs w:val="20"/>
              </w:rPr>
            </w:pPr>
            <w:del w:id="3011" w:author="Tebokgo Mabuto (ECP)" w:date="2026-09-09T11:12:00Z" w16du:dateUtc="2026-09-09T09:12:00Z">
              <w:r w:rsidRPr="00325356" w:rsidDel="00EC2039">
                <w:rPr>
                  <w:rFonts w:ascii="Arial" w:hAnsi="Arial" w:cs="Arial"/>
                  <w:noProof/>
                  <w:sz w:val="20"/>
                  <w:szCs w:val="20"/>
                </w:rPr>
                <w:delText>3</w:delText>
              </w:r>
            </w:del>
          </w:p>
        </w:tc>
        <w:tc>
          <w:tcPr>
            <w:tcW w:w="709" w:type="dxa"/>
            <w:tcBorders>
              <w:top w:val="nil"/>
              <w:left w:val="nil"/>
              <w:right w:val="nil"/>
            </w:tcBorders>
          </w:tcPr>
          <w:p w14:paraId="78E0240F" w14:textId="675070F7" w:rsidR="00287B14" w:rsidRPr="00325356" w:rsidDel="00EC2039" w:rsidRDefault="00287B14" w:rsidP="006A491F">
            <w:pPr>
              <w:jc w:val="center"/>
              <w:rPr>
                <w:del w:id="3012" w:author="Tebokgo Mabuto (ECP)" w:date="2026-09-09T11:12:00Z" w16du:dateUtc="2026-09-09T09:12:00Z"/>
                <w:rFonts w:ascii="Arial" w:hAnsi="Arial" w:cs="Arial"/>
                <w:noProof/>
                <w:sz w:val="20"/>
                <w:szCs w:val="20"/>
              </w:rPr>
            </w:pPr>
            <w:del w:id="3013" w:author="Tebokgo Mabuto (ECP)" w:date="2026-09-09T11:12:00Z" w16du:dateUtc="2026-09-09T09:12:00Z">
              <w:r w:rsidRPr="00325356" w:rsidDel="00EC2039">
                <w:rPr>
                  <w:rFonts w:ascii="Arial" w:hAnsi="Arial" w:cs="Arial"/>
                  <w:noProof/>
                  <w:sz w:val="20"/>
                  <w:szCs w:val="20"/>
                </w:rPr>
                <w:delText>4</w:delText>
              </w:r>
            </w:del>
          </w:p>
        </w:tc>
        <w:tc>
          <w:tcPr>
            <w:tcW w:w="709" w:type="dxa"/>
            <w:tcBorders>
              <w:top w:val="nil"/>
              <w:left w:val="nil"/>
              <w:right w:val="nil"/>
            </w:tcBorders>
          </w:tcPr>
          <w:p w14:paraId="49D43D79" w14:textId="77C2BF38" w:rsidR="00287B14" w:rsidRPr="00325356" w:rsidDel="00EC2039" w:rsidRDefault="00287B14" w:rsidP="006A491F">
            <w:pPr>
              <w:jc w:val="center"/>
              <w:rPr>
                <w:del w:id="3014" w:author="Tebokgo Mabuto (ECP)" w:date="2026-09-09T11:12:00Z" w16du:dateUtc="2026-09-09T09:12:00Z"/>
                <w:rFonts w:ascii="Arial" w:hAnsi="Arial" w:cs="Arial"/>
                <w:noProof/>
                <w:sz w:val="20"/>
                <w:szCs w:val="20"/>
              </w:rPr>
            </w:pPr>
            <w:del w:id="3015" w:author="Tebokgo Mabuto (ECP)" w:date="2026-09-09T11:12:00Z" w16du:dateUtc="2026-09-09T09:12:00Z">
              <w:r w:rsidRPr="00325356" w:rsidDel="00EC2039">
                <w:rPr>
                  <w:rFonts w:ascii="Arial" w:hAnsi="Arial" w:cs="Arial"/>
                  <w:noProof/>
                  <w:sz w:val="20"/>
                  <w:szCs w:val="20"/>
                </w:rPr>
                <w:delText>5</w:delText>
              </w:r>
            </w:del>
          </w:p>
        </w:tc>
        <w:tc>
          <w:tcPr>
            <w:tcW w:w="709" w:type="dxa"/>
            <w:tcBorders>
              <w:top w:val="nil"/>
              <w:left w:val="nil"/>
              <w:right w:val="nil"/>
            </w:tcBorders>
          </w:tcPr>
          <w:p w14:paraId="6E4725B1" w14:textId="6EDDD547" w:rsidR="00287B14" w:rsidRPr="00325356" w:rsidDel="00EC2039" w:rsidRDefault="00287B14" w:rsidP="006A491F">
            <w:pPr>
              <w:jc w:val="center"/>
              <w:rPr>
                <w:del w:id="3016" w:author="Tebokgo Mabuto (ECP)" w:date="2026-09-09T11:12:00Z" w16du:dateUtc="2026-09-09T09:12:00Z"/>
                <w:rFonts w:ascii="Arial" w:hAnsi="Arial" w:cs="Arial"/>
                <w:noProof/>
                <w:sz w:val="20"/>
                <w:szCs w:val="20"/>
              </w:rPr>
            </w:pPr>
            <w:del w:id="3017" w:author="Tebokgo Mabuto (ECP)" w:date="2026-09-09T11:12:00Z" w16du:dateUtc="2026-09-09T09:12:00Z">
              <w:r w:rsidRPr="00325356" w:rsidDel="00EC2039">
                <w:rPr>
                  <w:rFonts w:ascii="Arial" w:hAnsi="Arial" w:cs="Arial"/>
                  <w:noProof/>
                  <w:sz w:val="20"/>
                  <w:szCs w:val="20"/>
                </w:rPr>
                <w:delText>6</w:delText>
              </w:r>
            </w:del>
          </w:p>
        </w:tc>
        <w:tc>
          <w:tcPr>
            <w:tcW w:w="709" w:type="dxa"/>
            <w:tcBorders>
              <w:top w:val="nil"/>
              <w:left w:val="nil"/>
              <w:right w:val="nil"/>
            </w:tcBorders>
          </w:tcPr>
          <w:p w14:paraId="3A7DF63B" w14:textId="2E048EE0" w:rsidR="00287B14" w:rsidRPr="00325356" w:rsidDel="00EC2039" w:rsidRDefault="00287B14" w:rsidP="006A491F">
            <w:pPr>
              <w:jc w:val="center"/>
              <w:rPr>
                <w:del w:id="3018" w:author="Tebokgo Mabuto (ECP)" w:date="2026-09-09T11:12:00Z" w16du:dateUtc="2026-09-09T09:12:00Z"/>
                <w:rFonts w:ascii="Arial" w:hAnsi="Arial" w:cs="Arial"/>
                <w:noProof/>
                <w:sz w:val="20"/>
                <w:szCs w:val="20"/>
              </w:rPr>
            </w:pPr>
            <w:del w:id="3019" w:author="Tebokgo Mabuto (ECP)" w:date="2026-09-09T11:12:00Z" w16du:dateUtc="2026-09-09T09:12:00Z">
              <w:r w:rsidRPr="00325356" w:rsidDel="00EC2039">
                <w:rPr>
                  <w:rFonts w:ascii="Arial" w:hAnsi="Arial" w:cs="Arial"/>
                  <w:noProof/>
                  <w:sz w:val="20"/>
                  <w:szCs w:val="20"/>
                </w:rPr>
                <w:delText>7</w:delText>
              </w:r>
            </w:del>
          </w:p>
        </w:tc>
        <w:tc>
          <w:tcPr>
            <w:tcW w:w="709" w:type="dxa"/>
            <w:tcBorders>
              <w:top w:val="nil"/>
              <w:left w:val="nil"/>
              <w:right w:val="nil"/>
            </w:tcBorders>
          </w:tcPr>
          <w:p w14:paraId="0D5C03E3" w14:textId="4F2F0D4C" w:rsidR="00287B14" w:rsidRPr="00325356" w:rsidDel="00EC2039" w:rsidRDefault="00287B14" w:rsidP="006A491F">
            <w:pPr>
              <w:jc w:val="center"/>
              <w:rPr>
                <w:del w:id="3020" w:author="Tebokgo Mabuto (ECP)" w:date="2026-09-09T11:12:00Z" w16du:dateUtc="2026-09-09T09:12:00Z"/>
                <w:rFonts w:ascii="Arial" w:hAnsi="Arial" w:cs="Arial"/>
                <w:noProof/>
                <w:sz w:val="20"/>
                <w:szCs w:val="20"/>
              </w:rPr>
            </w:pPr>
            <w:del w:id="3021" w:author="Tebokgo Mabuto (ECP)" w:date="2026-09-09T11:12:00Z" w16du:dateUtc="2026-09-09T09:12:00Z">
              <w:r w:rsidRPr="00325356" w:rsidDel="00EC2039">
                <w:rPr>
                  <w:rFonts w:ascii="Arial" w:hAnsi="Arial" w:cs="Arial"/>
                  <w:noProof/>
                  <w:sz w:val="20"/>
                  <w:szCs w:val="20"/>
                </w:rPr>
                <w:delText>8</w:delText>
              </w:r>
            </w:del>
          </w:p>
        </w:tc>
        <w:tc>
          <w:tcPr>
            <w:tcW w:w="709" w:type="dxa"/>
            <w:tcBorders>
              <w:top w:val="nil"/>
              <w:left w:val="nil"/>
              <w:right w:val="nil"/>
            </w:tcBorders>
          </w:tcPr>
          <w:p w14:paraId="1E0DD5C3" w14:textId="2A8C8888" w:rsidR="00287B14" w:rsidRPr="00325356" w:rsidDel="00EC2039" w:rsidRDefault="00287B14" w:rsidP="006A491F">
            <w:pPr>
              <w:jc w:val="center"/>
              <w:rPr>
                <w:del w:id="3022" w:author="Tebokgo Mabuto (ECP)" w:date="2026-09-09T11:12:00Z" w16du:dateUtc="2026-09-09T09:12:00Z"/>
                <w:rFonts w:ascii="Arial" w:hAnsi="Arial" w:cs="Arial"/>
                <w:noProof/>
                <w:sz w:val="20"/>
                <w:szCs w:val="20"/>
              </w:rPr>
            </w:pPr>
            <w:del w:id="3023" w:author="Tebokgo Mabuto (ECP)" w:date="2026-09-09T11:12:00Z" w16du:dateUtc="2026-09-09T09:12:00Z">
              <w:r w:rsidRPr="00325356" w:rsidDel="00EC2039">
                <w:rPr>
                  <w:rFonts w:ascii="Arial" w:hAnsi="Arial" w:cs="Arial"/>
                  <w:noProof/>
                  <w:sz w:val="20"/>
                  <w:szCs w:val="20"/>
                </w:rPr>
                <w:delText>9</w:delText>
              </w:r>
            </w:del>
          </w:p>
        </w:tc>
        <w:tc>
          <w:tcPr>
            <w:tcW w:w="709" w:type="dxa"/>
            <w:tcBorders>
              <w:top w:val="nil"/>
              <w:left w:val="nil"/>
              <w:right w:val="nil"/>
            </w:tcBorders>
          </w:tcPr>
          <w:p w14:paraId="13CE5975" w14:textId="05927A99" w:rsidR="00287B14" w:rsidRPr="00325356" w:rsidDel="00EC2039" w:rsidRDefault="00287B14" w:rsidP="006A491F">
            <w:pPr>
              <w:jc w:val="center"/>
              <w:rPr>
                <w:del w:id="3024" w:author="Tebokgo Mabuto (ECP)" w:date="2026-09-09T11:12:00Z" w16du:dateUtc="2026-09-09T09:12:00Z"/>
                <w:rFonts w:ascii="Arial" w:hAnsi="Arial" w:cs="Arial"/>
                <w:noProof/>
                <w:sz w:val="20"/>
                <w:szCs w:val="20"/>
              </w:rPr>
            </w:pPr>
            <w:del w:id="3025" w:author="Tebokgo Mabuto (ECP)" w:date="2026-09-09T11:12:00Z" w16du:dateUtc="2026-09-09T09:12:00Z">
              <w:r w:rsidRPr="00325356" w:rsidDel="00EC2039">
                <w:rPr>
                  <w:rFonts w:ascii="Arial" w:hAnsi="Arial" w:cs="Arial"/>
                  <w:noProof/>
                  <w:sz w:val="20"/>
                  <w:szCs w:val="20"/>
                </w:rPr>
                <w:delText>10</w:delText>
              </w:r>
            </w:del>
          </w:p>
        </w:tc>
        <w:tc>
          <w:tcPr>
            <w:tcW w:w="709" w:type="dxa"/>
            <w:tcBorders>
              <w:top w:val="nil"/>
              <w:left w:val="nil"/>
              <w:right w:val="nil"/>
            </w:tcBorders>
          </w:tcPr>
          <w:p w14:paraId="6E4A9925" w14:textId="4A1FE1F3" w:rsidR="00287B14" w:rsidRPr="00325356" w:rsidDel="00EC2039" w:rsidRDefault="00287B14" w:rsidP="006A491F">
            <w:pPr>
              <w:jc w:val="center"/>
              <w:rPr>
                <w:del w:id="3026" w:author="Tebokgo Mabuto (ECP)" w:date="2026-09-09T11:12:00Z" w16du:dateUtc="2026-09-09T09:12:00Z"/>
                <w:rFonts w:ascii="Arial" w:hAnsi="Arial" w:cs="Arial"/>
                <w:noProof/>
                <w:sz w:val="20"/>
                <w:szCs w:val="20"/>
              </w:rPr>
            </w:pPr>
            <w:del w:id="3027" w:author="Tebokgo Mabuto (ECP)" w:date="2026-09-09T11:12:00Z" w16du:dateUtc="2026-09-09T09:12:00Z">
              <w:r w:rsidRPr="00325356" w:rsidDel="00EC2039">
                <w:rPr>
                  <w:rFonts w:ascii="Arial" w:hAnsi="Arial" w:cs="Arial"/>
                  <w:noProof/>
                  <w:sz w:val="20"/>
                  <w:szCs w:val="20"/>
                </w:rPr>
                <w:delText>11</w:delText>
              </w:r>
            </w:del>
          </w:p>
        </w:tc>
        <w:tc>
          <w:tcPr>
            <w:tcW w:w="709" w:type="dxa"/>
            <w:tcBorders>
              <w:top w:val="nil"/>
              <w:left w:val="nil"/>
              <w:right w:val="nil"/>
            </w:tcBorders>
          </w:tcPr>
          <w:p w14:paraId="3EE210C2" w14:textId="6813E37B" w:rsidR="00287B14" w:rsidRPr="00325356" w:rsidDel="00EC2039" w:rsidRDefault="00287B14" w:rsidP="006A491F">
            <w:pPr>
              <w:jc w:val="center"/>
              <w:rPr>
                <w:del w:id="3028" w:author="Tebokgo Mabuto (ECP)" w:date="2026-09-09T11:12:00Z" w16du:dateUtc="2026-09-09T09:12:00Z"/>
                <w:rFonts w:ascii="Arial" w:hAnsi="Arial" w:cs="Arial"/>
                <w:noProof/>
                <w:sz w:val="20"/>
                <w:szCs w:val="20"/>
              </w:rPr>
            </w:pPr>
            <w:del w:id="3029" w:author="Tebokgo Mabuto (ECP)" w:date="2026-09-09T11:12:00Z" w16du:dateUtc="2026-09-09T09:12:00Z">
              <w:r w:rsidRPr="00325356" w:rsidDel="00EC2039">
                <w:rPr>
                  <w:rFonts w:ascii="Arial" w:hAnsi="Arial" w:cs="Arial"/>
                  <w:noProof/>
                  <w:sz w:val="20"/>
                  <w:szCs w:val="20"/>
                </w:rPr>
                <w:delText>12</w:delText>
              </w:r>
            </w:del>
          </w:p>
        </w:tc>
      </w:tr>
      <w:tr w:rsidR="00287B14" w:rsidRPr="00325356" w:rsidDel="00EC2039" w14:paraId="1D42233B" w14:textId="0245E0F5" w:rsidTr="006A491F">
        <w:trPr>
          <w:cantSplit/>
          <w:trHeight w:val="3827"/>
          <w:del w:id="3030" w:author="Tebokgo Mabuto (ECP)" w:date="2026-09-09T11:12:00Z" w16du:dateUtc="2026-09-09T09:12:00Z"/>
        </w:trPr>
        <w:tc>
          <w:tcPr>
            <w:tcW w:w="346" w:type="dxa"/>
            <w:tcBorders>
              <w:top w:val="nil"/>
              <w:left w:val="nil"/>
              <w:bottom w:val="nil"/>
              <w:right w:val="single" w:sz="4" w:space="0" w:color="auto"/>
              <w:tl2br w:val="nil"/>
            </w:tcBorders>
          </w:tcPr>
          <w:p w14:paraId="69482E79" w14:textId="60E32100" w:rsidR="00287B14" w:rsidRPr="00325356" w:rsidDel="00EC2039" w:rsidRDefault="00287B14" w:rsidP="006A491F">
            <w:pPr>
              <w:jc w:val="center"/>
              <w:rPr>
                <w:del w:id="3031" w:author="Tebokgo Mabuto (ECP)" w:date="2026-09-09T11:12:00Z" w16du:dateUtc="2026-09-09T09:12:00Z"/>
                <w:rFonts w:ascii="Arial" w:hAnsi="Arial" w:cs="Arial"/>
                <w:noProof/>
                <w:sz w:val="20"/>
                <w:szCs w:val="20"/>
              </w:rPr>
            </w:pPr>
          </w:p>
        </w:tc>
        <w:tc>
          <w:tcPr>
            <w:tcW w:w="3193" w:type="dxa"/>
            <w:tcBorders>
              <w:left w:val="single" w:sz="4" w:space="0" w:color="auto"/>
              <w:tl2br w:val="single" w:sz="4" w:space="0" w:color="auto"/>
            </w:tcBorders>
          </w:tcPr>
          <w:p w14:paraId="112BC5BB" w14:textId="0475E8FA" w:rsidR="00287B14" w:rsidRPr="00325356" w:rsidDel="00EC2039" w:rsidRDefault="00287B14" w:rsidP="006A491F">
            <w:pPr>
              <w:jc w:val="center"/>
              <w:rPr>
                <w:del w:id="3032" w:author="Tebokgo Mabuto (ECP)" w:date="2026-09-09T11:12:00Z" w16du:dateUtc="2026-09-09T09:12:00Z"/>
                <w:rFonts w:ascii="Arial" w:hAnsi="Arial" w:cs="Arial"/>
                <w:noProof/>
                <w:sz w:val="20"/>
                <w:szCs w:val="20"/>
              </w:rPr>
            </w:pPr>
          </w:p>
          <w:p w14:paraId="574D59D8" w14:textId="3A77687B" w:rsidR="00287B14" w:rsidRPr="00325356" w:rsidDel="00EC2039" w:rsidRDefault="00287B14" w:rsidP="006A491F">
            <w:pPr>
              <w:jc w:val="center"/>
              <w:rPr>
                <w:del w:id="3033" w:author="Tebokgo Mabuto (ECP)" w:date="2026-09-09T11:12:00Z" w16du:dateUtc="2026-09-09T09:12:00Z"/>
                <w:rFonts w:ascii="Arial" w:hAnsi="Arial" w:cs="Arial"/>
                <w:noProof/>
                <w:sz w:val="20"/>
                <w:szCs w:val="20"/>
              </w:rPr>
            </w:pPr>
          </w:p>
          <w:p w14:paraId="4D7C952D" w14:textId="11F0103A" w:rsidR="00287B14" w:rsidRPr="00325356" w:rsidDel="00EC2039" w:rsidRDefault="00287B14" w:rsidP="006A491F">
            <w:pPr>
              <w:jc w:val="center"/>
              <w:rPr>
                <w:del w:id="3034" w:author="Tebokgo Mabuto (ECP)" w:date="2026-09-09T11:12:00Z" w16du:dateUtc="2026-09-09T09:12:00Z"/>
                <w:rFonts w:ascii="Arial" w:hAnsi="Arial" w:cs="Arial"/>
                <w:noProof/>
                <w:sz w:val="20"/>
                <w:szCs w:val="20"/>
              </w:rPr>
            </w:pPr>
          </w:p>
          <w:p w14:paraId="3F73B3CB" w14:textId="41AB36DE" w:rsidR="00287B14" w:rsidRPr="00325356" w:rsidDel="00EC2039" w:rsidRDefault="00287B14" w:rsidP="006A491F">
            <w:pPr>
              <w:jc w:val="center"/>
              <w:rPr>
                <w:del w:id="3035" w:author="Tebokgo Mabuto (ECP)" w:date="2026-09-09T11:12:00Z" w16du:dateUtc="2026-09-09T09:12:00Z"/>
                <w:rFonts w:ascii="Arial" w:hAnsi="Arial" w:cs="Arial"/>
                <w:noProof/>
                <w:sz w:val="20"/>
                <w:szCs w:val="20"/>
              </w:rPr>
            </w:pPr>
          </w:p>
          <w:p w14:paraId="54C5416B" w14:textId="1606FD69" w:rsidR="00287B14" w:rsidRPr="00325356" w:rsidDel="00EC2039" w:rsidRDefault="00287B14" w:rsidP="006A491F">
            <w:pPr>
              <w:jc w:val="center"/>
              <w:rPr>
                <w:del w:id="3036" w:author="Tebokgo Mabuto (ECP)" w:date="2026-09-09T11:12:00Z" w16du:dateUtc="2026-09-09T09:12:00Z"/>
                <w:rFonts w:ascii="Arial" w:hAnsi="Arial" w:cs="Arial"/>
                <w:noProof/>
                <w:sz w:val="20"/>
                <w:szCs w:val="20"/>
              </w:rPr>
            </w:pPr>
            <w:del w:id="3037" w:author="Tebokgo Mabuto (ECP)" w:date="2026-09-09T11:12:00Z" w16du:dateUtc="2026-09-09T09:12:00Z">
              <w:r w:rsidRPr="00325356" w:rsidDel="00EC2039">
                <w:rPr>
                  <w:rFonts w:ascii="Arial" w:hAnsi="Arial" w:cs="Arial"/>
                  <w:noProof/>
                  <w:sz w:val="20"/>
                  <w:szCs w:val="20"/>
                </w:rPr>
                <w:tab/>
                <w:delText>Project Type</w:delText>
              </w:r>
            </w:del>
          </w:p>
          <w:p w14:paraId="2E6B9B6F" w14:textId="2534589F" w:rsidR="00287B14" w:rsidRPr="00325356" w:rsidDel="00EC2039" w:rsidRDefault="00287B14" w:rsidP="006A491F">
            <w:pPr>
              <w:jc w:val="center"/>
              <w:rPr>
                <w:del w:id="3038" w:author="Tebokgo Mabuto (ECP)" w:date="2026-09-09T11:12:00Z" w16du:dateUtc="2026-09-09T09:12:00Z"/>
                <w:rFonts w:ascii="Arial" w:hAnsi="Arial" w:cs="Arial"/>
                <w:noProof/>
                <w:sz w:val="20"/>
                <w:szCs w:val="20"/>
              </w:rPr>
            </w:pPr>
          </w:p>
          <w:p w14:paraId="7136CAF0" w14:textId="64389D6F" w:rsidR="00287B14" w:rsidRPr="00325356" w:rsidDel="00EC2039" w:rsidRDefault="00287B14" w:rsidP="006A491F">
            <w:pPr>
              <w:jc w:val="center"/>
              <w:rPr>
                <w:del w:id="3039" w:author="Tebokgo Mabuto (ECP)" w:date="2026-09-09T11:12:00Z" w16du:dateUtc="2026-09-09T09:12:00Z"/>
                <w:rFonts w:ascii="Arial" w:hAnsi="Arial" w:cs="Arial"/>
                <w:noProof/>
                <w:sz w:val="20"/>
                <w:szCs w:val="20"/>
              </w:rPr>
            </w:pPr>
          </w:p>
          <w:p w14:paraId="5E143C51" w14:textId="6AFC84B6" w:rsidR="00287B14" w:rsidRPr="00325356" w:rsidDel="00EC2039" w:rsidRDefault="00287B14" w:rsidP="006A491F">
            <w:pPr>
              <w:jc w:val="center"/>
              <w:rPr>
                <w:del w:id="3040" w:author="Tebokgo Mabuto (ECP)" w:date="2026-09-09T11:12:00Z" w16du:dateUtc="2026-09-09T09:12:00Z"/>
                <w:rFonts w:ascii="Arial" w:hAnsi="Arial" w:cs="Arial"/>
                <w:noProof/>
                <w:sz w:val="20"/>
                <w:szCs w:val="20"/>
              </w:rPr>
            </w:pPr>
          </w:p>
          <w:p w14:paraId="495AD541" w14:textId="747C2EB4" w:rsidR="00287B14" w:rsidRPr="00325356" w:rsidDel="00EC2039" w:rsidRDefault="00287B14" w:rsidP="006A491F">
            <w:pPr>
              <w:jc w:val="center"/>
              <w:rPr>
                <w:del w:id="3041" w:author="Tebokgo Mabuto (ECP)" w:date="2026-09-09T11:12:00Z" w16du:dateUtc="2026-09-09T09:12:00Z"/>
                <w:rFonts w:ascii="Arial" w:hAnsi="Arial" w:cs="Arial"/>
                <w:noProof/>
                <w:sz w:val="20"/>
                <w:szCs w:val="20"/>
              </w:rPr>
            </w:pPr>
          </w:p>
          <w:p w14:paraId="3CB3F2AF" w14:textId="5B18A181" w:rsidR="00287B14" w:rsidRPr="00325356" w:rsidDel="00EC2039" w:rsidRDefault="00287B14" w:rsidP="006A491F">
            <w:pPr>
              <w:jc w:val="center"/>
              <w:rPr>
                <w:del w:id="3042" w:author="Tebokgo Mabuto (ECP)" w:date="2026-09-09T11:12:00Z" w16du:dateUtc="2026-09-09T09:12:00Z"/>
                <w:rFonts w:ascii="Arial" w:hAnsi="Arial" w:cs="Arial"/>
                <w:noProof/>
                <w:sz w:val="20"/>
                <w:szCs w:val="20"/>
              </w:rPr>
            </w:pPr>
          </w:p>
          <w:p w14:paraId="5E71F5C5" w14:textId="5AF8C447" w:rsidR="00287B14" w:rsidRPr="00325356" w:rsidDel="00EC2039" w:rsidRDefault="00287B14" w:rsidP="006A491F">
            <w:pPr>
              <w:jc w:val="center"/>
              <w:rPr>
                <w:del w:id="3043" w:author="Tebokgo Mabuto (ECP)" w:date="2026-09-09T11:12:00Z" w16du:dateUtc="2026-09-09T09:12:00Z"/>
                <w:rFonts w:ascii="Arial" w:hAnsi="Arial" w:cs="Arial"/>
                <w:noProof/>
                <w:sz w:val="20"/>
                <w:szCs w:val="20"/>
              </w:rPr>
            </w:pPr>
          </w:p>
          <w:p w14:paraId="54EE6A5F" w14:textId="148EBFA6" w:rsidR="00287B14" w:rsidRPr="00325356" w:rsidDel="00EC2039" w:rsidRDefault="00287B14" w:rsidP="006A491F">
            <w:pPr>
              <w:jc w:val="center"/>
              <w:rPr>
                <w:del w:id="3044" w:author="Tebokgo Mabuto (ECP)" w:date="2026-09-09T11:12:00Z" w16du:dateUtc="2026-09-09T09:12:00Z"/>
                <w:rFonts w:ascii="Arial" w:hAnsi="Arial" w:cs="Arial"/>
                <w:noProof/>
                <w:sz w:val="20"/>
                <w:szCs w:val="20"/>
              </w:rPr>
            </w:pPr>
          </w:p>
          <w:p w14:paraId="59739640" w14:textId="124FF8A0" w:rsidR="00287B14" w:rsidRPr="00325356" w:rsidDel="00EC2039" w:rsidRDefault="00287B14" w:rsidP="006A491F">
            <w:pPr>
              <w:rPr>
                <w:del w:id="3045" w:author="Tebokgo Mabuto (ECP)" w:date="2026-09-09T11:12:00Z" w16du:dateUtc="2026-09-09T09:12:00Z"/>
                <w:rFonts w:ascii="Arial" w:hAnsi="Arial" w:cs="Arial"/>
                <w:noProof/>
                <w:sz w:val="20"/>
                <w:szCs w:val="20"/>
              </w:rPr>
            </w:pPr>
            <w:del w:id="3046" w:author="Tebokgo Mabuto (ECP)" w:date="2026-09-09T11:12:00Z" w16du:dateUtc="2026-09-09T09:12:00Z">
              <w:r w:rsidRPr="00325356" w:rsidDel="00EC2039">
                <w:rPr>
                  <w:rFonts w:ascii="Arial" w:hAnsi="Arial" w:cs="Arial"/>
                  <w:noProof/>
                  <w:sz w:val="20"/>
                  <w:szCs w:val="20"/>
                </w:rPr>
                <w:delText xml:space="preserve">     Experience</w:delText>
              </w:r>
            </w:del>
          </w:p>
        </w:tc>
        <w:tc>
          <w:tcPr>
            <w:tcW w:w="709" w:type="dxa"/>
            <w:textDirection w:val="btLr"/>
            <w:vAlign w:val="center"/>
          </w:tcPr>
          <w:p w14:paraId="425809FD" w14:textId="5F08D3F5" w:rsidR="00287B14" w:rsidRPr="00325356" w:rsidDel="00EC2039" w:rsidRDefault="00287B14" w:rsidP="006A491F">
            <w:pPr>
              <w:ind w:left="113" w:right="113"/>
              <w:jc w:val="center"/>
              <w:rPr>
                <w:del w:id="3047" w:author="Tebokgo Mabuto (ECP)" w:date="2026-09-09T11:12:00Z" w16du:dateUtc="2026-09-09T09:12:00Z"/>
                <w:rFonts w:ascii="Arial" w:hAnsi="Arial" w:cs="Arial"/>
                <w:noProof/>
                <w:sz w:val="20"/>
                <w:szCs w:val="20"/>
              </w:rPr>
            </w:pPr>
            <w:del w:id="3048" w:author="Tebokgo Mabuto (ECP)" w:date="2026-09-09T11:12:00Z" w16du:dateUtc="2026-09-09T09:12:00Z">
              <w:r w:rsidRPr="00325356" w:rsidDel="00EC2039">
                <w:rPr>
                  <w:rFonts w:ascii="Arial" w:hAnsi="Arial" w:cs="Arial"/>
                  <w:noProof/>
                  <w:sz w:val="20"/>
                  <w:szCs w:val="20"/>
                </w:rPr>
                <w:delText>INTERSECTION IMPROVEMENTS</w:delText>
              </w:r>
            </w:del>
          </w:p>
        </w:tc>
        <w:tc>
          <w:tcPr>
            <w:tcW w:w="709" w:type="dxa"/>
            <w:textDirection w:val="btLr"/>
            <w:vAlign w:val="center"/>
          </w:tcPr>
          <w:p w14:paraId="46840899" w14:textId="67685DF3" w:rsidR="00287B14" w:rsidRPr="00325356" w:rsidDel="00EC2039" w:rsidRDefault="00287B14" w:rsidP="006A491F">
            <w:pPr>
              <w:ind w:left="113" w:right="113"/>
              <w:jc w:val="center"/>
              <w:rPr>
                <w:del w:id="3049" w:author="Tebokgo Mabuto (ECP)" w:date="2026-09-09T11:12:00Z" w16du:dateUtc="2026-09-09T09:12:00Z"/>
                <w:rFonts w:ascii="Arial" w:hAnsi="Arial" w:cs="Arial"/>
                <w:noProof/>
                <w:sz w:val="20"/>
                <w:szCs w:val="20"/>
              </w:rPr>
            </w:pPr>
            <w:del w:id="3050" w:author="Tebokgo Mabuto (ECP)" w:date="2026-09-09T11:12:00Z" w16du:dateUtc="2026-09-09T09:12:00Z">
              <w:r w:rsidRPr="00325356" w:rsidDel="00EC2039">
                <w:rPr>
                  <w:rFonts w:ascii="Arial" w:hAnsi="Arial" w:cs="Arial"/>
                  <w:noProof/>
                  <w:sz w:val="20"/>
                  <w:szCs w:val="20"/>
                </w:rPr>
                <w:delText>CAPACITY IMPROVEMENT</w:delText>
              </w:r>
            </w:del>
          </w:p>
        </w:tc>
        <w:tc>
          <w:tcPr>
            <w:tcW w:w="709" w:type="dxa"/>
            <w:textDirection w:val="btLr"/>
            <w:vAlign w:val="center"/>
          </w:tcPr>
          <w:p w14:paraId="524ABFAE" w14:textId="6CD70780" w:rsidR="00287B14" w:rsidRPr="00325356" w:rsidDel="00EC2039" w:rsidRDefault="00287B14" w:rsidP="006A491F">
            <w:pPr>
              <w:ind w:left="113" w:right="113"/>
              <w:jc w:val="center"/>
              <w:rPr>
                <w:del w:id="3051" w:author="Tebokgo Mabuto (ECP)" w:date="2026-09-09T11:12:00Z" w16du:dateUtc="2026-09-09T09:12:00Z"/>
                <w:rFonts w:ascii="Arial" w:hAnsi="Arial" w:cs="Arial"/>
                <w:noProof/>
                <w:sz w:val="20"/>
                <w:szCs w:val="20"/>
              </w:rPr>
            </w:pPr>
            <w:del w:id="3052" w:author="Tebokgo Mabuto (ECP)" w:date="2026-09-09T11:12:00Z" w16du:dateUtc="2026-09-09T09:12:00Z">
              <w:r w:rsidRPr="00325356" w:rsidDel="00EC2039">
                <w:rPr>
                  <w:rFonts w:ascii="Arial" w:hAnsi="Arial" w:cs="Arial"/>
                  <w:noProof/>
                  <w:sz w:val="20"/>
                  <w:szCs w:val="20"/>
                </w:rPr>
                <w:delText>ADDITIONAL LANES</w:delText>
              </w:r>
            </w:del>
          </w:p>
        </w:tc>
        <w:tc>
          <w:tcPr>
            <w:tcW w:w="709" w:type="dxa"/>
            <w:textDirection w:val="btLr"/>
            <w:vAlign w:val="center"/>
          </w:tcPr>
          <w:p w14:paraId="18A857D8" w14:textId="2678F082" w:rsidR="00287B14" w:rsidRPr="00325356" w:rsidDel="00EC2039" w:rsidRDefault="00287B14" w:rsidP="006A491F">
            <w:pPr>
              <w:ind w:left="113" w:right="113"/>
              <w:jc w:val="center"/>
              <w:rPr>
                <w:del w:id="3053" w:author="Tebokgo Mabuto (ECP)" w:date="2026-09-09T11:12:00Z" w16du:dateUtc="2026-09-09T09:12:00Z"/>
                <w:rFonts w:ascii="Arial" w:hAnsi="Arial" w:cs="Arial"/>
                <w:noProof/>
                <w:sz w:val="20"/>
                <w:szCs w:val="20"/>
              </w:rPr>
            </w:pPr>
            <w:del w:id="3054" w:author="Tebokgo Mabuto (ECP)" w:date="2026-09-09T11:12:00Z" w16du:dateUtc="2026-09-09T09:12:00Z">
              <w:r w:rsidRPr="00325356" w:rsidDel="00EC2039">
                <w:rPr>
                  <w:rFonts w:ascii="Arial" w:hAnsi="Arial" w:cs="Arial"/>
                  <w:noProof/>
                  <w:sz w:val="20"/>
                  <w:szCs w:val="20"/>
                </w:rPr>
                <w:delText>INTERCHANGE ANALYSIS</w:delText>
              </w:r>
            </w:del>
          </w:p>
        </w:tc>
        <w:tc>
          <w:tcPr>
            <w:tcW w:w="709" w:type="dxa"/>
            <w:textDirection w:val="btLr"/>
            <w:vAlign w:val="center"/>
          </w:tcPr>
          <w:p w14:paraId="0D3EC6F3" w14:textId="4CCDBA2C" w:rsidR="00287B14" w:rsidRPr="00325356" w:rsidDel="00EC2039" w:rsidRDefault="00287B14" w:rsidP="006A491F">
            <w:pPr>
              <w:ind w:left="113" w:right="113"/>
              <w:jc w:val="center"/>
              <w:rPr>
                <w:del w:id="3055" w:author="Tebokgo Mabuto (ECP)" w:date="2026-09-09T11:12:00Z" w16du:dateUtc="2026-09-09T09:12:00Z"/>
                <w:rFonts w:ascii="Arial" w:hAnsi="Arial" w:cs="Arial"/>
                <w:noProof/>
                <w:sz w:val="20"/>
                <w:szCs w:val="20"/>
              </w:rPr>
            </w:pPr>
            <w:del w:id="3056" w:author="Tebokgo Mabuto (ECP)" w:date="2026-09-09T11:12:00Z" w16du:dateUtc="2026-09-09T09:12:00Z">
              <w:r w:rsidRPr="00325356" w:rsidDel="00EC2039">
                <w:rPr>
                  <w:rFonts w:ascii="Arial" w:hAnsi="Arial" w:cs="Arial"/>
                  <w:noProof/>
                  <w:sz w:val="20"/>
                  <w:szCs w:val="20"/>
                </w:rPr>
                <w:delText>TRAFFIC MODELLING</w:delText>
              </w:r>
            </w:del>
          </w:p>
        </w:tc>
        <w:tc>
          <w:tcPr>
            <w:tcW w:w="709" w:type="dxa"/>
            <w:textDirection w:val="btLr"/>
            <w:vAlign w:val="center"/>
          </w:tcPr>
          <w:p w14:paraId="3C6304B6" w14:textId="49B62901" w:rsidR="00287B14" w:rsidRPr="00325356" w:rsidDel="00EC2039" w:rsidRDefault="00287B14" w:rsidP="006A491F">
            <w:pPr>
              <w:ind w:left="113" w:right="113"/>
              <w:jc w:val="center"/>
              <w:rPr>
                <w:del w:id="3057" w:author="Tebokgo Mabuto (ECP)" w:date="2026-09-09T11:12:00Z" w16du:dateUtc="2026-09-09T09:12:00Z"/>
                <w:rFonts w:ascii="Arial" w:hAnsi="Arial" w:cs="Arial"/>
                <w:noProof/>
                <w:sz w:val="20"/>
                <w:szCs w:val="20"/>
              </w:rPr>
            </w:pPr>
            <w:del w:id="3058" w:author="Tebokgo Mabuto (ECP)" w:date="2026-09-09T11:12:00Z" w16du:dateUtc="2026-09-09T09:12:00Z">
              <w:r w:rsidRPr="00325356" w:rsidDel="00EC2039">
                <w:rPr>
                  <w:rFonts w:ascii="Arial" w:hAnsi="Arial" w:cs="Arial"/>
                  <w:noProof/>
                  <w:sz w:val="20"/>
                  <w:szCs w:val="20"/>
                </w:rPr>
                <w:delText>NEW ALIGNMENT</w:delText>
              </w:r>
            </w:del>
          </w:p>
        </w:tc>
        <w:tc>
          <w:tcPr>
            <w:tcW w:w="709" w:type="dxa"/>
            <w:textDirection w:val="btLr"/>
            <w:vAlign w:val="center"/>
          </w:tcPr>
          <w:p w14:paraId="3DB888F1" w14:textId="524F1416" w:rsidR="00287B14" w:rsidRPr="00325356" w:rsidDel="00EC2039" w:rsidRDefault="00287B14" w:rsidP="006A491F">
            <w:pPr>
              <w:ind w:left="113" w:right="113"/>
              <w:jc w:val="center"/>
              <w:rPr>
                <w:del w:id="3059" w:author="Tebokgo Mabuto (ECP)" w:date="2026-09-09T11:12:00Z" w16du:dateUtc="2026-09-09T09:12:00Z"/>
                <w:rFonts w:ascii="Arial" w:hAnsi="Arial" w:cs="Arial"/>
                <w:noProof/>
                <w:sz w:val="20"/>
                <w:szCs w:val="20"/>
              </w:rPr>
            </w:pPr>
            <w:del w:id="3060" w:author="Tebokgo Mabuto (ECP)" w:date="2026-09-09T11:12:00Z" w16du:dateUtc="2026-09-09T09:12:00Z">
              <w:r w:rsidRPr="00325356" w:rsidDel="00EC2039">
                <w:rPr>
                  <w:rFonts w:ascii="Arial" w:hAnsi="Arial" w:cs="Arial"/>
                  <w:noProof/>
                  <w:sz w:val="20"/>
                  <w:szCs w:val="20"/>
                </w:rPr>
                <w:delText>PUBLIC TRANSPORT &amp; NMT</w:delText>
              </w:r>
            </w:del>
          </w:p>
        </w:tc>
        <w:tc>
          <w:tcPr>
            <w:tcW w:w="709" w:type="dxa"/>
            <w:textDirection w:val="btLr"/>
            <w:vAlign w:val="center"/>
          </w:tcPr>
          <w:p w14:paraId="6B6A62AF" w14:textId="4265ED6E" w:rsidR="00287B14" w:rsidRPr="00325356" w:rsidDel="00EC2039" w:rsidRDefault="00287B14" w:rsidP="006A491F">
            <w:pPr>
              <w:ind w:left="113" w:right="113"/>
              <w:jc w:val="center"/>
              <w:rPr>
                <w:del w:id="3061" w:author="Tebokgo Mabuto (ECP)" w:date="2026-09-09T11:12:00Z" w16du:dateUtc="2026-09-09T09:12:00Z"/>
                <w:rFonts w:ascii="Arial" w:hAnsi="Arial" w:cs="Arial"/>
                <w:noProof/>
                <w:sz w:val="20"/>
                <w:szCs w:val="20"/>
              </w:rPr>
            </w:pPr>
            <w:del w:id="3062" w:author="Tebokgo Mabuto (ECP)" w:date="2026-09-09T11:12:00Z" w16du:dateUtc="2026-09-09T09:12:00Z">
              <w:r w:rsidRPr="00325356" w:rsidDel="00EC2039">
                <w:rPr>
                  <w:rFonts w:ascii="Arial" w:hAnsi="Arial" w:cs="Arial"/>
                  <w:noProof/>
                  <w:sz w:val="20"/>
                  <w:szCs w:val="20"/>
                </w:rPr>
                <w:delText>TRAFFIC IMPACT STUDIES</w:delText>
              </w:r>
            </w:del>
          </w:p>
        </w:tc>
        <w:tc>
          <w:tcPr>
            <w:tcW w:w="709" w:type="dxa"/>
            <w:textDirection w:val="btLr"/>
            <w:vAlign w:val="center"/>
          </w:tcPr>
          <w:p w14:paraId="6B58CB4F" w14:textId="06FB22EC" w:rsidR="00287B14" w:rsidRPr="00325356" w:rsidDel="00EC2039" w:rsidRDefault="00287B14" w:rsidP="006A491F">
            <w:pPr>
              <w:ind w:left="113" w:right="113"/>
              <w:jc w:val="center"/>
              <w:rPr>
                <w:del w:id="3063" w:author="Tebokgo Mabuto (ECP)" w:date="2026-09-09T11:12:00Z" w16du:dateUtc="2026-09-09T09:12:00Z"/>
                <w:rFonts w:ascii="Arial" w:hAnsi="Arial" w:cs="Arial"/>
                <w:noProof/>
                <w:sz w:val="20"/>
                <w:szCs w:val="20"/>
              </w:rPr>
            </w:pPr>
            <w:del w:id="3064" w:author="Tebokgo Mabuto (ECP)" w:date="2026-09-09T11:12:00Z" w16du:dateUtc="2026-09-09T09:12:00Z">
              <w:r w:rsidRPr="00325356" w:rsidDel="00EC2039">
                <w:rPr>
                  <w:rFonts w:ascii="Arial" w:hAnsi="Arial" w:cs="Arial"/>
                  <w:noProof/>
                  <w:sz w:val="20"/>
                  <w:szCs w:val="20"/>
                </w:rPr>
                <w:delText>TRANS ECONOMICS AND FINANCING</w:delText>
              </w:r>
            </w:del>
          </w:p>
        </w:tc>
        <w:tc>
          <w:tcPr>
            <w:tcW w:w="709" w:type="dxa"/>
            <w:textDirection w:val="btLr"/>
            <w:vAlign w:val="center"/>
          </w:tcPr>
          <w:p w14:paraId="487C79BA" w14:textId="5DAF5B6E" w:rsidR="00287B14" w:rsidRPr="00325356" w:rsidDel="00EC2039" w:rsidRDefault="00287B14" w:rsidP="006A491F">
            <w:pPr>
              <w:ind w:left="113" w:right="113"/>
              <w:jc w:val="center"/>
              <w:rPr>
                <w:del w:id="3065" w:author="Tebokgo Mabuto (ECP)" w:date="2026-09-09T11:12:00Z" w16du:dateUtc="2026-09-09T09:12:00Z"/>
                <w:rFonts w:ascii="Arial" w:hAnsi="Arial" w:cs="Arial"/>
                <w:noProof/>
                <w:sz w:val="20"/>
                <w:szCs w:val="20"/>
              </w:rPr>
            </w:pPr>
            <w:del w:id="3066" w:author="Tebokgo Mabuto (ECP)" w:date="2026-09-09T11:12:00Z" w16du:dateUtc="2026-09-09T09:12:00Z">
              <w:r w:rsidRPr="00325356" w:rsidDel="00EC2039">
                <w:rPr>
                  <w:rFonts w:ascii="Arial" w:hAnsi="Arial" w:cs="Arial"/>
                  <w:noProof/>
                  <w:sz w:val="20"/>
                  <w:szCs w:val="20"/>
                </w:rPr>
                <w:delText>TRANSPORT POLICY</w:delText>
              </w:r>
            </w:del>
          </w:p>
        </w:tc>
        <w:tc>
          <w:tcPr>
            <w:tcW w:w="709" w:type="dxa"/>
            <w:textDirection w:val="btLr"/>
            <w:vAlign w:val="center"/>
          </w:tcPr>
          <w:p w14:paraId="6A56C14A" w14:textId="38ADE563" w:rsidR="00287B14" w:rsidRPr="00325356" w:rsidDel="00EC2039" w:rsidRDefault="00287B14" w:rsidP="006A491F">
            <w:pPr>
              <w:ind w:left="113" w:right="113"/>
              <w:jc w:val="center"/>
              <w:rPr>
                <w:del w:id="3067" w:author="Tebokgo Mabuto (ECP)" w:date="2026-09-09T11:12:00Z" w16du:dateUtc="2026-09-09T09:12:00Z"/>
                <w:rFonts w:ascii="Arial" w:hAnsi="Arial" w:cs="Arial"/>
                <w:noProof/>
                <w:sz w:val="20"/>
                <w:szCs w:val="20"/>
              </w:rPr>
            </w:pPr>
            <w:del w:id="3068" w:author="Tebokgo Mabuto (ECP)" w:date="2026-09-09T11:12:00Z" w16du:dateUtc="2026-09-09T09:12:00Z">
              <w:r w:rsidRPr="00325356" w:rsidDel="00EC2039">
                <w:rPr>
                  <w:rFonts w:ascii="Arial" w:hAnsi="Arial" w:cs="Arial"/>
                  <w:noProof/>
                  <w:sz w:val="20"/>
                  <w:szCs w:val="20"/>
                </w:rPr>
                <w:delText>ITS YSTEMS</w:delText>
              </w:r>
            </w:del>
          </w:p>
        </w:tc>
      </w:tr>
      <w:tr w:rsidR="00287B14" w:rsidRPr="00325356" w:rsidDel="00EC2039" w14:paraId="3DD053FA" w14:textId="7430FFAE" w:rsidTr="00325356">
        <w:trPr>
          <w:trHeight w:val="210"/>
          <w:del w:id="3069" w:author="Tebokgo Mabuto (ECP)" w:date="2026-09-09T11:12:00Z" w16du:dateUtc="2026-09-09T09:12:00Z"/>
        </w:trPr>
        <w:tc>
          <w:tcPr>
            <w:tcW w:w="346" w:type="dxa"/>
            <w:tcBorders>
              <w:top w:val="nil"/>
              <w:left w:val="nil"/>
              <w:bottom w:val="nil"/>
            </w:tcBorders>
          </w:tcPr>
          <w:p w14:paraId="0D4E3EC4" w14:textId="51E8F866" w:rsidR="00287B14" w:rsidRPr="00325356" w:rsidDel="00EC2039" w:rsidRDefault="00287B14" w:rsidP="006A491F">
            <w:pPr>
              <w:jc w:val="center"/>
              <w:rPr>
                <w:del w:id="3070" w:author="Tebokgo Mabuto (ECP)" w:date="2026-09-09T11:12:00Z" w16du:dateUtc="2026-09-09T09:12:00Z"/>
                <w:rFonts w:ascii="Arial" w:hAnsi="Arial" w:cs="Arial"/>
                <w:noProof/>
                <w:sz w:val="20"/>
                <w:szCs w:val="20"/>
              </w:rPr>
            </w:pPr>
            <w:del w:id="3071" w:author="Tebokgo Mabuto (ECP)" w:date="2026-09-09T11:12:00Z" w16du:dateUtc="2026-09-09T09:12:00Z">
              <w:r w:rsidRPr="00325356" w:rsidDel="00EC2039">
                <w:rPr>
                  <w:rFonts w:ascii="Arial" w:hAnsi="Arial" w:cs="Arial"/>
                  <w:noProof/>
                  <w:sz w:val="20"/>
                  <w:szCs w:val="20"/>
                </w:rPr>
                <w:delText>1</w:delText>
              </w:r>
            </w:del>
          </w:p>
        </w:tc>
        <w:tc>
          <w:tcPr>
            <w:tcW w:w="3193" w:type="dxa"/>
            <w:shd w:val="clear" w:color="auto" w:fill="BFBFBF" w:themeFill="background1" w:themeFillShade="BF"/>
          </w:tcPr>
          <w:p w14:paraId="0DCA9EC0" w14:textId="7A47DFE9" w:rsidR="00287B14" w:rsidRPr="00325356" w:rsidDel="00EC2039" w:rsidRDefault="00287B14" w:rsidP="00325356">
            <w:pPr>
              <w:rPr>
                <w:del w:id="3072" w:author="Tebokgo Mabuto (ECP)" w:date="2026-09-09T11:12:00Z" w16du:dateUtc="2026-09-09T09:12:00Z"/>
                <w:rFonts w:ascii="Arial" w:hAnsi="Arial" w:cs="Arial"/>
                <w:noProof/>
                <w:sz w:val="20"/>
                <w:szCs w:val="20"/>
              </w:rPr>
            </w:pPr>
            <w:del w:id="3073" w:author="Tebokgo Mabuto (ECP)" w:date="2026-09-09T11:12:00Z" w16du:dateUtc="2026-09-09T09:12:00Z">
              <w:r w:rsidRPr="00325356" w:rsidDel="00EC2039">
                <w:rPr>
                  <w:rFonts w:ascii="Arial" w:hAnsi="Arial" w:cs="Arial"/>
                  <w:noProof/>
                  <w:sz w:val="20"/>
                  <w:szCs w:val="20"/>
                </w:rPr>
                <w:delText>NONE</w:delText>
              </w:r>
            </w:del>
          </w:p>
        </w:tc>
        <w:tc>
          <w:tcPr>
            <w:tcW w:w="709" w:type="dxa"/>
          </w:tcPr>
          <w:p w14:paraId="3138F269" w14:textId="09010B00" w:rsidR="00287B14" w:rsidRPr="00325356" w:rsidDel="00EC2039" w:rsidRDefault="00287B14" w:rsidP="006A491F">
            <w:pPr>
              <w:jc w:val="center"/>
              <w:rPr>
                <w:del w:id="3074" w:author="Tebokgo Mabuto (ECP)" w:date="2026-09-09T11:12:00Z" w16du:dateUtc="2026-09-09T09:12:00Z"/>
                <w:rFonts w:ascii="Arial" w:hAnsi="Arial" w:cs="Arial"/>
                <w:noProof/>
                <w:sz w:val="20"/>
                <w:szCs w:val="20"/>
              </w:rPr>
            </w:pPr>
            <w:del w:id="3075"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70B864A2" w14:textId="5CEB67BE" w:rsidR="00287B14" w:rsidRPr="00325356" w:rsidDel="00EC2039" w:rsidRDefault="00287B14" w:rsidP="006A491F">
            <w:pPr>
              <w:jc w:val="center"/>
              <w:rPr>
                <w:del w:id="3076" w:author="Tebokgo Mabuto (ECP)" w:date="2026-09-09T11:12:00Z" w16du:dateUtc="2026-09-09T09:12:00Z"/>
                <w:rFonts w:ascii="Arial" w:hAnsi="Arial" w:cs="Arial"/>
                <w:noProof/>
                <w:sz w:val="20"/>
                <w:szCs w:val="20"/>
              </w:rPr>
            </w:pPr>
            <w:del w:id="3077"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6CF9876C" w14:textId="34D3F21B" w:rsidR="00287B14" w:rsidRPr="00325356" w:rsidDel="00EC2039" w:rsidRDefault="00287B14" w:rsidP="006A491F">
            <w:pPr>
              <w:jc w:val="center"/>
              <w:rPr>
                <w:del w:id="3078" w:author="Tebokgo Mabuto (ECP)" w:date="2026-09-09T11:12:00Z" w16du:dateUtc="2026-09-09T09:12:00Z"/>
                <w:rFonts w:ascii="Arial" w:hAnsi="Arial" w:cs="Arial"/>
                <w:noProof/>
                <w:sz w:val="20"/>
                <w:szCs w:val="20"/>
              </w:rPr>
            </w:pPr>
            <w:del w:id="3079"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3BCD1BB7" w14:textId="704C33A9" w:rsidR="00287B14" w:rsidRPr="00325356" w:rsidDel="00EC2039" w:rsidRDefault="00287B14" w:rsidP="006A491F">
            <w:pPr>
              <w:jc w:val="center"/>
              <w:rPr>
                <w:del w:id="3080" w:author="Tebokgo Mabuto (ECP)" w:date="2026-09-09T11:12:00Z" w16du:dateUtc="2026-09-09T09:12:00Z"/>
                <w:rFonts w:ascii="Arial" w:hAnsi="Arial" w:cs="Arial"/>
                <w:noProof/>
                <w:sz w:val="20"/>
                <w:szCs w:val="20"/>
              </w:rPr>
            </w:pPr>
            <w:del w:id="3081"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46AD2175" w14:textId="2186E0A5" w:rsidR="00287B14" w:rsidRPr="00325356" w:rsidDel="00EC2039" w:rsidRDefault="00287B14" w:rsidP="006A491F">
            <w:pPr>
              <w:jc w:val="center"/>
              <w:rPr>
                <w:del w:id="3082" w:author="Tebokgo Mabuto (ECP)" w:date="2026-09-09T11:12:00Z" w16du:dateUtc="2026-09-09T09:12:00Z"/>
                <w:rFonts w:ascii="Arial" w:hAnsi="Arial" w:cs="Arial"/>
                <w:noProof/>
                <w:sz w:val="20"/>
                <w:szCs w:val="20"/>
              </w:rPr>
            </w:pPr>
            <w:del w:id="3083"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7AE96782" w14:textId="1098C076" w:rsidR="00287B14" w:rsidRPr="00325356" w:rsidDel="00EC2039" w:rsidRDefault="00287B14" w:rsidP="006A491F">
            <w:pPr>
              <w:jc w:val="center"/>
              <w:rPr>
                <w:del w:id="3084" w:author="Tebokgo Mabuto (ECP)" w:date="2026-09-09T11:12:00Z" w16du:dateUtc="2026-09-09T09:12:00Z"/>
                <w:rFonts w:ascii="Arial" w:hAnsi="Arial" w:cs="Arial"/>
                <w:noProof/>
                <w:sz w:val="20"/>
                <w:szCs w:val="20"/>
              </w:rPr>
            </w:pPr>
            <w:del w:id="3085"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6734D68B" w14:textId="089196C9" w:rsidR="00287B14" w:rsidRPr="00325356" w:rsidDel="00EC2039" w:rsidRDefault="00287B14" w:rsidP="006A491F">
            <w:pPr>
              <w:jc w:val="center"/>
              <w:rPr>
                <w:del w:id="3086" w:author="Tebokgo Mabuto (ECP)" w:date="2026-09-09T11:12:00Z" w16du:dateUtc="2026-09-09T09:12:00Z"/>
                <w:rFonts w:ascii="Arial" w:hAnsi="Arial" w:cs="Arial"/>
                <w:noProof/>
                <w:sz w:val="20"/>
                <w:szCs w:val="20"/>
              </w:rPr>
            </w:pPr>
            <w:del w:id="3087"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7117771F" w14:textId="770BF11B" w:rsidR="00287B14" w:rsidRPr="00325356" w:rsidDel="00EC2039" w:rsidRDefault="00287B14" w:rsidP="006A491F">
            <w:pPr>
              <w:jc w:val="center"/>
              <w:rPr>
                <w:del w:id="3088" w:author="Tebokgo Mabuto (ECP)" w:date="2026-09-09T11:12:00Z" w16du:dateUtc="2026-09-09T09:12:00Z"/>
                <w:rFonts w:ascii="Arial" w:hAnsi="Arial" w:cs="Arial"/>
                <w:noProof/>
                <w:sz w:val="20"/>
                <w:szCs w:val="20"/>
              </w:rPr>
            </w:pPr>
            <w:del w:id="3089"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2C41DE4B" w14:textId="0D48DCD0" w:rsidR="00287B14" w:rsidRPr="00325356" w:rsidDel="00EC2039" w:rsidRDefault="00287B14" w:rsidP="006A491F">
            <w:pPr>
              <w:jc w:val="center"/>
              <w:rPr>
                <w:del w:id="3090" w:author="Tebokgo Mabuto (ECP)" w:date="2026-09-09T11:12:00Z" w16du:dateUtc="2026-09-09T09:12:00Z"/>
                <w:rFonts w:ascii="Arial" w:hAnsi="Arial" w:cs="Arial"/>
                <w:noProof/>
                <w:sz w:val="20"/>
                <w:szCs w:val="20"/>
              </w:rPr>
            </w:pPr>
            <w:del w:id="3091"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75F9AACD" w14:textId="5A4BA9B5" w:rsidR="00287B14" w:rsidRPr="00325356" w:rsidDel="00EC2039" w:rsidRDefault="00287B14" w:rsidP="006A491F">
            <w:pPr>
              <w:jc w:val="center"/>
              <w:rPr>
                <w:del w:id="3092" w:author="Tebokgo Mabuto (ECP)" w:date="2026-09-09T11:12:00Z" w16du:dateUtc="2026-09-09T09:12:00Z"/>
                <w:rFonts w:ascii="Arial" w:hAnsi="Arial" w:cs="Arial"/>
                <w:noProof/>
                <w:sz w:val="20"/>
                <w:szCs w:val="20"/>
              </w:rPr>
            </w:pPr>
            <w:del w:id="3093"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061A6639" w14:textId="42B9FD23" w:rsidR="00287B14" w:rsidRPr="00325356" w:rsidDel="00EC2039" w:rsidRDefault="00287B14" w:rsidP="006A491F">
            <w:pPr>
              <w:jc w:val="center"/>
              <w:rPr>
                <w:del w:id="3094" w:author="Tebokgo Mabuto (ECP)" w:date="2026-09-09T11:12:00Z" w16du:dateUtc="2026-09-09T09:12:00Z"/>
                <w:rFonts w:ascii="Arial" w:hAnsi="Arial" w:cs="Arial"/>
                <w:noProof/>
                <w:sz w:val="20"/>
                <w:szCs w:val="20"/>
              </w:rPr>
            </w:pPr>
            <w:del w:id="3095"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11E6475F" w14:textId="247FB036" w:rsidTr="00325356">
        <w:trPr>
          <w:trHeight w:val="197"/>
          <w:del w:id="3096" w:author="Tebokgo Mabuto (ECP)" w:date="2026-09-09T11:12:00Z" w16du:dateUtc="2026-09-09T09:12:00Z"/>
        </w:trPr>
        <w:tc>
          <w:tcPr>
            <w:tcW w:w="346" w:type="dxa"/>
            <w:tcBorders>
              <w:top w:val="nil"/>
              <w:left w:val="nil"/>
              <w:bottom w:val="nil"/>
            </w:tcBorders>
          </w:tcPr>
          <w:p w14:paraId="7C326B4B" w14:textId="6886442C" w:rsidR="00287B14" w:rsidRPr="00325356" w:rsidDel="00EC2039" w:rsidRDefault="00287B14" w:rsidP="006A491F">
            <w:pPr>
              <w:jc w:val="center"/>
              <w:rPr>
                <w:del w:id="3097" w:author="Tebokgo Mabuto (ECP)" w:date="2026-09-09T11:12:00Z" w16du:dateUtc="2026-09-09T09:12:00Z"/>
                <w:rFonts w:ascii="Arial" w:hAnsi="Arial" w:cs="Arial"/>
                <w:noProof/>
                <w:sz w:val="20"/>
                <w:szCs w:val="20"/>
              </w:rPr>
            </w:pPr>
            <w:del w:id="3098" w:author="Tebokgo Mabuto (ECP)" w:date="2026-09-09T11:12:00Z" w16du:dateUtc="2026-09-09T09:12:00Z">
              <w:r w:rsidRPr="00325356" w:rsidDel="00EC2039">
                <w:rPr>
                  <w:rFonts w:ascii="Arial" w:hAnsi="Arial" w:cs="Arial"/>
                  <w:noProof/>
                  <w:sz w:val="20"/>
                  <w:szCs w:val="20"/>
                </w:rPr>
                <w:delText>2</w:delText>
              </w:r>
            </w:del>
          </w:p>
        </w:tc>
        <w:tc>
          <w:tcPr>
            <w:tcW w:w="3193" w:type="dxa"/>
            <w:shd w:val="clear" w:color="auto" w:fill="BFBFBF" w:themeFill="background1" w:themeFillShade="BF"/>
          </w:tcPr>
          <w:p w14:paraId="354B1568" w14:textId="4548174B" w:rsidR="00287B14" w:rsidRPr="00325356" w:rsidDel="00EC2039" w:rsidRDefault="00287B14" w:rsidP="00325356">
            <w:pPr>
              <w:rPr>
                <w:del w:id="3099" w:author="Tebokgo Mabuto (ECP)" w:date="2026-09-09T11:12:00Z" w16du:dateUtc="2026-09-09T09:12:00Z"/>
                <w:rFonts w:ascii="Arial" w:hAnsi="Arial" w:cs="Arial"/>
                <w:noProof/>
                <w:sz w:val="20"/>
                <w:szCs w:val="20"/>
              </w:rPr>
            </w:pPr>
            <w:del w:id="3100" w:author="Tebokgo Mabuto (ECP)" w:date="2026-09-09T11:12:00Z" w16du:dateUtc="2026-09-09T09:12:00Z">
              <w:r w:rsidRPr="00325356" w:rsidDel="00EC2039">
                <w:rPr>
                  <w:rFonts w:ascii="Arial" w:hAnsi="Arial" w:cs="Arial"/>
                  <w:noProof/>
                  <w:sz w:val="20"/>
                  <w:szCs w:val="20"/>
                </w:rPr>
                <w:delText>Strategic modelling/demand forecasting</w:delText>
              </w:r>
            </w:del>
          </w:p>
        </w:tc>
        <w:tc>
          <w:tcPr>
            <w:tcW w:w="709" w:type="dxa"/>
          </w:tcPr>
          <w:p w14:paraId="1C8105AF" w14:textId="4E3FB99F" w:rsidR="00287B14" w:rsidRPr="00325356" w:rsidDel="00EC2039" w:rsidRDefault="00287B14" w:rsidP="006A491F">
            <w:pPr>
              <w:jc w:val="center"/>
              <w:rPr>
                <w:del w:id="3101" w:author="Tebokgo Mabuto (ECP)" w:date="2026-09-09T11:12:00Z" w16du:dateUtc="2026-09-09T09:12:00Z"/>
                <w:rFonts w:ascii="Arial" w:hAnsi="Arial" w:cs="Arial"/>
                <w:b/>
                <w:bCs/>
                <w:noProof/>
                <w:sz w:val="20"/>
                <w:szCs w:val="20"/>
              </w:rPr>
            </w:pPr>
            <w:del w:id="3102" w:author="Tebokgo Mabuto (ECP)" w:date="2026-09-09T11:12:00Z" w16du:dateUtc="2026-09-09T09:12:00Z">
              <w:r w:rsidRPr="00325356" w:rsidDel="00EC2039">
                <w:rPr>
                  <w:rFonts w:ascii="Arial" w:hAnsi="Arial" w:cs="Arial"/>
                  <w:b/>
                  <w:bCs/>
                  <w:noProof/>
                  <w:sz w:val="20"/>
                  <w:szCs w:val="20"/>
                </w:rPr>
                <w:delText>2</w:delText>
              </w:r>
            </w:del>
          </w:p>
        </w:tc>
        <w:tc>
          <w:tcPr>
            <w:tcW w:w="709" w:type="dxa"/>
          </w:tcPr>
          <w:p w14:paraId="1CC3C851" w14:textId="6EFDDA5E" w:rsidR="00287B14" w:rsidRPr="00325356" w:rsidDel="00EC2039" w:rsidRDefault="00287B14" w:rsidP="006A491F">
            <w:pPr>
              <w:jc w:val="center"/>
              <w:rPr>
                <w:del w:id="3103" w:author="Tebokgo Mabuto (ECP)" w:date="2026-09-09T11:12:00Z" w16du:dateUtc="2026-09-09T09:12:00Z"/>
                <w:rFonts w:ascii="Arial" w:hAnsi="Arial" w:cs="Arial"/>
                <w:noProof/>
                <w:sz w:val="20"/>
                <w:szCs w:val="20"/>
              </w:rPr>
            </w:pPr>
            <w:del w:id="3104"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1DE898AE" w14:textId="2EC7F2D3" w:rsidR="00287B14" w:rsidRPr="00325356" w:rsidDel="00EC2039" w:rsidRDefault="00287B14" w:rsidP="006A491F">
            <w:pPr>
              <w:jc w:val="center"/>
              <w:rPr>
                <w:del w:id="3105" w:author="Tebokgo Mabuto (ECP)" w:date="2026-09-09T11:12:00Z" w16du:dateUtc="2026-09-09T09:12:00Z"/>
                <w:rFonts w:ascii="Arial" w:hAnsi="Arial" w:cs="Arial"/>
                <w:noProof/>
                <w:sz w:val="20"/>
                <w:szCs w:val="20"/>
              </w:rPr>
            </w:pPr>
            <w:del w:id="3106"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7F360919" w14:textId="75ED24EC" w:rsidR="00287B14" w:rsidRPr="00325356" w:rsidDel="00EC2039" w:rsidRDefault="00287B14" w:rsidP="006A491F">
            <w:pPr>
              <w:jc w:val="center"/>
              <w:rPr>
                <w:del w:id="3107" w:author="Tebokgo Mabuto (ECP)" w:date="2026-09-09T11:12:00Z" w16du:dateUtc="2026-09-09T09:12:00Z"/>
                <w:rFonts w:ascii="Arial" w:hAnsi="Arial" w:cs="Arial"/>
                <w:noProof/>
                <w:sz w:val="20"/>
                <w:szCs w:val="20"/>
              </w:rPr>
            </w:pPr>
            <w:del w:id="3108" w:author="Tebokgo Mabuto (ECP)" w:date="2026-09-09T11:12:00Z" w16du:dateUtc="2026-09-09T09:12:00Z">
              <w:r w:rsidRPr="00325356" w:rsidDel="00EC2039">
                <w:rPr>
                  <w:rFonts w:ascii="Arial" w:hAnsi="Arial" w:cs="Arial"/>
                  <w:noProof/>
                  <w:sz w:val="20"/>
                  <w:szCs w:val="20"/>
                </w:rPr>
                <w:delText>4</w:delText>
              </w:r>
            </w:del>
          </w:p>
        </w:tc>
        <w:tc>
          <w:tcPr>
            <w:tcW w:w="709" w:type="dxa"/>
          </w:tcPr>
          <w:p w14:paraId="570805A2" w14:textId="30C03113" w:rsidR="00287B14" w:rsidRPr="00325356" w:rsidDel="00EC2039" w:rsidRDefault="00287B14" w:rsidP="006A491F">
            <w:pPr>
              <w:jc w:val="center"/>
              <w:rPr>
                <w:del w:id="3109" w:author="Tebokgo Mabuto (ECP)" w:date="2026-09-09T11:12:00Z" w16du:dateUtc="2026-09-09T09:12:00Z"/>
                <w:rFonts w:ascii="Arial" w:hAnsi="Arial" w:cs="Arial"/>
                <w:noProof/>
                <w:sz w:val="20"/>
                <w:szCs w:val="20"/>
              </w:rPr>
            </w:pPr>
            <w:del w:id="3110"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69CCF3F0" w14:textId="7E708CC9" w:rsidR="00287B14" w:rsidRPr="00325356" w:rsidDel="00EC2039" w:rsidRDefault="00287B14" w:rsidP="006A491F">
            <w:pPr>
              <w:jc w:val="center"/>
              <w:rPr>
                <w:del w:id="3111" w:author="Tebokgo Mabuto (ECP)" w:date="2026-09-09T11:12:00Z" w16du:dateUtc="2026-09-09T09:12:00Z"/>
                <w:rFonts w:ascii="Arial" w:hAnsi="Arial" w:cs="Arial"/>
                <w:noProof/>
                <w:sz w:val="20"/>
                <w:szCs w:val="20"/>
              </w:rPr>
            </w:pPr>
            <w:del w:id="3112"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76B72117" w14:textId="336F5BBB" w:rsidR="00287B14" w:rsidRPr="00325356" w:rsidDel="00EC2039" w:rsidRDefault="00287B14" w:rsidP="006A491F">
            <w:pPr>
              <w:jc w:val="center"/>
              <w:rPr>
                <w:del w:id="3113" w:author="Tebokgo Mabuto (ECP)" w:date="2026-09-09T11:12:00Z" w16du:dateUtc="2026-09-09T09:12:00Z"/>
                <w:rFonts w:ascii="Arial" w:hAnsi="Arial" w:cs="Arial"/>
                <w:noProof/>
                <w:sz w:val="20"/>
                <w:szCs w:val="20"/>
              </w:rPr>
            </w:pPr>
            <w:del w:id="3114" w:author="Tebokgo Mabuto (ECP)" w:date="2026-09-09T11:12:00Z" w16du:dateUtc="2026-09-09T09:12:00Z">
              <w:r w:rsidRPr="00325356" w:rsidDel="00EC2039">
                <w:rPr>
                  <w:rFonts w:ascii="Arial" w:hAnsi="Arial" w:cs="Arial"/>
                  <w:noProof/>
                  <w:sz w:val="20"/>
                  <w:szCs w:val="20"/>
                </w:rPr>
                <w:delText>1</w:delText>
              </w:r>
            </w:del>
          </w:p>
        </w:tc>
        <w:tc>
          <w:tcPr>
            <w:tcW w:w="709" w:type="dxa"/>
          </w:tcPr>
          <w:p w14:paraId="6A7D6690" w14:textId="07AC9440" w:rsidR="00287B14" w:rsidRPr="00325356" w:rsidDel="00EC2039" w:rsidRDefault="00287B14" w:rsidP="006A491F">
            <w:pPr>
              <w:jc w:val="center"/>
              <w:rPr>
                <w:del w:id="3115" w:author="Tebokgo Mabuto (ECP)" w:date="2026-09-09T11:12:00Z" w16du:dateUtc="2026-09-09T09:12:00Z"/>
                <w:rFonts w:ascii="Arial" w:hAnsi="Arial" w:cs="Arial"/>
                <w:noProof/>
                <w:sz w:val="20"/>
                <w:szCs w:val="20"/>
              </w:rPr>
            </w:pPr>
            <w:del w:id="3116"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67D4A237" w14:textId="20070475" w:rsidR="00287B14" w:rsidRPr="00325356" w:rsidDel="00EC2039" w:rsidRDefault="00287B14" w:rsidP="006A491F">
            <w:pPr>
              <w:jc w:val="center"/>
              <w:rPr>
                <w:del w:id="3117" w:author="Tebokgo Mabuto (ECP)" w:date="2026-09-09T11:12:00Z" w16du:dateUtc="2026-09-09T09:12:00Z"/>
                <w:rFonts w:ascii="Arial" w:hAnsi="Arial" w:cs="Arial"/>
                <w:noProof/>
                <w:sz w:val="20"/>
                <w:szCs w:val="20"/>
              </w:rPr>
            </w:pPr>
            <w:del w:id="3118" w:author="Tebokgo Mabuto (ECP)" w:date="2026-09-09T11:12:00Z" w16du:dateUtc="2026-09-09T09:12:00Z">
              <w:r w:rsidRPr="00325356" w:rsidDel="00EC2039">
                <w:rPr>
                  <w:rFonts w:ascii="Arial" w:hAnsi="Arial" w:cs="Arial"/>
                  <w:noProof/>
                  <w:sz w:val="20"/>
                  <w:szCs w:val="20"/>
                </w:rPr>
                <w:delText>4</w:delText>
              </w:r>
            </w:del>
          </w:p>
        </w:tc>
        <w:tc>
          <w:tcPr>
            <w:tcW w:w="709" w:type="dxa"/>
          </w:tcPr>
          <w:p w14:paraId="635FF424" w14:textId="41ED32C8" w:rsidR="00287B14" w:rsidRPr="00325356" w:rsidDel="00EC2039" w:rsidRDefault="00287B14" w:rsidP="006A491F">
            <w:pPr>
              <w:jc w:val="center"/>
              <w:rPr>
                <w:del w:id="3119" w:author="Tebokgo Mabuto (ECP)" w:date="2026-09-09T11:12:00Z" w16du:dateUtc="2026-09-09T09:12:00Z"/>
                <w:rFonts w:ascii="Arial" w:hAnsi="Arial" w:cs="Arial"/>
                <w:noProof/>
                <w:sz w:val="20"/>
                <w:szCs w:val="20"/>
              </w:rPr>
            </w:pPr>
            <w:del w:id="3120"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7325F2F3" w14:textId="024B7978" w:rsidR="00287B14" w:rsidRPr="00325356" w:rsidDel="00EC2039" w:rsidRDefault="00287B14" w:rsidP="006A491F">
            <w:pPr>
              <w:jc w:val="center"/>
              <w:rPr>
                <w:del w:id="3121" w:author="Tebokgo Mabuto (ECP)" w:date="2026-09-09T11:12:00Z" w16du:dateUtc="2026-09-09T09:12:00Z"/>
                <w:rFonts w:ascii="Arial" w:hAnsi="Arial" w:cs="Arial"/>
                <w:noProof/>
                <w:sz w:val="20"/>
                <w:szCs w:val="20"/>
              </w:rPr>
            </w:pPr>
            <w:del w:id="3122"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25364E4D" w14:textId="67BABC76" w:rsidTr="00325356">
        <w:trPr>
          <w:trHeight w:val="210"/>
          <w:del w:id="3123" w:author="Tebokgo Mabuto (ECP)" w:date="2026-09-09T11:12:00Z" w16du:dateUtc="2026-09-09T09:12:00Z"/>
        </w:trPr>
        <w:tc>
          <w:tcPr>
            <w:tcW w:w="346" w:type="dxa"/>
            <w:tcBorders>
              <w:top w:val="nil"/>
              <w:left w:val="nil"/>
              <w:bottom w:val="nil"/>
            </w:tcBorders>
          </w:tcPr>
          <w:p w14:paraId="4A4CBAFD" w14:textId="462AC24C" w:rsidR="00287B14" w:rsidRPr="00325356" w:rsidDel="00EC2039" w:rsidRDefault="00287B14" w:rsidP="006A491F">
            <w:pPr>
              <w:jc w:val="center"/>
              <w:rPr>
                <w:del w:id="3124" w:author="Tebokgo Mabuto (ECP)" w:date="2026-09-09T11:12:00Z" w16du:dateUtc="2026-09-09T09:12:00Z"/>
                <w:rFonts w:ascii="Arial" w:hAnsi="Arial" w:cs="Arial"/>
                <w:noProof/>
                <w:sz w:val="20"/>
                <w:szCs w:val="20"/>
              </w:rPr>
            </w:pPr>
            <w:del w:id="3125" w:author="Tebokgo Mabuto (ECP)" w:date="2026-09-09T11:12:00Z" w16du:dateUtc="2026-09-09T09:12:00Z">
              <w:r w:rsidRPr="00325356" w:rsidDel="00EC2039">
                <w:rPr>
                  <w:rFonts w:ascii="Arial" w:hAnsi="Arial" w:cs="Arial"/>
                  <w:noProof/>
                  <w:sz w:val="20"/>
                  <w:szCs w:val="20"/>
                </w:rPr>
                <w:delText>3</w:delText>
              </w:r>
            </w:del>
          </w:p>
        </w:tc>
        <w:tc>
          <w:tcPr>
            <w:tcW w:w="3193" w:type="dxa"/>
            <w:shd w:val="clear" w:color="auto" w:fill="BFBFBF" w:themeFill="background1" w:themeFillShade="BF"/>
          </w:tcPr>
          <w:p w14:paraId="7CAE4D94" w14:textId="7305C59A" w:rsidR="00287B14" w:rsidRPr="00325356" w:rsidDel="00EC2039" w:rsidRDefault="00287B14" w:rsidP="00325356">
            <w:pPr>
              <w:rPr>
                <w:del w:id="3126" w:author="Tebokgo Mabuto (ECP)" w:date="2026-09-09T11:12:00Z" w16du:dateUtc="2026-09-09T09:12:00Z"/>
                <w:rFonts w:ascii="Arial" w:hAnsi="Arial" w:cs="Arial"/>
                <w:noProof/>
                <w:sz w:val="20"/>
                <w:szCs w:val="20"/>
              </w:rPr>
            </w:pPr>
            <w:del w:id="3127" w:author="Tebokgo Mabuto (ECP)" w:date="2026-09-09T11:12:00Z" w16du:dateUtc="2026-09-09T09:12:00Z">
              <w:r w:rsidRPr="00325356" w:rsidDel="00EC2039">
                <w:rPr>
                  <w:rFonts w:ascii="Arial" w:hAnsi="Arial" w:cs="Arial"/>
                  <w:noProof/>
                  <w:sz w:val="20"/>
                  <w:szCs w:val="20"/>
                </w:rPr>
                <w:delText>Statis (mes) network simulation models</w:delText>
              </w:r>
            </w:del>
          </w:p>
        </w:tc>
        <w:tc>
          <w:tcPr>
            <w:tcW w:w="709" w:type="dxa"/>
          </w:tcPr>
          <w:p w14:paraId="45E32685" w14:textId="5CF68D61" w:rsidR="00287B14" w:rsidRPr="00325356" w:rsidDel="00EC2039" w:rsidRDefault="00287B14" w:rsidP="006A491F">
            <w:pPr>
              <w:jc w:val="center"/>
              <w:rPr>
                <w:del w:id="3128" w:author="Tebokgo Mabuto (ECP)" w:date="2026-09-09T11:12:00Z" w16du:dateUtc="2026-09-09T09:12:00Z"/>
                <w:rFonts w:ascii="Arial" w:hAnsi="Arial" w:cs="Arial"/>
                <w:noProof/>
                <w:sz w:val="20"/>
                <w:szCs w:val="20"/>
              </w:rPr>
            </w:pPr>
            <w:del w:id="3129"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36498A9E" w14:textId="3FF4684D" w:rsidR="00287B14" w:rsidRPr="00325356" w:rsidDel="00EC2039" w:rsidRDefault="00287B14" w:rsidP="006A491F">
            <w:pPr>
              <w:jc w:val="center"/>
              <w:rPr>
                <w:del w:id="3130" w:author="Tebokgo Mabuto (ECP)" w:date="2026-09-09T11:12:00Z" w16du:dateUtc="2026-09-09T09:12:00Z"/>
                <w:rFonts w:ascii="Arial" w:hAnsi="Arial" w:cs="Arial"/>
                <w:b/>
                <w:bCs/>
                <w:noProof/>
                <w:sz w:val="20"/>
                <w:szCs w:val="20"/>
              </w:rPr>
            </w:pPr>
            <w:del w:id="3131" w:author="Tebokgo Mabuto (ECP)" w:date="2026-09-09T11:12:00Z" w16du:dateUtc="2026-09-09T09:12:00Z">
              <w:r w:rsidRPr="00325356" w:rsidDel="00EC2039">
                <w:rPr>
                  <w:rFonts w:ascii="Arial" w:hAnsi="Arial" w:cs="Arial"/>
                  <w:b/>
                  <w:bCs/>
                  <w:noProof/>
                  <w:sz w:val="20"/>
                  <w:szCs w:val="20"/>
                </w:rPr>
                <w:delText>5</w:delText>
              </w:r>
            </w:del>
          </w:p>
        </w:tc>
        <w:tc>
          <w:tcPr>
            <w:tcW w:w="709" w:type="dxa"/>
          </w:tcPr>
          <w:p w14:paraId="3E57A21F" w14:textId="52F44A63" w:rsidR="00287B14" w:rsidRPr="00325356" w:rsidDel="00EC2039" w:rsidRDefault="00287B14" w:rsidP="006A491F">
            <w:pPr>
              <w:jc w:val="center"/>
              <w:rPr>
                <w:del w:id="3132" w:author="Tebokgo Mabuto (ECP)" w:date="2026-09-09T11:12:00Z" w16du:dateUtc="2026-09-09T09:12:00Z"/>
                <w:rFonts w:ascii="Arial" w:hAnsi="Arial" w:cs="Arial"/>
                <w:noProof/>
                <w:sz w:val="20"/>
                <w:szCs w:val="20"/>
              </w:rPr>
            </w:pPr>
            <w:del w:id="3133"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42F3471E" w14:textId="4395D2A5" w:rsidR="00287B14" w:rsidRPr="00325356" w:rsidDel="00EC2039" w:rsidRDefault="00287B14" w:rsidP="006A491F">
            <w:pPr>
              <w:jc w:val="center"/>
              <w:rPr>
                <w:del w:id="3134" w:author="Tebokgo Mabuto (ECP)" w:date="2026-09-09T11:12:00Z" w16du:dateUtc="2026-09-09T09:12:00Z"/>
                <w:rFonts w:ascii="Arial" w:hAnsi="Arial" w:cs="Arial"/>
                <w:noProof/>
                <w:sz w:val="20"/>
                <w:szCs w:val="20"/>
              </w:rPr>
            </w:pPr>
            <w:del w:id="3135"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09FC2B29" w14:textId="661B611E" w:rsidR="00287B14" w:rsidRPr="00325356" w:rsidDel="00EC2039" w:rsidRDefault="00287B14" w:rsidP="006A491F">
            <w:pPr>
              <w:jc w:val="center"/>
              <w:rPr>
                <w:del w:id="3136" w:author="Tebokgo Mabuto (ECP)" w:date="2026-09-09T11:12:00Z" w16du:dateUtc="2026-09-09T09:12:00Z"/>
                <w:rFonts w:ascii="Arial" w:hAnsi="Arial" w:cs="Arial"/>
                <w:noProof/>
                <w:sz w:val="20"/>
                <w:szCs w:val="20"/>
              </w:rPr>
            </w:pPr>
            <w:del w:id="3137"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2A106E88" w14:textId="48BB7621" w:rsidR="00287B14" w:rsidRPr="00325356" w:rsidDel="00EC2039" w:rsidRDefault="00287B14" w:rsidP="006A491F">
            <w:pPr>
              <w:jc w:val="center"/>
              <w:rPr>
                <w:del w:id="3138" w:author="Tebokgo Mabuto (ECP)" w:date="2026-09-09T11:12:00Z" w16du:dateUtc="2026-09-09T09:12:00Z"/>
                <w:rFonts w:ascii="Arial" w:hAnsi="Arial" w:cs="Arial"/>
                <w:noProof/>
                <w:sz w:val="20"/>
                <w:szCs w:val="20"/>
              </w:rPr>
            </w:pPr>
            <w:del w:id="3139"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536D1871" w14:textId="1ECE2A4E" w:rsidR="00287B14" w:rsidRPr="00325356" w:rsidDel="00EC2039" w:rsidRDefault="00287B14" w:rsidP="006A491F">
            <w:pPr>
              <w:jc w:val="center"/>
              <w:rPr>
                <w:del w:id="3140" w:author="Tebokgo Mabuto (ECP)" w:date="2026-09-09T11:12:00Z" w16du:dateUtc="2026-09-09T09:12:00Z"/>
                <w:rFonts w:ascii="Arial" w:hAnsi="Arial" w:cs="Arial"/>
                <w:noProof/>
                <w:sz w:val="20"/>
                <w:szCs w:val="20"/>
              </w:rPr>
            </w:pPr>
            <w:del w:id="3141"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1B4F9A5E" w14:textId="4D55C5D4" w:rsidR="00287B14" w:rsidRPr="00325356" w:rsidDel="00EC2039" w:rsidRDefault="00287B14" w:rsidP="006A491F">
            <w:pPr>
              <w:jc w:val="center"/>
              <w:rPr>
                <w:del w:id="3142" w:author="Tebokgo Mabuto (ECP)" w:date="2026-09-09T11:12:00Z" w16du:dateUtc="2026-09-09T09:12:00Z"/>
                <w:rFonts w:ascii="Arial" w:hAnsi="Arial" w:cs="Arial"/>
                <w:noProof/>
                <w:sz w:val="20"/>
                <w:szCs w:val="20"/>
              </w:rPr>
            </w:pPr>
            <w:del w:id="3143" w:author="Tebokgo Mabuto (ECP)" w:date="2026-09-09T11:12:00Z" w16du:dateUtc="2026-09-09T09:12:00Z">
              <w:r w:rsidRPr="00325356" w:rsidDel="00EC2039">
                <w:rPr>
                  <w:rFonts w:ascii="Arial" w:hAnsi="Arial" w:cs="Arial"/>
                  <w:noProof/>
                  <w:sz w:val="20"/>
                  <w:szCs w:val="20"/>
                </w:rPr>
                <w:delText>4</w:delText>
              </w:r>
            </w:del>
          </w:p>
        </w:tc>
        <w:tc>
          <w:tcPr>
            <w:tcW w:w="709" w:type="dxa"/>
          </w:tcPr>
          <w:p w14:paraId="57E1D087" w14:textId="1FA855D8" w:rsidR="00287B14" w:rsidRPr="00325356" w:rsidDel="00EC2039" w:rsidRDefault="00287B14" w:rsidP="006A491F">
            <w:pPr>
              <w:jc w:val="center"/>
              <w:rPr>
                <w:del w:id="3144" w:author="Tebokgo Mabuto (ECP)" w:date="2026-09-09T11:12:00Z" w16du:dateUtc="2026-09-09T09:12:00Z"/>
                <w:rFonts w:ascii="Arial" w:hAnsi="Arial" w:cs="Arial"/>
                <w:noProof/>
                <w:sz w:val="20"/>
                <w:szCs w:val="20"/>
              </w:rPr>
            </w:pPr>
            <w:del w:id="3145"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0D09B6B8" w14:textId="3BD9135B" w:rsidR="00287B14" w:rsidRPr="00325356" w:rsidDel="00EC2039" w:rsidRDefault="00287B14" w:rsidP="006A491F">
            <w:pPr>
              <w:jc w:val="center"/>
              <w:rPr>
                <w:del w:id="3146" w:author="Tebokgo Mabuto (ECP)" w:date="2026-09-09T11:12:00Z" w16du:dateUtc="2026-09-09T09:12:00Z"/>
                <w:rFonts w:ascii="Arial" w:hAnsi="Arial" w:cs="Arial"/>
                <w:noProof/>
                <w:sz w:val="20"/>
                <w:szCs w:val="20"/>
              </w:rPr>
            </w:pPr>
            <w:del w:id="3147"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48B364FE" w14:textId="511D2FAC" w:rsidR="00287B14" w:rsidRPr="00325356" w:rsidDel="00EC2039" w:rsidRDefault="00287B14" w:rsidP="006A491F">
            <w:pPr>
              <w:jc w:val="center"/>
              <w:rPr>
                <w:del w:id="3148" w:author="Tebokgo Mabuto (ECP)" w:date="2026-09-09T11:12:00Z" w16du:dateUtc="2026-09-09T09:12:00Z"/>
                <w:rFonts w:ascii="Arial" w:hAnsi="Arial" w:cs="Arial"/>
                <w:noProof/>
                <w:sz w:val="20"/>
                <w:szCs w:val="20"/>
              </w:rPr>
            </w:pPr>
            <w:del w:id="3149" w:author="Tebokgo Mabuto (ECP)" w:date="2026-09-09T11:12:00Z" w16du:dateUtc="2026-09-09T09:12:00Z">
              <w:r w:rsidRPr="00325356" w:rsidDel="00EC2039">
                <w:rPr>
                  <w:rFonts w:ascii="Arial" w:hAnsi="Arial" w:cs="Arial"/>
                  <w:noProof/>
                  <w:sz w:val="20"/>
                  <w:szCs w:val="20"/>
                </w:rPr>
                <w:delText>2</w:delText>
              </w:r>
            </w:del>
          </w:p>
        </w:tc>
      </w:tr>
      <w:tr w:rsidR="00287B14" w:rsidRPr="00325356" w:rsidDel="00EC2039" w14:paraId="0F1041B4" w14:textId="73CD4BE2" w:rsidTr="00325356">
        <w:trPr>
          <w:trHeight w:val="210"/>
          <w:del w:id="3150" w:author="Tebokgo Mabuto (ECP)" w:date="2026-09-09T11:12:00Z" w16du:dateUtc="2026-09-09T09:12:00Z"/>
        </w:trPr>
        <w:tc>
          <w:tcPr>
            <w:tcW w:w="346" w:type="dxa"/>
            <w:tcBorders>
              <w:top w:val="nil"/>
              <w:left w:val="nil"/>
              <w:bottom w:val="nil"/>
            </w:tcBorders>
          </w:tcPr>
          <w:p w14:paraId="2F669446" w14:textId="154B16B5" w:rsidR="00287B14" w:rsidRPr="00325356" w:rsidDel="00EC2039" w:rsidRDefault="00287B14" w:rsidP="006A491F">
            <w:pPr>
              <w:jc w:val="center"/>
              <w:rPr>
                <w:del w:id="3151" w:author="Tebokgo Mabuto (ECP)" w:date="2026-09-09T11:12:00Z" w16du:dateUtc="2026-09-09T09:12:00Z"/>
                <w:rFonts w:ascii="Arial" w:hAnsi="Arial" w:cs="Arial"/>
                <w:noProof/>
                <w:sz w:val="20"/>
                <w:szCs w:val="20"/>
              </w:rPr>
            </w:pPr>
            <w:del w:id="3152" w:author="Tebokgo Mabuto (ECP)" w:date="2026-09-09T11:12:00Z" w16du:dateUtc="2026-09-09T09:12:00Z">
              <w:r w:rsidRPr="00325356" w:rsidDel="00EC2039">
                <w:rPr>
                  <w:rFonts w:ascii="Arial" w:hAnsi="Arial" w:cs="Arial"/>
                  <w:noProof/>
                  <w:sz w:val="20"/>
                  <w:szCs w:val="20"/>
                </w:rPr>
                <w:delText>4</w:delText>
              </w:r>
            </w:del>
          </w:p>
        </w:tc>
        <w:tc>
          <w:tcPr>
            <w:tcW w:w="3193" w:type="dxa"/>
            <w:shd w:val="clear" w:color="auto" w:fill="BFBFBF" w:themeFill="background1" w:themeFillShade="BF"/>
          </w:tcPr>
          <w:p w14:paraId="0D531308" w14:textId="726DD47A" w:rsidR="00287B14" w:rsidRPr="00325356" w:rsidDel="00EC2039" w:rsidRDefault="00287B14" w:rsidP="00325356">
            <w:pPr>
              <w:rPr>
                <w:del w:id="3153" w:author="Tebokgo Mabuto (ECP)" w:date="2026-09-09T11:12:00Z" w16du:dateUtc="2026-09-09T09:12:00Z"/>
                <w:rFonts w:ascii="Arial" w:hAnsi="Arial" w:cs="Arial"/>
                <w:noProof/>
                <w:sz w:val="20"/>
                <w:szCs w:val="20"/>
              </w:rPr>
            </w:pPr>
            <w:del w:id="3154" w:author="Tebokgo Mabuto (ECP)" w:date="2026-09-09T11:12:00Z" w16du:dateUtc="2026-09-09T09:12:00Z">
              <w:r w:rsidRPr="00325356" w:rsidDel="00EC2039">
                <w:rPr>
                  <w:rFonts w:ascii="Arial" w:hAnsi="Arial" w:cs="Arial"/>
                  <w:noProof/>
                  <w:sz w:val="20"/>
                  <w:szCs w:val="20"/>
                </w:rPr>
                <w:delText>Dynamic (micro) simulation modelling</w:delText>
              </w:r>
            </w:del>
          </w:p>
        </w:tc>
        <w:tc>
          <w:tcPr>
            <w:tcW w:w="709" w:type="dxa"/>
          </w:tcPr>
          <w:p w14:paraId="470DC5F7" w14:textId="33358AB4" w:rsidR="00287B14" w:rsidRPr="00325356" w:rsidDel="00EC2039" w:rsidRDefault="00287B14" w:rsidP="006A491F">
            <w:pPr>
              <w:jc w:val="center"/>
              <w:rPr>
                <w:del w:id="3155" w:author="Tebokgo Mabuto (ECP)" w:date="2026-09-09T11:12:00Z" w16du:dateUtc="2026-09-09T09:12:00Z"/>
                <w:rFonts w:ascii="Arial" w:hAnsi="Arial" w:cs="Arial"/>
                <w:noProof/>
                <w:sz w:val="20"/>
                <w:szCs w:val="20"/>
              </w:rPr>
            </w:pPr>
            <w:del w:id="3156"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76706713" w14:textId="140FA701" w:rsidR="00287B14" w:rsidRPr="00325356" w:rsidDel="00EC2039" w:rsidRDefault="00287B14" w:rsidP="006A491F">
            <w:pPr>
              <w:jc w:val="center"/>
              <w:rPr>
                <w:del w:id="3157" w:author="Tebokgo Mabuto (ECP)" w:date="2026-09-09T11:12:00Z" w16du:dateUtc="2026-09-09T09:12:00Z"/>
                <w:rFonts w:ascii="Arial" w:hAnsi="Arial" w:cs="Arial"/>
                <w:noProof/>
                <w:sz w:val="20"/>
                <w:szCs w:val="20"/>
              </w:rPr>
            </w:pPr>
            <w:del w:id="3158"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512F35A5" w14:textId="40FEA29F" w:rsidR="00287B14" w:rsidRPr="00325356" w:rsidDel="00EC2039" w:rsidRDefault="00287B14" w:rsidP="006A491F">
            <w:pPr>
              <w:jc w:val="center"/>
              <w:rPr>
                <w:del w:id="3159" w:author="Tebokgo Mabuto (ECP)" w:date="2026-09-09T11:12:00Z" w16du:dateUtc="2026-09-09T09:12:00Z"/>
                <w:rFonts w:ascii="Arial" w:hAnsi="Arial" w:cs="Arial"/>
                <w:b/>
                <w:bCs/>
                <w:noProof/>
                <w:sz w:val="20"/>
                <w:szCs w:val="20"/>
              </w:rPr>
            </w:pPr>
            <w:del w:id="3160" w:author="Tebokgo Mabuto (ECP)" w:date="2026-09-09T11:12:00Z" w16du:dateUtc="2026-09-09T09:12:00Z">
              <w:r w:rsidRPr="00325356" w:rsidDel="00EC2039">
                <w:rPr>
                  <w:rFonts w:ascii="Arial" w:hAnsi="Arial" w:cs="Arial"/>
                  <w:b/>
                  <w:bCs/>
                  <w:noProof/>
                  <w:sz w:val="20"/>
                  <w:szCs w:val="20"/>
                </w:rPr>
                <w:delText>5</w:delText>
              </w:r>
            </w:del>
          </w:p>
        </w:tc>
        <w:tc>
          <w:tcPr>
            <w:tcW w:w="709" w:type="dxa"/>
          </w:tcPr>
          <w:p w14:paraId="1B29CA98" w14:textId="49649661" w:rsidR="00287B14" w:rsidRPr="00325356" w:rsidDel="00EC2039" w:rsidRDefault="00287B14" w:rsidP="006A491F">
            <w:pPr>
              <w:jc w:val="center"/>
              <w:rPr>
                <w:del w:id="3161" w:author="Tebokgo Mabuto (ECP)" w:date="2026-09-09T11:12:00Z" w16du:dateUtc="2026-09-09T09:12:00Z"/>
                <w:rFonts w:ascii="Arial" w:hAnsi="Arial" w:cs="Arial"/>
                <w:noProof/>
                <w:sz w:val="20"/>
                <w:szCs w:val="20"/>
              </w:rPr>
            </w:pPr>
            <w:del w:id="3162"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2D4DDFEB" w14:textId="5377B666" w:rsidR="00287B14" w:rsidRPr="00325356" w:rsidDel="00EC2039" w:rsidRDefault="00287B14" w:rsidP="006A491F">
            <w:pPr>
              <w:jc w:val="center"/>
              <w:rPr>
                <w:del w:id="3163" w:author="Tebokgo Mabuto (ECP)" w:date="2026-09-09T11:12:00Z" w16du:dateUtc="2026-09-09T09:12:00Z"/>
                <w:rFonts w:ascii="Arial" w:hAnsi="Arial" w:cs="Arial"/>
                <w:noProof/>
                <w:sz w:val="20"/>
                <w:szCs w:val="20"/>
              </w:rPr>
            </w:pPr>
            <w:del w:id="3164" w:author="Tebokgo Mabuto (ECP)" w:date="2026-09-09T11:12:00Z" w16du:dateUtc="2026-09-09T09:12:00Z">
              <w:r w:rsidRPr="00325356" w:rsidDel="00EC2039">
                <w:rPr>
                  <w:rFonts w:ascii="Arial" w:hAnsi="Arial" w:cs="Arial"/>
                  <w:noProof/>
                  <w:sz w:val="20"/>
                  <w:szCs w:val="20"/>
                </w:rPr>
                <w:delText>4</w:delText>
              </w:r>
            </w:del>
          </w:p>
        </w:tc>
        <w:tc>
          <w:tcPr>
            <w:tcW w:w="709" w:type="dxa"/>
          </w:tcPr>
          <w:p w14:paraId="1F9404C7" w14:textId="585345E5" w:rsidR="00287B14" w:rsidRPr="00325356" w:rsidDel="00EC2039" w:rsidRDefault="00287B14" w:rsidP="006A491F">
            <w:pPr>
              <w:jc w:val="center"/>
              <w:rPr>
                <w:del w:id="3165" w:author="Tebokgo Mabuto (ECP)" w:date="2026-09-09T11:12:00Z" w16du:dateUtc="2026-09-09T09:12:00Z"/>
                <w:rFonts w:ascii="Arial" w:hAnsi="Arial" w:cs="Arial"/>
                <w:noProof/>
                <w:sz w:val="20"/>
                <w:szCs w:val="20"/>
              </w:rPr>
            </w:pPr>
            <w:del w:id="3166"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0C8807EF" w14:textId="4977957E" w:rsidR="00287B14" w:rsidRPr="00325356" w:rsidDel="00EC2039" w:rsidRDefault="00287B14" w:rsidP="006A491F">
            <w:pPr>
              <w:jc w:val="center"/>
              <w:rPr>
                <w:del w:id="3167" w:author="Tebokgo Mabuto (ECP)" w:date="2026-09-09T11:12:00Z" w16du:dateUtc="2026-09-09T09:12:00Z"/>
                <w:rFonts w:ascii="Arial" w:hAnsi="Arial" w:cs="Arial"/>
                <w:noProof/>
                <w:sz w:val="20"/>
                <w:szCs w:val="20"/>
              </w:rPr>
            </w:pPr>
            <w:del w:id="3168"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59A513CB" w14:textId="4EB9C00D" w:rsidR="00287B14" w:rsidRPr="00325356" w:rsidDel="00EC2039" w:rsidRDefault="00287B14" w:rsidP="006A491F">
            <w:pPr>
              <w:jc w:val="center"/>
              <w:rPr>
                <w:del w:id="3169" w:author="Tebokgo Mabuto (ECP)" w:date="2026-09-09T11:12:00Z" w16du:dateUtc="2026-09-09T09:12:00Z"/>
                <w:rFonts w:ascii="Arial" w:hAnsi="Arial" w:cs="Arial"/>
                <w:noProof/>
                <w:sz w:val="20"/>
                <w:szCs w:val="20"/>
              </w:rPr>
            </w:pPr>
            <w:del w:id="3170" w:author="Tebokgo Mabuto (ECP)" w:date="2026-09-09T11:12:00Z" w16du:dateUtc="2026-09-09T09:12:00Z">
              <w:r w:rsidRPr="00325356" w:rsidDel="00EC2039">
                <w:rPr>
                  <w:rFonts w:ascii="Arial" w:hAnsi="Arial" w:cs="Arial"/>
                  <w:noProof/>
                  <w:sz w:val="20"/>
                  <w:szCs w:val="20"/>
                </w:rPr>
                <w:delText>4</w:delText>
              </w:r>
            </w:del>
          </w:p>
        </w:tc>
        <w:tc>
          <w:tcPr>
            <w:tcW w:w="709" w:type="dxa"/>
          </w:tcPr>
          <w:p w14:paraId="2CF546E3" w14:textId="551479F7" w:rsidR="00287B14" w:rsidRPr="00325356" w:rsidDel="00EC2039" w:rsidRDefault="00287B14" w:rsidP="006A491F">
            <w:pPr>
              <w:jc w:val="center"/>
              <w:rPr>
                <w:del w:id="3171" w:author="Tebokgo Mabuto (ECP)" w:date="2026-09-09T11:12:00Z" w16du:dateUtc="2026-09-09T09:12:00Z"/>
                <w:rFonts w:ascii="Arial" w:hAnsi="Arial" w:cs="Arial"/>
                <w:noProof/>
                <w:sz w:val="20"/>
                <w:szCs w:val="20"/>
              </w:rPr>
            </w:pPr>
            <w:del w:id="3172"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58AD3AC5" w14:textId="1658E6FD" w:rsidR="00287B14" w:rsidRPr="00325356" w:rsidDel="00EC2039" w:rsidRDefault="00287B14" w:rsidP="006A491F">
            <w:pPr>
              <w:jc w:val="center"/>
              <w:rPr>
                <w:del w:id="3173" w:author="Tebokgo Mabuto (ECP)" w:date="2026-09-09T11:12:00Z" w16du:dateUtc="2026-09-09T09:12:00Z"/>
                <w:rFonts w:ascii="Arial" w:hAnsi="Arial" w:cs="Arial"/>
                <w:noProof/>
                <w:sz w:val="20"/>
                <w:szCs w:val="20"/>
              </w:rPr>
            </w:pPr>
            <w:del w:id="3174"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08B47C46" w14:textId="47110A84" w:rsidR="00287B14" w:rsidRPr="00325356" w:rsidDel="00EC2039" w:rsidRDefault="00287B14" w:rsidP="006A491F">
            <w:pPr>
              <w:jc w:val="center"/>
              <w:rPr>
                <w:del w:id="3175" w:author="Tebokgo Mabuto (ECP)" w:date="2026-09-09T11:12:00Z" w16du:dateUtc="2026-09-09T09:12:00Z"/>
                <w:rFonts w:ascii="Arial" w:hAnsi="Arial" w:cs="Arial"/>
                <w:noProof/>
                <w:sz w:val="20"/>
                <w:szCs w:val="20"/>
              </w:rPr>
            </w:pPr>
            <w:del w:id="3176" w:author="Tebokgo Mabuto (ECP)" w:date="2026-09-09T11:12:00Z" w16du:dateUtc="2026-09-09T09:12:00Z">
              <w:r w:rsidRPr="00325356" w:rsidDel="00EC2039">
                <w:rPr>
                  <w:rFonts w:ascii="Arial" w:hAnsi="Arial" w:cs="Arial"/>
                  <w:noProof/>
                  <w:sz w:val="20"/>
                  <w:szCs w:val="20"/>
                </w:rPr>
                <w:delText>3</w:delText>
              </w:r>
            </w:del>
          </w:p>
        </w:tc>
      </w:tr>
      <w:tr w:rsidR="00287B14" w:rsidRPr="00325356" w:rsidDel="00EC2039" w14:paraId="6E926B53" w14:textId="6BF30FF9" w:rsidTr="00325356">
        <w:trPr>
          <w:trHeight w:val="197"/>
          <w:del w:id="3177" w:author="Tebokgo Mabuto (ECP)" w:date="2026-09-09T11:12:00Z" w16du:dateUtc="2026-09-09T09:12:00Z"/>
        </w:trPr>
        <w:tc>
          <w:tcPr>
            <w:tcW w:w="346" w:type="dxa"/>
            <w:tcBorders>
              <w:top w:val="nil"/>
              <w:left w:val="nil"/>
              <w:bottom w:val="nil"/>
            </w:tcBorders>
          </w:tcPr>
          <w:p w14:paraId="7DB559AC" w14:textId="5E35529A" w:rsidR="00287B14" w:rsidRPr="00325356" w:rsidDel="00EC2039" w:rsidRDefault="00287B14" w:rsidP="006A491F">
            <w:pPr>
              <w:jc w:val="center"/>
              <w:rPr>
                <w:del w:id="3178" w:author="Tebokgo Mabuto (ECP)" w:date="2026-09-09T11:12:00Z" w16du:dateUtc="2026-09-09T09:12:00Z"/>
                <w:rFonts w:ascii="Arial" w:hAnsi="Arial" w:cs="Arial"/>
                <w:noProof/>
                <w:sz w:val="20"/>
                <w:szCs w:val="20"/>
              </w:rPr>
            </w:pPr>
            <w:del w:id="3179" w:author="Tebokgo Mabuto (ECP)" w:date="2026-09-09T11:12:00Z" w16du:dateUtc="2026-09-09T09:12:00Z">
              <w:r w:rsidRPr="00325356" w:rsidDel="00EC2039">
                <w:rPr>
                  <w:rFonts w:ascii="Arial" w:hAnsi="Arial" w:cs="Arial"/>
                  <w:noProof/>
                  <w:sz w:val="20"/>
                  <w:szCs w:val="20"/>
                </w:rPr>
                <w:delText>5</w:delText>
              </w:r>
            </w:del>
          </w:p>
        </w:tc>
        <w:tc>
          <w:tcPr>
            <w:tcW w:w="3193" w:type="dxa"/>
            <w:shd w:val="clear" w:color="auto" w:fill="BFBFBF" w:themeFill="background1" w:themeFillShade="BF"/>
          </w:tcPr>
          <w:p w14:paraId="313E2009" w14:textId="5077040F" w:rsidR="00287B14" w:rsidRPr="00325356" w:rsidDel="00EC2039" w:rsidRDefault="00287B14" w:rsidP="00325356">
            <w:pPr>
              <w:rPr>
                <w:del w:id="3180" w:author="Tebokgo Mabuto (ECP)" w:date="2026-09-09T11:12:00Z" w16du:dateUtc="2026-09-09T09:12:00Z"/>
                <w:rFonts w:ascii="Arial" w:hAnsi="Arial" w:cs="Arial"/>
                <w:noProof/>
                <w:sz w:val="20"/>
                <w:szCs w:val="20"/>
              </w:rPr>
            </w:pPr>
            <w:del w:id="3181" w:author="Tebokgo Mabuto (ECP)" w:date="2026-09-09T11:12:00Z" w16du:dateUtc="2026-09-09T09:12:00Z">
              <w:r w:rsidRPr="00325356" w:rsidDel="00EC2039">
                <w:rPr>
                  <w:rFonts w:ascii="Arial" w:hAnsi="Arial" w:cs="Arial"/>
                  <w:noProof/>
                  <w:sz w:val="20"/>
                  <w:szCs w:val="20"/>
                </w:rPr>
                <w:delText>Traffic impact studies / local intersections</w:delText>
              </w:r>
            </w:del>
          </w:p>
        </w:tc>
        <w:tc>
          <w:tcPr>
            <w:tcW w:w="709" w:type="dxa"/>
          </w:tcPr>
          <w:p w14:paraId="375FB92F" w14:textId="386D567D" w:rsidR="00287B14" w:rsidRPr="00325356" w:rsidDel="00EC2039" w:rsidRDefault="00287B14" w:rsidP="006A491F">
            <w:pPr>
              <w:jc w:val="center"/>
              <w:rPr>
                <w:del w:id="3182" w:author="Tebokgo Mabuto (ECP)" w:date="2026-09-09T11:12:00Z" w16du:dateUtc="2026-09-09T09:12:00Z"/>
                <w:rFonts w:ascii="Arial" w:hAnsi="Arial" w:cs="Arial"/>
                <w:noProof/>
                <w:sz w:val="20"/>
                <w:szCs w:val="20"/>
              </w:rPr>
            </w:pPr>
            <w:del w:id="3183"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6E501797" w14:textId="57432D08" w:rsidR="00287B14" w:rsidRPr="00325356" w:rsidDel="00EC2039" w:rsidRDefault="00287B14" w:rsidP="006A491F">
            <w:pPr>
              <w:jc w:val="center"/>
              <w:rPr>
                <w:del w:id="3184" w:author="Tebokgo Mabuto (ECP)" w:date="2026-09-09T11:12:00Z" w16du:dateUtc="2026-09-09T09:12:00Z"/>
                <w:rFonts w:ascii="Arial" w:hAnsi="Arial" w:cs="Arial"/>
                <w:noProof/>
                <w:sz w:val="20"/>
                <w:szCs w:val="20"/>
              </w:rPr>
            </w:pPr>
            <w:del w:id="3185"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11A5DBB1" w14:textId="332E6BA1" w:rsidR="00287B14" w:rsidRPr="00325356" w:rsidDel="00EC2039" w:rsidRDefault="00287B14" w:rsidP="006A491F">
            <w:pPr>
              <w:jc w:val="center"/>
              <w:rPr>
                <w:del w:id="3186" w:author="Tebokgo Mabuto (ECP)" w:date="2026-09-09T11:12:00Z" w16du:dateUtc="2026-09-09T09:12:00Z"/>
                <w:rFonts w:ascii="Arial" w:hAnsi="Arial" w:cs="Arial"/>
                <w:noProof/>
                <w:sz w:val="20"/>
                <w:szCs w:val="20"/>
              </w:rPr>
            </w:pPr>
            <w:del w:id="3187" w:author="Tebokgo Mabuto (ECP)" w:date="2026-09-09T11:12:00Z" w16du:dateUtc="2026-09-09T09:12:00Z">
              <w:r w:rsidRPr="00325356" w:rsidDel="00EC2039">
                <w:rPr>
                  <w:rFonts w:ascii="Arial" w:hAnsi="Arial" w:cs="Arial"/>
                  <w:noProof/>
                  <w:sz w:val="20"/>
                  <w:szCs w:val="20"/>
                </w:rPr>
                <w:delText>4</w:delText>
              </w:r>
            </w:del>
          </w:p>
        </w:tc>
        <w:tc>
          <w:tcPr>
            <w:tcW w:w="709" w:type="dxa"/>
          </w:tcPr>
          <w:p w14:paraId="22E9D511" w14:textId="3DB94154" w:rsidR="00287B14" w:rsidRPr="00325356" w:rsidDel="00EC2039" w:rsidRDefault="00287B14" w:rsidP="006A491F">
            <w:pPr>
              <w:jc w:val="center"/>
              <w:rPr>
                <w:del w:id="3188" w:author="Tebokgo Mabuto (ECP)" w:date="2026-09-09T11:12:00Z" w16du:dateUtc="2026-09-09T09:12:00Z"/>
                <w:rFonts w:ascii="Arial" w:hAnsi="Arial" w:cs="Arial"/>
                <w:b/>
                <w:bCs/>
                <w:noProof/>
                <w:sz w:val="20"/>
                <w:szCs w:val="20"/>
              </w:rPr>
            </w:pPr>
            <w:del w:id="3189" w:author="Tebokgo Mabuto (ECP)" w:date="2026-09-09T11:12:00Z" w16du:dateUtc="2026-09-09T09:12:00Z">
              <w:r w:rsidRPr="00325356" w:rsidDel="00EC2039">
                <w:rPr>
                  <w:rFonts w:ascii="Arial" w:hAnsi="Arial" w:cs="Arial"/>
                  <w:b/>
                  <w:bCs/>
                  <w:noProof/>
                  <w:sz w:val="20"/>
                  <w:szCs w:val="20"/>
                </w:rPr>
                <w:delText>3</w:delText>
              </w:r>
            </w:del>
          </w:p>
        </w:tc>
        <w:tc>
          <w:tcPr>
            <w:tcW w:w="709" w:type="dxa"/>
          </w:tcPr>
          <w:p w14:paraId="7F9FB6C0" w14:textId="711C13C0" w:rsidR="00287B14" w:rsidRPr="00325356" w:rsidDel="00EC2039" w:rsidRDefault="00287B14" w:rsidP="006A491F">
            <w:pPr>
              <w:jc w:val="center"/>
              <w:rPr>
                <w:del w:id="3190" w:author="Tebokgo Mabuto (ECP)" w:date="2026-09-09T11:12:00Z" w16du:dateUtc="2026-09-09T09:12:00Z"/>
                <w:rFonts w:ascii="Arial" w:hAnsi="Arial" w:cs="Arial"/>
                <w:noProof/>
                <w:sz w:val="20"/>
                <w:szCs w:val="20"/>
              </w:rPr>
            </w:pPr>
            <w:del w:id="3191"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2D32F231" w14:textId="60357AD6" w:rsidR="00287B14" w:rsidRPr="00325356" w:rsidDel="00EC2039" w:rsidRDefault="00287B14" w:rsidP="006A491F">
            <w:pPr>
              <w:jc w:val="center"/>
              <w:rPr>
                <w:del w:id="3192" w:author="Tebokgo Mabuto (ECP)" w:date="2026-09-09T11:12:00Z" w16du:dateUtc="2026-09-09T09:12:00Z"/>
                <w:rFonts w:ascii="Arial" w:hAnsi="Arial" w:cs="Arial"/>
                <w:noProof/>
                <w:sz w:val="20"/>
                <w:szCs w:val="20"/>
              </w:rPr>
            </w:pPr>
            <w:del w:id="3193"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168200D1" w14:textId="3502B9A6" w:rsidR="00287B14" w:rsidRPr="00325356" w:rsidDel="00EC2039" w:rsidRDefault="00287B14" w:rsidP="006A491F">
            <w:pPr>
              <w:jc w:val="center"/>
              <w:rPr>
                <w:del w:id="3194" w:author="Tebokgo Mabuto (ECP)" w:date="2026-09-09T11:12:00Z" w16du:dateUtc="2026-09-09T09:12:00Z"/>
                <w:rFonts w:ascii="Arial" w:hAnsi="Arial" w:cs="Arial"/>
                <w:noProof/>
                <w:sz w:val="20"/>
                <w:szCs w:val="20"/>
              </w:rPr>
            </w:pPr>
            <w:del w:id="3195"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1466228D" w14:textId="392F7AB8" w:rsidR="00287B14" w:rsidRPr="00325356" w:rsidDel="00EC2039" w:rsidRDefault="00287B14" w:rsidP="006A491F">
            <w:pPr>
              <w:jc w:val="center"/>
              <w:rPr>
                <w:del w:id="3196" w:author="Tebokgo Mabuto (ECP)" w:date="2026-09-09T11:12:00Z" w16du:dateUtc="2026-09-09T09:12:00Z"/>
                <w:rFonts w:ascii="Arial" w:hAnsi="Arial" w:cs="Arial"/>
                <w:noProof/>
                <w:sz w:val="20"/>
                <w:szCs w:val="20"/>
              </w:rPr>
            </w:pPr>
            <w:del w:id="3197"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2D483FC9" w14:textId="710C1EB1" w:rsidR="00287B14" w:rsidRPr="00325356" w:rsidDel="00EC2039" w:rsidRDefault="00287B14" w:rsidP="006A491F">
            <w:pPr>
              <w:jc w:val="center"/>
              <w:rPr>
                <w:del w:id="3198" w:author="Tebokgo Mabuto (ECP)" w:date="2026-09-09T11:12:00Z" w16du:dateUtc="2026-09-09T09:12:00Z"/>
                <w:rFonts w:ascii="Arial" w:hAnsi="Arial" w:cs="Arial"/>
                <w:noProof/>
                <w:sz w:val="20"/>
                <w:szCs w:val="20"/>
              </w:rPr>
            </w:pPr>
            <w:del w:id="3199"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47C3BD36" w14:textId="6DFAD7BF" w:rsidR="00287B14" w:rsidRPr="00325356" w:rsidDel="00EC2039" w:rsidRDefault="00287B14" w:rsidP="006A491F">
            <w:pPr>
              <w:jc w:val="center"/>
              <w:rPr>
                <w:del w:id="3200" w:author="Tebokgo Mabuto (ECP)" w:date="2026-09-09T11:12:00Z" w16du:dateUtc="2026-09-09T09:12:00Z"/>
                <w:rFonts w:ascii="Arial" w:hAnsi="Arial" w:cs="Arial"/>
                <w:noProof/>
                <w:sz w:val="20"/>
                <w:szCs w:val="20"/>
              </w:rPr>
            </w:pPr>
            <w:del w:id="3201"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3B3EAD7D" w14:textId="15A4BCFE" w:rsidR="00287B14" w:rsidRPr="00325356" w:rsidDel="00EC2039" w:rsidRDefault="00287B14" w:rsidP="006A491F">
            <w:pPr>
              <w:jc w:val="center"/>
              <w:rPr>
                <w:del w:id="3202" w:author="Tebokgo Mabuto (ECP)" w:date="2026-09-09T11:12:00Z" w16du:dateUtc="2026-09-09T09:12:00Z"/>
                <w:rFonts w:ascii="Arial" w:hAnsi="Arial" w:cs="Arial"/>
                <w:noProof/>
                <w:sz w:val="20"/>
                <w:szCs w:val="20"/>
              </w:rPr>
            </w:pPr>
            <w:del w:id="3203"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730B423A" w14:textId="7514AA60" w:rsidTr="00325356">
        <w:trPr>
          <w:trHeight w:val="210"/>
          <w:del w:id="3204" w:author="Tebokgo Mabuto (ECP)" w:date="2026-09-09T11:12:00Z" w16du:dateUtc="2026-09-09T09:12:00Z"/>
        </w:trPr>
        <w:tc>
          <w:tcPr>
            <w:tcW w:w="346" w:type="dxa"/>
            <w:tcBorders>
              <w:top w:val="nil"/>
              <w:left w:val="nil"/>
              <w:bottom w:val="nil"/>
            </w:tcBorders>
          </w:tcPr>
          <w:p w14:paraId="022C43F8" w14:textId="555FE85F" w:rsidR="00287B14" w:rsidRPr="00325356" w:rsidDel="00EC2039" w:rsidRDefault="00287B14" w:rsidP="006A491F">
            <w:pPr>
              <w:jc w:val="center"/>
              <w:rPr>
                <w:del w:id="3205" w:author="Tebokgo Mabuto (ECP)" w:date="2026-09-09T11:12:00Z" w16du:dateUtc="2026-09-09T09:12:00Z"/>
                <w:rFonts w:ascii="Arial" w:hAnsi="Arial" w:cs="Arial"/>
                <w:noProof/>
                <w:sz w:val="20"/>
                <w:szCs w:val="20"/>
              </w:rPr>
            </w:pPr>
            <w:del w:id="3206" w:author="Tebokgo Mabuto (ECP)" w:date="2026-09-09T11:12:00Z" w16du:dateUtc="2026-09-09T09:12:00Z">
              <w:r w:rsidRPr="00325356" w:rsidDel="00EC2039">
                <w:rPr>
                  <w:rFonts w:ascii="Arial" w:hAnsi="Arial" w:cs="Arial"/>
                  <w:noProof/>
                  <w:sz w:val="20"/>
                  <w:szCs w:val="20"/>
                </w:rPr>
                <w:delText>6</w:delText>
              </w:r>
            </w:del>
          </w:p>
        </w:tc>
        <w:tc>
          <w:tcPr>
            <w:tcW w:w="3193" w:type="dxa"/>
            <w:shd w:val="clear" w:color="auto" w:fill="BFBFBF" w:themeFill="background1" w:themeFillShade="BF"/>
          </w:tcPr>
          <w:p w14:paraId="77383B76" w14:textId="67435A72" w:rsidR="00287B14" w:rsidRPr="00325356" w:rsidDel="00EC2039" w:rsidRDefault="00287B14" w:rsidP="00325356">
            <w:pPr>
              <w:rPr>
                <w:del w:id="3207" w:author="Tebokgo Mabuto (ECP)" w:date="2026-09-09T11:12:00Z" w16du:dateUtc="2026-09-09T09:12:00Z"/>
                <w:rFonts w:ascii="Arial" w:hAnsi="Arial" w:cs="Arial"/>
                <w:noProof/>
                <w:sz w:val="20"/>
                <w:szCs w:val="20"/>
              </w:rPr>
            </w:pPr>
            <w:del w:id="3208" w:author="Tebokgo Mabuto (ECP)" w:date="2026-09-09T11:12:00Z" w16du:dateUtc="2026-09-09T09:12:00Z">
              <w:r w:rsidRPr="00325356" w:rsidDel="00EC2039">
                <w:rPr>
                  <w:rFonts w:ascii="Arial" w:hAnsi="Arial" w:cs="Arial"/>
                  <w:noProof/>
                  <w:sz w:val="20"/>
                  <w:szCs w:val="20"/>
                </w:rPr>
                <w:delText>NMT and PT operations</w:delText>
              </w:r>
            </w:del>
          </w:p>
        </w:tc>
        <w:tc>
          <w:tcPr>
            <w:tcW w:w="709" w:type="dxa"/>
          </w:tcPr>
          <w:p w14:paraId="434E0AD1" w14:textId="59FAA9D4" w:rsidR="00287B14" w:rsidRPr="00325356" w:rsidDel="00EC2039" w:rsidRDefault="00287B14" w:rsidP="006A491F">
            <w:pPr>
              <w:jc w:val="center"/>
              <w:rPr>
                <w:del w:id="3209" w:author="Tebokgo Mabuto (ECP)" w:date="2026-09-09T11:12:00Z" w16du:dateUtc="2026-09-09T09:12:00Z"/>
                <w:rFonts w:ascii="Arial" w:hAnsi="Arial" w:cs="Arial"/>
                <w:noProof/>
                <w:sz w:val="20"/>
                <w:szCs w:val="20"/>
              </w:rPr>
            </w:pPr>
            <w:del w:id="3210"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2401C287" w14:textId="651D1DB8" w:rsidR="00287B14" w:rsidRPr="00325356" w:rsidDel="00EC2039" w:rsidRDefault="00287B14" w:rsidP="006A491F">
            <w:pPr>
              <w:jc w:val="center"/>
              <w:rPr>
                <w:del w:id="3211" w:author="Tebokgo Mabuto (ECP)" w:date="2026-09-09T11:12:00Z" w16du:dateUtc="2026-09-09T09:12:00Z"/>
                <w:rFonts w:ascii="Arial" w:hAnsi="Arial" w:cs="Arial"/>
                <w:noProof/>
                <w:sz w:val="20"/>
                <w:szCs w:val="20"/>
              </w:rPr>
            </w:pPr>
            <w:del w:id="3212" w:author="Tebokgo Mabuto (ECP)" w:date="2026-09-09T11:12:00Z" w16du:dateUtc="2026-09-09T09:12:00Z">
              <w:r w:rsidRPr="00325356" w:rsidDel="00EC2039">
                <w:rPr>
                  <w:rFonts w:ascii="Arial" w:hAnsi="Arial" w:cs="Arial"/>
                  <w:noProof/>
                  <w:sz w:val="20"/>
                  <w:szCs w:val="20"/>
                </w:rPr>
                <w:delText>1</w:delText>
              </w:r>
            </w:del>
          </w:p>
        </w:tc>
        <w:tc>
          <w:tcPr>
            <w:tcW w:w="709" w:type="dxa"/>
          </w:tcPr>
          <w:p w14:paraId="72907D45" w14:textId="033EFFCB" w:rsidR="00287B14" w:rsidRPr="00325356" w:rsidDel="00EC2039" w:rsidRDefault="00287B14" w:rsidP="006A491F">
            <w:pPr>
              <w:jc w:val="center"/>
              <w:rPr>
                <w:del w:id="3213" w:author="Tebokgo Mabuto (ECP)" w:date="2026-09-09T11:12:00Z" w16du:dateUtc="2026-09-09T09:12:00Z"/>
                <w:rFonts w:ascii="Arial" w:hAnsi="Arial" w:cs="Arial"/>
                <w:noProof/>
                <w:sz w:val="20"/>
                <w:szCs w:val="20"/>
              </w:rPr>
            </w:pPr>
            <w:del w:id="3214"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2C22C42B" w14:textId="2FFEB74A" w:rsidR="00287B14" w:rsidRPr="00325356" w:rsidDel="00EC2039" w:rsidRDefault="00287B14" w:rsidP="006A491F">
            <w:pPr>
              <w:jc w:val="center"/>
              <w:rPr>
                <w:del w:id="3215" w:author="Tebokgo Mabuto (ECP)" w:date="2026-09-09T11:12:00Z" w16du:dateUtc="2026-09-09T09:12:00Z"/>
                <w:rFonts w:ascii="Arial" w:hAnsi="Arial" w:cs="Arial"/>
                <w:noProof/>
                <w:sz w:val="20"/>
                <w:szCs w:val="20"/>
              </w:rPr>
            </w:pPr>
            <w:del w:id="3216"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4CCC6216" w14:textId="41C7D597" w:rsidR="00287B14" w:rsidRPr="00325356" w:rsidDel="00EC2039" w:rsidRDefault="00287B14" w:rsidP="006A491F">
            <w:pPr>
              <w:jc w:val="center"/>
              <w:rPr>
                <w:del w:id="3217" w:author="Tebokgo Mabuto (ECP)" w:date="2026-09-09T11:12:00Z" w16du:dateUtc="2026-09-09T09:12:00Z"/>
                <w:rFonts w:ascii="Arial" w:hAnsi="Arial" w:cs="Arial"/>
                <w:b/>
                <w:bCs/>
                <w:noProof/>
                <w:sz w:val="20"/>
                <w:szCs w:val="20"/>
              </w:rPr>
            </w:pPr>
            <w:del w:id="3218" w:author="Tebokgo Mabuto (ECP)" w:date="2026-09-09T11:12:00Z" w16du:dateUtc="2026-09-09T09:12:00Z">
              <w:r w:rsidRPr="00325356" w:rsidDel="00EC2039">
                <w:rPr>
                  <w:rFonts w:ascii="Arial" w:hAnsi="Arial" w:cs="Arial"/>
                  <w:b/>
                  <w:bCs/>
                  <w:noProof/>
                  <w:sz w:val="20"/>
                  <w:szCs w:val="20"/>
                </w:rPr>
                <w:delText>2</w:delText>
              </w:r>
            </w:del>
          </w:p>
        </w:tc>
        <w:tc>
          <w:tcPr>
            <w:tcW w:w="709" w:type="dxa"/>
          </w:tcPr>
          <w:p w14:paraId="57DBD63C" w14:textId="5602F9AD" w:rsidR="00287B14" w:rsidRPr="00325356" w:rsidDel="00EC2039" w:rsidRDefault="00287B14" w:rsidP="006A491F">
            <w:pPr>
              <w:jc w:val="center"/>
              <w:rPr>
                <w:del w:id="3219" w:author="Tebokgo Mabuto (ECP)" w:date="2026-09-09T11:12:00Z" w16du:dateUtc="2026-09-09T09:12:00Z"/>
                <w:rFonts w:ascii="Arial" w:hAnsi="Arial" w:cs="Arial"/>
                <w:noProof/>
                <w:sz w:val="20"/>
                <w:szCs w:val="20"/>
              </w:rPr>
            </w:pPr>
            <w:del w:id="3220"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27B69962" w14:textId="3E9734E6" w:rsidR="00287B14" w:rsidRPr="00325356" w:rsidDel="00EC2039" w:rsidRDefault="00287B14" w:rsidP="006A491F">
            <w:pPr>
              <w:jc w:val="center"/>
              <w:rPr>
                <w:del w:id="3221" w:author="Tebokgo Mabuto (ECP)" w:date="2026-09-09T11:12:00Z" w16du:dateUtc="2026-09-09T09:12:00Z"/>
                <w:rFonts w:ascii="Arial" w:hAnsi="Arial" w:cs="Arial"/>
                <w:noProof/>
                <w:sz w:val="20"/>
                <w:szCs w:val="20"/>
              </w:rPr>
            </w:pPr>
            <w:del w:id="3222"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2327196C" w14:textId="1196CA93" w:rsidR="00287B14" w:rsidRPr="00325356" w:rsidDel="00EC2039" w:rsidRDefault="00287B14" w:rsidP="006A491F">
            <w:pPr>
              <w:jc w:val="center"/>
              <w:rPr>
                <w:del w:id="3223" w:author="Tebokgo Mabuto (ECP)" w:date="2026-09-09T11:12:00Z" w16du:dateUtc="2026-09-09T09:12:00Z"/>
                <w:rFonts w:ascii="Arial" w:hAnsi="Arial" w:cs="Arial"/>
                <w:noProof/>
                <w:sz w:val="20"/>
                <w:szCs w:val="20"/>
              </w:rPr>
            </w:pPr>
            <w:del w:id="3224"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2E070F64" w14:textId="7A69CD51" w:rsidR="00287B14" w:rsidRPr="00325356" w:rsidDel="00EC2039" w:rsidRDefault="00287B14" w:rsidP="006A491F">
            <w:pPr>
              <w:jc w:val="center"/>
              <w:rPr>
                <w:del w:id="3225" w:author="Tebokgo Mabuto (ECP)" w:date="2026-09-09T11:12:00Z" w16du:dateUtc="2026-09-09T09:12:00Z"/>
                <w:rFonts w:ascii="Arial" w:hAnsi="Arial" w:cs="Arial"/>
                <w:noProof/>
                <w:sz w:val="20"/>
                <w:szCs w:val="20"/>
              </w:rPr>
            </w:pPr>
            <w:del w:id="3226"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5FE629EC" w14:textId="5917B2ED" w:rsidR="00287B14" w:rsidRPr="00325356" w:rsidDel="00EC2039" w:rsidRDefault="00287B14" w:rsidP="006A491F">
            <w:pPr>
              <w:jc w:val="center"/>
              <w:rPr>
                <w:del w:id="3227" w:author="Tebokgo Mabuto (ECP)" w:date="2026-09-09T11:12:00Z" w16du:dateUtc="2026-09-09T09:12:00Z"/>
                <w:rFonts w:ascii="Arial" w:hAnsi="Arial" w:cs="Arial"/>
                <w:noProof/>
                <w:sz w:val="20"/>
                <w:szCs w:val="20"/>
              </w:rPr>
            </w:pPr>
            <w:del w:id="3228"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1BE31E39" w14:textId="6BA35C31" w:rsidR="00287B14" w:rsidRPr="00325356" w:rsidDel="00EC2039" w:rsidRDefault="00287B14" w:rsidP="006A491F">
            <w:pPr>
              <w:jc w:val="center"/>
              <w:rPr>
                <w:del w:id="3229" w:author="Tebokgo Mabuto (ECP)" w:date="2026-09-09T11:12:00Z" w16du:dateUtc="2026-09-09T09:12:00Z"/>
                <w:rFonts w:ascii="Arial" w:hAnsi="Arial" w:cs="Arial"/>
                <w:noProof/>
                <w:sz w:val="20"/>
                <w:szCs w:val="20"/>
              </w:rPr>
            </w:pPr>
            <w:del w:id="3230"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56494C5C" w14:textId="661ACD9E" w:rsidTr="00325356">
        <w:trPr>
          <w:trHeight w:val="197"/>
          <w:del w:id="3231" w:author="Tebokgo Mabuto (ECP)" w:date="2026-09-09T11:12:00Z" w16du:dateUtc="2026-09-09T09:12:00Z"/>
        </w:trPr>
        <w:tc>
          <w:tcPr>
            <w:tcW w:w="346" w:type="dxa"/>
            <w:tcBorders>
              <w:top w:val="nil"/>
              <w:left w:val="nil"/>
              <w:bottom w:val="nil"/>
            </w:tcBorders>
          </w:tcPr>
          <w:p w14:paraId="11F89CE4" w14:textId="07879800" w:rsidR="00287B14" w:rsidRPr="00325356" w:rsidDel="00EC2039" w:rsidRDefault="00287B14" w:rsidP="006A491F">
            <w:pPr>
              <w:jc w:val="center"/>
              <w:rPr>
                <w:del w:id="3232" w:author="Tebokgo Mabuto (ECP)" w:date="2026-09-09T11:12:00Z" w16du:dateUtc="2026-09-09T09:12:00Z"/>
                <w:rFonts w:ascii="Arial" w:hAnsi="Arial" w:cs="Arial"/>
                <w:noProof/>
                <w:sz w:val="20"/>
                <w:szCs w:val="20"/>
              </w:rPr>
            </w:pPr>
            <w:del w:id="3233" w:author="Tebokgo Mabuto (ECP)" w:date="2026-09-09T11:12:00Z" w16du:dateUtc="2026-09-09T09:12:00Z">
              <w:r w:rsidRPr="00325356" w:rsidDel="00EC2039">
                <w:rPr>
                  <w:rFonts w:ascii="Arial" w:hAnsi="Arial" w:cs="Arial"/>
                  <w:noProof/>
                  <w:sz w:val="20"/>
                  <w:szCs w:val="20"/>
                </w:rPr>
                <w:delText>7</w:delText>
              </w:r>
            </w:del>
          </w:p>
        </w:tc>
        <w:tc>
          <w:tcPr>
            <w:tcW w:w="3193" w:type="dxa"/>
            <w:shd w:val="clear" w:color="auto" w:fill="BFBFBF" w:themeFill="background1" w:themeFillShade="BF"/>
          </w:tcPr>
          <w:p w14:paraId="09A78703" w14:textId="4077BC69" w:rsidR="00287B14" w:rsidRPr="00325356" w:rsidDel="00EC2039" w:rsidRDefault="00287B14" w:rsidP="00325356">
            <w:pPr>
              <w:rPr>
                <w:del w:id="3234" w:author="Tebokgo Mabuto (ECP)" w:date="2026-09-09T11:12:00Z" w16du:dateUtc="2026-09-09T09:12:00Z"/>
                <w:rFonts w:ascii="Arial" w:hAnsi="Arial" w:cs="Arial"/>
                <w:noProof/>
                <w:sz w:val="20"/>
                <w:szCs w:val="20"/>
              </w:rPr>
            </w:pPr>
            <w:del w:id="3235" w:author="Tebokgo Mabuto (ECP)" w:date="2026-09-09T11:12:00Z" w16du:dateUtc="2026-09-09T09:12:00Z">
              <w:r w:rsidRPr="00325356" w:rsidDel="00EC2039">
                <w:rPr>
                  <w:rFonts w:ascii="Arial" w:hAnsi="Arial" w:cs="Arial"/>
                  <w:noProof/>
                  <w:sz w:val="20"/>
                  <w:szCs w:val="20"/>
                </w:rPr>
                <w:delText>Transport economic studies</w:delText>
              </w:r>
            </w:del>
          </w:p>
        </w:tc>
        <w:tc>
          <w:tcPr>
            <w:tcW w:w="709" w:type="dxa"/>
          </w:tcPr>
          <w:p w14:paraId="7AF329B2" w14:textId="7BF141A9" w:rsidR="00287B14" w:rsidRPr="00325356" w:rsidDel="00EC2039" w:rsidRDefault="00287B14" w:rsidP="006A491F">
            <w:pPr>
              <w:jc w:val="center"/>
              <w:rPr>
                <w:del w:id="3236" w:author="Tebokgo Mabuto (ECP)" w:date="2026-09-09T11:12:00Z" w16du:dateUtc="2026-09-09T09:12:00Z"/>
                <w:rFonts w:ascii="Arial" w:hAnsi="Arial" w:cs="Arial"/>
                <w:noProof/>
                <w:sz w:val="20"/>
                <w:szCs w:val="20"/>
              </w:rPr>
            </w:pPr>
            <w:del w:id="3237"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5D9386ED" w14:textId="16299F8E" w:rsidR="00287B14" w:rsidRPr="00325356" w:rsidDel="00EC2039" w:rsidRDefault="00287B14" w:rsidP="006A491F">
            <w:pPr>
              <w:jc w:val="center"/>
              <w:rPr>
                <w:del w:id="3238" w:author="Tebokgo Mabuto (ECP)" w:date="2026-09-09T11:12:00Z" w16du:dateUtc="2026-09-09T09:12:00Z"/>
                <w:rFonts w:ascii="Arial" w:hAnsi="Arial" w:cs="Arial"/>
                <w:noProof/>
                <w:sz w:val="20"/>
                <w:szCs w:val="20"/>
              </w:rPr>
            </w:pPr>
            <w:del w:id="3239"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7FAC1646" w14:textId="441BF916" w:rsidR="00287B14" w:rsidRPr="00325356" w:rsidDel="00EC2039" w:rsidRDefault="00287B14" w:rsidP="006A491F">
            <w:pPr>
              <w:jc w:val="center"/>
              <w:rPr>
                <w:del w:id="3240" w:author="Tebokgo Mabuto (ECP)" w:date="2026-09-09T11:12:00Z" w16du:dateUtc="2026-09-09T09:12:00Z"/>
                <w:rFonts w:ascii="Arial" w:hAnsi="Arial" w:cs="Arial"/>
                <w:noProof/>
                <w:sz w:val="20"/>
                <w:szCs w:val="20"/>
              </w:rPr>
            </w:pPr>
            <w:del w:id="3241"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07DF7604" w14:textId="3F4218CF" w:rsidR="00287B14" w:rsidRPr="00325356" w:rsidDel="00EC2039" w:rsidRDefault="00287B14" w:rsidP="006A491F">
            <w:pPr>
              <w:jc w:val="center"/>
              <w:rPr>
                <w:del w:id="3242" w:author="Tebokgo Mabuto (ECP)" w:date="2026-09-09T11:12:00Z" w16du:dateUtc="2026-09-09T09:12:00Z"/>
                <w:rFonts w:ascii="Arial" w:hAnsi="Arial" w:cs="Arial"/>
                <w:noProof/>
                <w:sz w:val="20"/>
                <w:szCs w:val="20"/>
              </w:rPr>
            </w:pPr>
            <w:del w:id="3243"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22BF313A" w14:textId="58E69B05" w:rsidR="00287B14" w:rsidRPr="00325356" w:rsidDel="00EC2039" w:rsidRDefault="00287B14" w:rsidP="006A491F">
            <w:pPr>
              <w:jc w:val="center"/>
              <w:rPr>
                <w:del w:id="3244" w:author="Tebokgo Mabuto (ECP)" w:date="2026-09-09T11:12:00Z" w16du:dateUtc="2026-09-09T09:12:00Z"/>
                <w:rFonts w:ascii="Arial" w:hAnsi="Arial" w:cs="Arial"/>
                <w:noProof/>
                <w:sz w:val="20"/>
                <w:szCs w:val="20"/>
              </w:rPr>
            </w:pPr>
            <w:del w:id="3245"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1BD03346" w14:textId="2A6D171D" w:rsidR="00287B14" w:rsidRPr="00325356" w:rsidDel="00EC2039" w:rsidRDefault="00287B14" w:rsidP="006A491F">
            <w:pPr>
              <w:jc w:val="center"/>
              <w:rPr>
                <w:del w:id="3246" w:author="Tebokgo Mabuto (ECP)" w:date="2026-09-09T11:12:00Z" w16du:dateUtc="2026-09-09T09:12:00Z"/>
                <w:rFonts w:ascii="Arial" w:hAnsi="Arial" w:cs="Arial"/>
                <w:b/>
                <w:bCs/>
                <w:noProof/>
                <w:sz w:val="20"/>
                <w:szCs w:val="20"/>
              </w:rPr>
            </w:pPr>
            <w:del w:id="3247" w:author="Tebokgo Mabuto (ECP)" w:date="2026-09-09T11:12:00Z" w16du:dateUtc="2026-09-09T09:12:00Z">
              <w:r w:rsidRPr="00325356" w:rsidDel="00EC2039">
                <w:rPr>
                  <w:rFonts w:ascii="Arial" w:hAnsi="Arial" w:cs="Arial"/>
                  <w:b/>
                  <w:bCs/>
                  <w:noProof/>
                  <w:sz w:val="20"/>
                  <w:szCs w:val="20"/>
                </w:rPr>
                <w:delText>3</w:delText>
              </w:r>
            </w:del>
          </w:p>
        </w:tc>
        <w:tc>
          <w:tcPr>
            <w:tcW w:w="709" w:type="dxa"/>
          </w:tcPr>
          <w:p w14:paraId="1D4BB68F" w14:textId="7D49517F" w:rsidR="00287B14" w:rsidRPr="00325356" w:rsidDel="00EC2039" w:rsidRDefault="00287B14" w:rsidP="006A491F">
            <w:pPr>
              <w:jc w:val="center"/>
              <w:rPr>
                <w:del w:id="3248" w:author="Tebokgo Mabuto (ECP)" w:date="2026-09-09T11:12:00Z" w16du:dateUtc="2026-09-09T09:12:00Z"/>
                <w:rFonts w:ascii="Arial" w:hAnsi="Arial" w:cs="Arial"/>
                <w:noProof/>
                <w:sz w:val="20"/>
                <w:szCs w:val="20"/>
              </w:rPr>
            </w:pPr>
            <w:del w:id="3249" w:author="Tebokgo Mabuto (ECP)" w:date="2026-09-09T11:12:00Z" w16du:dateUtc="2026-09-09T09:12:00Z">
              <w:r w:rsidRPr="00325356" w:rsidDel="00EC2039">
                <w:rPr>
                  <w:rFonts w:ascii="Arial" w:hAnsi="Arial" w:cs="Arial"/>
                  <w:noProof/>
                  <w:sz w:val="20"/>
                  <w:szCs w:val="20"/>
                </w:rPr>
                <w:delText>2</w:delText>
              </w:r>
            </w:del>
          </w:p>
        </w:tc>
        <w:tc>
          <w:tcPr>
            <w:tcW w:w="709" w:type="dxa"/>
          </w:tcPr>
          <w:p w14:paraId="7CA75347" w14:textId="246FE62F" w:rsidR="00287B14" w:rsidRPr="00325356" w:rsidDel="00EC2039" w:rsidRDefault="00287B14" w:rsidP="006A491F">
            <w:pPr>
              <w:jc w:val="center"/>
              <w:rPr>
                <w:del w:id="3250" w:author="Tebokgo Mabuto (ECP)" w:date="2026-09-09T11:12:00Z" w16du:dateUtc="2026-09-09T09:12:00Z"/>
                <w:rFonts w:ascii="Arial" w:hAnsi="Arial" w:cs="Arial"/>
                <w:noProof/>
                <w:sz w:val="20"/>
                <w:szCs w:val="20"/>
              </w:rPr>
            </w:pPr>
            <w:del w:id="3251"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3A32C800" w14:textId="34172448" w:rsidR="00287B14" w:rsidRPr="00325356" w:rsidDel="00EC2039" w:rsidRDefault="00287B14" w:rsidP="006A491F">
            <w:pPr>
              <w:jc w:val="center"/>
              <w:rPr>
                <w:del w:id="3252" w:author="Tebokgo Mabuto (ECP)" w:date="2026-09-09T11:12:00Z" w16du:dateUtc="2026-09-09T09:12:00Z"/>
                <w:rFonts w:ascii="Arial" w:hAnsi="Arial" w:cs="Arial"/>
                <w:noProof/>
                <w:sz w:val="20"/>
                <w:szCs w:val="20"/>
              </w:rPr>
            </w:pPr>
            <w:del w:id="3253"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492F6F8E" w14:textId="4CC0430D" w:rsidR="00287B14" w:rsidRPr="00325356" w:rsidDel="00EC2039" w:rsidRDefault="00287B14" w:rsidP="006A491F">
            <w:pPr>
              <w:jc w:val="center"/>
              <w:rPr>
                <w:del w:id="3254" w:author="Tebokgo Mabuto (ECP)" w:date="2026-09-09T11:12:00Z" w16du:dateUtc="2026-09-09T09:12:00Z"/>
                <w:rFonts w:ascii="Arial" w:hAnsi="Arial" w:cs="Arial"/>
                <w:noProof/>
                <w:sz w:val="20"/>
                <w:szCs w:val="20"/>
              </w:rPr>
            </w:pPr>
            <w:del w:id="3255"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3BD78655" w14:textId="51E8ABFC" w:rsidR="00287B14" w:rsidRPr="00325356" w:rsidDel="00EC2039" w:rsidRDefault="00287B14" w:rsidP="006A491F">
            <w:pPr>
              <w:jc w:val="center"/>
              <w:rPr>
                <w:del w:id="3256" w:author="Tebokgo Mabuto (ECP)" w:date="2026-09-09T11:12:00Z" w16du:dateUtc="2026-09-09T09:12:00Z"/>
                <w:rFonts w:ascii="Arial" w:hAnsi="Arial" w:cs="Arial"/>
                <w:noProof/>
                <w:sz w:val="20"/>
                <w:szCs w:val="20"/>
              </w:rPr>
            </w:pPr>
            <w:del w:id="3257"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19772F13" w14:textId="2DA61C83" w:rsidTr="00325356">
        <w:trPr>
          <w:trHeight w:val="197"/>
          <w:del w:id="3258" w:author="Tebokgo Mabuto (ECP)" w:date="2026-09-09T11:12:00Z" w16du:dateUtc="2026-09-09T09:12:00Z"/>
        </w:trPr>
        <w:tc>
          <w:tcPr>
            <w:tcW w:w="346" w:type="dxa"/>
            <w:tcBorders>
              <w:top w:val="nil"/>
              <w:left w:val="nil"/>
              <w:bottom w:val="nil"/>
            </w:tcBorders>
          </w:tcPr>
          <w:p w14:paraId="55034B53" w14:textId="4E07B075" w:rsidR="00287B14" w:rsidRPr="00325356" w:rsidDel="00EC2039" w:rsidRDefault="00287B14" w:rsidP="006A491F">
            <w:pPr>
              <w:jc w:val="center"/>
              <w:rPr>
                <w:del w:id="3259" w:author="Tebokgo Mabuto (ECP)" w:date="2026-09-09T11:12:00Z" w16du:dateUtc="2026-09-09T09:12:00Z"/>
                <w:rFonts w:ascii="Arial" w:hAnsi="Arial" w:cs="Arial"/>
                <w:noProof/>
                <w:sz w:val="20"/>
                <w:szCs w:val="20"/>
              </w:rPr>
            </w:pPr>
            <w:del w:id="3260" w:author="Tebokgo Mabuto (ECP)" w:date="2026-09-09T11:12:00Z" w16du:dateUtc="2026-09-09T09:12:00Z">
              <w:r w:rsidRPr="00325356" w:rsidDel="00EC2039">
                <w:rPr>
                  <w:rFonts w:ascii="Arial" w:hAnsi="Arial" w:cs="Arial"/>
                  <w:noProof/>
                  <w:sz w:val="20"/>
                  <w:szCs w:val="20"/>
                </w:rPr>
                <w:delText>8</w:delText>
              </w:r>
            </w:del>
          </w:p>
        </w:tc>
        <w:tc>
          <w:tcPr>
            <w:tcW w:w="3193" w:type="dxa"/>
            <w:shd w:val="clear" w:color="auto" w:fill="BFBFBF" w:themeFill="background1" w:themeFillShade="BF"/>
          </w:tcPr>
          <w:p w14:paraId="7A6D8A30" w14:textId="38556F64" w:rsidR="00287B14" w:rsidRPr="00325356" w:rsidDel="00EC2039" w:rsidRDefault="00287B14" w:rsidP="00325356">
            <w:pPr>
              <w:rPr>
                <w:del w:id="3261" w:author="Tebokgo Mabuto (ECP)" w:date="2026-09-09T11:12:00Z" w16du:dateUtc="2026-09-09T09:12:00Z"/>
                <w:rFonts w:ascii="Arial" w:hAnsi="Arial" w:cs="Arial"/>
                <w:noProof/>
                <w:sz w:val="20"/>
                <w:szCs w:val="20"/>
              </w:rPr>
            </w:pPr>
            <w:del w:id="3262" w:author="Tebokgo Mabuto (ECP)" w:date="2026-09-09T11:12:00Z" w16du:dateUtc="2026-09-09T09:12:00Z">
              <w:r w:rsidRPr="00325356" w:rsidDel="00EC2039">
                <w:rPr>
                  <w:rFonts w:ascii="Arial" w:hAnsi="Arial" w:cs="Arial"/>
                  <w:noProof/>
                  <w:sz w:val="20"/>
                  <w:szCs w:val="20"/>
                </w:rPr>
                <w:delText>Transport policy development</w:delText>
              </w:r>
            </w:del>
          </w:p>
        </w:tc>
        <w:tc>
          <w:tcPr>
            <w:tcW w:w="709" w:type="dxa"/>
          </w:tcPr>
          <w:p w14:paraId="575B47E0" w14:textId="35938171" w:rsidR="00287B14" w:rsidRPr="00325356" w:rsidDel="00EC2039" w:rsidRDefault="00287B14" w:rsidP="006A491F">
            <w:pPr>
              <w:jc w:val="center"/>
              <w:rPr>
                <w:del w:id="3263" w:author="Tebokgo Mabuto (ECP)" w:date="2026-09-09T11:12:00Z" w16du:dateUtc="2026-09-09T09:12:00Z"/>
                <w:rFonts w:ascii="Arial" w:hAnsi="Arial" w:cs="Arial"/>
                <w:noProof/>
                <w:sz w:val="20"/>
                <w:szCs w:val="20"/>
              </w:rPr>
            </w:pPr>
            <w:del w:id="3264"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63E140B4" w14:textId="12B03C31" w:rsidR="00287B14" w:rsidRPr="00325356" w:rsidDel="00EC2039" w:rsidRDefault="00287B14" w:rsidP="006A491F">
            <w:pPr>
              <w:jc w:val="center"/>
              <w:rPr>
                <w:del w:id="3265" w:author="Tebokgo Mabuto (ECP)" w:date="2026-09-09T11:12:00Z" w16du:dateUtc="2026-09-09T09:12:00Z"/>
                <w:rFonts w:ascii="Arial" w:hAnsi="Arial" w:cs="Arial"/>
                <w:noProof/>
                <w:sz w:val="20"/>
                <w:szCs w:val="20"/>
              </w:rPr>
            </w:pPr>
            <w:del w:id="3266"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537C1B8C" w14:textId="76595FB9" w:rsidR="00287B14" w:rsidRPr="00325356" w:rsidDel="00EC2039" w:rsidRDefault="00287B14" w:rsidP="006A491F">
            <w:pPr>
              <w:jc w:val="center"/>
              <w:rPr>
                <w:del w:id="3267" w:author="Tebokgo Mabuto (ECP)" w:date="2026-09-09T11:12:00Z" w16du:dateUtc="2026-09-09T09:12:00Z"/>
                <w:rFonts w:ascii="Arial" w:hAnsi="Arial" w:cs="Arial"/>
                <w:noProof/>
                <w:sz w:val="20"/>
                <w:szCs w:val="20"/>
              </w:rPr>
            </w:pPr>
            <w:del w:id="3268"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5B39A1C0" w14:textId="4ABDF023" w:rsidR="00287B14" w:rsidRPr="00325356" w:rsidDel="00EC2039" w:rsidRDefault="00287B14" w:rsidP="006A491F">
            <w:pPr>
              <w:jc w:val="center"/>
              <w:rPr>
                <w:del w:id="3269" w:author="Tebokgo Mabuto (ECP)" w:date="2026-09-09T11:12:00Z" w16du:dateUtc="2026-09-09T09:12:00Z"/>
                <w:rFonts w:ascii="Arial" w:hAnsi="Arial" w:cs="Arial"/>
                <w:noProof/>
                <w:sz w:val="20"/>
                <w:szCs w:val="20"/>
              </w:rPr>
            </w:pPr>
            <w:del w:id="3270"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4CFF1F10" w14:textId="178DF8AB" w:rsidR="00287B14" w:rsidRPr="00325356" w:rsidDel="00EC2039" w:rsidRDefault="00287B14" w:rsidP="006A491F">
            <w:pPr>
              <w:jc w:val="center"/>
              <w:rPr>
                <w:del w:id="3271" w:author="Tebokgo Mabuto (ECP)" w:date="2026-09-09T11:12:00Z" w16du:dateUtc="2026-09-09T09:12:00Z"/>
                <w:rFonts w:ascii="Arial" w:hAnsi="Arial" w:cs="Arial"/>
                <w:noProof/>
                <w:sz w:val="20"/>
                <w:szCs w:val="20"/>
              </w:rPr>
            </w:pPr>
            <w:del w:id="3272"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72577A42" w14:textId="016FC18C" w:rsidR="00287B14" w:rsidRPr="00325356" w:rsidDel="00EC2039" w:rsidRDefault="00287B14" w:rsidP="006A491F">
            <w:pPr>
              <w:jc w:val="center"/>
              <w:rPr>
                <w:del w:id="3273" w:author="Tebokgo Mabuto (ECP)" w:date="2026-09-09T11:12:00Z" w16du:dateUtc="2026-09-09T09:12:00Z"/>
                <w:rFonts w:ascii="Arial" w:hAnsi="Arial" w:cs="Arial"/>
                <w:noProof/>
                <w:sz w:val="20"/>
                <w:szCs w:val="20"/>
              </w:rPr>
            </w:pPr>
            <w:del w:id="3274"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20FA20D4" w14:textId="18346A9B" w:rsidR="00287B14" w:rsidRPr="00325356" w:rsidDel="00EC2039" w:rsidRDefault="00287B14" w:rsidP="006A491F">
            <w:pPr>
              <w:jc w:val="center"/>
              <w:rPr>
                <w:del w:id="3275" w:author="Tebokgo Mabuto (ECP)" w:date="2026-09-09T11:12:00Z" w16du:dateUtc="2026-09-09T09:12:00Z"/>
                <w:rFonts w:ascii="Arial" w:hAnsi="Arial" w:cs="Arial"/>
                <w:b/>
                <w:bCs/>
                <w:noProof/>
                <w:sz w:val="20"/>
                <w:szCs w:val="20"/>
              </w:rPr>
            </w:pPr>
            <w:del w:id="3276" w:author="Tebokgo Mabuto (ECP)" w:date="2026-09-09T11:12:00Z" w16du:dateUtc="2026-09-09T09:12:00Z">
              <w:r w:rsidRPr="00325356" w:rsidDel="00EC2039">
                <w:rPr>
                  <w:rFonts w:ascii="Arial" w:hAnsi="Arial" w:cs="Arial"/>
                  <w:b/>
                  <w:bCs/>
                  <w:noProof/>
                  <w:sz w:val="20"/>
                  <w:szCs w:val="20"/>
                </w:rPr>
                <w:delText>2</w:delText>
              </w:r>
            </w:del>
          </w:p>
        </w:tc>
        <w:tc>
          <w:tcPr>
            <w:tcW w:w="709" w:type="dxa"/>
          </w:tcPr>
          <w:p w14:paraId="36CA1964" w14:textId="18FCBF18" w:rsidR="00287B14" w:rsidRPr="00325356" w:rsidDel="00EC2039" w:rsidRDefault="00287B14" w:rsidP="006A491F">
            <w:pPr>
              <w:jc w:val="center"/>
              <w:rPr>
                <w:del w:id="3277" w:author="Tebokgo Mabuto (ECP)" w:date="2026-09-09T11:12:00Z" w16du:dateUtc="2026-09-09T09:12:00Z"/>
                <w:rFonts w:ascii="Arial" w:hAnsi="Arial" w:cs="Arial"/>
                <w:noProof/>
                <w:sz w:val="20"/>
                <w:szCs w:val="20"/>
              </w:rPr>
            </w:pPr>
            <w:del w:id="3278"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023CE9E6" w14:textId="171E1BE9" w:rsidR="00287B14" w:rsidRPr="00325356" w:rsidDel="00EC2039" w:rsidRDefault="00287B14" w:rsidP="006A491F">
            <w:pPr>
              <w:jc w:val="center"/>
              <w:rPr>
                <w:del w:id="3279" w:author="Tebokgo Mabuto (ECP)" w:date="2026-09-09T11:12:00Z" w16du:dateUtc="2026-09-09T09:12:00Z"/>
                <w:rFonts w:ascii="Arial" w:hAnsi="Arial" w:cs="Arial"/>
                <w:noProof/>
                <w:sz w:val="20"/>
                <w:szCs w:val="20"/>
              </w:rPr>
            </w:pPr>
            <w:del w:id="3280" w:author="Tebokgo Mabuto (ECP)" w:date="2026-09-09T11:12:00Z" w16du:dateUtc="2026-09-09T09:12:00Z">
              <w:r w:rsidRPr="00325356" w:rsidDel="00EC2039">
                <w:rPr>
                  <w:rFonts w:ascii="Arial" w:hAnsi="Arial" w:cs="Arial"/>
                  <w:noProof/>
                  <w:sz w:val="20"/>
                  <w:szCs w:val="20"/>
                </w:rPr>
                <w:delText>3</w:delText>
              </w:r>
            </w:del>
          </w:p>
        </w:tc>
        <w:tc>
          <w:tcPr>
            <w:tcW w:w="709" w:type="dxa"/>
          </w:tcPr>
          <w:p w14:paraId="75E5C47D" w14:textId="1627049D" w:rsidR="00287B14" w:rsidRPr="00325356" w:rsidDel="00EC2039" w:rsidRDefault="00287B14" w:rsidP="006A491F">
            <w:pPr>
              <w:jc w:val="center"/>
              <w:rPr>
                <w:del w:id="3281" w:author="Tebokgo Mabuto (ECP)" w:date="2026-09-09T11:12:00Z" w16du:dateUtc="2026-09-09T09:12:00Z"/>
                <w:rFonts w:ascii="Arial" w:hAnsi="Arial" w:cs="Arial"/>
                <w:noProof/>
                <w:sz w:val="20"/>
                <w:szCs w:val="20"/>
              </w:rPr>
            </w:pPr>
            <w:del w:id="3282" w:author="Tebokgo Mabuto (ECP)" w:date="2026-09-09T11:12:00Z" w16du:dateUtc="2026-09-09T09:12:00Z">
              <w:r w:rsidRPr="00325356" w:rsidDel="00EC2039">
                <w:rPr>
                  <w:rFonts w:ascii="Arial" w:hAnsi="Arial" w:cs="Arial"/>
                  <w:noProof/>
                  <w:sz w:val="20"/>
                  <w:szCs w:val="20"/>
                </w:rPr>
                <w:delText>5</w:delText>
              </w:r>
            </w:del>
          </w:p>
        </w:tc>
        <w:tc>
          <w:tcPr>
            <w:tcW w:w="709" w:type="dxa"/>
          </w:tcPr>
          <w:p w14:paraId="0AAFE880" w14:textId="06816902" w:rsidR="00287B14" w:rsidRPr="00325356" w:rsidDel="00EC2039" w:rsidRDefault="00287B14" w:rsidP="006A491F">
            <w:pPr>
              <w:jc w:val="center"/>
              <w:rPr>
                <w:del w:id="3283" w:author="Tebokgo Mabuto (ECP)" w:date="2026-09-09T11:12:00Z" w16du:dateUtc="2026-09-09T09:12:00Z"/>
                <w:rFonts w:ascii="Arial" w:hAnsi="Arial" w:cs="Arial"/>
                <w:noProof/>
                <w:sz w:val="20"/>
                <w:szCs w:val="20"/>
              </w:rPr>
            </w:pPr>
            <w:del w:id="3284"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5584D239" w14:textId="7E938F67" w:rsidTr="00325356">
        <w:trPr>
          <w:trHeight w:val="197"/>
          <w:del w:id="3285" w:author="Tebokgo Mabuto (ECP)" w:date="2026-09-09T11:12:00Z" w16du:dateUtc="2026-09-09T09:12:00Z"/>
        </w:trPr>
        <w:tc>
          <w:tcPr>
            <w:tcW w:w="346" w:type="dxa"/>
            <w:tcBorders>
              <w:top w:val="nil"/>
              <w:left w:val="nil"/>
              <w:bottom w:val="nil"/>
            </w:tcBorders>
          </w:tcPr>
          <w:p w14:paraId="0C55A4B4" w14:textId="24A32B63" w:rsidR="00287B14" w:rsidRPr="00325356" w:rsidDel="00EC2039" w:rsidRDefault="00287B14" w:rsidP="006A491F">
            <w:pPr>
              <w:jc w:val="center"/>
              <w:rPr>
                <w:del w:id="3286" w:author="Tebokgo Mabuto (ECP)" w:date="2026-09-09T11:12:00Z" w16du:dateUtc="2026-09-09T09:12:00Z"/>
                <w:rFonts w:ascii="Arial" w:hAnsi="Arial" w:cs="Arial"/>
                <w:noProof/>
                <w:sz w:val="20"/>
                <w:szCs w:val="20"/>
              </w:rPr>
            </w:pPr>
            <w:del w:id="3287" w:author="Tebokgo Mabuto (ECP)" w:date="2026-09-09T11:12:00Z" w16du:dateUtc="2026-09-09T09:12:00Z">
              <w:r w:rsidRPr="00325356" w:rsidDel="00EC2039">
                <w:rPr>
                  <w:rFonts w:ascii="Arial" w:hAnsi="Arial" w:cs="Arial"/>
                  <w:noProof/>
                  <w:sz w:val="20"/>
                  <w:szCs w:val="20"/>
                </w:rPr>
                <w:delText>9</w:delText>
              </w:r>
            </w:del>
          </w:p>
        </w:tc>
        <w:tc>
          <w:tcPr>
            <w:tcW w:w="3193" w:type="dxa"/>
            <w:shd w:val="clear" w:color="auto" w:fill="BFBFBF" w:themeFill="background1" w:themeFillShade="BF"/>
          </w:tcPr>
          <w:p w14:paraId="4C9C34BA" w14:textId="5D8F0359" w:rsidR="00287B14" w:rsidRPr="00325356" w:rsidDel="00EC2039" w:rsidRDefault="00287B14" w:rsidP="00325356">
            <w:pPr>
              <w:rPr>
                <w:del w:id="3288" w:author="Tebokgo Mabuto (ECP)" w:date="2026-09-09T11:12:00Z" w16du:dateUtc="2026-09-09T09:12:00Z"/>
                <w:rFonts w:ascii="Arial" w:hAnsi="Arial" w:cs="Arial"/>
                <w:noProof/>
                <w:sz w:val="20"/>
                <w:szCs w:val="20"/>
              </w:rPr>
            </w:pPr>
            <w:del w:id="3289" w:author="Tebokgo Mabuto (ECP)" w:date="2026-09-09T11:12:00Z" w16du:dateUtc="2026-09-09T09:12:00Z">
              <w:r w:rsidRPr="00325356" w:rsidDel="00EC2039">
                <w:rPr>
                  <w:rFonts w:ascii="Arial" w:hAnsi="Arial" w:cs="Arial"/>
                  <w:noProof/>
                  <w:sz w:val="20"/>
                  <w:szCs w:val="20"/>
                </w:rPr>
                <w:delText>ITS systems</w:delText>
              </w:r>
            </w:del>
          </w:p>
        </w:tc>
        <w:tc>
          <w:tcPr>
            <w:tcW w:w="709" w:type="dxa"/>
          </w:tcPr>
          <w:p w14:paraId="1F9FAB46" w14:textId="1DE3D869" w:rsidR="00287B14" w:rsidRPr="00325356" w:rsidDel="00EC2039" w:rsidRDefault="00287B14" w:rsidP="006A491F">
            <w:pPr>
              <w:jc w:val="center"/>
              <w:rPr>
                <w:del w:id="3290" w:author="Tebokgo Mabuto (ECP)" w:date="2026-09-09T11:12:00Z" w16du:dateUtc="2026-09-09T09:12:00Z"/>
                <w:rFonts w:ascii="Arial" w:hAnsi="Arial" w:cs="Arial"/>
                <w:noProof/>
                <w:sz w:val="20"/>
                <w:szCs w:val="20"/>
              </w:rPr>
            </w:pPr>
            <w:del w:id="3291"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4B7A5EE4" w14:textId="03E7E995" w:rsidR="00287B14" w:rsidRPr="00325356" w:rsidDel="00EC2039" w:rsidRDefault="00287B14" w:rsidP="006A491F">
            <w:pPr>
              <w:jc w:val="center"/>
              <w:rPr>
                <w:del w:id="3292" w:author="Tebokgo Mabuto (ECP)" w:date="2026-09-09T11:12:00Z" w16du:dateUtc="2026-09-09T09:12:00Z"/>
                <w:rFonts w:ascii="Arial" w:hAnsi="Arial" w:cs="Arial"/>
                <w:noProof/>
                <w:sz w:val="20"/>
                <w:szCs w:val="20"/>
              </w:rPr>
            </w:pPr>
            <w:del w:id="3293"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30972F17" w14:textId="4AB49474" w:rsidR="00287B14" w:rsidRPr="00325356" w:rsidDel="00EC2039" w:rsidRDefault="00287B14" w:rsidP="006A491F">
            <w:pPr>
              <w:jc w:val="center"/>
              <w:rPr>
                <w:del w:id="3294" w:author="Tebokgo Mabuto (ECP)" w:date="2026-09-09T11:12:00Z" w16du:dateUtc="2026-09-09T09:12:00Z"/>
                <w:rFonts w:ascii="Arial" w:hAnsi="Arial" w:cs="Arial"/>
                <w:noProof/>
                <w:sz w:val="20"/>
                <w:szCs w:val="20"/>
              </w:rPr>
            </w:pPr>
            <w:del w:id="3295"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32F64C2A" w14:textId="55A8E11D" w:rsidR="00287B14" w:rsidRPr="00325356" w:rsidDel="00EC2039" w:rsidRDefault="00287B14" w:rsidP="006A491F">
            <w:pPr>
              <w:jc w:val="center"/>
              <w:rPr>
                <w:del w:id="3296" w:author="Tebokgo Mabuto (ECP)" w:date="2026-09-09T11:12:00Z" w16du:dateUtc="2026-09-09T09:12:00Z"/>
                <w:rFonts w:ascii="Arial" w:hAnsi="Arial" w:cs="Arial"/>
                <w:noProof/>
                <w:sz w:val="20"/>
                <w:szCs w:val="20"/>
              </w:rPr>
            </w:pPr>
            <w:del w:id="3297"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2DD4B3B0" w14:textId="504D5B93" w:rsidR="00287B14" w:rsidRPr="00325356" w:rsidDel="00EC2039" w:rsidRDefault="00287B14" w:rsidP="006A491F">
            <w:pPr>
              <w:jc w:val="center"/>
              <w:rPr>
                <w:del w:id="3298" w:author="Tebokgo Mabuto (ECP)" w:date="2026-09-09T11:12:00Z" w16du:dateUtc="2026-09-09T09:12:00Z"/>
                <w:rFonts w:ascii="Arial" w:hAnsi="Arial" w:cs="Arial"/>
                <w:noProof/>
                <w:sz w:val="20"/>
                <w:szCs w:val="20"/>
              </w:rPr>
            </w:pPr>
            <w:del w:id="3299"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53FE24E7" w14:textId="34BF6D6B" w:rsidR="00287B14" w:rsidRPr="00325356" w:rsidDel="00EC2039" w:rsidRDefault="00287B14" w:rsidP="006A491F">
            <w:pPr>
              <w:jc w:val="center"/>
              <w:rPr>
                <w:del w:id="3300" w:author="Tebokgo Mabuto (ECP)" w:date="2026-09-09T11:12:00Z" w16du:dateUtc="2026-09-09T09:12:00Z"/>
                <w:rFonts w:ascii="Arial" w:hAnsi="Arial" w:cs="Arial"/>
                <w:noProof/>
                <w:sz w:val="20"/>
                <w:szCs w:val="20"/>
              </w:rPr>
            </w:pPr>
            <w:del w:id="3301"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57DA9413" w14:textId="4BA4ED12" w:rsidR="00287B14" w:rsidRPr="00325356" w:rsidDel="00EC2039" w:rsidRDefault="00287B14" w:rsidP="006A491F">
            <w:pPr>
              <w:jc w:val="center"/>
              <w:rPr>
                <w:del w:id="3302" w:author="Tebokgo Mabuto (ECP)" w:date="2026-09-09T11:12:00Z" w16du:dateUtc="2026-09-09T09:12:00Z"/>
                <w:rFonts w:ascii="Arial" w:hAnsi="Arial" w:cs="Arial"/>
                <w:noProof/>
                <w:sz w:val="20"/>
                <w:szCs w:val="20"/>
              </w:rPr>
            </w:pPr>
            <w:del w:id="3303"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776F74CA" w14:textId="37C41A23" w:rsidR="00287B14" w:rsidRPr="00325356" w:rsidDel="00EC2039" w:rsidRDefault="00287B14" w:rsidP="006A491F">
            <w:pPr>
              <w:jc w:val="center"/>
              <w:rPr>
                <w:del w:id="3304" w:author="Tebokgo Mabuto (ECP)" w:date="2026-09-09T11:12:00Z" w16du:dateUtc="2026-09-09T09:12:00Z"/>
                <w:rFonts w:ascii="Arial" w:hAnsi="Arial" w:cs="Arial"/>
                <w:b/>
                <w:bCs/>
                <w:noProof/>
                <w:sz w:val="20"/>
                <w:szCs w:val="20"/>
              </w:rPr>
            </w:pPr>
            <w:del w:id="3305" w:author="Tebokgo Mabuto (ECP)" w:date="2026-09-09T11:12:00Z" w16du:dateUtc="2026-09-09T09:12:00Z">
              <w:r w:rsidRPr="00325356" w:rsidDel="00EC2039">
                <w:rPr>
                  <w:rFonts w:ascii="Arial" w:hAnsi="Arial" w:cs="Arial"/>
                  <w:b/>
                  <w:bCs/>
                  <w:noProof/>
                  <w:sz w:val="20"/>
                  <w:szCs w:val="20"/>
                </w:rPr>
                <w:delText>0</w:delText>
              </w:r>
            </w:del>
          </w:p>
        </w:tc>
        <w:tc>
          <w:tcPr>
            <w:tcW w:w="709" w:type="dxa"/>
          </w:tcPr>
          <w:p w14:paraId="09E06C10" w14:textId="154FC831" w:rsidR="00287B14" w:rsidRPr="00325356" w:rsidDel="00EC2039" w:rsidRDefault="00287B14" w:rsidP="006A491F">
            <w:pPr>
              <w:jc w:val="center"/>
              <w:rPr>
                <w:del w:id="3306" w:author="Tebokgo Mabuto (ECP)" w:date="2026-09-09T11:12:00Z" w16du:dateUtc="2026-09-09T09:12:00Z"/>
                <w:rFonts w:ascii="Arial" w:hAnsi="Arial" w:cs="Arial"/>
                <w:noProof/>
                <w:sz w:val="20"/>
                <w:szCs w:val="20"/>
              </w:rPr>
            </w:pPr>
            <w:del w:id="3307"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019E4CE7" w14:textId="49864BD7" w:rsidR="00287B14" w:rsidRPr="00325356" w:rsidDel="00EC2039" w:rsidRDefault="00287B14" w:rsidP="006A491F">
            <w:pPr>
              <w:jc w:val="center"/>
              <w:rPr>
                <w:del w:id="3308" w:author="Tebokgo Mabuto (ECP)" w:date="2026-09-09T11:12:00Z" w16du:dateUtc="2026-09-09T09:12:00Z"/>
                <w:rFonts w:ascii="Arial" w:hAnsi="Arial" w:cs="Arial"/>
                <w:noProof/>
                <w:sz w:val="20"/>
                <w:szCs w:val="20"/>
              </w:rPr>
            </w:pPr>
            <w:del w:id="3309" w:author="Tebokgo Mabuto (ECP)" w:date="2026-09-09T11:12:00Z" w16du:dateUtc="2026-09-09T09:12:00Z">
              <w:r w:rsidRPr="00325356" w:rsidDel="00EC2039">
                <w:rPr>
                  <w:rFonts w:ascii="Arial" w:hAnsi="Arial" w:cs="Arial"/>
                  <w:noProof/>
                  <w:sz w:val="20"/>
                  <w:szCs w:val="20"/>
                </w:rPr>
                <w:delText>0</w:delText>
              </w:r>
            </w:del>
          </w:p>
        </w:tc>
        <w:tc>
          <w:tcPr>
            <w:tcW w:w="709" w:type="dxa"/>
          </w:tcPr>
          <w:p w14:paraId="30F8D80A" w14:textId="7D960039" w:rsidR="00287B14" w:rsidRPr="00325356" w:rsidDel="00EC2039" w:rsidRDefault="00287B14" w:rsidP="006A491F">
            <w:pPr>
              <w:jc w:val="center"/>
              <w:rPr>
                <w:del w:id="3310" w:author="Tebokgo Mabuto (ECP)" w:date="2026-09-09T11:12:00Z" w16du:dateUtc="2026-09-09T09:12:00Z"/>
                <w:rFonts w:ascii="Arial" w:hAnsi="Arial" w:cs="Arial"/>
                <w:noProof/>
                <w:sz w:val="20"/>
                <w:szCs w:val="20"/>
              </w:rPr>
            </w:pPr>
            <w:del w:id="3311" w:author="Tebokgo Mabuto (ECP)" w:date="2026-09-09T11:12:00Z" w16du:dateUtc="2026-09-09T09:12:00Z">
              <w:r w:rsidRPr="00325356" w:rsidDel="00EC2039">
                <w:rPr>
                  <w:rFonts w:ascii="Arial" w:hAnsi="Arial" w:cs="Arial"/>
                  <w:noProof/>
                  <w:sz w:val="20"/>
                  <w:szCs w:val="20"/>
                </w:rPr>
                <w:delText>5</w:delText>
              </w:r>
            </w:del>
          </w:p>
        </w:tc>
      </w:tr>
    </w:tbl>
    <w:p w14:paraId="6381AAD6" w14:textId="7DF156A1" w:rsidR="00287B14" w:rsidRPr="00325356" w:rsidDel="00EC2039" w:rsidRDefault="00287B14" w:rsidP="00287B14">
      <w:pPr>
        <w:rPr>
          <w:del w:id="3312" w:author="Tebokgo Mabuto (ECP)" w:date="2026-09-09T11:12:00Z" w16du:dateUtc="2026-09-09T09:12:00Z"/>
          <w:rFonts w:ascii="Arial" w:hAnsi="Arial" w:cs="Arial"/>
          <w:sz w:val="16"/>
          <w:szCs w:val="16"/>
        </w:rPr>
      </w:pPr>
    </w:p>
    <w:p w14:paraId="0083B8E6" w14:textId="2E955434" w:rsidR="00287B14" w:rsidRPr="00325356" w:rsidDel="00EC2039" w:rsidRDefault="00287B14" w:rsidP="00287B14">
      <w:pPr>
        <w:rPr>
          <w:del w:id="3313" w:author="Tebokgo Mabuto (ECP)" w:date="2026-09-09T11:12:00Z" w16du:dateUtc="2026-09-09T09:12:00Z"/>
          <w:rFonts w:ascii="Arial" w:hAnsi="Arial" w:cs="Arial"/>
          <w:sz w:val="16"/>
          <w:szCs w:val="16"/>
        </w:rPr>
      </w:pPr>
    </w:p>
    <w:p w14:paraId="5E3CEE03" w14:textId="31CC1028" w:rsidR="00287B14" w:rsidRPr="00325356" w:rsidDel="00EC2039" w:rsidRDefault="00287B14" w:rsidP="00287B14">
      <w:pPr>
        <w:rPr>
          <w:del w:id="3314" w:author="Tebokgo Mabuto (ECP)" w:date="2026-09-09T11:12:00Z" w16du:dateUtc="2026-09-09T09:12:00Z"/>
          <w:rFonts w:ascii="Arial" w:hAnsi="Arial" w:cs="Arial"/>
          <w:b/>
          <w:bCs/>
          <w:noProof/>
          <w:sz w:val="20"/>
          <w:szCs w:val="20"/>
        </w:rPr>
      </w:pPr>
    </w:p>
    <w:p w14:paraId="783543F4" w14:textId="7C948A05" w:rsidR="00287B14" w:rsidRPr="00325356" w:rsidDel="00EC2039" w:rsidRDefault="00287B14" w:rsidP="00287B14">
      <w:pPr>
        <w:rPr>
          <w:del w:id="3315" w:author="Tebokgo Mabuto (ECP)" w:date="2026-09-09T11:12:00Z" w16du:dateUtc="2026-09-09T09:12:00Z"/>
          <w:rFonts w:ascii="Arial" w:hAnsi="Arial" w:cs="Arial"/>
          <w:b/>
          <w:bCs/>
          <w:noProof/>
          <w:sz w:val="20"/>
          <w:szCs w:val="20"/>
        </w:rPr>
      </w:pPr>
    </w:p>
    <w:p w14:paraId="04DD8900" w14:textId="697FEA8F" w:rsidR="00287B14" w:rsidRPr="00325356" w:rsidDel="00EC2039" w:rsidRDefault="00287B14" w:rsidP="00287B14">
      <w:pPr>
        <w:rPr>
          <w:del w:id="3316" w:author="Tebokgo Mabuto (ECP)" w:date="2026-09-09T11:12:00Z" w16du:dateUtc="2026-09-09T09:12:00Z"/>
          <w:rFonts w:ascii="Arial" w:hAnsi="Arial" w:cs="Arial"/>
          <w:b/>
          <w:bCs/>
          <w:noProof/>
          <w:sz w:val="20"/>
          <w:szCs w:val="20"/>
        </w:rPr>
      </w:pPr>
    </w:p>
    <w:p w14:paraId="698604EE" w14:textId="6B565CD1" w:rsidR="00287B14" w:rsidRPr="00325356" w:rsidDel="00EC2039" w:rsidRDefault="00287B14" w:rsidP="00287B14">
      <w:pPr>
        <w:rPr>
          <w:del w:id="3317" w:author="Tebokgo Mabuto (ECP)" w:date="2026-09-09T11:12:00Z" w16du:dateUtc="2026-09-09T09:12:00Z"/>
          <w:rFonts w:ascii="Arial" w:hAnsi="Arial" w:cs="Arial"/>
          <w:b/>
          <w:bCs/>
          <w:noProof/>
          <w:sz w:val="20"/>
          <w:szCs w:val="20"/>
        </w:rPr>
      </w:pPr>
    </w:p>
    <w:p w14:paraId="77498A76" w14:textId="6B33BB34" w:rsidR="00287B14" w:rsidRPr="00325356" w:rsidDel="00EC2039" w:rsidRDefault="00287B14" w:rsidP="00287B14">
      <w:pPr>
        <w:rPr>
          <w:del w:id="3318" w:author="Tebokgo Mabuto (ECP)" w:date="2026-09-09T11:12:00Z" w16du:dateUtc="2026-09-09T09:12:00Z"/>
          <w:rFonts w:ascii="Arial" w:hAnsi="Arial" w:cs="Arial"/>
          <w:b/>
          <w:bCs/>
          <w:noProof/>
          <w:sz w:val="20"/>
          <w:szCs w:val="20"/>
        </w:rPr>
      </w:pPr>
    </w:p>
    <w:p w14:paraId="69227B80" w14:textId="3AA1AEB4" w:rsidR="00287B14" w:rsidRPr="00325356" w:rsidDel="00EC2039" w:rsidRDefault="00287B14" w:rsidP="00287B14">
      <w:pPr>
        <w:rPr>
          <w:del w:id="3319" w:author="Tebokgo Mabuto (ECP)" w:date="2026-09-09T11:12:00Z" w16du:dateUtc="2026-09-09T09:12:00Z"/>
          <w:rFonts w:ascii="Arial" w:hAnsi="Arial" w:cs="Arial"/>
          <w:b/>
          <w:bCs/>
          <w:noProof/>
          <w:sz w:val="20"/>
          <w:szCs w:val="20"/>
        </w:rPr>
      </w:pPr>
    </w:p>
    <w:p w14:paraId="7D77EEA5" w14:textId="67B8101F" w:rsidR="00287B14" w:rsidRPr="00325356" w:rsidDel="00EC2039" w:rsidRDefault="00287B14" w:rsidP="00287B14">
      <w:pPr>
        <w:rPr>
          <w:del w:id="3320" w:author="Tebokgo Mabuto (ECP)" w:date="2026-09-09T11:12:00Z" w16du:dateUtc="2026-09-09T09:12:00Z"/>
          <w:rFonts w:ascii="Arial" w:hAnsi="Arial" w:cs="Arial"/>
          <w:b/>
          <w:bCs/>
          <w:noProof/>
          <w:sz w:val="20"/>
          <w:szCs w:val="20"/>
        </w:rPr>
      </w:pPr>
    </w:p>
    <w:p w14:paraId="2F432436" w14:textId="1B4F6236" w:rsidR="00287B14" w:rsidRPr="00325356" w:rsidDel="00EC2039" w:rsidRDefault="00287B14" w:rsidP="00287B14">
      <w:pPr>
        <w:rPr>
          <w:del w:id="3321" w:author="Tebokgo Mabuto (ECP)" w:date="2026-09-09T11:12:00Z" w16du:dateUtc="2026-09-09T09:12:00Z"/>
          <w:rFonts w:ascii="Arial" w:hAnsi="Arial" w:cs="Arial"/>
          <w:b/>
          <w:bCs/>
          <w:noProof/>
          <w:sz w:val="20"/>
          <w:szCs w:val="20"/>
        </w:rPr>
      </w:pPr>
    </w:p>
    <w:p w14:paraId="12BA99FF" w14:textId="4F776923" w:rsidR="00287B14" w:rsidRPr="00325356" w:rsidDel="00EC2039" w:rsidRDefault="00287B14" w:rsidP="00287B14">
      <w:pPr>
        <w:rPr>
          <w:del w:id="3322" w:author="Tebokgo Mabuto (ECP)" w:date="2026-09-09T11:12:00Z" w16du:dateUtc="2026-09-09T09:12:00Z"/>
          <w:rFonts w:ascii="Arial" w:hAnsi="Arial" w:cs="Arial"/>
          <w:b/>
          <w:bCs/>
          <w:noProof/>
          <w:sz w:val="20"/>
          <w:szCs w:val="20"/>
        </w:rPr>
      </w:pPr>
    </w:p>
    <w:p w14:paraId="290B557C" w14:textId="33095468" w:rsidR="00287B14" w:rsidRPr="00325356" w:rsidDel="00EC2039" w:rsidRDefault="00287B14" w:rsidP="00287B14">
      <w:pPr>
        <w:rPr>
          <w:del w:id="3323" w:author="Tebokgo Mabuto (ECP)" w:date="2026-09-09T11:12:00Z" w16du:dateUtc="2026-09-09T09:12:00Z"/>
          <w:rFonts w:ascii="Arial" w:hAnsi="Arial" w:cs="Arial"/>
          <w:b/>
          <w:bCs/>
          <w:noProof/>
          <w:sz w:val="20"/>
          <w:szCs w:val="20"/>
        </w:rPr>
      </w:pPr>
    </w:p>
    <w:p w14:paraId="21CB5231" w14:textId="07F7FAD1" w:rsidR="00287B14" w:rsidRPr="00325356" w:rsidDel="00EC2039" w:rsidRDefault="00287B14" w:rsidP="00287B14">
      <w:pPr>
        <w:rPr>
          <w:del w:id="3324" w:author="Tebokgo Mabuto (ECP)" w:date="2026-09-09T11:12:00Z" w16du:dateUtc="2026-09-09T09:12:00Z"/>
          <w:rFonts w:ascii="Arial" w:hAnsi="Arial" w:cs="Arial"/>
          <w:b/>
          <w:bCs/>
          <w:noProof/>
          <w:sz w:val="20"/>
          <w:szCs w:val="20"/>
        </w:rPr>
      </w:pPr>
    </w:p>
    <w:p w14:paraId="401A34D7" w14:textId="4F5DE005" w:rsidR="00287B14" w:rsidRPr="00325356" w:rsidDel="00EC2039" w:rsidRDefault="00287B14" w:rsidP="00287B14">
      <w:pPr>
        <w:rPr>
          <w:del w:id="3325" w:author="Tebokgo Mabuto (ECP)" w:date="2026-09-09T11:12:00Z" w16du:dateUtc="2026-09-09T09:12:00Z"/>
          <w:rFonts w:ascii="Arial" w:hAnsi="Arial" w:cs="Arial"/>
          <w:b/>
          <w:bCs/>
          <w:noProof/>
          <w:sz w:val="20"/>
          <w:szCs w:val="20"/>
        </w:rPr>
      </w:pPr>
    </w:p>
    <w:p w14:paraId="246352B5" w14:textId="5F67ED37" w:rsidR="00287B14" w:rsidRPr="00325356" w:rsidDel="00EC2039" w:rsidRDefault="00287B14" w:rsidP="00287B14">
      <w:pPr>
        <w:rPr>
          <w:del w:id="3326" w:author="Tebokgo Mabuto (ECP)" w:date="2026-09-09T11:12:00Z" w16du:dateUtc="2026-09-09T09:12:00Z"/>
          <w:rFonts w:ascii="Arial" w:hAnsi="Arial" w:cs="Arial"/>
          <w:b/>
          <w:bCs/>
          <w:noProof/>
          <w:sz w:val="20"/>
          <w:szCs w:val="20"/>
        </w:rPr>
      </w:pPr>
    </w:p>
    <w:p w14:paraId="79CB7F68" w14:textId="3104492C" w:rsidR="00287B14" w:rsidRPr="00325356" w:rsidDel="00EC2039" w:rsidRDefault="00287B14" w:rsidP="00287B14">
      <w:pPr>
        <w:rPr>
          <w:del w:id="3327" w:author="Tebokgo Mabuto (ECP)" w:date="2026-09-09T11:12:00Z" w16du:dateUtc="2026-09-09T09:12:00Z"/>
          <w:rFonts w:ascii="Arial" w:hAnsi="Arial" w:cs="Arial"/>
          <w:b/>
          <w:bCs/>
          <w:noProof/>
          <w:sz w:val="20"/>
          <w:szCs w:val="20"/>
        </w:rPr>
      </w:pPr>
    </w:p>
    <w:p w14:paraId="508A3550" w14:textId="0C77EFEF" w:rsidR="00287B14" w:rsidRPr="00325356" w:rsidDel="00EC2039" w:rsidRDefault="00287B14" w:rsidP="00287B14">
      <w:pPr>
        <w:rPr>
          <w:del w:id="3328" w:author="Tebokgo Mabuto (ECP)" w:date="2026-09-09T11:12:00Z" w16du:dateUtc="2026-09-09T09:12:00Z"/>
          <w:rFonts w:ascii="Arial" w:hAnsi="Arial" w:cs="Arial"/>
          <w:b/>
          <w:bCs/>
          <w:noProof/>
          <w:sz w:val="20"/>
          <w:szCs w:val="20"/>
        </w:rPr>
      </w:pPr>
    </w:p>
    <w:p w14:paraId="72A3B5D7" w14:textId="703C5A38" w:rsidR="00287B14" w:rsidRPr="00325356" w:rsidDel="00EC2039" w:rsidRDefault="00287B14" w:rsidP="00287B14">
      <w:pPr>
        <w:rPr>
          <w:del w:id="3329" w:author="Tebokgo Mabuto (ECP)" w:date="2026-09-09T11:12:00Z" w16du:dateUtc="2026-09-09T09:12:00Z"/>
          <w:rFonts w:ascii="Arial" w:hAnsi="Arial" w:cs="Arial"/>
          <w:b/>
          <w:bCs/>
          <w:noProof/>
          <w:sz w:val="20"/>
          <w:szCs w:val="20"/>
        </w:rPr>
      </w:pPr>
    </w:p>
    <w:p w14:paraId="172BE9A0" w14:textId="565E119A" w:rsidR="00287B14" w:rsidRPr="00325356" w:rsidDel="00EC2039" w:rsidRDefault="00287B14" w:rsidP="00287B14">
      <w:pPr>
        <w:rPr>
          <w:del w:id="3330" w:author="Tebokgo Mabuto (ECP)" w:date="2026-09-09T11:12:00Z" w16du:dateUtc="2026-09-09T09:12:00Z"/>
          <w:rFonts w:ascii="Arial" w:hAnsi="Arial" w:cs="Arial"/>
          <w:b/>
          <w:bCs/>
          <w:noProof/>
          <w:sz w:val="20"/>
          <w:szCs w:val="20"/>
        </w:rPr>
      </w:pPr>
    </w:p>
    <w:p w14:paraId="5C89D0C8" w14:textId="71D61324" w:rsidR="00287B14" w:rsidRPr="00325356" w:rsidDel="00EC2039" w:rsidRDefault="00287B14" w:rsidP="00287B14">
      <w:pPr>
        <w:rPr>
          <w:del w:id="3331" w:author="Tebokgo Mabuto (ECP)" w:date="2026-09-09T11:12:00Z" w16du:dateUtc="2026-09-09T09:12:00Z"/>
          <w:rFonts w:ascii="Arial" w:hAnsi="Arial" w:cs="Arial"/>
          <w:b/>
          <w:bCs/>
          <w:noProof/>
          <w:sz w:val="20"/>
          <w:szCs w:val="20"/>
        </w:rPr>
      </w:pPr>
    </w:p>
    <w:p w14:paraId="6B5C56C8" w14:textId="3CA92FE2" w:rsidR="00287B14" w:rsidRPr="00325356" w:rsidDel="00EC2039" w:rsidRDefault="00287B14" w:rsidP="00287B14">
      <w:pPr>
        <w:rPr>
          <w:del w:id="3332" w:author="Tebokgo Mabuto (ECP)" w:date="2026-09-09T11:12:00Z" w16du:dateUtc="2026-09-09T09:12:00Z"/>
          <w:rFonts w:ascii="Arial" w:hAnsi="Arial" w:cs="Arial"/>
          <w:b/>
          <w:bCs/>
          <w:noProof/>
          <w:sz w:val="20"/>
          <w:szCs w:val="20"/>
        </w:rPr>
      </w:pPr>
    </w:p>
    <w:p w14:paraId="6B124D5A" w14:textId="038BD4D9" w:rsidR="00287B14" w:rsidRPr="00325356" w:rsidDel="00EC2039" w:rsidRDefault="00287B14" w:rsidP="00287B14">
      <w:pPr>
        <w:rPr>
          <w:del w:id="3333" w:author="Tebokgo Mabuto (ECP)" w:date="2026-09-09T11:12:00Z" w16du:dateUtc="2026-09-09T09:12:00Z"/>
          <w:rFonts w:ascii="Arial" w:hAnsi="Arial" w:cs="Arial"/>
          <w:b/>
          <w:bCs/>
          <w:noProof/>
          <w:sz w:val="20"/>
          <w:szCs w:val="20"/>
        </w:rPr>
      </w:pPr>
      <w:del w:id="3334" w:author="Tebokgo Mabuto (ECP)" w:date="2026-09-09T11:12:00Z" w16du:dateUtc="2026-09-09T09:12:00Z">
        <w:r w:rsidRPr="00325356" w:rsidDel="00EC2039">
          <w:rPr>
            <w:rFonts w:ascii="Arial" w:hAnsi="Arial" w:cs="Arial"/>
            <w:b/>
            <w:bCs/>
            <w:noProof/>
            <w:sz w:val="20"/>
            <w:szCs w:val="20"/>
          </w:rPr>
          <w:delText>DS Geotechnical</w:delText>
        </w:r>
      </w:del>
    </w:p>
    <w:p w14:paraId="382E6198" w14:textId="26713C29" w:rsidR="00287B14" w:rsidRPr="00325356" w:rsidDel="00EC2039" w:rsidRDefault="00287B14" w:rsidP="00287B14">
      <w:pPr>
        <w:rPr>
          <w:del w:id="3335" w:author="Tebokgo Mabuto (ECP)" w:date="2026-09-09T11:12:00Z" w16du:dateUtc="2026-09-09T09:12:00Z"/>
          <w:rFonts w:ascii="Arial" w:hAnsi="Arial" w:cs="Arial"/>
          <w:noProof/>
          <w:sz w:val="20"/>
          <w:szCs w:val="20"/>
        </w:rPr>
      </w:pPr>
    </w:p>
    <w:tbl>
      <w:tblPr>
        <w:tblW w:w="9034" w:type="dxa"/>
        <w:tblLayout w:type="fixed"/>
        <w:tblCellMar>
          <w:left w:w="0" w:type="dxa"/>
          <w:right w:w="0" w:type="dxa"/>
        </w:tblCellMar>
        <w:tblLook w:val="04A0" w:firstRow="1" w:lastRow="0" w:firstColumn="1" w:lastColumn="0" w:noHBand="0" w:noVBand="1"/>
      </w:tblPr>
      <w:tblGrid>
        <w:gridCol w:w="5159"/>
        <w:gridCol w:w="968"/>
        <w:gridCol w:w="166"/>
        <w:gridCol w:w="803"/>
        <w:gridCol w:w="113"/>
        <w:gridCol w:w="856"/>
        <w:gridCol w:w="58"/>
        <w:gridCol w:w="911"/>
      </w:tblGrid>
      <w:tr w:rsidR="00287B14" w:rsidRPr="00325356" w:rsidDel="00EC2039" w14:paraId="13F46BBE" w14:textId="0BD520C2" w:rsidTr="006A491F">
        <w:trPr>
          <w:trHeight w:val="276"/>
          <w:del w:id="3336" w:author="Tebokgo Mabuto (ECP)" w:date="2026-09-09T11:12:00Z" w16du:dateUtc="2026-09-09T09:12:00Z"/>
        </w:trPr>
        <w:tc>
          <w:tcPr>
            <w:tcW w:w="5159" w:type="dxa"/>
            <w:noWrap/>
            <w:tcMar>
              <w:top w:w="0" w:type="dxa"/>
              <w:left w:w="108" w:type="dxa"/>
              <w:bottom w:w="0" w:type="dxa"/>
              <w:right w:w="108" w:type="dxa"/>
            </w:tcMar>
            <w:vAlign w:val="center"/>
            <w:hideMark/>
          </w:tcPr>
          <w:p w14:paraId="6662CD46" w14:textId="4BA7661F" w:rsidR="00287B14" w:rsidRPr="00325356" w:rsidDel="00EC2039" w:rsidRDefault="00287B14" w:rsidP="006A491F">
            <w:pPr>
              <w:jc w:val="center"/>
              <w:rPr>
                <w:del w:id="3337" w:author="Tebokgo Mabuto (ECP)" w:date="2026-09-09T11:12:00Z" w16du:dateUtc="2026-09-09T09:12:00Z"/>
                <w:rFonts w:ascii="Arial" w:hAnsi="Arial" w:cs="Arial"/>
                <w:sz w:val="20"/>
                <w:szCs w:val="20"/>
                <w:lang w:eastAsia="en-ZA"/>
              </w:rPr>
            </w:pPr>
            <w:del w:id="3338" w:author="Tebokgo Mabuto (ECP)" w:date="2026-09-09T11:12:00Z" w16du:dateUtc="2026-09-09T09:12:00Z">
              <w:r w:rsidRPr="00325356" w:rsidDel="00EC2039">
                <w:rPr>
                  <w:rFonts w:ascii="Arial" w:hAnsi="Arial" w:cs="Arial"/>
                  <w:sz w:val="20"/>
                  <w:szCs w:val="20"/>
                </w:rPr>
                <w:delText>1</w:delText>
              </w:r>
            </w:del>
          </w:p>
        </w:tc>
        <w:tc>
          <w:tcPr>
            <w:tcW w:w="1134" w:type="dxa"/>
            <w:gridSpan w:val="2"/>
            <w:noWrap/>
            <w:tcMar>
              <w:top w:w="0" w:type="dxa"/>
              <w:left w:w="108" w:type="dxa"/>
              <w:bottom w:w="0" w:type="dxa"/>
              <w:right w:w="108" w:type="dxa"/>
            </w:tcMar>
            <w:vAlign w:val="center"/>
            <w:hideMark/>
          </w:tcPr>
          <w:p w14:paraId="7769D416" w14:textId="1E28A575" w:rsidR="00287B14" w:rsidRPr="00325356" w:rsidDel="00EC2039" w:rsidRDefault="00287B14" w:rsidP="006A491F">
            <w:pPr>
              <w:jc w:val="center"/>
              <w:rPr>
                <w:del w:id="3339" w:author="Tebokgo Mabuto (ECP)" w:date="2026-09-09T11:12:00Z" w16du:dateUtc="2026-09-09T09:12:00Z"/>
                <w:rFonts w:ascii="Arial" w:hAnsi="Arial" w:cs="Arial"/>
                <w:sz w:val="20"/>
                <w:szCs w:val="20"/>
              </w:rPr>
            </w:pPr>
            <w:del w:id="3340" w:author="Tebokgo Mabuto (ECP)" w:date="2026-09-09T11:12:00Z" w16du:dateUtc="2026-09-09T09:12:00Z">
              <w:r w:rsidRPr="00325356" w:rsidDel="00EC2039">
                <w:rPr>
                  <w:rFonts w:ascii="Arial" w:hAnsi="Arial" w:cs="Arial"/>
                  <w:sz w:val="20"/>
                  <w:szCs w:val="20"/>
                </w:rPr>
                <w:delText>2</w:delText>
              </w:r>
            </w:del>
          </w:p>
        </w:tc>
        <w:tc>
          <w:tcPr>
            <w:tcW w:w="916" w:type="dxa"/>
            <w:gridSpan w:val="2"/>
            <w:noWrap/>
            <w:tcMar>
              <w:top w:w="0" w:type="dxa"/>
              <w:left w:w="108" w:type="dxa"/>
              <w:bottom w:w="0" w:type="dxa"/>
              <w:right w:w="108" w:type="dxa"/>
            </w:tcMar>
            <w:vAlign w:val="center"/>
            <w:hideMark/>
          </w:tcPr>
          <w:p w14:paraId="31FA5225" w14:textId="40C67B86" w:rsidR="00287B14" w:rsidRPr="00325356" w:rsidDel="00EC2039" w:rsidRDefault="00287B14" w:rsidP="006A491F">
            <w:pPr>
              <w:jc w:val="center"/>
              <w:rPr>
                <w:del w:id="3341" w:author="Tebokgo Mabuto (ECP)" w:date="2026-09-09T11:12:00Z" w16du:dateUtc="2026-09-09T09:12:00Z"/>
                <w:rFonts w:ascii="Arial" w:hAnsi="Arial" w:cs="Arial"/>
                <w:sz w:val="20"/>
                <w:szCs w:val="20"/>
              </w:rPr>
            </w:pPr>
            <w:del w:id="3342" w:author="Tebokgo Mabuto (ECP)" w:date="2026-09-09T11:12:00Z" w16du:dateUtc="2026-09-09T09:12:00Z">
              <w:r w:rsidRPr="00325356" w:rsidDel="00EC2039">
                <w:rPr>
                  <w:rFonts w:ascii="Arial" w:hAnsi="Arial" w:cs="Arial"/>
                  <w:sz w:val="20"/>
                  <w:szCs w:val="20"/>
                </w:rPr>
                <w:delText>3</w:delText>
              </w:r>
            </w:del>
          </w:p>
        </w:tc>
        <w:tc>
          <w:tcPr>
            <w:tcW w:w="914" w:type="dxa"/>
            <w:gridSpan w:val="2"/>
            <w:noWrap/>
            <w:tcMar>
              <w:top w:w="0" w:type="dxa"/>
              <w:left w:w="108" w:type="dxa"/>
              <w:bottom w:w="0" w:type="dxa"/>
              <w:right w:w="108" w:type="dxa"/>
            </w:tcMar>
            <w:vAlign w:val="center"/>
            <w:hideMark/>
          </w:tcPr>
          <w:p w14:paraId="6B2E1C8C" w14:textId="012DDEB8" w:rsidR="00287B14" w:rsidRPr="00325356" w:rsidDel="00EC2039" w:rsidRDefault="00287B14" w:rsidP="006A491F">
            <w:pPr>
              <w:jc w:val="center"/>
              <w:rPr>
                <w:del w:id="3343" w:author="Tebokgo Mabuto (ECP)" w:date="2026-09-09T11:12:00Z" w16du:dateUtc="2026-09-09T09:12:00Z"/>
                <w:rFonts w:ascii="Arial" w:hAnsi="Arial" w:cs="Arial"/>
                <w:sz w:val="20"/>
                <w:szCs w:val="20"/>
              </w:rPr>
            </w:pPr>
            <w:del w:id="3344" w:author="Tebokgo Mabuto (ECP)" w:date="2026-09-09T11:12:00Z" w16du:dateUtc="2026-09-09T09:12:00Z">
              <w:r w:rsidRPr="00325356" w:rsidDel="00EC2039">
                <w:rPr>
                  <w:rFonts w:ascii="Arial" w:hAnsi="Arial" w:cs="Arial"/>
                  <w:sz w:val="20"/>
                  <w:szCs w:val="20"/>
                </w:rPr>
                <w:delText>4</w:delText>
              </w:r>
            </w:del>
          </w:p>
        </w:tc>
        <w:tc>
          <w:tcPr>
            <w:tcW w:w="911" w:type="dxa"/>
            <w:noWrap/>
            <w:tcMar>
              <w:top w:w="0" w:type="dxa"/>
              <w:left w:w="108" w:type="dxa"/>
              <w:bottom w:w="0" w:type="dxa"/>
              <w:right w:w="108" w:type="dxa"/>
            </w:tcMar>
            <w:vAlign w:val="center"/>
            <w:hideMark/>
          </w:tcPr>
          <w:p w14:paraId="630A0F28" w14:textId="5F3B9522" w:rsidR="00287B14" w:rsidRPr="00325356" w:rsidDel="00EC2039" w:rsidRDefault="00287B14" w:rsidP="006A491F">
            <w:pPr>
              <w:jc w:val="center"/>
              <w:rPr>
                <w:del w:id="3345" w:author="Tebokgo Mabuto (ECP)" w:date="2026-09-09T11:12:00Z" w16du:dateUtc="2026-09-09T09:12:00Z"/>
                <w:rFonts w:ascii="Arial" w:hAnsi="Arial" w:cs="Arial"/>
                <w:sz w:val="20"/>
                <w:szCs w:val="20"/>
              </w:rPr>
            </w:pPr>
            <w:del w:id="3346" w:author="Tebokgo Mabuto (ECP)" w:date="2026-09-09T11:12:00Z" w16du:dateUtc="2026-09-09T09:12:00Z">
              <w:r w:rsidRPr="00325356" w:rsidDel="00EC2039">
                <w:rPr>
                  <w:rFonts w:ascii="Arial" w:hAnsi="Arial" w:cs="Arial"/>
                  <w:sz w:val="20"/>
                  <w:szCs w:val="20"/>
                </w:rPr>
                <w:delText>5</w:delText>
              </w:r>
            </w:del>
          </w:p>
        </w:tc>
      </w:tr>
      <w:tr w:rsidR="00287B14" w:rsidRPr="00325356" w:rsidDel="00EC2039" w14:paraId="2B4AD740" w14:textId="4BCDA98A" w:rsidTr="00564CD5">
        <w:trPr>
          <w:trHeight w:val="1251"/>
          <w:del w:id="3347" w:author="Tebokgo Mabuto (ECP)" w:date="2026-09-09T11:12:00Z" w16du:dateUtc="2026-09-09T09:12:00Z"/>
        </w:trPr>
        <w:tc>
          <w:tcPr>
            <w:tcW w:w="5159" w:type="dxa"/>
            <w:tcBorders>
              <w:top w:val="double" w:sz="6" w:space="0" w:color="auto"/>
              <w:left w:val="double" w:sz="6" w:space="0" w:color="auto"/>
              <w:bottom w:val="double" w:sz="6" w:space="0" w:color="auto"/>
              <w:right w:val="double" w:sz="6" w:space="0" w:color="auto"/>
            </w:tcBorders>
            <w:tcMar>
              <w:top w:w="0" w:type="dxa"/>
              <w:left w:w="108" w:type="dxa"/>
              <w:bottom w:w="0" w:type="dxa"/>
              <w:right w:w="108" w:type="dxa"/>
            </w:tcMar>
            <w:vAlign w:val="center"/>
            <w:hideMark/>
          </w:tcPr>
          <w:p w14:paraId="22D61551" w14:textId="2DA3A98F" w:rsidR="00287B14" w:rsidRPr="00325356" w:rsidDel="00EC2039" w:rsidRDefault="00287B14" w:rsidP="006A491F">
            <w:pPr>
              <w:rPr>
                <w:del w:id="3348" w:author="Tebokgo Mabuto (ECP)" w:date="2026-09-09T11:12:00Z" w16du:dateUtc="2026-09-09T09:12:00Z"/>
                <w:rFonts w:ascii="Arial" w:hAnsi="Arial" w:cs="Arial"/>
                <w:sz w:val="20"/>
                <w:szCs w:val="20"/>
              </w:rPr>
            </w:pPr>
            <w:del w:id="3349" w:author="Tebokgo Mabuto (ECP)" w:date="2026-09-09T11:12:00Z" w16du:dateUtc="2026-09-09T09:12:00Z">
              <w:r w:rsidRPr="00325356" w:rsidDel="00EC2039">
                <w:rPr>
                  <w:rFonts w:ascii="Arial" w:hAnsi="Arial" w:cs="Arial"/>
                  <w:sz w:val="20"/>
                  <w:szCs w:val="20"/>
                </w:rPr>
                <w:delText>                                 Project type</w:delText>
              </w:r>
              <w:r w:rsidRPr="00325356" w:rsidDel="00EC2039">
                <w:rPr>
                  <w:rFonts w:ascii="Arial" w:hAnsi="Arial" w:cs="Arial"/>
                  <w:sz w:val="20"/>
                  <w:szCs w:val="20"/>
                </w:rPr>
                <w:br/>
                <w:delText>    Experience</w:delText>
              </w:r>
            </w:del>
          </w:p>
        </w:tc>
        <w:tc>
          <w:tcPr>
            <w:tcW w:w="968" w:type="dxa"/>
            <w:tcBorders>
              <w:top w:val="double" w:sz="6" w:space="0" w:color="auto"/>
              <w:left w:val="nil"/>
              <w:bottom w:val="double" w:sz="6" w:space="0" w:color="auto"/>
              <w:right w:val="single" w:sz="8" w:space="0" w:color="auto"/>
            </w:tcBorders>
            <w:tcMar>
              <w:top w:w="0" w:type="dxa"/>
              <w:left w:w="108" w:type="dxa"/>
              <w:bottom w:w="0" w:type="dxa"/>
              <w:right w:w="108" w:type="dxa"/>
            </w:tcMar>
            <w:textDirection w:val="btLr"/>
            <w:vAlign w:val="center"/>
            <w:hideMark/>
          </w:tcPr>
          <w:p w14:paraId="09FC8E3C" w14:textId="4A59F67D" w:rsidR="00287B14" w:rsidRPr="00325356" w:rsidDel="00EC2039" w:rsidRDefault="00287B14" w:rsidP="006A491F">
            <w:pPr>
              <w:jc w:val="center"/>
              <w:rPr>
                <w:del w:id="3350" w:author="Tebokgo Mabuto (ECP)" w:date="2026-09-09T11:12:00Z" w16du:dateUtc="2026-09-09T09:12:00Z"/>
                <w:rFonts w:ascii="Arial" w:hAnsi="Arial" w:cs="Arial"/>
                <w:b/>
                <w:bCs/>
                <w:sz w:val="20"/>
                <w:szCs w:val="20"/>
              </w:rPr>
            </w:pPr>
            <w:del w:id="3351" w:author="Tebokgo Mabuto (ECP)" w:date="2026-09-09T11:12:00Z" w16du:dateUtc="2026-09-09T09:12:00Z">
              <w:r w:rsidRPr="00325356" w:rsidDel="00EC2039">
                <w:rPr>
                  <w:rFonts w:ascii="Arial" w:hAnsi="Arial" w:cs="Arial"/>
                  <w:b/>
                  <w:bCs/>
                  <w:sz w:val="20"/>
                  <w:szCs w:val="20"/>
                </w:rPr>
                <w:delText>DNG</w:delText>
              </w:r>
            </w:del>
          </w:p>
        </w:tc>
        <w:tc>
          <w:tcPr>
            <w:tcW w:w="969" w:type="dxa"/>
            <w:gridSpan w:val="2"/>
            <w:tcBorders>
              <w:top w:val="double" w:sz="6" w:space="0" w:color="auto"/>
              <w:left w:val="nil"/>
              <w:bottom w:val="double" w:sz="6" w:space="0" w:color="auto"/>
              <w:right w:val="single" w:sz="8" w:space="0" w:color="auto"/>
            </w:tcBorders>
            <w:tcMar>
              <w:top w:w="0" w:type="dxa"/>
              <w:left w:w="108" w:type="dxa"/>
              <w:bottom w:w="0" w:type="dxa"/>
              <w:right w:w="108" w:type="dxa"/>
            </w:tcMar>
            <w:textDirection w:val="btLr"/>
            <w:vAlign w:val="center"/>
            <w:hideMark/>
          </w:tcPr>
          <w:p w14:paraId="38E9440D" w14:textId="7D5A93FC" w:rsidR="00287B14" w:rsidRPr="00325356" w:rsidDel="00EC2039" w:rsidRDefault="00287B14" w:rsidP="006A491F">
            <w:pPr>
              <w:jc w:val="center"/>
              <w:rPr>
                <w:del w:id="3352" w:author="Tebokgo Mabuto (ECP)" w:date="2026-09-09T11:12:00Z" w16du:dateUtc="2026-09-09T09:12:00Z"/>
                <w:rFonts w:ascii="Arial" w:hAnsi="Arial" w:cs="Arial"/>
                <w:b/>
                <w:bCs/>
                <w:sz w:val="20"/>
                <w:szCs w:val="20"/>
              </w:rPr>
            </w:pPr>
            <w:del w:id="3353" w:author="Tebokgo Mabuto (ECP)" w:date="2026-09-09T11:12:00Z" w16du:dateUtc="2026-09-09T09:12:00Z">
              <w:r w:rsidRPr="00325356" w:rsidDel="00EC2039">
                <w:rPr>
                  <w:rFonts w:ascii="Arial" w:hAnsi="Arial" w:cs="Arial"/>
                  <w:b/>
                  <w:bCs/>
                  <w:sz w:val="20"/>
                  <w:szCs w:val="20"/>
                </w:rPr>
                <w:delText>DIG</w:delText>
              </w:r>
            </w:del>
          </w:p>
        </w:tc>
        <w:tc>
          <w:tcPr>
            <w:tcW w:w="969" w:type="dxa"/>
            <w:gridSpan w:val="2"/>
            <w:tcBorders>
              <w:top w:val="double" w:sz="6" w:space="0" w:color="auto"/>
              <w:left w:val="nil"/>
              <w:bottom w:val="double" w:sz="6" w:space="0" w:color="auto"/>
              <w:right w:val="single" w:sz="8" w:space="0" w:color="auto"/>
            </w:tcBorders>
            <w:tcMar>
              <w:top w:w="0" w:type="dxa"/>
              <w:left w:w="108" w:type="dxa"/>
              <w:bottom w:w="0" w:type="dxa"/>
              <w:right w:w="108" w:type="dxa"/>
            </w:tcMar>
            <w:textDirection w:val="btLr"/>
            <w:vAlign w:val="center"/>
            <w:hideMark/>
          </w:tcPr>
          <w:p w14:paraId="67E47FA9" w14:textId="7BFA6776" w:rsidR="00287B14" w:rsidRPr="00325356" w:rsidDel="00EC2039" w:rsidRDefault="00287B14" w:rsidP="006A491F">
            <w:pPr>
              <w:jc w:val="center"/>
              <w:rPr>
                <w:del w:id="3354" w:author="Tebokgo Mabuto (ECP)" w:date="2026-09-09T11:12:00Z" w16du:dateUtc="2026-09-09T09:12:00Z"/>
                <w:rFonts w:ascii="Arial" w:hAnsi="Arial" w:cs="Arial"/>
                <w:b/>
                <w:bCs/>
                <w:sz w:val="20"/>
                <w:szCs w:val="20"/>
              </w:rPr>
            </w:pPr>
            <w:del w:id="3355" w:author="Tebokgo Mabuto (ECP)" w:date="2026-09-09T11:12:00Z" w16du:dateUtc="2026-09-09T09:12:00Z">
              <w:r w:rsidRPr="00325356" w:rsidDel="00EC2039">
                <w:rPr>
                  <w:rFonts w:ascii="Arial" w:hAnsi="Arial" w:cs="Arial"/>
                  <w:b/>
                  <w:bCs/>
                  <w:sz w:val="20"/>
                  <w:szCs w:val="20"/>
                </w:rPr>
                <w:delText>DSG</w:delText>
              </w:r>
            </w:del>
          </w:p>
        </w:tc>
        <w:tc>
          <w:tcPr>
            <w:tcW w:w="969" w:type="dxa"/>
            <w:gridSpan w:val="2"/>
            <w:tcBorders>
              <w:top w:val="double" w:sz="6" w:space="0" w:color="auto"/>
              <w:left w:val="nil"/>
              <w:bottom w:val="double" w:sz="6" w:space="0" w:color="auto"/>
              <w:right w:val="single" w:sz="8" w:space="0" w:color="auto"/>
            </w:tcBorders>
            <w:tcMar>
              <w:top w:w="0" w:type="dxa"/>
              <w:left w:w="108" w:type="dxa"/>
              <w:bottom w:w="0" w:type="dxa"/>
              <w:right w:w="108" w:type="dxa"/>
            </w:tcMar>
            <w:textDirection w:val="btLr"/>
            <w:vAlign w:val="center"/>
            <w:hideMark/>
          </w:tcPr>
          <w:p w14:paraId="44026789" w14:textId="1084A57F" w:rsidR="00287B14" w:rsidRPr="00325356" w:rsidDel="00EC2039" w:rsidRDefault="00287B14" w:rsidP="006A491F">
            <w:pPr>
              <w:jc w:val="center"/>
              <w:rPr>
                <w:del w:id="3356" w:author="Tebokgo Mabuto (ECP)" w:date="2026-09-09T11:12:00Z" w16du:dateUtc="2026-09-09T09:12:00Z"/>
                <w:rFonts w:ascii="Arial" w:hAnsi="Arial" w:cs="Arial"/>
                <w:b/>
                <w:bCs/>
                <w:sz w:val="20"/>
                <w:szCs w:val="20"/>
              </w:rPr>
            </w:pPr>
            <w:del w:id="3357" w:author="Tebokgo Mabuto (ECP)" w:date="2026-09-09T11:12:00Z" w16du:dateUtc="2026-09-09T09:12:00Z">
              <w:r w:rsidRPr="00325356" w:rsidDel="00EC2039">
                <w:rPr>
                  <w:rFonts w:ascii="Arial" w:hAnsi="Arial" w:cs="Arial"/>
                  <w:b/>
                  <w:bCs/>
                  <w:sz w:val="20"/>
                  <w:szCs w:val="20"/>
                </w:rPr>
                <w:delText>MSG</w:delText>
              </w:r>
            </w:del>
          </w:p>
        </w:tc>
      </w:tr>
      <w:tr w:rsidR="00287B14" w:rsidRPr="00325356" w:rsidDel="00EC2039" w14:paraId="00811383" w14:textId="6D752AD0" w:rsidTr="00325356">
        <w:trPr>
          <w:trHeight w:val="276"/>
          <w:del w:id="3358" w:author="Tebokgo Mabuto (ECP)" w:date="2026-09-09T11:12:00Z" w16du:dateUtc="2026-09-09T09:12:00Z"/>
        </w:trPr>
        <w:tc>
          <w:tcPr>
            <w:tcW w:w="5159" w:type="dxa"/>
            <w:tcBorders>
              <w:top w:val="nil"/>
              <w:left w:val="double" w:sz="6" w:space="0" w:color="auto"/>
              <w:bottom w:val="nil"/>
              <w:right w:val="nil"/>
            </w:tcBorders>
            <w:shd w:val="clear" w:color="auto" w:fill="BFBFBF" w:themeFill="background1" w:themeFillShade="BF"/>
            <w:noWrap/>
            <w:tcMar>
              <w:top w:w="0" w:type="dxa"/>
              <w:left w:w="108" w:type="dxa"/>
              <w:bottom w:w="0" w:type="dxa"/>
              <w:right w:w="108" w:type="dxa"/>
            </w:tcMar>
            <w:vAlign w:val="center"/>
            <w:hideMark/>
          </w:tcPr>
          <w:p w14:paraId="71307BFA" w14:textId="639D07A0" w:rsidR="00287B14" w:rsidRPr="00325356" w:rsidDel="00EC2039" w:rsidRDefault="00287B14" w:rsidP="00325356">
            <w:pPr>
              <w:rPr>
                <w:del w:id="3359" w:author="Tebokgo Mabuto (ECP)" w:date="2026-09-09T11:12:00Z" w16du:dateUtc="2026-09-09T09:12:00Z"/>
                <w:rFonts w:ascii="Arial" w:hAnsi="Arial" w:cs="Arial"/>
                <w:sz w:val="20"/>
                <w:szCs w:val="20"/>
              </w:rPr>
            </w:pPr>
            <w:del w:id="3360" w:author="Tebokgo Mabuto (ECP)" w:date="2026-09-09T11:12:00Z" w16du:dateUtc="2026-09-09T09:12:00Z">
              <w:r w:rsidRPr="00325356" w:rsidDel="00EC2039">
                <w:rPr>
                  <w:rFonts w:ascii="Arial" w:hAnsi="Arial" w:cs="Arial"/>
                  <w:sz w:val="20"/>
                  <w:szCs w:val="20"/>
                </w:rPr>
                <w:delText>NONE</w:delText>
              </w:r>
            </w:del>
          </w:p>
        </w:tc>
        <w:tc>
          <w:tcPr>
            <w:tcW w:w="9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C111BD4" w14:textId="4E0EE7BF" w:rsidR="00287B14" w:rsidRPr="00325356" w:rsidDel="00EC2039" w:rsidRDefault="00287B14" w:rsidP="006A491F">
            <w:pPr>
              <w:jc w:val="center"/>
              <w:rPr>
                <w:del w:id="3361" w:author="Tebokgo Mabuto (ECP)" w:date="2026-09-09T11:12:00Z" w16du:dateUtc="2026-09-09T09:12:00Z"/>
                <w:rFonts w:ascii="Arial" w:hAnsi="Arial" w:cs="Arial"/>
                <w:sz w:val="20"/>
                <w:szCs w:val="20"/>
              </w:rPr>
            </w:pPr>
            <w:del w:id="3362" w:author="Tebokgo Mabuto (ECP)" w:date="2026-09-09T11:12:00Z" w16du:dateUtc="2026-09-09T09:12:00Z">
              <w:r w:rsidRPr="00325356" w:rsidDel="00EC2039">
                <w:rPr>
                  <w:rFonts w:ascii="Arial" w:hAnsi="Arial" w:cs="Arial"/>
                  <w:sz w:val="20"/>
                  <w:szCs w:val="20"/>
                </w:rPr>
                <w:delText>0</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7659783" w14:textId="4266AD3F" w:rsidR="00287B14" w:rsidRPr="00325356" w:rsidDel="00EC2039" w:rsidRDefault="00287B14" w:rsidP="006A491F">
            <w:pPr>
              <w:jc w:val="center"/>
              <w:rPr>
                <w:del w:id="3363" w:author="Tebokgo Mabuto (ECP)" w:date="2026-09-09T11:12:00Z" w16du:dateUtc="2026-09-09T09:12:00Z"/>
                <w:rFonts w:ascii="Arial" w:hAnsi="Arial" w:cs="Arial"/>
                <w:sz w:val="20"/>
                <w:szCs w:val="20"/>
              </w:rPr>
            </w:pPr>
            <w:del w:id="3364" w:author="Tebokgo Mabuto (ECP)" w:date="2026-09-09T11:12:00Z" w16du:dateUtc="2026-09-09T09:12:00Z">
              <w:r w:rsidRPr="00325356" w:rsidDel="00EC2039">
                <w:rPr>
                  <w:rFonts w:ascii="Arial" w:hAnsi="Arial" w:cs="Arial"/>
                  <w:sz w:val="20"/>
                  <w:szCs w:val="20"/>
                </w:rPr>
                <w:delText>0</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F727467" w14:textId="42BCFD74" w:rsidR="00287B14" w:rsidRPr="00325356" w:rsidDel="00EC2039" w:rsidRDefault="00287B14" w:rsidP="006A491F">
            <w:pPr>
              <w:jc w:val="center"/>
              <w:rPr>
                <w:del w:id="3365" w:author="Tebokgo Mabuto (ECP)" w:date="2026-09-09T11:12:00Z" w16du:dateUtc="2026-09-09T09:12:00Z"/>
                <w:rFonts w:ascii="Arial" w:hAnsi="Arial" w:cs="Arial"/>
                <w:sz w:val="20"/>
                <w:szCs w:val="20"/>
              </w:rPr>
            </w:pPr>
            <w:del w:id="3366" w:author="Tebokgo Mabuto (ECP)" w:date="2026-09-09T11:12:00Z" w16du:dateUtc="2026-09-09T09:12:00Z">
              <w:r w:rsidRPr="00325356" w:rsidDel="00EC2039">
                <w:rPr>
                  <w:rFonts w:ascii="Arial" w:hAnsi="Arial" w:cs="Arial"/>
                  <w:sz w:val="20"/>
                  <w:szCs w:val="20"/>
                </w:rPr>
                <w:delText>0</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4E857E8" w14:textId="1FDC9CB9" w:rsidR="00287B14" w:rsidRPr="00325356" w:rsidDel="00EC2039" w:rsidRDefault="00287B14" w:rsidP="006A491F">
            <w:pPr>
              <w:jc w:val="center"/>
              <w:rPr>
                <w:del w:id="3367" w:author="Tebokgo Mabuto (ECP)" w:date="2026-09-09T11:12:00Z" w16du:dateUtc="2026-09-09T09:12:00Z"/>
                <w:rFonts w:ascii="Arial" w:hAnsi="Arial" w:cs="Arial"/>
                <w:sz w:val="20"/>
                <w:szCs w:val="20"/>
              </w:rPr>
            </w:pPr>
            <w:del w:id="3368" w:author="Tebokgo Mabuto (ECP)" w:date="2026-09-09T11:12:00Z" w16du:dateUtc="2026-09-09T09:12:00Z">
              <w:r w:rsidRPr="00325356" w:rsidDel="00EC2039">
                <w:rPr>
                  <w:rFonts w:ascii="Arial" w:hAnsi="Arial" w:cs="Arial"/>
                  <w:sz w:val="20"/>
                  <w:szCs w:val="20"/>
                </w:rPr>
                <w:delText>0</w:delText>
              </w:r>
            </w:del>
          </w:p>
        </w:tc>
      </w:tr>
      <w:tr w:rsidR="00287B14" w:rsidRPr="00325356" w:rsidDel="00EC2039" w14:paraId="3C798E2A" w14:textId="5DD2D06C" w:rsidTr="00325356">
        <w:trPr>
          <w:trHeight w:val="528"/>
          <w:del w:id="3369" w:author="Tebokgo Mabuto (ECP)" w:date="2026-09-09T11:12:00Z" w16du:dateUtc="2026-09-09T09:12:00Z"/>
        </w:trPr>
        <w:tc>
          <w:tcPr>
            <w:tcW w:w="5159" w:type="dxa"/>
            <w:tcBorders>
              <w:top w:val="single" w:sz="8" w:space="0" w:color="auto"/>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72D62CDA" w14:textId="4E1F3AD1" w:rsidR="00287B14" w:rsidRPr="00325356" w:rsidDel="00EC2039" w:rsidRDefault="00287B14" w:rsidP="00325356">
            <w:pPr>
              <w:rPr>
                <w:del w:id="3370" w:author="Tebokgo Mabuto (ECP)" w:date="2026-09-09T11:12:00Z" w16du:dateUtc="2026-09-09T09:12:00Z"/>
                <w:rFonts w:ascii="Arial" w:hAnsi="Arial" w:cs="Arial"/>
                <w:b/>
                <w:bCs/>
                <w:sz w:val="20"/>
                <w:szCs w:val="20"/>
              </w:rPr>
            </w:pPr>
            <w:del w:id="3371" w:author="Tebokgo Mabuto (ECP)" w:date="2026-09-09T11:12:00Z" w16du:dateUtc="2026-09-09T09:12:00Z">
              <w:r w:rsidRPr="00325356" w:rsidDel="00EC2039">
                <w:rPr>
                  <w:rFonts w:ascii="Arial" w:hAnsi="Arial" w:cs="Arial"/>
                  <w:b/>
                  <w:bCs/>
                  <w:color w:val="000000"/>
                  <w:sz w:val="20"/>
                  <w:szCs w:val="20"/>
                </w:rPr>
                <w:delText>FOUNDATIONS (PILING, PILE CAPS)</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83A41B" w14:textId="334775DE" w:rsidR="00287B14" w:rsidRPr="00325356" w:rsidDel="00EC2039" w:rsidRDefault="00287B14" w:rsidP="006A491F">
            <w:pPr>
              <w:jc w:val="center"/>
              <w:rPr>
                <w:del w:id="3372" w:author="Tebokgo Mabuto (ECP)" w:date="2026-09-09T11:12:00Z" w16du:dateUtc="2026-09-09T09:12:00Z"/>
                <w:rFonts w:ascii="Arial" w:hAnsi="Arial" w:cs="Arial"/>
                <w:b/>
                <w:bCs/>
                <w:sz w:val="20"/>
                <w:szCs w:val="20"/>
              </w:rPr>
            </w:pPr>
            <w:del w:id="3373" w:author="Tebokgo Mabuto (ECP)" w:date="2026-09-09T11:12:00Z" w16du:dateUtc="2026-09-09T09:12:00Z">
              <w:r w:rsidRPr="00325356" w:rsidDel="00EC2039">
                <w:rPr>
                  <w:rFonts w:ascii="Arial" w:hAnsi="Arial" w:cs="Arial"/>
                  <w:b/>
                  <w:bCs/>
                  <w:sz w:val="20"/>
                  <w:szCs w:val="20"/>
                </w:rPr>
                <w:delText>5</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3B5707" w14:textId="20D946B7" w:rsidR="00287B14" w:rsidRPr="00325356" w:rsidDel="00EC2039" w:rsidRDefault="00287B14" w:rsidP="006A491F">
            <w:pPr>
              <w:jc w:val="center"/>
              <w:rPr>
                <w:del w:id="3374" w:author="Tebokgo Mabuto (ECP)" w:date="2026-09-09T11:12:00Z" w16du:dateUtc="2026-09-09T09:12:00Z"/>
                <w:rFonts w:ascii="Arial" w:hAnsi="Arial" w:cs="Arial"/>
                <w:sz w:val="20"/>
                <w:szCs w:val="20"/>
              </w:rPr>
            </w:pPr>
            <w:del w:id="3375"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586A2BA" w14:textId="5F2B2D8E" w:rsidR="00287B14" w:rsidRPr="00325356" w:rsidDel="00EC2039" w:rsidRDefault="00287B14" w:rsidP="006A491F">
            <w:pPr>
              <w:jc w:val="center"/>
              <w:rPr>
                <w:del w:id="3376" w:author="Tebokgo Mabuto (ECP)" w:date="2026-09-09T11:12:00Z" w16du:dateUtc="2026-09-09T09:12:00Z"/>
                <w:rFonts w:ascii="Arial" w:hAnsi="Arial" w:cs="Arial"/>
                <w:sz w:val="20"/>
                <w:szCs w:val="20"/>
              </w:rPr>
            </w:pPr>
            <w:del w:id="3377"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91D84B9" w14:textId="378AAB1A" w:rsidR="00287B14" w:rsidRPr="00325356" w:rsidDel="00EC2039" w:rsidRDefault="00287B14" w:rsidP="006A491F">
            <w:pPr>
              <w:jc w:val="center"/>
              <w:rPr>
                <w:del w:id="3378" w:author="Tebokgo Mabuto (ECP)" w:date="2026-09-09T11:12:00Z" w16du:dateUtc="2026-09-09T09:12:00Z"/>
                <w:rFonts w:ascii="Arial" w:hAnsi="Arial" w:cs="Arial"/>
                <w:sz w:val="20"/>
                <w:szCs w:val="20"/>
              </w:rPr>
            </w:pPr>
            <w:del w:id="3379" w:author="Tebokgo Mabuto (ECP)" w:date="2026-09-09T11:12:00Z" w16du:dateUtc="2026-09-09T09:12:00Z">
              <w:r w:rsidRPr="00325356" w:rsidDel="00EC2039">
                <w:rPr>
                  <w:rFonts w:ascii="Arial" w:hAnsi="Arial" w:cs="Arial"/>
                  <w:sz w:val="20"/>
                  <w:szCs w:val="20"/>
                </w:rPr>
                <w:delText>3</w:delText>
              </w:r>
            </w:del>
          </w:p>
        </w:tc>
      </w:tr>
      <w:tr w:rsidR="00287B14" w:rsidRPr="00325356" w:rsidDel="00EC2039" w14:paraId="25A0B0FC" w14:textId="1033CB36" w:rsidTr="00325356">
        <w:trPr>
          <w:trHeight w:val="528"/>
          <w:del w:id="3380" w:author="Tebokgo Mabuto (ECP)" w:date="2026-09-09T11:12:00Z" w16du:dateUtc="2026-09-09T09:12:00Z"/>
        </w:trPr>
        <w:tc>
          <w:tcPr>
            <w:tcW w:w="5159" w:type="dxa"/>
            <w:tcBorders>
              <w:top w:val="nil"/>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1E4FBCBF" w14:textId="4315736B" w:rsidR="00287B14" w:rsidRPr="00325356" w:rsidDel="00EC2039" w:rsidRDefault="00287B14" w:rsidP="00325356">
            <w:pPr>
              <w:rPr>
                <w:del w:id="3381" w:author="Tebokgo Mabuto (ECP)" w:date="2026-09-09T11:12:00Z" w16du:dateUtc="2026-09-09T09:12:00Z"/>
                <w:rFonts w:ascii="Arial" w:hAnsi="Arial" w:cs="Arial"/>
                <w:b/>
                <w:bCs/>
                <w:sz w:val="20"/>
                <w:szCs w:val="20"/>
              </w:rPr>
            </w:pPr>
            <w:del w:id="3382" w:author="Tebokgo Mabuto (ECP)" w:date="2026-09-09T11:12:00Z" w16du:dateUtc="2026-09-09T09:12:00Z">
              <w:r w:rsidRPr="00325356" w:rsidDel="00EC2039">
                <w:rPr>
                  <w:rFonts w:ascii="Arial" w:hAnsi="Arial" w:cs="Arial"/>
                  <w:b/>
                  <w:bCs/>
                  <w:color w:val="000000"/>
                  <w:sz w:val="20"/>
                  <w:szCs w:val="20"/>
                </w:rPr>
                <w:delText>DEEP EXCAVATIONS (DEEP CUTS/HIGH FILLS)</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408BCE8" w14:textId="0C4F8409" w:rsidR="00287B14" w:rsidRPr="00325356" w:rsidDel="00EC2039" w:rsidRDefault="00287B14" w:rsidP="006A491F">
            <w:pPr>
              <w:jc w:val="center"/>
              <w:rPr>
                <w:del w:id="3383" w:author="Tebokgo Mabuto (ECP)" w:date="2026-09-09T11:12:00Z" w16du:dateUtc="2026-09-09T09:12:00Z"/>
                <w:rFonts w:ascii="Arial" w:hAnsi="Arial" w:cs="Arial"/>
                <w:sz w:val="20"/>
                <w:szCs w:val="20"/>
              </w:rPr>
            </w:pPr>
            <w:del w:id="3384" w:author="Tebokgo Mabuto (ECP)" w:date="2026-09-09T11:12:00Z" w16du:dateUtc="2026-09-09T09:12:00Z">
              <w:r w:rsidRPr="00325356" w:rsidDel="00EC2039">
                <w:rPr>
                  <w:rFonts w:ascii="Arial" w:hAnsi="Arial" w:cs="Arial"/>
                  <w:sz w:val="20"/>
                  <w:szCs w:val="20"/>
                </w:rPr>
                <w:delText>5</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E44021A" w14:textId="5FF430CC" w:rsidR="00287B14" w:rsidRPr="00325356" w:rsidDel="00EC2039" w:rsidRDefault="00287B14" w:rsidP="006A491F">
            <w:pPr>
              <w:jc w:val="center"/>
              <w:rPr>
                <w:del w:id="3385" w:author="Tebokgo Mabuto (ECP)" w:date="2026-09-09T11:12:00Z" w16du:dateUtc="2026-09-09T09:12:00Z"/>
                <w:rFonts w:ascii="Arial" w:hAnsi="Arial" w:cs="Arial"/>
                <w:b/>
                <w:bCs/>
                <w:sz w:val="20"/>
                <w:szCs w:val="20"/>
              </w:rPr>
            </w:pPr>
            <w:del w:id="3386" w:author="Tebokgo Mabuto (ECP)" w:date="2026-09-09T11:12:00Z" w16du:dateUtc="2026-09-09T09:12:00Z">
              <w:r w:rsidRPr="00325356" w:rsidDel="00EC2039">
                <w:rPr>
                  <w:rFonts w:ascii="Arial" w:hAnsi="Arial" w:cs="Arial"/>
                  <w:b/>
                  <w:bCs/>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2114F9F" w14:textId="5E7517BC" w:rsidR="00287B14" w:rsidRPr="00325356" w:rsidDel="00EC2039" w:rsidRDefault="00287B14" w:rsidP="006A491F">
            <w:pPr>
              <w:jc w:val="center"/>
              <w:rPr>
                <w:del w:id="3387" w:author="Tebokgo Mabuto (ECP)" w:date="2026-09-09T11:12:00Z" w16du:dateUtc="2026-09-09T09:12:00Z"/>
                <w:rFonts w:ascii="Arial" w:hAnsi="Arial" w:cs="Arial"/>
                <w:sz w:val="20"/>
                <w:szCs w:val="20"/>
              </w:rPr>
            </w:pPr>
            <w:del w:id="3388"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D287F19" w14:textId="575C6FA4" w:rsidR="00287B14" w:rsidRPr="00325356" w:rsidDel="00EC2039" w:rsidRDefault="00287B14" w:rsidP="006A491F">
            <w:pPr>
              <w:jc w:val="center"/>
              <w:rPr>
                <w:del w:id="3389" w:author="Tebokgo Mabuto (ECP)" w:date="2026-09-09T11:12:00Z" w16du:dateUtc="2026-09-09T09:12:00Z"/>
                <w:rFonts w:ascii="Arial" w:hAnsi="Arial" w:cs="Arial"/>
                <w:sz w:val="20"/>
                <w:szCs w:val="20"/>
              </w:rPr>
            </w:pPr>
            <w:del w:id="3390" w:author="Tebokgo Mabuto (ECP)" w:date="2026-09-09T11:12:00Z" w16du:dateUtc="2026-09-09T09:12:00Z">
              <w:r w:rsidRPr="00325356" w:rsidDel="00EC2039">
                <w:rPr>
                  <w:rFonts w:ascii="Arial" w:hAnsi="Arial" w:cs="Arial"/>
                  <w:sz w:val="20"/>
                  <w:szCs w:val="20"/>
                </w:rPr>
                <w:delText>3</w:delText>
              </w:r>
            </w:del>
          </w:p>
        </w:tc>
      </w:tr>
      <w:tr w:rsidR="00287B14" w:rsidRPr="00325356" w:rsidDel="00EC2039" w14:paraId="4D885F86" w14:textId="1B3EA181" w:rsidTr="00325356">
        <w:trPr>
          <w:trHeight w:val="264"/>
          <w:del w:id="3391" w:author="Tebokgo Mabuto (ECP)" w:date="2026-09-09T11:12:00Z" w16du:dateUtc="2026-09-09T09:12:00Z"/>
        </w:trPr>
        <w:tc>
          <w:tcPr>
            <w:tcW w:w="5159" w:type="dxa"/>
            <w:tcBorders>
              <w:top w:val="nil"/>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20B2714A" w14:textId="71F63023" w:rsidR="00287B14" w:rsidRPr="00325356" w:rsidDel="00EC2039" w:rsidRDefault="00287B14" w:rsidP="00325356">
            <w:pPr>
              <w:rPr>
                <w:del w:id="3392" w:author="Tebokgo Mabuto (ECP)" w:date="2026-09-09T11:12:00Z" w16du:dateUtc="2026-09-09T09:12:00Z"/>
                <w:rFonts w:ascii="Arial" w:hAnsi="Arial" w:cs="Arial"/>
                <w:b/>
                <w:bCs/>
                <w:sz w:val="20"/>
                <w:szCs w:val="20"/>
              </w:rPr>
            </w:pPr>
            <w:del w:id="3393" w:author="Tebokgo Mabuto (ECP)" w:date="2026-09-09T11:12:00Z" w16du:dateUtc="2026-09-09T09:12:00Z">
              <w:r w:rsidRPr="00325356" w:rsidDel="00EC2039">
                <w:rPr>
                  <w:rFonts w:ascii="Arial" w:hAnsi="Arial" w:cs="Arial"/>
                  <w:b/>
                  <w:bCs/>
                  <w:color w:val="000000"/>
                  <w:sz w:val="20"/>
                  <w:szCs w:val="20"/>
                </w:rPr>
                <w:delText>ADDITIONAL LANES</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8B0F121" w14:textId="32589831" w:rsidR="00287B14" w:rsidRPr="00325356" w:rsidDel="00EC2039" w:rsidRDefault="00287B14" w:rsidP="006A491F">
            <w:pPr>
              <w:jc w:val="center"/>
              <w:rPr>
                <w:del w:id="3394" w:author="Tebokgo Mabuto (ECP)" w:date="2026-09-09T11:12:00Z" w16du:dateUtc="2026-09-09T09:12:00Z"/>
                <w:rFonts w:ascii="Arial" w:hAnsi="Arial" w:cs="Arial"/>
                <w:sz w:val="20"/>
                <w:szCs w:val="20"/>
              </w:rPr>
            </w:pPr>
            <w:del w:id="3395"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71F899B" w14:textId="447AD8F0" w:rsidR="00287B14" w:rsidRPr="00325356" w:rsidDel="00EC2039" w:rsidRDefault="00287B14" w:rsidP="006A491F">
            <w:pPr>
              <w:jc w:val="center"/>
              <w:rPr>
                <w:del w:id="3396" w:author="Tebokgo Mabuto (ECP)" w:date="2026-09-09T11:12:00Z" w16du:dateUtc="2026-09-09T09:12:00Z"/>
                <w:rFonts w:ascii="Arial" w:hAnsi="Arial" w:cs="Arial"/>
                <w:sz w:val="20"/>
                <w:szCs w:val="20"/>
              </w:rPr>
            </w:pPr>
            <w:del w:id="3397"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FEEDAA5" w14:textId="5765529A" w:rsidR="00287B14" w:rsidRPr="00325356" w:rsidDel="00EC2039" w:rsidRDefault="00287B14" w:rsidP="006A491F">
            <w:pPr>
              <w:jc w:val="center"/>
              <w:rPr>
                <w:del w:id="3398" w:author="Tebokgo Mabuto (ECP)" w:date="2026-09-09T11:12:00Z" w16du:dateUtc="2026-09-09T09:12:00Z"/>
                <w:rFonts w:ascii="Arial" w:hAnsi="Arial" w:cs="Arial"/>
                <w:b/>
                <w:bCs/>
                <w:sz w:val="20"/>
                <w:szCs w:val="20"/>
              </w:rPr>
            </w:pPr>
            <w:del w:id="3399" w:author="Tebokgo Mabuto (ECP)" w:date="2026-09-09T11:12:00Z" w16du:dateUtc="2026-09-09T09:12:00Z">
              <w:r w:rsidRPr="00325356" w:rsidDel="00EC2039">
                <w:rPr>
                  <w:rFonts w:ascii="Arial" w:hAnsi="Arial" w:cs="Arial"/>
                  <w:b/>
                  <w:bCs/>
                  <w:sz w:val="20"/>
                  <w:szCs w:val="20"/>
                </w:rPr>
                <w:delText>3</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946D5E5" w14:textId="6AECD89B" w:rsidR="00287B14" w:rsidRPr="00325356" w:rsidDel="00EC2039" w:rsidRDefault="00287B14" w:rsidP="006A491F">
            <w:pPr>
              <w:jc w:val="center"/>
              <w:rPr>
                <w:del w:id="3400" w:author="Tebokgo Mabuto (ECP)" w:date="2026-09-09T11:12:00Z" w16du:dateUtc="2026-09-09T09:12:00Z"/>
                <w:rFonts w:ascii="Arial" w:hAnsi="Arial" w:cs="Arial"/>
                <w:sz w:val="20"/>
                <w:szCs w:val="20"/>
              </w:rPr>
            </w:pPr>
            <w:del w:id="3401" w:author="Tebokgo Mabuto (ECP)" w:date="2026-09-09T11:12:00Z" w16du:dateUtc="2026-09-09T09:12:00Z">
              <w:r w:rsidRPr="00325356" w:rsidDel="00EC2039">
                <w:rPr>
                  <w:rFonts w:ascii="Arial" w:hAnsi="Arial" w:cs="Arial"/>
                  <w:sz w:val="20"/>
                  <w:szCs w:val="20"/>
                </w:rPr>
                <w:delText>1</w:delText>
              </w:r>
            </w:del>
          </w:p>
        </w:tc>
      </w:tr>
      <w:tr w:rsidR="00287B14" w:rsidRPr="00325356" w:rsidDel="00EC2039" w14:paraId="39F15948" w14:textId="6F4FFB43" w:rsidTr="00325356">
        <w:trPr>
          <w:trHeight w:val="264"/>
          <w:del w:id="3402" w:author="Tebokgo Mabuto (ECP)" w:date="2026-09-09T11:12:00Z" w16du:dateUtc="2026-09-09T09:12:00Z"/>
        </w:trPr>
        <w:tc>
          <w:tcPr>
            <w:tcW w:w="5159" w:type="dxa"/>
            <w:tcBorders>
              <w:top w:val="nil"/>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03C56D67" w14:textId="7A26878C" w:rsidR="00287B14" w:rsidRPr="00325356" w:rsidDel="00EC2039" w:rsidRDefault="00287B14" w:rsidP="00325356">
            <w:pPr>
              <w:rPr>
                <w:del w:id="3403" w:author="Tebokgo Mabuto (ECP)" w:date="2026-09-09T11:12:00Z" w16du:dateUtc="2026-09-09T09:12:00Z"/>
                <w:rFonts w:ascii="Arial" w:hAnsi="Arial" w:cs="Arial"/>
                <w:b/>
                <w:bCs/>
                <w:sz w:val="20"/>
                <w:szCs w:val="20"/>
              </w:rPr>
            </w:pPr>
            <w:del w:id="3404" w:author="Tebokgo Mabuto (ECP)" w:date="2026-09-09T11:12:00Z" w16du:dateUtc="2026-09-09T09:12:00Z">
              <w:r w:rsidRPr="00325356" w:rsidDel="00EC2039">
                <w:rPr>
                  <w:rFonts w:ascii="Arial" w:hAnsi="Arial" w:cs="Arial"/>
                  <w:b/>
                  <w:bCs/>
                  <w:color w:val="000000"/>
                  <w:sz w:val="20"/>
                  <w:szCs w:val="20"/>
                </w:rPr>
                <w:delText>RETAINING STRUCTURES</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802B41A" w14:textId="1197C7F7" w:rsidR="00287B14" w:rsidRPr="00325356" w:rsidDel="00EC2039" w:rsidRDefault="00287B14" w:rsidP="006A491F">
            <w:pPr>
              <w:jc w:val="center"/>
              <w:rPr>
                <w:del w:id="3405" w:author="Tebokgo Mabuto (ECP)" w:date="2026-09-09T11:12:00Z" w16du:dateUtc="2026-09-09T09:12:00Z"/>
                <w:rFonts w:ascii="Arial" w:hAnsi="Arial" w:cs="Arial"/>
                <w:sz w:val="20"/>
                <w:szCs w:val="20"/>
              </w:rPr>
            </w:pPr>
            <w:del w:id="3406"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AC41F51" w14:textId="32EBEDDE" w:rsidR="00287B14" w:rsidRPr="00325356" w:rsidDel="00EC2039" w:rsidRDefault="00287B14" w:rsidP="006A491F">
            <w:pPr>
              <w:jc w:val="center"/>
              <w:rPr>
                <w:del w:id="3407" w:author="Tebokgo Mabuto (ECP)" w:date="2026-09-09T11:12:00Z" w16du:dateUtc="2026-09-09T09:12:00Z"/>
                <w:rFonts w:ascii="Arial" w:hAnsi="Arial" w:cs="Arial"/>
                <w:sz w:val="20"/>
                <w:szCs w:val="20"/>
              </w:rPr>
            </w:pPr>
            <w:del w:id="3408"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0F2200C" w14:textId="4FE3A412" w:rsidR="00287B14" w:rsidRPr="00325356" w:rsidDel="00EC2039" w:rsidRDefault="00287B14" w:rsidP="006A491F">
            <w:pPr>
              <w:jc w:val="center"/>
              <w:rPr>
                <w:del w:id="3409" w:author="Tebokgo Mabuto (ECP)" w:date="2026-09-09T11:12:00Z" w16du:dateUtc="2026-09-09T09:12:00Z"/>
                <w:rFonts w:ascii="Arial" w:hAnsi="Arial" w:cs="Arial"/>
                <w:sz w:val="20"/>
                <w:szCs w:val="20"/>
              </w:rPr>
            </w:pPr>
            <w:del w:id="3410"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C439FD" w14:textId="6821AF53" w:rsidR="00287B14" w:rsidRPr="00325356" w:rsidDel="00EC2039" w:rsidRDefault="00287B14" w:rsidP="006A491F">
            <w:pPr>
              <w:jc w:val="center"/>
              <w:rPr>
                <w:del w:id="3411" w:author="Tebokgo Mabuto (ECP)" w:date="2026-09-09T11:12:00Z" w16du:dateUtc="2026-09-09T09:12:00Z"/>
                <w:rFonts w:ascii="Arial" w:hAnsi="Arial" w:cs="Arial"/>
                <w:b/>
                <w:bCs/>
                <w:sz w:val="20"/>
                <w:szCs w:val="20"/>
              </w:rPr>
            </w:pPr>
            <w:del w:id="3412" w:author="Tebokgo Mabuto (ECP)" w:date="2026-09-09T11:12:00Z" w16du:dateUtc="2026-09-09T09:12:00Z">
              <w:r w:rsidRPr="00325356" w:rsidDel="00EC2039">
                <w:rPr>
                  <w:rFonts w:ascii="Arial" w:hAnsi="Arial" w:cs="Arial"/>
                  <w:b/>
                  <w:bCs/>
                  <w:sz w:val="20"/>
                  <w:szCs w:val="20"/>
                </w:rPr>
                <w:delText>4</w:delText>
              </w:r>
            </w:del>
          </w:p>
        </w:tc>
      </w:tr>
      <w:tr w:rsidR="00287B14" w:rsidRPr="00325356" w:rsidDel="00EC2039" w14:paraId="5784E253" w14:textId="3E324BAB" w:rsidTr="00325356">
        <w:trPr>
          <w:trHeight w:val="528"/>
          <w:del w:id="3413" w:author="Tebokgo Mabuto (ECP)" w:date="2026-09-09T11:12:00Z" w16du:dateUtc="2026-09-09T09:12:00Z"/>
        </w:trPr>
        <w:tc>
          <w:tcPr>
            <w:tcW w:w="5159" w:type="dxa"/>
            <w:tcBorders>
              <w:top w:val="nil"/>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7AFAE5BC" w14:textId="1051B249" w:rsidR="00287B14" w:rsidRPr="00325356" w:rsidDel="00EC2039" w:rsidRDefault="00287B14" w:rsidP="00325356">
            <w:pPr>
              <w:rPr>
                <w:del w:id="3414" w:author="Tebokgo Mabuto (ECP)" w:date="2026-09-09T11:12:00Z" w16du:dateUtc="2026-09-09T09:12:00Z"/>
                <w:rFonts w:ascii="Arial" w:hAnsi="Arial" w:cs="Arial"/>
                <w:b/>
                <w:bCs/>
                <w:sz w:val="20"/>
                <w:szCs w:val="20"/>
              </w:rPr>
            </w:pPr>
            <w:del w:id="3415" w:author="Tebokgo Mabuto (ECP)" w:date="2026-09-09T11:12:00Z" w16du:dateUtc="2026-09-09T09:12:00Z">
              <w:r w:rsidRPr="00325356" w:rsidDel="00EC2039">
                <w:rPr>
                  <w:rFonts w:ascii="Arial" w:hAnsi="Arial" w:cs="Arial"/>
                  <w:b/>
                  <w:bCs/>
                  <w:color w:val="000000"/>
                  <w:sz w:val="20"/>
                  <w:szCs w:val="20"/>
                </w:rPr>
                <w:delText>ROCK ANCHORS (MOUNTAIN PASSES)</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4C618D" w14:textId="6392A0EB" w:rsidR="00287B14" w:rsidRPr="00325356" w:rsidDel="00EC2039" w:rsidRDefault="00287B14" w:rsidP="006A491F">
            <w:pPr>
              <w:jc w:val="center"/>
              <w:rPr>
                <w:del w:id="3416" w:author="Tebokgo Mabuto (ECP)" w:date="2026-09-09T11:12:00Z" w16du:dateUtc="2026-09-09T09:12:00Z"/>
                <w:rFonts w:ascii="Arial" w:hAnsi="Arial" w:cs="Arial"/>
                <w:sz w:val="20"/>
                <w:szCs w:val="20"/>
              </w:rPr>
            </w:pPr>
            <w:del w:id="3417"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B470244" w14:textId="7024EA30" w:rsidR="00287B14" w:rsidRPr="00325356" w:rsidDel="00EC2039" w:rsidRDefault="00287B14" w:rsidP="006A491F">
            <w:pPr>
              <w:jc w:val="center"/>
              <w:rPr>
                <w:del w:id="3418" w:author="Tebokgo Mabuto (ECP)" w:date="2026-09-09T11:12:00Z" w16du:dateUtc="2026-09-09T09:12:00Z"/>
                <w:rFonts w:ascii="Arial" w:hAnsi="Arial" w:cs="Arial"/>
                <w:sz w:val="20"/>
                <w:szCs w:val="20"/>
              </w:rPr>
            </w:pPr>
            <w:del w:id="3419"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2EAC57" w14:textId="50CD36F3" w:rsidR="00287B14" w:rsidRPr="00325356" w:rsidDel="00EC2039" w:rsidRDefault="00287B14" w:rsidP="006A491F">
            <w:pPr>
              <w:jc w:val="center"/>
              <w:rPr>
                <w:del w:id="3420" w:author="Tebokgo Mabuto (ECP)" w:date="2026-09-09T11:12:00Z" w16du:dateUtc="2026-09-09T09:12:00Z"/>
                <w:rFonts w:ascii="Arial" w:hAnsi="Arial" w:cs="Arial"/>
                <w:sz w:val="20"/>
                <w:szCs w:val="20"/>
              </w:rPr>
            </w:pPr>
            <w:del w:id="3421"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F9663F1" w14:textId="06491EE1" w:rsidR="00287B14" w:rsidRPr="00325356" w:rsidDel="00EC2039" w:rsidRDefault="00287B14" w:rsidP="006A491F">
            <w:pPr>
              <w:jc w:val="center"/>
              <w:rPr>
                <w:del w:id="3422" w:author="Tebokgo Mabuto (ECP)" w:date="2026-09-09T11:12:00Z" w16du:dateUtc="2026-09-09T09:12:00Z"/>
                <w:rFonts w:ascii="Arial" w:hAnsi="Arial" w:cs="Arial"/>
                <w:sz w:val="20"/>
                <w:szCs w:val="20"/>
              </w:rPr>
            </w:pPr>
            <w:del w:id="3423" w:author="Tebokgo Mabuto (ECP)" w:date="2026-09-09T11:12:00Z" w16du:dateUtc="2026-09-09T09:12:00Z">
              <w:r w:rsidRPr="00325356" w:rsidDel="00EC2039">
                <w:rPr>
                  <w:rFonts w:ascii="Arial" w:hAnsi="Arial" w:cs="Arial"/>
                  <w:sz w:val="20"/>
                  <w:szCs w:val="20"/>
                </w:rPr>
                <w:delText>4</w:delText>
              </w:r>
            </w:del>
          </w:p>
        </w:tc>
      </w:tr>
      <w:tr w:rsidR="00287B14" w:rsidRPr="00325356" w:rsidDel="00EC2039" w14:paraId="5B6C76E2" w14:textId="18FAF3FB" w:rsidTr="00325356">
        <w:trPr>
          <w:trHeight w:val="264"/>
          <w:del w:id="3424" w:author="Tebokgo Mabuto (ECP)" w:date="2026-09-09T11:12:00Z" w16du:dateUtc="2026-09-09T09:12:00Z"/>
        </w:trPr>
        <w:tc>
          <w:tcPr>
            <w:tcW w:w="5159" w:type="dxa"/>
            <w:tcBorders>
              <w:top w:val="nil"/>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1FEB78D3" w14:textId="1BFA5027" w:rsidR="00287B14" w:rsidRPr="00325356" w:rsidDel="00EC2039" w:rsidRDefault="00287B14" w:rsidP="00325356">
            <w:pPr>
              <w:rPr>
                <w:del w:id="3425" w:author="Tebokgo Mabuto (ECP)" w:date="2026-09-09T11:12:00Z" w16du:dateUtc="2026-09-09T09:12:00Z"/>
                <w:rFonts w:ascii="Arial" w:hAnsi="Arial" w:cs="Arial"/>
                <w:b/>
                <w:bCs/>
                <w:sz w:val="20"/>
                <w:szCs w:val="20"/>
              </w:rPr>
            </w:pPr>
            <w:del w:id="3426" w:author="Tebokgo Mabuto (ECP)" w:date="2026-09-09T11:12:00Z" w16du:dateUtc="2026-09-09T09:12:00Z">
              <w:r w:rsidRPr="00325356" w:rsidDel="00EC2039">
                <w:rPr>
                  <w:rFonts w:ascii="Arial" w:hAnsi="Arial" w:cs="Arial"/>
                  <w:b/>
                  <w:bCs/>
                  <w:color w:val="000000"/>
                  <w:sz w:val="20"/>
                  <w:szCs w:val="20"/>
                </w:rPr>
                <w:delText>MATERIAL &amp; ROCK SOURCES</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786F4FF" w14:textId="25F77C4C" w:rsidR="00287B14" w:rsidRPr="00325356" w:rsidDel="00EC2039" w:rsidRDefault="00287B14" w:rsidP="006A491F">
            <w:pPr>
              <w:jc w:val="center"/>
              <w:rPr>
                <w:del w:id="3427" w:author="Tebokgo Mabuto (ECP)" w:date="2026-09-09T11:12:00Z" w16du:dateUtc="2026-09-09T09:12:00Z"/>
                <w:rFonts w:ascii="Arial" w:hAnsi="Arial" w:cs="Arial"/>
                <w:sz w:val="20"/>
                <w:szCs w:val="20"/>
              </w:rPr>
            </w:pPr>
            <w:del w:id="3428" w:author="Tebokgo Mabuto (ECP)" w:date="2026-09-09T11:12:00Z" w16du:dateUtc="2026-09-09T09:12:00Z">
              <w:r w:rsidRPr="00325356" w:rsidDel="00EC2039">
                <w:rPr>
                  <w:rFonts w:ascii="Arial" w:hAnsi="Arial" w:cs="Arial"/>
                  <w:sz w:val="20"/>
                  <w:szCs w:val="20"/>
                </w:rPr>
                <w:delText>5</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F7192E8" w14:textId="124FFB10" w:rsidR="00287B14" w:rsidRPr="00325356" w:rsidDel="00EC2039" w:rsidRDefault="00287B14" w:rsidP="006A491F">
            <w:pPr>
              <w:jc w:val="center"/>
              <w:rPr>
                <w:del w:id="3429" w:author="Tebokgo Mabuto (ECP)" w:date="2026-09-09T11:12:00Z" w16du:dateUtc="2026-09-09T09:12:00Z"/>
                <w:rFonts w:ascii="Arial" w:hAnsi="Arial" w:cs="Arial"/>
                <w:sz w:val="20"/>
                <w:szCs w:val="20"/>
              </w:rPr>
            </w:pPr>
            <w:del w:id="3430"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31DB7EE" w14:textId="5DC7232D" w:rsidR="00287B14" w:rsidRPr="00325356" w:rsidDel="00EC2039" w:rsidRDefault="00287B14" w:rsidP="006A491F">
            <w:pPr>
              <w:jc w:val="center"/>
              <w:rPr>
                <w:del w:id="3431" w:author="Tebokgo Mabuto (ECP)" w:date="2026-09-09T11:12:00Z" w16du:dateUtc="2026-09-09T09:12:00Z"/>
                <w:rFonts w:ascii="Arial" w:hAnsi="Arial" w:cs="Arial"/>
                <w:sz w:val="20"/>
                <w:szCs w:val="20"/>
              </w:rPr>
            </w:pPr>
            <w:del w:id="3432"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62603CB" w14:textId="1F9457D9" w:rsidR="00287B14" w:rsidRPr="00325356" w:rsidDel="00EC2039" w:rsidRDefault="00287B14" w:rsidP="006A491F">
            <w:pPr>
              <w:jc w:val="center"/>
              <w:rPr>
                <w:del w:id="3433" w:author="Tebokgo Mabuto (ECP)" w:date="2026-09-09T11:12:00Z" w16du:dateUtc="2026-09-09T09:12:00Z"/>
                <w:rFonts w:ascii="Arial" w:hAnsi="Arial" w:cs="Arial"/>
                <w:sz w:val="20"/>
                <w:szCs w:val="20"/>
              </w:rPr>
            </w:pPr>
            <w:del w:id="3434" w:author="Tebokgo Mabuto (ECP)" w:date="2026-09-09T11:12:00Z" w16du:dateUtc="2026-09-09T09:12:00Z">
              <w:r w:rsidRPr="00325356" w:rsidDel="00EC2039">
                <w:rPr>
                  <w:rFonts w:ascii="Arial" w:hAnsi="Arial" w:cs="Arial"/>
                  <w:sz w:val="20"/>
                  <w:szCs w:val="20"/>
                </w:rPr>
                <w:delText>3</w:delText>
              </w:r>
            </w:del>
          </w:p>
        </w:tc>
      </w:tr>
      <w:tr w:rsidR="00287B14" w:rsidRPr="00325356" w:rsidDel="00EC2039" w14:paraId="0803691D" w14:textId="34DBAEE6" w:rsidTr="00325356">
        <w:trPr>
          <w:trHeight w:val="264"/>
          <w:del w:id="3435" w:author="Tebokgo Mabuto (ECP)" w:date="2026-09-09T11:12:00Z" w16du:dateUtc="2026-09-09T09:12:00Z"/>
        </w:trPr>
        <w:tc>
          <w:tcPr>
            <w:tcW w:w="5159" w:type="dxa"/>
            <w:tcBorders>
              <w:top w:val="nil"/>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6B19AAC5" w14:textId="23A3213B" w:rsidR="00287B14" w:rsidRPr="00325356" w:rsidDel="00EC2039" w:rsidRDefault="00287B14" w:rsidP="00325356">
            <w:pPr>
              <w:rPr>
                <w:del w:id="3436" w:author="Tebokgo Mabuto (ECP)" w:date="2026-09-09T11:12:00Z" w16du:dateUtc="2026-09-09T09:12:00Z"/>
                <w:rFonts w:ascii="Arial" w:hAnsi="Arial" w:cs="Arial"/>
                <w:b/>
                <w:bCs/>
                <w:sz w:val="20"/>
                <w:szCs w:val="20"/>
              </w:rPr>
            </w:pPr>
            <w:del w:id="3437" w:author="Tebokgo Mabuto (ECP)" w:date="2026-09-09T11:12:00Z" w16du:dateUtc="2026-09-09T09:12:00Z">
              <w:r w:rsidRPr="00325356" w:rsidDel="00EC2039">
                <w:rPr>
                  <w:rFonts w:ascii="Arial" w:hAnsi="Arial" w:cs="Arial"/>
                  <w:b/>
                  <w:bCs/>
                  <w:color w:val="000000"/>
                  <w:sz w:val="20"/>
                  <w:szCs w:val="20"/>
                </w:rPr>
                <w:delText>ENGINEERING GEOPHYSICS</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2B92C45" w14:textId="337147F3" w:rsidR="00287B14" w:rsidRPr="00325356" w:rsidDel="00EC2039" w:rsidRDefault="00287B14" w:rsidP="006A491F">
            <w:pPr>
              <w:jc w:val="center"/>
              <w:rPr>
                <w:del w:id="3438" w:author="Tebokgo Mabuto (ECP)" w:date="2026-09-09T11:12:00Z" w16du:dateUtc="2026-09-09T09:12:00Z"/>
                <w:rFonts w:ascii="Arial" w:hAnsi="Arial" w:cs="Arial"/>
                <w:sz w:val="20"/>
                <w:szCs w:val="20"/>
              </w:rPr>
            </w:pPr>
            <w:del w:id="3439" w:author="Tebokgo Mabuto (ECP)" w:date="2026-09-09T11:12:00Z" w16du:dateUtc="2026-09-09T09:12:00Z">
              <w:r w:rsidRPr="00325356" w:rsidDel="00EC2039">
                <w:rPr>
                  <w:rFonts w:ascii="Arial" w:hAnsi="Arial" w:cs="Arial"/>
                  <w:sz w:val="20"/>
                  <w:szCs w:val="20"/>
                </w:rPr>
                <w:delText>5</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4E431B4" w14:textId="46B06E82" w:rsidR="00287B14" w:rsidRPr="00325356" w:rsidDel="00EC2039" w:rsidRDefault="00287B14" w:rsidP="006A491F">
            <w:pPr>
              <w:jc w:val="center"/>
              <w:rPr>
                <w:del w:id="3440" w:author="Tebokgo Mabuto (ECP)" w:date="2026-09-09T11:12:00Z" w16du:dateUtc="2026-09-09T09:12:00Z"/>
                <w:rFonts w:ascii="Arial" w:hAnsi="Arial" w:cs="Arial"/>
                <w:sz w:val="20"/>
                <w:szCs w:val="20"/>
              </w:rPr>
            </w:pPr>
            <w:del w:id="3441"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15389AD" w14:textId="1428F3DF" w:rsidR="00287B14" w:rsidRPr="00325356" w:rsidDel="00EC2039" w:rsidRDefault="00287B14" w:rsidP="006A491F">
            <w:pPr>
              <w:jc w:val="center"/>
              <w:rPr>
                <w:del w:id="3442" w:author="Tebokgo Mabuto (ECP)" w:date="2026-09-09T11:12:00Z" w16du:dateUtc="2026-09-09T09:12:00Z"/>
                <w:rFonts w:ascii="Arial" w:hAnsi="Arial" w:cs="Arial"/>
                <w:sz w:val="20"/>
                <w:szCs w:val="20"/>
              </w:rPr>
            </w:pPr>
            <w:del w:id="3443"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D59008" w14:textId="308336D7" w:rsidR="00287B14" w:rsidRPr="00325356" w:rsidDel="00EC2039" w:rsidRDefault="00287B14" w:rsidP="006A491F">
            <w:pPr>
              <w:jc w:val="center"/>
              <w:rPr>
                <w:del w:id="3444" w:author="Tebokgo Mabuto (ECP)" w:date="2026-09-09T11:12:00Z" w16du:dateUtc="2026-09-09T09:12:00Z"/>
                <w:rFonts w:ascii="Arial" w:hAnsi="Arial" w:cs="Arial"/>
                <w:sz w:val="20"/>
                <w:szCs w:val="20"/>
              </w:rPr>
            </w:pPr>
            <w:del w:id="3445" w:author="Tebokgo Mabuto (ECP)" w:date="2026-09-09T11:12:00Z" w16du:dateUtc="2026-09-09T09:12:00Z">
              <w:r w:rsidRPr="00325356" w:rsidDel="00EC2039">
                <w:rPr>
                  <w:rFonts w:ascii="Arial" w:hAnsi="Arial" w:cs="Arial"/>
                  <w:sz w:val="20"/>
                  <w:szCs w:val="20"/>
                </w:rPr>
                <w:delText>4</w:delText>
              </w:r>
            </w:del>
          </w:p>
        </w:tc>
      </w:tr>
      <w:tr w:rsidR="00287B14" w:rsidRPr="00325356" w:rsidDel="00EC2039" w14:paraId="671D2062" w14:textId="0942B0B9" w:rsidTr="00325356">
        <w:trPr>
          <w:trHeight w:val="264"/>
          <w:del w:id="3446" w:author="Tebokgo Mabuto (ECP)" w:date="2026-09-09T11:12:00Z" w16du:dateUtc="2026-09-09T09:12:00Z"/>
        </w:trPr>
        <w:tc>
          <w:tcPr>
            <w:tcW w:w="5159" w:type="dxa"/>
            <w:tcBorders>
              <w:top w:val="nil"/>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05E427B9" w14:textId="025E09B7" w:rsidR="00287B14" w:rsidRPr="00325356" w:rsidDel="00EC2039" w:rsidRDefault="00287B14" w:rsidP="00325356">
            <w:pPr>
              <w:rPr>
                <w:del w:id="3447" w:author="Tebokgo Mabuto (ECP)" w:date="2026-09-09T11:12:00Z" w16du:dateUtc="2026-09-09T09:12:00Z"/>
                <w:rFonts w:ascii="Arial" w:hAnsi="Arial" w:cs="Arial"/>
                <w:b/>
                <w:bCs/>
                <w:sz w:val="20"/>
                <w:szCs w:val="20"/>
              </w:rPr>
            </w:pPr>
            <w:del w:id="3448" w:author="Tebokgo Mabuto (ECP)" w:date="2026-09-09T11:12:00Z" w16du:dateUtc="2026-09-09T09:12:00Z">
              <w:r w:rsidRPr="00325356" w:rsidDel="00EC2039">
                <w:rPr>
                  <w:rFonts w:ascii="Arial" w:hAnsi="Arial" w:cs="Arial"/>
                  <w:b/>
                  <w:bCs/>
                  <w:color w:val="000000"/>
                  <w:sz w:val="20"/>
                  <w:szCs w:val="20"/>
                </w:rPr>
                <w:delText>REMOTE SENSING (GIS)</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CD4A1CD" w14:textId="6A777818" w:rsidR="00287B14" w:rsidRPr="00325356" w:rsidDel="00EC2039" w:rsidRDefault="00287B14" w:rsidP="006A491F">
            <w:pPr>
              <w:jc w:val="center"/>
              <w:rPr>
                <w:del w:id="3449" w:author="Tebokgo Mabuto (ECP)" w:date="2026-09-09T11:12:00Z" w16du:dateUtc="2026-09-09T09:12:00Z"/>
                <w:rFonts w:ascii="Arial" w:hAnsi="Arial" w:cs="Arial"/>
                <w:sz w:val="20"/>
                <w:szCs w:val="20"/>
              </w:rPr>
            </w:pPr>
            <w:del w:id="3450" w:author="Tebokgo Mabuto (ECP)" w:date="2026-09-09T11:12:00Z" w16du:dateUtc="2026-09-09T09:12:00Z">
              <w:r w:rsidRPr="00325356" w:rsidDel="00EC2039">
                <w:rPr>
                  <w:rFonts w:ascii="Arial" w:hAnsi="Arial" w:cs="Arial"/>
                  <w:sz w:val="20"/>
                  <w:szCs w:val="20"/>
                </w:rPr>
                <w:delText>5</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44FF4CA" w14:textId="36838991" w:rsidR="00287B14" w:rsidRPr="00325356" w:rsidDel="00EC2039" w:rsidRDefault="00287B14" w:rsidP="006A491F">
            <w:pPr>
              <w:jc w:val="center"/>
              <w:rPr>
                <w:del w:id="3451" w:author="Tebokgo Mabuto (ECP)" w:date="2026-09-09T11:12:00Z" w16du:dateUtc="2026-09-09T09:12:00Z"/>
                <w:rFonts w:ascii="Arial" w:hAnsi="Arial" w:cs="Arial"/>
                <w:sz w:val="20"/>
                <w:szCs w:val="20"/>
              </w:rPr>
            </w:pPr>
            <w:del w:id="3452"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A6EAF84" w14:textId="391F6E1C" w:rsidR="00287B14" w:rsidRPr="00325356" w:rsidDel="00EC2039" w:rsidRDefault="00287B14" w:rsidP="006A491F">
            <w:pPr>
              <w:jc w:val="center"/>
              <w:rPr>
                <w:del w:id="3453" w:author="Tebokgo Mabuto (ECP)" w:date="2026-09-09T11:12:00Z" w16du:dateUtc="2026-09-09T09:12:00Z"/>
                <w:rFonts w:ascii="Arial" w:hAnsi="Arial" w:cs="Arial"/>
                <w:sz w:val="20"/>
                <w:szCs w:val="20"/>
              </w:rPr>
            </w:pPr>
            <w:del w:id="3454"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3503564" w14:textId="15661BBC" w:rsidR="00287B14" w:rsidRPr="00325356" w:rsidDel="00EC2039" w:rsidRDefault="00287B14" w:rsidP="006A491F">
            <w:pPr>
              <w:jc w:val="center"/>
              <w:rPr>
                <w:del w:id="3455" w:author="Tebokgo Mabuto (ECP)" w:date="2026-09-09T11:12:00Z" w16du:dateUtc="2026-09-09T09:12:00Z"/>
                <w:rFonts w:ascii="Arial" w:hAnsi="Arial" w:cs="Arial"/>
                <w:sz w:val="20"/>
                <w:szCs w:val="20"/>
              </w:rPr>
            </w:pPr>
            <w:del w:id="3456" w:author="Tebokgo Mabuto (ECP)" w:date="2026-09-09T11:12:00Z" w16du:dateUtc="2026-09-09T09:12:00Z">
              <w:r w:rsidRPr="00325356" w:rsidDel="00EC2039">
                <w:rPr>
                  <w:rFonts w:ascii="Arial" w:hAnsi="Arial" w:cs="Arial"/>
                  <w:sz w:val="20"/>
                  <w:szCs w:val="20"/>
                </w:rPr>
                <w:delText>4</w:delText>
              </w:r>
            </w:del>
          </w:p>
        </w:tc>
      </w:tr>
      <w:tr w:rsidR="00287B14" w:rsidRPr="00325356" w:rsidDel="00EC2039" w14:paraId="61991441" w14:textId="76572A37" w:rsidTr="00325356">
        <w:trPr>
          <w:trHeight w:val="528"/>
          <w:del w:id="3457" w:author="Tebokgo Mabuto (ECP)" w:date="2026-09-09T11:12:00Z" w16du:dateUtc="2026-09-09T09:12:00Z"/>
        </w:trPr>
        <w:tc>
          <w:tcPr>
            <w:tcW w:w="5159" w:type="dxa"/>
            <w:tcBorders>
              <w:top w:val="nil"/>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63702E89" w14:textId="4D18B57E" w:rsidR="00287B14" w:rsidRPr="00325356" w:rsidDel="00EC2039" w:rsidRDefault="00287B14" w:rsidP="00325356">
            <w:pPr>
              <w:rPr>
                <w:del w:id="3458" w:author="Tebokgo Mabuto (ECP)" w:date="2026-09-09T11:12:00Z" w16du:dateUtc="2026-09-09T09:12:00Z"/>
                <w:rFonts w:ascii="Arial" w:hAnsi="Arial" w:cs="Arial"/>
                <w:b/>
                <w:bCs/>
                <w:sz w:val="20"/>
                <w:szCs w:val="20"/>
              </w:rPr>
            </w:pPr>
            <w:del w:id="3459" w:author="Tebokgo Mabuto (ECP)" w:date="2026-09-09T11:12:00Z" w16du:dateUtc="2026-09-09T09:12:00Z">
              <w:r w:rsidRPr="00325356" w:rsidDel="00EC2039">
                <w:rPr>
                  <w:rFonts w:ascii="Arial" w:hAnsi="Arial" w:cs="Arial"/>
                  <w:b/>
                  <w:bCs/>
                  <w:color w:val="000000"/>
                  <w:sz w:val="20"/>
                  <w:szCs w:val="20"/>
                </w:rPr>
                <w:delText>ENGINEERING GEOLOGICAL MAPPING</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1B61CED" w14:textId="7C2C87F0" w:rsidR="00287B14" w:rsidRPr="00325356" w:rsidDel="00EC2039" w:rsidRDefault="00287B14" w:rsidP="006A491F">
            <w:pPr>
              <w:jc w:val="center"/>
              <w:rPr>
                <w:del w:id="3460" w:author="Tebokgo Mabuto (ECP)" w:date="2026-09-09T11:12:00Z" w16du:dateUtc="2026-09-09T09:12:00Z"/>
                <w:rFonts w:ascii="Arial" w:hAnsi="Arial" w:cs="Arial"/>
                <w:sz w:val="20"/>
                <w:szCs w:val="20"/>
              </w:rPr>
            </w:pPr>
            <w:del w:id="3461" w:author="Tebokgo Mabuto (ECP)" w:date="2026-09-09T11:12:00Z" w16du:dateUtc="2026-09-09T09:12:00Z">
              <w:r w:rsidRPr="00325356" w:rsidDel="00EC2039">
                <w:rPr>
                  <w:rFonts w:ascii="Arial" w:hAnsi="Arial" w:cs="Arial"/>
                  <w:sz w:val="20"/>
                  <w:szCs w:val="20"/>
                </w:rPr>
                <w:delText>5</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280A42A" w14:textId="56507D99" w:rsidR="00287B14" w:rsidRPr="00325356" w:rsidDel="00EC2039" w:rsidRDefault="00287B14" w:rsidP="006A491F">
            <w:pPr>
              <w:jc w:val="center"/>
              <w:rPr>
                <w:del w:id="3462" w:author="Tebokgo Mabuto (ECP)" w:date="2026-09-09T11:12:00Z" w16du:dateUtc="2026-09-09T09:12:00Z"/>
                <w:rFonts w:ascii="Arial" w:hAnsi="Arial" w:cs="Arial"/>
                <w:sz w:val="20"/>
                <w:szCs w:val="20"/>
              </w:rPr>
            </w:pPr>
            <w:del w:id="3463"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C26A099" w14:textId="3AB715B1" w:rsidR="00287B14" w:rsidRPr="00325356" w:rsidDel="00EC2039" w:rsidRDefault="00287B14" w:rsidP="006A491F">
            <w:pPr>
              <w:jc w:val="center"/>
              <w:rPr>
                <w:del w:id="3464" w:author="Tebokgo Mabuto (ECP)" w:date="2026-09-09T11:12:00Z" w16du:dateUtc="2026-09-09T09:12:00Z"/>
                <w:rFonts w:ascii="Arial" w:hAnsi="Arial" w:cs="Arial"/>
                <w:sz w:val="20"/>
                <w:szCs w:val="20"/>
              </w:rPr>
            </w:pPr>
            <w:del w:id="3465"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EBD00B" w14:textId="3FA9F635" w:rsidR="00287B14" w:rsidRPr="00325356" w:rsidDel="00EC2039" w:rsidRDefault="00287B14" w:rsidP="006A491F">
            <w:pPr>
              <w:jc w:val="center"/>
              <w:rPr>
                <w:del w:id="3466" w:author="Tebokgo Mabuto (ECP)" w:date="2026-09-09T11:12:00Z" w16du:dateUtc="2026-09-09T09:12:00Z"/>
                <w:rFonts w:ascii="Arial" w:hAnsi="Arial" w:cs="Arial"/>
                <w:sz w:val="20"/>
                <w:szCs w:val="20"/>
              </w:rPr>
            </w:pPr>
            <w:del w:id="3467" w:author="Tebokgo Mabuto (ECP)" w:date="2026-09-09T11:12:00Z" w16du:dateUtc="2026-09-09T09:12:00Z">
              <w:r w:rsidRPr="00325356" w:rsidDel="00EC2039">
                <w:rPr>
                  <w:rFonts w:ascii="Arial" w:hAnsi="Arial" w:cs="Arial"/>
                  <w:sz w:val="20"/>
                  <w:szCs w:val="20"/>
                </w:rPr>
                <w:delText>3</w:delText>
              </w:r>
            </w:del>
          </w:p>
        </w:tc>
      </w:tr>
      <w:tr w:rsidR="00287B14" w:rsidRPr="00325356" w:rsidDel="00EC2039" w14:paraId="3099BD42" w14:textId="522B3336" w:rsidTr="00325356">
        <w:trPr>
          <w:trHeight w:val="528"/>
          <w:del w:id="3468" w:author="Tebokgo Mabuto (ECP)" w:date="2026-09-09T11:12:00Z" w16du:dateUtc="2026-09-09T09:12:00Z"/>
        </w:trPr>
        <w:tc>
          <w:tcPr>
            <w:tcW w:w="5159" w:type="dxa"/>
            <w:tcBorders>
              <w:top w:val="nil"/>
              <w:left w:val="double" w:sz="6" w:space="0" w:color="auto"/>
              <w:bottom w:val="single" w:sz="8" w:space="0" w:color="auto"/>
              <w:right w:val="double" w:sz="6" w:space="0" w:color="auto"/>
            </w:tcBorders>
            <w:shd w:val="clear" w:color="auto" w:fill="BFBFBF" w:themeFill="background1" w:themeFillShade="BF"/>
            <w:tcMar>
              <w:top w:w="0" w:type="dxa"/>
              <w:left w:w="108" w:type="dxa"/>
              <w:bottom w:w="0" w:type="dxa"/>
              <w:right w:w="108" w:type="dxa"/>
            </w:tcMar>
            <w:vAlign w:val="center"/>
            <w:hideMark/>
          </w:tcPr>
          <w:p w14:paraId="48AAEEC9" w14:textId="30A2BD27" w:rsidR="00287B14" w:rsidRPr="00325356" w:rsidDel="00EC2039" w:rsidRDefault="00287B14" w:rsidP="00325356">
            <w:pPr>
              <w:rPr>
                <w:del w:id="3469" w:author="Tebokgo Mabuto (ECP)" w:date="2026-09-09T11:12:00Z" w16du:dateUtc="2026-09-09T09:12:00Z"/>
                <w:rFonts w:ascii="Arial" w:hAnsi="Arial" w:cs="Arial"/>
                <w:b/>
                <w:bCs/>
                <w:sz w:val="20"/>
                <w:szCs w:val="20"/>
              </w:rPr>
            </w:pPr>
            <w:del w:id="3470" w:author="Tebokgo Mabuto (ECP)" w:date="2026-09-09T11:12:00Z" w16du:dateUtc="2026-09-09T09:12:00Z">
              <w:r w:rsidRPr="00325356" w:rsidDel="00EC2039">
                <w:rPr>
                  <w:rFonts w:ascii="Arial" w:hAnsi="Arial" w:cs="Arial"/>
                  <w:b/>
                  <w:bCs/>
                  <w:color w:val="000000"/>
                  <w:sz w:val="20"/>
                  <w:szCs w:val="20"/>
                </w:rPr>
                <w:delText>SUBSURFACE DRAINING (GEOHYDROLOGY)</w:delText>
              </w:r>
            </w:del>
          </w:p>
        </w:tc>
        <w:tc>
          <w:tcPr>
            <w:tcW w:w="96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976172" w14:textId="0FB88BB8" w:rsidR="00287B14" w:rsidRPr="00325356" w:rsidDel="00EC2039" w:rsidRDefault="00287B14" w:rsidP="006A491F">
            <w:pPr>
              <w:jc w:val="center"/>
              <w:rPr>
                <w:del w:id="3471" w:author="Tebokgo Mabuto (ECP)" w:date="2026-09-09T11:12:00Z" w16du:dateUtc="2026-09-09T09:12:00Z"/>
                <w:rFonts w:ascii="Arial" w:hAnsi="Arial" w:cs="Arial"/>
                <w:sz w:val="20"/>
                <w:szCs w:val="20"/>
              </w:rPr>
            </w:pPr>
            <w:del w:id="3472" w:author="Tebokgo Mabuto (ECP)" w:date="2026-09-09T11:12:00Z" w16du:dateUtc="2026-09-09T09:12:00Z">
              <w:r w:rsidRPr="00325356" w:rsidDel="00EC2039">
                <w:rPr>
                  <w:rFonts w:ascii="Arial" w:hAnsi="Arial" w:cs="Arial"/>
                  <w:sz w:val="20"/>
                  <w:szCs w:val="20"/>
                </w:rPr>
                <w:delText>5</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A8236BF" w14:textId="420C8525" w:rsidR="00287B14" w:rsidRPr="00325356" w:rsidDel="00EC2039" w:rsidRDefault="00287B14" w:rsidP="006A491F">
            <w:pPr>
              <w:jc w:val="center"/>
              <w:rPr>
                <w:del w:id="3473" w:author="Tebokgo Mabuto (ECP)" w:date="2026-09-09T11:12:00Z" w16du:dateUtc="2026-09-09T09:12:00Z"/>
                <w:rFonts w:ascii="Arial" w:hAnsi="Arial" w:cs="Arial"/>
                <w:sz w:val="20"/>
                <w:szCs w:val="20"/>
              </w:rPr>
            </w:pPr>
            <w:del w:id="3474"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7AF92E" w14:textId="02B263D9" w:rsidR="00287B14" w:rsidRPr="00325356" w:rsidDel="00EC2039" w:rsidRDefault="00287B14" w:rsidP="006A491F">
            <w:pPr>
              <w:jc w:val="center"/>
              <w:rPr>
                <w:del w:id="3475" w:author="Tebokgo Mabuto (ECP)" w:date="2026-09-09T11:12:00Z" w16du:dateUtc="2026-09-09T09:12:00Z"/>
                <w:rFonts w:ascii="Arial" w:hAnsi="Arial" w:cs="Arial"/>
                <w:sz w:val="20"/>
                <w:szCs w:val="20"/>
              </w:rPr>
            </w:pPr>
            <w:del w:id="3476" w:author="Tebokgo Mabuto (ECP)" w:date="2026-09-09T11:12:00Z" w16du:dateUtc="2026-09-09T09:12:00Z">
              <w:r w:rsidRPr="00325356" w:rsidDel="00EC2039">
                <w:rPr>
                  <w:rFonts w:ascii="Arial" w:hAnsi="Arial" w:cs="Arial"/>
                  <w:sz w:val="20"/>
                  <w:szCs w:val="20"/>
                </w:rPr>
                <w:delText>4</w:delText>
              </w:r>
            </w:del>
          </w:p>
        </w:tc>
        <w:tc>
          <w:tcPr>
            <w:tcW w:w="969" w:type="dxa"/>
            <w:gridSpan w:val="2"/>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8B6319A" w14:textId="5D6A4D7A" w:rsidR="00287B14" w:rsidRPr="00325356" w:rsidDel="00EC2039" w:rsidRDefault="00287B14" w:rsidP="006A491F">
            <w:pPr>
              <w:jc w:val="center"/>
              <w:rPr>
                <w:del w:id="3477" w:author="Tebokgo Mabuto (ECP)" w:date="2026-09-09T11:12:00Z" w16du:dateUtc="2026-09-09T09:12:00Z"/>
                <w:rFonts w:ascii="Arial" w:hAnsi="Arial" w:cs="Arial"/>
                <w:sz w:val="20"/>
                <w:szCs w:val="20"/>
              </w:rPr>
            </w:pPr>
            <w:del w:id="3478" w:author="Tebokgo Mabuto (ECP)" w:date="2026-09-09T11:12:00Z" w16du:dateUtc="2026-09-09T09:12:00Z">
              <w:r w:rsidRPr="00325356" w:rsidDel="00EC2039">
                <w:rPr>
                  <w:rFonts w:ascii="Arial" w:hAnsi="Arial" w:cs="Arial"/>
                  <w:sz w:val="20"/>
                  <w:szCs w:val="20"/>
                </w:rPr>
                <w:delText>4</w:delText>
              </w:r>
            </w:del>
          </w:p>
        </w:tc>
      </w:tr>
    </w:tbl>
    <w:p w14:paraId="14FE5E6D" w14:textId="5E587C0D" w:rsidR="00287B14" w:rsidRPr="00325356" w:rsidDel="00EC2039" w:rsidRDefault="00287B14" w:rsidP="00287B14">
      <w:pPr>
        <w:rPr>
          <w:del w:id="3479" w:author="Tebokgo Mabuto (ECP)" w:date="2026-09-09T11:12:00Z" w16du:dateUtc="2026-09-09T09:12:00Z"/>
          <w:rFonts w:ascii="Arial" w:hAnsi="Arial" w:cs="Arial"/>
          <w:noProof/>
          <w:sz w:val="20"/>
          <w:szCs w:val="20"/>
        </w:rPr>
      </w:pPr>
    </w:p>
    <w:p w14:paraId="18586F0D" w14:textId="039BEBF9" w:rsidR="00287B14" w:rsidRPr="00325356" w:rsidDel="00EC2039" w:rsidRDefault="00287B14" w:rsidP="00287B14">
      <w:pPr>
        <w:rPr>
          <w:del w:id="3480" w:author="Tebokgo Mabuto (ECP)" w:date="2026-09-09T11:12:00Z" w16du:dateUtc="2026-09-09T09:12:00Z"/>
          <w:rFonts w:ascii="Arial" w:hAnsi="Arial" w:cs="Arial"/>
          <w:sz w:val="16"/>
          <w:szCs w:val="16"/>
        </w:rPr>
      </w:pPr>
    </w:p>
    <w:p w14:paraId="13A8FCDF" w14:textId="2EC1079F" w:rsidR="00287B14" w:rsidRPr="00325356" w:rsidDel="00EC2039" w:rsidRDefault="00287B14" w:rsidP="00287B14">
      <w:pPr>
        <w:rPr>
          <w:del w:id="3481" w:author="Tebokgo Mabuto (ECP)" w:date="2026-09-09T11:12:00Z" w16du:dateUtc="2026-09-09T09:12:00Z"/>
          <w:rFonts w:ascii="Arial" w:hAnsi="Arial" w:cs="Arial"/>
          <w:b/>
          <w:bCs/>
          <w:noProof/>
          <w:sz w:val="20"/>
          <w:szCs w:val="20"/>
        </w:rPr>
      </w:pPr>
      <w:del w:id="3482" w:author="Tebokgo Mabuto (ECP)" w:date="2026-09-09T11:12:00Z" w16du:dateUtc="2026-09-09T09:12:00Z">
        <w:r w:rsidRPr="00325356" w:rsidDel="00EC2039">
          <w:rPr>
            <w:rFonts w:ascii="Arial" w:hAnsi="Arial" w:cs="Arial"/>
            <w:b/>
            <w:bCs/>
            <w:noProof/>
            <w:sz w:val="20"/>
            <w:szCs w:val="20"/>
          </w:rPr>
          <w:delText>DS Electronic Systems</w:delText>
        </w:r>
      </w:del>
    </w:p>
    <w:p w14:paraId="54F9C4DC" w14:textId="3E4E1AEE" w:rsidR="00287B14" w:rsidRPr="00325356" w:rsidDel="00EC2039" w:rsidRDefault="00287B14" w:rsidP="00287B14">
      <w:pPr>
        <w:rPr>
          <w:del w:id="3483" w:author="Tebokgo Mabuto (ECP)" w:date="2026-09-09T11:12:00Z" w16du:dateUtc="2026-09-09T09:12:00Z"/>
          <w:rFonts w:ascii="Arial" w:hAnsi="Arial" w:cs="Arial"/>
          <w:noProof/>
          <w:sz w:val="20"/>
          <w:szCs w:val="20"/>
        </w:rPr>
      </w:pPr>
    </w:p>
    <w:tbl>
      <w:tblPr>
        <w:tblStyle w:val="TableGrid"/>
        <w:tblW w:w="9489" w:type="dxa"/>
        <w:tblLook w:val="04A0" w:firstRow="1" w:lastRow="0" w:firstColumn="1" w:lastColumn="0" w:noHBand="0" w:noVBand="1"/>
      </w:tblPr>
      <w:tblGrid>
        <w:gridCol w:w="536"/>
        <w:gridCol w:w="5536"/>
        <w:gridCol w:w="882"/>
        <w:gridCol w:w="827"/>
        <w:gridCol w:w="826"/>
        <w:gridCol w:w="882"/>
      </w:tblGrid>
      <w:tr w:rsidR="00287B14" w:rsidRPr="00325356" w:rsidDel="00EC2039" w14:paraId="455BEB7C" w14:textId="5B63903E" w:rsidTr="006A491F">
        <w:trPr>
          <w:trHeight w:val="228"/>
          <w:del w:id="3484" w:author="Tebokgo Mabuto (ECP)" w:date="2026-09-09T11:12:00Z" w16du:dateUtc="2026-09-09T09:12:00Z"/>
        </w:trPr>
        <w:tc>
          <w:tcPr>
            <w:tcW w:w="536" w:type="dxa"/>
            <w:tcBorders>
              <w:top w:val="nil"/>
              <w:left w:val="nil"/>
              <w:bottom w:val="nil"/>
              <w:right w:val="nil"/>
            </w:tcBorders>
          </w:tcPr>
          <w:p w14:paraId="0D022190" w14:textId="556BF0D4" w:rsidR="00287B14" w:rsidRPr="00325356" w:rsidDel="00EC2039" w:rsidRDefault="00287B14" w:rsidP="006A491F">
            <w:pPr>
              <w:jc w:val="center"/>
              <w:rPr>
                <w:del w:id="3485" w:author="Tebokgo Mabuto (ECP)" w:date="2026-09-09T11:12:00Z" w16du:dateUtc="2026-09-09T09:12:00Z"/>
                <w:rFonts w:ascii="Arial" w:hAnsi="Arial" w:cs="Arial"/>
                <w:noProof/>
                <w:sz w:val="20"/>
                <w:szCs w:val="20"/>
              </w:rPr>
            </w:pPr>
          </w:p>
        </w:tc>
        <w:tc>
          <w:tcPr>
            <w:tcW w:w="5536" w:type="dxa"/>
            <w:tcBorders>
              <w:top w:val="nil"/>
              <w:left w:val="nil"/>
              <w:bottom w:val="single" w:sz="4" w:space="0" w:color="auto"/>
              <w:right w:val="nil"/>
            </w:tcBorders>
          </w:tcPr>
          <w:p w14:paraId="25CE4B89" w14:textId="6ECE964F" w:rsidR="00287B14" w:rsidRPr="00325356" w:rsidDel="00EC2039" w:rsidRDefault="00287B14" w:rsidP="006A491F">
            <w:pPr>
              <w:jc w:val="center"/>
              <w:rPr>
                <w:del w:id="3486" w:author="Tebokgo Mabuto (ECP)" w:date="2026-09-09T11:12:00Z" w16du:dateUtc="2026-09-09T09:12:00Z"/>
                <w:rFonts w:ascii="Arial" w:hAnsi="Arial" w:cs="Arial"/>
                <w:noProof/>
                <w:sz w:val="20"/>
                <w:szCs w:val="20"/>
              </w:rPr>
            </w:pPr>
            <w:del w:id="3487" w:author="Tebokgo Mabuto (ECP)" w:date="2026-09-09T11:12:00Z" w16du:dateUtc="2026-09-09T09:12:00Z">
              <w:r w:rsidRPr="00325356" w:rsidDel="00EC2039">
                <w:rPr>
                  <w:rFonts w:ascii="Arial" w:hAnsi="Arial" w:cs="Arial"/>
                  <w:noProof/>
                  <w:sz w:val="20"/>
                  <w:szCs w:val="20"/>
                </w:rPr>
                <w:delText>1</w:delText>
              </w:r>
            </w:del>
          </w:p>
        </w:tc>
        <w:tc>
          <w:tcPr>
            <w:tcW w:w="882" w:type="dxa"/>
            <w:tcBorders>
              <w:top w:val="nil"/>
              <w:left w:val="nil"/>
              <w:right w:val="nil"/>
            </w:tcBorders>
          </w:tcPr>
          <w:p w14:paraId="76347F6A" w14:textId="11D3F4B4" w:rsidR="00287B14" w:rsidRPr="00325356" w:rsidDel="00EC2039" w:rsidRDefault="00287B14" w:rsidP="006A491F">
            <w:pPr>
              <w:jc w:val="center"/>
              <w:rPr>
                <w:del w:id="3488" w:author="Tebokgo Mabuto (ECP)" w:date="2026-09-09T11:12:00Z" w16du:dateUtc="2026-09-09T09:12:00Z"/>
                <w:rFonts w:ascii="Arial" w:hAnsi="Arial" w:cs="Arial"/>
                <w:noProof/>
                <w:sz w:val="20"/>
                <w:szCs w:val="20"/>
              </w:rPr>
            </w:pPr>
            <w:del w:id="3489" w:author="Tebokgo Mabuto (ECP)" w:date="2026-09-09T11:12:00Z" w16du:dateUtc="2026-09-09T09:12:00Z">
              <w:r w:rsidRPr="00325356" w:rsidDel="00EC2039">
                <w:rPr>
                  <w:rFonts w:ascii="Arial" w:hAnsi="Arial" w:cs="Arial"/>
                  <w:noProof/>
                  <w:sz w:val="20"/>
                  <w:szCs w:val="20"/>
                </w:rPr>
                <w:delText>2</w:delText>
              </w:r>
            </w:del>
          </w:p>
        </w:tc>
        <w:tc>
          <w:tcPr>
            <w:tcW w:w="827" w:type="dxa"/>
            <w:tcBorders>
              <w:top w:val="nil"/>
              <w:left w:val="nil"/>
              <w:right w:val="nil"/>
            </w:tcBorders>
          </w:tcPr>
          <w:p w14:paraId="5708EBA2" w14:textId="62D94461" w:rsidR="00287B14" w:rsidRPr="00325356" w:rsidDel="00EC2039" w:rsidRDefault="00287B14" w:rsidP="006A491F">
            <w:pPr>
              <w:jc w:val="center"/>
              <w:rPr>
                <w:del w:id="3490" w:author="Tebokgo Mabuto (ECP)" w:date="2026-09-09T11:12:00Z" w16du:dateUtc="2026-09-09T09:12:00Z"/>
                <w:rFonts w:ascii="Arial" w:hAnsi="Arial" w:cs="Arial"/>
                <w:noProof/>
                <w:sz w:val="20"/>
                <w:szCs w:val="20"/>
              </w:rPr>
            </w:pPr>
            <w:del w:id="3491" w:author="Tebokgo Mabuto (ECP)" w:date="2026-09-09T11:12:00Z" w16du:dateUtc="2026-09-09T09:12:00Z">
              <w:r w:rsidRPr="00325356" w:rsidDel="00EC2039">
                <w:rPr>
                  <w:rFonts w:ascii="Arial" w:hAnsi="Arial" w:cs="Arial"/>
                  <w:noProof/>
                  <w:sz w:val="20"/>
                  <w:szCs w:val="20"/>
                </w:rPr>
                <w:delText>3</w:delText>
              </w:r>
            </w:del>
          </w:p>
        </w:tc>
        <w:tc>
          <w:tcPr>
            <w:tcW w:w="826" w:type="dxa"/>
            <w:tcBorders>
              <w:top w:val="nil"/>
              <w:left w:val="nil"/>
              <w:right w:val="nil"/>
            </w:tcBorders>
          </w:tcPr>
          <w:p w14:paraId="0C4495DF" w14:textId="46A9F2FA" w:rsidR="00287B14" w:rsidRPr="00325356" w:rsidDel="00EC2039" w:rsidRDefault="00287B14" w:rsidP="006A491F">
            <w:pPr>
              <w:jc w:val="center"/>
              <w:rPr>
                <w:del w:id="3492" w:author="Tebokgo Mabuto (ECP)" w:date="2026-09-09T11:12:00Z" w16du:dateUtc="2026-09-09T09:12:00Z"/>
                <w:rFonts w:ascii="Arial" w:hAnsi="Arial" w:cs="Arial"/>
                <w:noProof/>
                <w:sz w:val="20"/>
                <w:szCs w:val="20"/>
              </w:rPr>
            </w:pPr>
            <w:del w:id="3493" w:author="Tebokgo Mabuto (ECP)" w:date="2026-09-09T11:12:00Z" w16du:dateUtc="2026-09-09T09:12:00Z">
              <w:r w:rsidRPr="00325356" w:rsidDel="00EC2039">
                <w:rPr>
                  <w:rFonts w:ascii="Arial" w:hAnsi="Arial" w:cs="Arial"/>
                  <w:noProof/>
                  <w:sz w:val="20"/>
                  <w:szCs w:val="20"/>
                </w:rPr>
                <w:delText>4</w:delText>
              </w:r>
            </w:del>
          </w:p>
        </w:tc>
        <w:tc>
          <w:tcPr>
            <w:tcW w:w="882" w:type="dxa"/>
            <w:tcBorders>
              <w:top w:val="nil"/>
              <w:left w:val="nil"/>
              <w:right w:val="nil"/>
            </w:tcBorders>
          </w:tcPr>
          <w:p w14:paraId="3E3654B1" w14:textId="76DEC61F" w:rsidR="00287B14" w:rsidRPr="00325356" w:rsidDel="00EC2039" w:rsidRDefault="00287B14" w:rsidP="006A491F">
            <w:pPr>
              <w:jc w:val="center"/>
              <w:rPr>
                <w:del w:id="3494" w:author="Tebokgo Mabuto (ECP)" w:date="2026-09-09T11:12:00Z" w16du:dateUtc="2026-09-09T09:12:00Z"/>
                <w:rFonts w:ascii="Arial" w:hAnsi="Arial" w:cs="Arial"/>
                <w:noProof/>
                <w:sz w:val="20"/>
                <w:szCs w:val="20"/>
              </w:rPr>
            </w:pPr>
            <w:del w:id="3495" w:author="Tebokgo Mabuto (ECP)" w:date="2026-09-09T11:12:00Z" w16du:dateUtc="2026-09-09T09:12:00Z">
              <w:r w:rsidRPr="00325356" w:rsidDel="00EC2039">
                <w:rPr>
                  <w:rFonts w:ascii="Arial" w:hAnsi="Arial" w:cs="Arial"/>
                  <w:noProof/>
                  <w:sz w:val="20"/>
                  <w:szCs w:val="20"/>
                </w:rPr>
                <w:delText>5</w:delText>
              </w:r>
            </w:del>
          </w:p>
        </w:tc>
      </w:tr>
      <w:tr w:rsidR="00287B14" w:rsidRPr="00325356" w:rsidDel="00EC2039" w14:paraId="3BEDD9CC" w14:textId="4A62FEAA" w:rsidTr="006A491F">
        <w:trPr>
          <w:cantSplit/>
          <w:trHeight w:val="3106"/>
          <w:del w:id="3496" w:author="Tebokgo Mabuto (ECP)" w:date="2026-09-09T11:12:00Z" w16du:dateUtc="2026-09-09T09:12:00Z"/>
        </w:trPr>
        <w:tc>
          <w:tcPr>
            <w:tcW w:w="536" w:type="dxa"/>
            <w:tcBorders>
              <w:top w:val="nil"/>
              <w:left w:val="nil"/>
              <w:bottom w:val="nil"/>
              <w:right w:val="single" w:sz="4" w:space="0" w:color="auto"/>
              <w:tl2br w:val="nil"/>
            </w:tcBorders>
          </w:tcPr>
          <w:p w14:paraId="7265BE13" w14:textId="15A17F01" w:rsidR="00287B14" w:rsidRPr="00325356" w:rsidDel="00EC2039" w:rsidRDefault="00287B14" w:rsidP="006A491F">
            <w:pPr>
              <w:jc w:val="center"/>
              <w:rPr>
                <w:del w:id="3497" w:author="Tebokgo Mabuto (ECP)" w:date="2026-09-09T11:12:00Z" w16du:dateUtc="2026-09-09T09:12:00Z"/>
                <w:rFonts w:ascii="Arial" w:hAnsi="Arial" w:cs="Arial"/>
                <w:noProof/>
                <w:sz w:val="20"/>
                <w:szCs w:val="20"/>
              </w:rPr>
            </w:pPr>
          </w:p>
        </w:tc>
        <w:tc>
          <w:tcPr>
            <w:tcW w:w="5536" w:type="dxa"/>
            <w:tcBorders>
              <w:left w:val="single" w:sz="4" w:space="0" w:color="auto"/>
              <w:tl2br w:val="single" w:sz="4" w:space="0" w:color="auto"/>
            </w:tcBorders>
          </w:tcPr>
          <w:p w14:paraId="4439CA6D" w14:textId="6F921317" w:rsidR="00287B14" w:rsidRPr="00325356" w:rsidDel="00EC2039" w:rsidRDefault="00287B14" w:rsidP="006A491F">
            <w:pPr>
              <w:jc w:val="center"/>
              <w:rPr>
                <w:del w:id="3498" w:author="Tebokgo Mabuto (ECP)" w:date="2026-09-09T11:12:00Z" w16du:dateUtc="2026-09-09T09:12:00Z"/>
                <w:rFonts w:ascii="Arial" w:hAnsi="Arial" w:cs="Arial"/>
                <w:noProof/>
                <w:sz w:val="20"/>
                <w:szCs w:val="20"/>
              </w:rPr>
            </w:pPr>
          </w:p>
          <w:p w14:paraId="7817843F" w14:textId="51F34F5E" w:rsidR="00287B14" w:rsidRPr="00325356" w:rsidDel="00EC2039" w:rsidRDefault="00287B14" w:rsidP="006A491F">
            <w:pPr>
              <w:jc w:val="center"/>
              <w:rPr>
                <w:del w:id="3499" w:author="Tebokgo Mabuto (ECP)" w:date="2026-09-09T11:12:00Z" w16du:dateUtc="2026-09-09T09:12:00Z"/>
                <w:rFonts w:ascii="Arial" w:hAnsi="Arial" w:cs="Arial"/>
                <w:noProof/>
                <w:sz w:val="20"/>
                <w:szCs w:val="20"/>
              </w:rPr>
            </w:pPr>
          </w:p>
          <w:p w14:paraId="39395E1F" w14:textId="7E38A648" w:rsidR="00287B14" w:rsidRPr="00325356" w:rsidDel="00EC2039" w:rsidRDefault="00287B14" w:rsidP="006A491F">
            <w:pPr>
              <w:jc w:val="center"/>
              <w:rPr>
                <w:del w:id="3500" w:author="Tebokgo Mabuto (ECP)" w:date="2026-09-09T11:12:00Z" w16du:dateUtc="2026-09-09T09:12:00Z"/>
                <w:rFonts w:ascii="Arial" w:hAnsi="Arial" w:cs="Arial"/>
                <w:noProof/>
                <w:sz w:val="20"/>
                <w:szCs w:val="20"/>
              </w:rPr>
            </w:pPr>
          </w:p>
          <w:p w14:paraId="68DCA134" w14:textId="5E500FE4" w:rsidR="00287B14" w:rsidRPr="00325356" w:rsidDel="00EC2039" w:rsidRDefault="00287B14" w:rsidP="006A491F">
            <w:pPr>
              <w:jc w:val="center"/>
              <w:rPr>
                <w:del w:id="3501" w:author="Tebokgo Mabuto (ECP)" w:date="2026-09-09T11:12:00Z" w16du:dateUtc="2026-09-09T09:12:00Z"/>
                <w:rFonts w:ascii="Arial" w:hAnsi="Arial" w:cs="Arial"/>
                <w:noProof/>
                <w:sz w:val="20"/>
                <w:szCs w:val="20"/>
              </w:rPr>
            </w:pPr>
          </w:p>
          <w:p w14:paraId="73212ED7" w14:textId="407E81DC" w:rsidR="00287B14" w:rsidRPr="00325356" w:rsidDel="00EC2039" w:rsidRDefault="00287B14" w:rsidP="006A491F">
            <w:pPr>
              <w:jc w:val="center"/>
              <w:rPr>
                <w:del w:id="3502" w:author="Tebokgo Mabuto (ECP)" w:date="2026-09-09T11:12:00Z" w16du:dateUtc="2026-09-09T09:12:00Z"/>
                <w:rFonts w:ascii="Arial" w:hAnsi="Arial" w:cs="Arial"/>
                <w:noProof/>
                <w:sz w:val="20"/>
                <w:szCs w:val="20"/>
              </w:rPr>
            </w:pPr>
          </w:p>
          <w:p w14:paraId="5B0EDDF9" w14:textId="0C770245" w:rsidR="00287B14" w:rsidRPr="00325356" w:rsidDel="00EC2039" w:rsidRDefault="00287B14" w:rsidP="006A491F">
            <w:pPr>
              <w:jc w:val="center"/>
              <w:rPr>
                <w:del w:id="3503" w:author="Tebokgo Mabuto (ECP)" w:date="2026-09-09T11:12:00Z" w16du:dateUtc="2026-09-09T09:12:00Z"/>
                <w:rFonts w:ascii="Arial" w:hAnsi="Arial" w:cs="Arial"/>
                <w:noProof/>
                <w:sz w:val="20"/>
                <w:szCs w:val="20"/>
              </w:rPr>
            </w:pPr>
            <w:del w:id="3504" w:author="Tebokgo Mabuto (ECP)" w:date="2026-09-09T11:12:00Z" w16du:dateUtc="2026-09-09T09:12:00Z">
              <w:r w:rsidRPr="00325356" w:rsidDel="00EC2039">
                <w:rPr>
                  <w:rFonts w:ascii="Arial" w:hAnsi="Arial" w:cs="Arial"/>
                  <w:noProof/>
                  <w:sz w:val="20"/>
                  <w:szCs w:val="20"/>
                </w:rPr>
                <w:tab/>
              </w:r>
              <w:r w:rsidRPr="00325356" w:rsidDel="00EC2039">
                <w:rPr>
                  <w:rFonts w:ascii="Arial" w:hAnsi="Arial" w:cs="Arial"/>
                  <w:noProof/>
                  <w:sz w:val="20"/>
                  <w:szCs w:val="20"/>
                </w:rPr>
                <w:tab/>
              </w:r>
              <w:r w:rsidRPr="00325356" w:rsidDel="00EC2039">
                <w:rPr>
                  <w:rFonts w:ascii="Arial" w:hAnsi="Arial" w:cs="Arial"/>
                  <w:noProof/>
                  <w:sz w:val="20"/>
                  <w:szCs w:val="20"/>
                </w:rPr>
                <w:tab/>
                <w:delText>Project Type</w:delText>
              </w:r>
            </w:del>
          </w:p>
          <w:p w14:paraId="64667AA3" w14:textId="4C9EC584" w:rsidR="00287B14" w:rsidRPr="00325356" w:rsidDel="00EC2039" w:rsidRDefault="00287B14" w:rsidP="006A491F">
            <w:pPr>
              <w:jc w:val="center"/>
              <w:rPr>
                <w:del w:id="3505" w:author="Tebokgo Mabuto (ECP)" w:date="2026-09-09T11:12:00Z" w16du:dateUtc="2026-09-09T09:12:00Z"/>
                <w:rFonts w:ascii="Arial" w:hAnsi="Arial" w:cs="Arial"/>
                <w:noProof/>
                <w:sz w:val="20"/>
                <w:szCs w:val="20"/>
              </w:rPr>
            </w:pPr>
          </w:p>
          <w:p w14:paraId="4A7BAF9B" w14:textId="020C387E" w:rsidR="00287B14" w:rsidRPr="00325356" w:rsidDel="00EC2039" w:rsidRDefault="00287B14" w:rsidP="006A491F">
            <w:pPr>
              <w:jc w:val="center"/>
              <w:rPr>
                <w:del w:id="3506" w:author="Tebokgo Mabuto (ECP)" w:date="2026-09-09T11:12:00Z" w16du:dateUtc="2026-09-09T09:12:00Z"/>
                <w:rFonts w:ascii="Arial" w:hAnsi="Arial" w:cs="Arial"/>
                <w:noProof/>
                <w:sz w:val="20"/>
                <w:szCs w:val="20"/>
              </w:rPr>
            </w:pPr>
          </w:p>
          <w:p w14:paraId="060CB8D6" w14:textId="29DFDD97" w:rsidR="00287B14" w:rsidRPr="00325356" w:rsidDel="00EC2039" w:rsidRDefault="00287B14" w:rsidP="006A491F">
            <w:pPr>
              <w:jc w:val="center"/>
              <w:rPr>
                <w:del w:id="3507" w:author="Tebokgo Mabuto (ECP)" w:date="2026-09-09T11:12:00Z" w16du:dateUtc="2026-09-09T09:12:00Z"/>
                <w:rFonts w:ascii="Arial" w:hAnsi="Arial" w:cs="Arial"/>
                <w:noProof/>
                <w:sz w:val="20"/>
                <w:szCs w:val="20"/>
              </w:rPr>
            </w:pPr>
          </w:p>
          <w:p w14:paraId="311B8FF5" w14:textId="0C44BCF5" w:rsidR="00287B14" w:rsidRPr="00325356" w:rsidDel="00EC2039" w:rsidRDefault="00287B14" w:rsidP="006A491F">
            <w:pPr>
              <w:jc w:val="center"/>
              <w:rPr>
                <w:del w:id="3508" w:author="Tebokgo Mabuto (ECP)" w:date="2026-09-09T11:12:00Z" w16du:dateUtc="2026-09-09T09:12:00Z"/>
                <w:rFonts w:ascii="Arial" w:hAnsi="Arial" w:cs="Arial"/>
                <w:noProof/>
                <w:sz w:val="20"/>
                <w:szCs w:val="20"/>
              </w:rPr>
            </w:pPr>
          </w:p>
          <w:p w14:paraId="096E75E9" w14:textId="76CBDBC4" w:rsidR="00287B14" w:rsidRPr="00325356" w:rsidDel="00EC2039" w:rsidRDefault="00287B14" w:rsidP="006A491F">
            <w:pPr>
              <w:rPr>
                <w:del w:id="3509" w:author="Tebokgo Mabuto (ECP)" w:date="2026-09-09T11:12:00Z" w16du:dateUtc="2026-09-09T09:12:00Z"/>
                <w:rFonts w:ascii="Arial" w:hAnsi="Arial" w:cs="Arial"/>
                <w:noProof/>
                <w:sz w:val="20"/>
                <w:szCs w:val="20"/>
              </w:rPr>
            </w:pPr>
            <w:del w:id="3510" w:author="Tebokgo Mabuto (ECP)" w:date="2026-09-09T11:12:00Z" w16du:dateUtc="2026-09-09T09:12:00Z">
              <w:r w:rsidRPr="00325356" w:rsidDel="00EC2039">
                <w:rPr>
                  <w:rFonts w:ascii="Arial" w:hAnsi="Arial" w:cs="Arial"/>
                  <w:noProof/>
                  <w:sz w:val="20"/>
                  <w:szCs w:val="20"/>
                </w:rPr>
                <w:tab/>
                <w:delText>Experience</w:delText>
              </w:r>
            </w:del>
          </w:p>
        </w:tc>
        <w:tc>
          <w:tcPr>
            <w:tcW w:w="882" w:type="dxa"/>
            <w:textDirection w:val="btLr"/>
          </w:tcPr>
          <w:p w14:paraId="6DAE1F31" w14:textId="6E6D2821" w:rsidR="00287B14" w:rsidRPr="00325356" w:rsidDel="00EC2039" w:rsidRDefault="00287B14" w:rsidP="006A491F">
            <w:pPr>
              <w:ind w:left="113" w:right="113"/>
              <w:jc w:val="center"/>
              <w:rPr>
                <w:del w:id="3511" w:author="Tebokgo Mabuto (ECP)" w:date="2026-09-09T11:12:00Z" w16du:dateUtc="2026-09-09T09:12:00Z"/>
                <w:rFonts w:ascii="Arial" w:hAnsi="Arial" w:cs="Arial"/>
                <w:noProof/>
                <w:sz w:val="20"/>
                <w:szCs w:val="20"/>
              </w:rPr>
            </w:pPr>
            <w:del w:id="3512" w:author="Tebokgo Mabuto (ECP)" w:date="2026-09-09T11:12:00Z" w16du:dateUtc="2026-09-09T09:12:00Z">
              <w:r w:rsidRPr="00325356" w:rsidDel="00EC2039">
                <w:rPr>
                  <w:rFonts w:ascii="Arial" w:hAnsi="Arial" w:cs="Arial"/>
                  <w:noProof/>
                  <w:sz w:val="20"/>
                  <w:szCs w:val="20"/>
                </w:rPr>
                <w:delText>MAJOR TCC</w:delText>
              </w:r>
            </w:del>
          </w:p>
          <w:p w14:paraId="4BEF99CE" w14:textId="3CA1DCE5" w:rsidR="00287B14" w:rsidRPr="00325356" w:rsidDel="00EC2039" w:rsidRDefault="00287B14" w:rsidP="006A491F">
            <w:pPr>
              <w:ind w:left="113" w:right="113"/>
              <w:jc w:val="center"/>
              <w:rPr>
                <w:del w:id="3513" w:author="Tebokgo Mabuto (ECP)" w:date="2026-09-09T11:12:00Z" w16du:dateUtc="2026-09-09T09:12:00Z"/>
                <w:rFonts w:ascii="Arial" w:hAnsi="Arial" w:cs="Arial"/>
                <w:noProof/>
                <w:sz w:val="20"/>
                <w:szCs w:val="20"/>
              </w:rPr>
            </w:pPr>
            <w:del w:id="3514" w:author="Tebokgo Mabuto (ECP)" w:date="2026-09-09T11:12:00Z" w16du:dateUtc="2026-09-09T09:12:00Z">
              <w:r w:rsidRPr="00325356" w:rsidDel="00EC2039">
                <w:rPr>
                  <w:rFonts w:ascii="Arial" w:hAnsi="Arial" w:cs="Arial"/>
                  <w:noProof/>
                  <w:sz w:val="20"/>
                  <w:szCs w:val="20"/>
                </w:rPr>
                <w:delText>(WEIGH BRIDGES)</w:delText>
              </w:r>
            </w:del>
          </w:p>
        </w:tc>
        <w:tc>
          <w:tcPr>
            <w:tcW w:w="827" w:type="dxa"/>
            <w:textDirection w:val="btLr"/>
          </w:tcPr>
          <w:p w14:paraId="41EC492E" w14:textId="3B115433" w:rsidR="00287B14" w:rsidRPr="00325356" w:rsidDel="00EC2039" w:rsidRDefault="00287B14" w:rsidP="006A491F">
            <w:pPr>
              <w:ind w:left="113" w:right="113"/>
              <w:jc w:val="center"/>
              <w:rPr>
                <w:del w:id="3515" w:author="Tebokgo Mabuto (ECP)" w:date="2026-09-09T11:12:00Z" w16du:dateUtc="2026-09-09T09:12:00Z"/>
                <w:rFonts w:ascii="Arial" w:hAnsi="Arial" w:cs="Arial"/>
                <w:noProof/>
                <w:sz w:val="20"/>
                <w:szCs w:val="20"/>
              </w:rPr>
            </w:pPr>
            <w:del w:id="3516" w:author="Tebokgo Mabuto (ECP)" w:date="2026-09-09T11:12:00Z" w16du:dateUtc="2026-09-09T09:12:00Z">
              <w:r w:rsidRPr="00325356" w:rsidDel="00EC2039">
                <w:rPr>
                  <w:rFonts w:ascii="Arial" w:hAnsi="Arial" w:cs="Arial"/>
                  <w:noProof/>
                  <w:sz w:val="20"/>
                  <w:szCs w:val="20"/>
                </w:rPr>
                <w:delText>TOLLS</w:delText>
              </w:r>
            </w:del>
          </w:p>
        </w:tc>
        <w:tc>
          <w:tcPr>
            <w:tcW w:w="826" w:type="dxa"/>
            <w:textDirection w:val="btLr"/>
          </w:tcPr>
          <w:p w14:paraId="20C03F48" w14:textId="51338099" w:rsidR="00287B14" w:rsidRPr="00325356" w:rsidDel="00EC2039" w:rsidRDefault="00287B14" w:rsidP="006A491F">
            <w:pPr>
              <w:ind w:left="113" w:right="113"/>
              <w:jc w:val="center"/>
              <w:rPr>
                <w:del w:id="3517" w:author="Tebokgo Mabuto (ECP)" w:date="2026-09-09T11:12:00Z" w16du:dateUtc="2026-09-09T09:12:00Z"/>
                <w:rFonts w:ascii="Arial" w:hAnsi="Arial" w:cs="Arial"/>
                <w:noProof/>
                <w:sz w:val="20"/>
                <w:szCs w:val="20"/>
              </w:rPr>
            </w:pPr>
            <w:del w:id="3518" w:author="Tebokgo Mabuto (ECP)" w:date="2026-09-09T11:12:00Z" w16du:dateUtc="2026-09-09T09:12:00Z">
              <w:r w:rsidRPr="00325356" w:rsidDel="00EC2039">
                <w:rPr>
                  <w:rFonts w:ascii="Arial" w:hAnsi="Arial" w:cs="Arial"/>
                  <w:noProof/>
                  <w:sz w:val="20"/>
                  <w:szCs w:val="20"/>
                </w:rPr>
                <w:delText>FMS</w:delText>
              </w:r>
            </w:del>
          </w:p>
        </w:tc>
        <w:tc>
          <w:tcPr>
            <w:tcW w:w="882" w:type="dxa"/>
            <w:textDirection w:val="btLr"/>
          </w:tcPr>
          <w:p w14:paraId="0A487145" w14:textId="10C6272E" w:rsidR="00287B14" w:rsidRPr="00325356" w:rsidDel="00EC2039" w:rsidRDefault="00287B14" w:rsidP="006A491F">
            <w:pPr>
              <w:ind w:left="113" w:right="113"/>
              <w:jc w:val="center"/>
              <w:rPr>
                <w:del w:id="3519" w:author="Tebokgo Mabuto (ECP)" w:date="2026-09-09T11:12:00Z" w16du:dateUtc="2026-09-09T09:12:00Z"/>
                <w:rFonts w:ascii="Arial" w:hAnsi="Arial" w:cs="Arial"/>
                <w:noProof/>
                <w:sz w:val="20"/>
                <w:szCs w:val="20"/>
              </w:rPr>
            </w:pPr>
            <w:del w:id="3520" w:author="Tebokgo Mabuto (ECP)" w:date="2026-09-09T11:12:00Z" w16du:dateUtc="2026-09-09T09:12:00Z">
              <w:r w:rsidRPr="00325356" w:rsidDel="00EC2039">
                <w:rPr>
                  <w:rFonts w:ascii="Arial" w:hAnsi="Arial" w:cs="Arial"/>
                  <w:noProof/>
                  <w:sz w:val="20"/>
                  <w:szCs w:val="20"/>
                </w:rPr>
                <w:delText>MINOR TCC</w:delText>
              </w:r>
            </w:del>
          </w:p>
          <w:p w14:paraId="182E1BD1" w14:textId="6BE4FA4B" w:rsidR="00287B14" w:rsidRPr="00325356" w:rsidDel="00EC2039" w:rsidRDefault="00287B14" w:rsidP="006A491F">
            <w:pPr>
              <w:ind w:left="113" w:right="113"/>
              <w:jc w:val="center"/>
              <w:rPr>
                <w:del w:id="3521" w:author="Tebokgo Mabuto (ECP)" w:date="2026-09-09T11:12:00Z" w16du:dateUtc="2026-09-09T09:12:00Z"/>
                <w:rFonts w:ascii="Arial" w:hAnsi="Arial" w:cs="Arial"/>
                <w:noProof/>
                <w:sz w:val="20"/>
                <w:szCs w:val="20"/>
              </w:rPr>
            </w:pPr>
            <w:del w:id="3522" w:author="Tebokgo Mabuto (ECP)" w:date="2026-09-09T11:12:00Z" w16du:dateUtc="2026-09-09T09:12:00Z">
              <w:r w:rsidRPr="00325356" w:rsidDel="00EC2039">
                <w:rPr>
                  <w:rFonts w:ascii="Arial" w:hAnsi="Arial" w:cs="Arial"/>
                  <w:noProof/>
                  <w:sz w:val="20"/>
                  <w:szCs w:val="20"/>
                </w:rPr>
                <w:delText>(BASIC WEIGH BRIDGE)</w:delText>
              </w:r>
            </w:del>
          </w:p>
        </w:tc>
      </w:tr>
      <w:tr w:rsidR="00287B14" w:rsidRPr="00325356" w:rsidDel="00EC2039" w14:paraId="77E70551" w14:textId="61DBA1CC" w:rsidTr="00325356">
        <w:trPr>
          <w:trHeight w:val="228"/>
          <w:del w:id="3523" w:author="Tebokgo Mabuto (ECP)" w:date="2026-09-09T11:12:00Z" w16du:dateUtc="2026-09-09T09:12:00Z"/>
        </w:trPr>
        <w:tc>
          <w:tcPr>
            <w:tcW w:w="536" w:type="dxa"/>
            <w:tcBorders>
              <w:top w:val="nil"/>
              <w:left w:val="nil"/>
              <w:bottom w:val="nil"/>
            </w:tcBorders>
          </w:tcPr>
          <w:p w14:paraId="2EC93BC8" w14:textId="2836CD88" w:rsidR="00287B14" w:rsidRPr="00325356" w:rsidDel="00EC2039" w:rsidRDefault="00287B14" w:rsidP="006A491F">
            <w:pPr>
              <w:jc w:val="center"/>
              <w:rPr>
                <w:del w:id="3524" w:author="Tebokgo Mabuto (ECP)" w:date="2026-09-09T11:12:00Z" w16du:dateUtc="2026-09-09T09:12:00Z"/>
                <w:rFonts w:ascii="Arial" w:hAnsi="Arial" w:cs="Arial"/>
                <w:noProof/>
                <w:sz w:val="20"/>
                <w:szCs w:val="20"/>
              </w:rPr>
            </w:pPr>
            <w:del w:id="3525" w:author="Tebokgo Mabuto (ECP)" w:date="2026-09-09T11:12:00Z" w16du:dateUtc="2026-09-09T09:12:00Z">
              <w:r w:rsidRPr="00325356" w:rsidDel="00EC2039">
                <w:rPr>
                  <w:rFonts w:ascii="Arial" w:hAnsi="Arial" w:cs="Arial"/>
                  <w:noProof/>
                  <w:sz w:val="20"/>
                  <w:szCs w:val="20"/>
                </w:rPr>
                <w:delText>1</w:delText>
              </w:r>
            </w:del>
          </w:p>
        </w:tc>
        <w:tc>
          <w:tcPr>
            <w:tcW w:w="5536" w:type="dxa"/>
            <w:shd w:val="clear" w:color="auto" w:fill="BFBFBF" w:themeFill="background1" w:themeFillShade="BF"/>
          </w:tcPr>
          <w:p w14:paraId="790724DF" w14:textId="5CDB0E21" w:rsidR="00287B14" w:rsidRPr="00325356" w:rsidDel="00EC2039" w:rsidRDefault="00287B14" w:rsidP="00325356">
            <w:pPr>
              <w:rPr>
                <w:del w:id="3526" w:author="Tebokgo Mabuto (ECP)" w:date="2026-09-09T11:12:00Z" w16du:dateUtc="2026-09-09T09:12:00Z"/>
                <w:rFonts w:ascii="Arial" w:hAnsi="Arial" w:cs="Arial"/>
                <w:noProof/>
                <w:sz w:val="20"/>
                <w:szCs w:val="20"/>
              </w:rPr>
            </w:pPr>
            <w:del w:id="3527" w:author="Tebokgo Mabuto (ECP)" w:date="2026-09-09T11:12:00Z" w16du:dateUtc="2026-09-09T09:12:00Z">
              <w:r w:rsidRPr="00325356" w:rsidDel="00EC2039">
                <w:rPr>
                  <w:rFonts w:ascii="Arial" w:hAnsi="Arial" w:cs="Arial"/>
                  <w:noProof/>
                  <w:sz w:val="20"/>
                  <w:szCs w:val="20"/>
                </w:rPr>
                <w:delText>NONE</w:delText>
              </w:r>
            </w:del>
          </w:p>
        </w:tc>
        <w:tc>
          <w:tcPr>
            <w:tcW w:w="882" w:type="dxa"/>
          </w:tcPr>
          <w:p w14:paraId="221E6837" w14:textId="2D0A1AC9" w:rsidR="00287B14" w:rsidRPr="00325356" w:rsidDel="00EC2039" w:rsidRDefault="00287B14" w:rsidP="006A491F">
            <w:pPr>
              <w:jc w:val="center"/>
              <w:rPr>
                <w:del w:id="3528" w:author="Tebokgo Mabuto (ECP)" w:date="2026-09-09T11:12:00Z" w16du:dateUtc="2026-09-09T09:12:00Z"/>
                <w:rFonts w:ascii="Arial" w:hAnsi="Arial" w:cs="Arial"/>
                <w:noProof/>
                <w:sz w:val="20"/>
                <w:szCs w:val="20"/>
              </w:rPr>
            </w:pPr>
            <w:del w:id="3529" w:author="Tebokgo Mabuto (ECP)" w:date="2026-09-09T11:12:00Z" w16du:dateUtc="2026-09-09T09:12:00Z">
              <w:r w:rsidRPr="00325356" w:rsidDel="00EC2039">
                <w:rPr>
                  <w:rFonts w:ascii="Arial" w:hAnsi="Arial" w:cs="Arial"/>
                  <w:noProof/>
                  <w:sz w:val="20"/>
                  <w:szCs w:val="20"/>
                </w:rPr>
                <w:delText>0</w:delText>
              </w:r>
            </w:del>
          </w:p>
        </w:tc>
        <w:tc>
          <w:tcPr>
            <w:tcW w:w="827" w:type="dxa"/>
          </w:tcPr>
          <w:p w14:paraId="0390BA5C" w14:textId="11221DF6" w:rsidR="00287B14" w:rsidRPr="00325356" w:rsidDel="00EC2039" w:rsidRDefault="00287B14" w:rsidP="006A491F">
            <w:pPr>
              <w:jc w:val="center"/>
              <w:rPr>
                <w:del w:id="3530" w:author="Tebokgo Mabuto (ECP)" w:date="2026-09-09T11:12:00Z" w16du:dateUtc="2026-09-09T09:12:00Z"/>
                <w:rFonts w:ascii="Arial" w:hAnsi="Arial" w:cs="Arial"/>
                <w:noProof/>
                <w:sz w:val="20"/>
                <w:szCs w:val="20"/>
              </w:rPr>
            </w:pPr>
            <w:del w:id="3531" w:author="Tebokgo Mabuto (ECP)" w:date="2026-09-09T11:12:00Z" w16du:dateUtc="2026-09-09T09:12:00Z">
              <w:r w:rsidRPr="00325356" w:rsidDel="00EC2039">
                <w:rPr>
                  <w:rFonts w:ascii="Arial" w:hAnsi="Arial" w:cs="Arial"/>
                  <w:noProof/>
                  <w:sz w:val="20"/>
                  <w:szCs w:val="20"/>
                </w:rPr>
                <w:delText>0</w:delText>
              </w:r>
            </w:del>
          </w:p>
        </w:tc>
        <w:tc>
          <w:tcPr>
            <w:tcW w:w="826" w:type="dxa"/>
          </w:tcPr>
          <w:p w14:paraId="624A0D9F" w14:textId="1F24B51B" w:rsidR="00287B14" w:rsidRPr="00325356" w:rsidDel="00EC2039" w:rsidRDefault="00287B14" w:rsidP="006A491F">
            <w:pPr>
              <w:jc w:val="center"/>
              <w:rPr>
                <w:del w:id="3532" w:author="Tebokgo Mabuto (ECP)" w:date="2026-09-09T11:12:00Z" w16du:dateUtc="2026-09-09T09:12:00Z"/>
                <w:rFonts w:ascii="Arial" w:hAnsi="Arial" w:cs="Arial"/>
                <w:noProof/>
                <w:sz w:val="20"/>
                <w:szCs w:val="20"/>
              </w:rPr>
            </w:pPr>
            <w:del w:id="3533" w:author="Tebokgo Mabuto (ECP)" w:date="2026-09-09T11:12:00Z" w16du:dateUtc="2026-09-09T09:12:00Z">
              <w:r w:rsidRPr="00325356" w:rsidDel="00EC2039">
                <w:rPr>
                  <w:rFonts w:ascii="Arial" w:hAnsi="Arial" w:cs="Arial"/>
                  <w:noProof/>
                  <w:sz w:val="20"/>
                  <w:szCs w:val="20"/>
                </w:rPr>
                <w:delText>0</w:delText>
              </w:r>
            </w:del>
          </w:p>
        </w:tc>
        <w:tc>
          <w:tcPr>
            <w:tcW w:w="882" w:type="dxa"/>
          </w:tcPr>
          <w:p w14:paraId="4DF9816D" w14:textId="08D155F7" w:rsidR="00287B14" w:rsidRPr="00325356" w:rsidDel="00EC2039" w:rsidRDefault="00287B14" w:rsidP="006A491F">
            <w:pPr>
              <w:jc w:val="center"/>
              <w:rPr>
                <w:del w:id="3534" w:author="Tebokgo Mabuto (ECP)" w:date="2026-09-09T11:12:00Z" w16du:dateUtc="2026-09-09T09:12:00Z"/>
                <w:rFonts w:ascii="Arial" w:hAnsi="Arial" w:cs="Arial"/>
                <w:noProof/>
                <w:sz w:val="20"/>
                <w:szCs w:val="20"/>
              </w:rPr>
            </w:pPr>
            <w:del w:id="3535"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757D84F4" w14:textId="1188A712" w:rsidTr="00325356">
        <w:trPr>
          <w:trHeight w:val="215"/>
          <w:del w:id="3536" w:author="Tebokgo Mabuto (ECP)" w:date="2026-09-09T11:12:00Z" w16du:dateUtc="2026-09-09T09:12:00Z"/>
        </w:trPr>
        <w:tc>
          <w:tcPr>
            <w:tcW w:w="536" w:type="dxa"/>
            <w:tcBorders>
              <w:top w:val="nil"/>
              <w:left w:val="nil"/>
              <w:bottom w:val="nil"/>
            </w:tcBorders>
          </w:tcPr>
          <w:p w14:paraId="74C3E2A4" w14:textId="065E217F" w:rsidR="00287B14" w:rsidRPr="00325356" w:rsidDel="00EC2039" w:rsidRDefault="00287B14" w:rsidP="006A491F">
            <w:pPr>
              <w:jc w:val="center"/>
              <w:rPr>
                <w:del w:id="3537" w:author="Tebokgo Mabuto (ECP)" w:date="2026-09-09T11:12:00Z" w16du:dateUtc="2026-09-09T09:12:00Z"/>
                <w:rFonts w:ascii="Arial" w:hAnsi="Arial" w:cs="Arial"/>
                <w:noProof/>
                <w:sz w:val="20"/>
                <w:szCs w:val="20"/>
              </w:rPr>
            </w:pPr>
            <w:del w:id="3538" w:author="Tebokgo Mabuto (ECP)" w:date="2026-09-09T11:12:00Z" w16du:dateUtc="2026-09-09T09:12:00Z">
              <w:r w:rsidRPr="00325356" w:rsidDel="00EC2039">
                <w:rPr>
                  <w:rFonts w:ascii="Arial" w:hAnsi="Arial" w:cs="Arial"/>
                  <w:noProof/>
                  <w:sz w:val="20"/>
                  <w:szCs w:val="20"/>
                </w:rPr>
                <w:delText>2</w:delText>
              </w:r>
            </w:del>
          </w:p>
        </w:tc>
        <w:tc>
          <w:tcPr>
            <w:tcW w:w="5536" w:type="dxa"/>
            <w:shd w:val="clear" w:color="auto" w:fill="BFBFBF" w:themeFill="background1" w:themeFillShade="BF"/>
          </w:tcPr>
          <w:p w14:paraId="19DAB547" w14:textId="48649433" w:rsidR="00287B14" w:rsidRPr="00325356" w:rsidDel="00EC2039" w:rsidRDefault="00287B14" w:rsidP="00325356">
            <w:pPr>
              <w:ind w:left="113" w:right="113"/>
              <w:rPr>
                <w:del w:id="3539" w:author="Tebokgo Mabuto (ECP)" w:date="2026-09-09T11:12:00Z" w16du:dateUtc="2026-09-09T09:12:00Z"/>
                <w:rFonts w:ascii="Arial" w:hAnsi="Arial" w:cs="Arial"/>
                <w:noProof/>
                <w:sz w:val="20"/>
                <w:szCs w:val="20"/>
              </w:rPr>
            </w:pPr>
            <w:del w:id="3540" w:author="Tebokgo Mabuto (ECP)" w:date="2026-09-09T11:12:00Z" w16du:dateUtc="2026-09-09T09:12:00Z">
              <w:r w:rsidRPr="00325356" w:rsidDel="00EC2039">
                <w:rPr>
                  <w:rFonts w:ascii="Arial" w:hAnsi="Arial" w:cs="Arial"/>
                  <w:noProof/>
                  <w:sz w:val="20"/>
                  <w:szCs w:val="20"/>
                </w:rPr>
                <w:delText>MAJOR TCC (WEIGH BRIDGES)</w:delText>
              </w:r>
            </w:del>
          </w:p>
        </w:tc>
        <w:tc>
          <w:tcPr>
            <w:tcW w:w="882" w:type="dxa"/>
          </w:tcPr>
          <w:p w14:paraId="76691678" w14:textId="7FD90930" w:rsidR="00287B14" w:rsidRPr="00325356" w:rsidDel="00EC2039" w:rsidRDefault="00287B14" w:rsidP="006A491F">
            <w:pPr>
              <w:jc w:val="center"/>
              <w:rPr>
                <w:del w:id="3541" w:author="Tebokgo Mabuto (ECP)" w:date="2026-09-09T11:12:00Z" w16du:dateUtc="2026-09-09T09:12:00Z"/>
                <w:rFonts w:ascii="Arial" w:hAnsi="Arial" w:cs="Arial"/>
                <w:noProof/>
                <w:sz w:val="20"/>
                <w:szCs w:val="20"/>
              </w:rPr>
            </w:pPr>
            <w:del w:id="3542" w:author="Tebokgo Mabuto (ECP)" w:date="2026-09-09T11:12:00Z" w16du:dateUtc="2026-09-09T09:12:00Z">
              <w:r w:rsidRPr="00325356" w:rsidDel="00EC2039">
                <w:rPr>
                  <w:rFonts w:ascii="Arial" w:hAnsi="Arial" w:cs="Arial"/>
                  <w:noProof/>
                  <w:sz w:val="20"/>
                  <w:szCs w:val="20"/>
                </w:rPr>
                <w:delText>5</w:delText>
              </w:r>
            </w:del>
          </w:p>
        </w:tc>
        <w:tc>
          <w:tcPr>
            <w:tcW w:w="827" w:type="dxa"/>
          </w:tcPr>
          <w:p w14:paraId="388FE3D8" w14:textId="45721BE1" w:rsidR="00287B14" w:rsidRPr="00325356" w:rsidDel="00EC2039" w:rsidRDefault="00287B14" w:rsidP="006A491F">
            <w:pPr>
              <w:jc w:val="center"/>
              <w:rPr>
                <w:del w:id="3543" w:author="Tebokgo Mabuto (ECP)" w:date="2026-09-09T11:12:00Z" w16du:dateUtc="2026-09-09T09:12:00Z"/>
                <w:rFonts w:ascii="Arial" w:hAnsi="Arial" w:cs="Arial"/>
                <w:noProof/>
                <w:sz w:val="20"/>
                <w:szCs w:val="20"/>
              </w:rPr>
            </w:pPr>
            <w:del w:id="3544" w:author="Tebokgo Mabuto (ECP)" w:date="2026-09-09T11:12:00Z" w16du:dateUtc="2026-09-09T09:12:00Z">
              <w:r w:rsidRPr="00325356" w:rsidDel="00EC2039">
                <w:rPr>
                  <w:rFonts w:ascii="Arial" w:hAnsi="Arial" w:cs="Arial"/>
                  <w:noProof/>
                  <w:sz w:val="20"/>
                  <w:szCs w:val="20"/>
                </w:rPr>
                <w:delText>4</w:delText>
              </w:r>
            </w:del>
          </w:p>
        </w:tc>
        <w:tc>
          <w:tcPr>
            <w:tcW w:w="826" w:type="dxa"/>
          </w:tcPr>
          <w:p w14:paraId="03249ED4" w14:textId="4D53885C" w:rsidR="00287B14" w:rsidRPr="00325356" w:rsidDel="00EC2039" w:rsidRDefault="00287B14" w:rsidP="006A491F">
            <w:pPr>
              <w:jc w:val="center"/>
              <w:rPr>
                <w:del w:id="3545" w:author="Tebokgo Mabuto (ECP)" w:date="2026-09-09T11:12:00Z" w16du:dateUtc="2026-09-09T09:12:00Z"/>
                <w:rFonts w:ascii="Arial" w:hAnsi="Arial" w:cs="Arial"/>
                <w:noProof/>
                <w:sz w:val="20"/>
                <w:szCs w:val="20"/>
              </w:rPr>
            </w:pPr>
            <w:del w:id="3546" w:author="Tebokgo Mabuto (ECP)" w:date="2026-09-09T11:12:00Z" w16du:dateUtc="2026-09-09T09:12:00Z">
              <w:r w:rsidRPr="00325356" w:rsidDel="00EC2039">
                <w:rPr>
                  <w:rFonts w:ascii="Arial" w:hAnsi="Arial" w:cs="Arial"/>
                  <w:noProof/>
                  <w:sz w:val="20"/>
                  <w:szCs w:val="20"/>
                </w:rPr>
                <w:delText>2</w:delText>
              </w:r>
            </w:del>
          </w:p>
        </w:tc>
        <w:tc>
          <w:tcPr>
            <w:tcW w:w="882" w:type="dxa"/>
          </w:tcPr>
          <w:p w14:paraId="2EEDD7D3" w14:textId="44412080" w:rsidR="00287B14" w:rsidRPr="00325356" w:rsidDel="00EC2039" w:rsidRDefault="00287B14" w:rsidP="006A491F">
            <w:pPr>
              <w:jc w:val="center"/>
              <w:rPr>
                <w:del w:id="3547" w:author="Tebokgo Mabuto (ECP)" w:date="2026-09-09T11:12:00Z" w16du:dateUtc="2026-09-09T09:12:00Z"/>
                <w:rFonts w:ascii="Arial" w:hAnsi="Arial" w:cs="Arial"/>
                <w:noProof/>
                <w:sz w:val="20"/>
                <w:szCs w:val="20"/>
              </w:rPr>
            </w:pPr>
            <w:del w:id="3548" w:author="Tebokgo Mabuto (ECP)" w:date="2026-09-09T11:12:00Z" w16du:dateUtc="2026-09-09T09:12:00Z">
              <w:r w:rsidRPr="00325356" w:rsidDel="00EC2039">
                <w:rPr>
                  <w:rFonts w:ascii="Arial" w:hAnsi="Arial" w:cs="Arial"/>
                  <w:noProof/>
                  <w:sz w:val="20"/>
                  <w:szCs w:val="20"/>
                </w:rPr>
                <w:delText>3</w:delText>
              </w:r>
            </w:del>
          </w:p>
        </w:tc>
      </w:tr>
      <w:tr w:rsidR="00287B14" w:rsidRPr="00325356" w:rsidDel="00EC2039" w14:paraId="0E595B02" w14:textId="4F5052B0" w:rsidTr="00325356">
        <w:trPr>
          <w:trHeight w:val="228"/>
          <w:del w:id="3549" w:author="Tebokgo Mabuto (ECP)" w:date="2026-09-09T11:12:00Z" w16du:dateUtc="2026-09-09T09:12:00Z"/>
        </w:trPr>
        <w:tc>
          <w:tcPr>
            <w:tcW w:w="536" w:type="dxa"/>
            <w:tcBorders>
              <w:top w:val="nil"/>
              <w:left w:val="nil"/>
              <w:bottom w:val="nil"/>
            </w:tcBorders>
          </w:tcPr>
          <w:p w14:paraId="6B628A89" w14:textId="77A4EC0A" w:rsidR="00287B14" w:rsidRPr="00325356" w:rsidDel="00EC2039" w:rsidRDefault="00287B14" w:rsidP="006A491F">
            <w:pPr>
              <w:jc w:val="center"/>
              <w:rPr>
                <w:del w:id="3550" w:author="Tebokgo Mabuto (ECP)" w:date="2026-09-09T11:12:00Z" w16du:dateUtc="2026-09-09T09:12:00Z"/>
                <w:rFonts w:ascii="Arial" w:hAnsi="Arial" w:cs="Arial"/>
                <w:noProof/>
                <w:sz w:val="20"/>
                <w:szCs w:val="20"/>
              </w:rPr>
            </w:pPr>
            <w:del w:id="3551" w:author="Tebokgo Mabuto (ECP)" w:date="2026-09-09T11:12:00Z" w16du:dateUtc="2026-09-09T09:12:00Z">
              <w:r w:rsidRPr="00325356" w:rsidDel="00EC2039">
                <w:rPr>
                  <w:rFonts w:ascii="Arial" w:hAnsi="Arial" w:cs="Arial"/>
                  <w:noProof/>
                  <w:sz w:val="20"/>
                  <w:szCs w:val="20"/>
                </w:rPr>
                <w:delText>3</w:delText>
              </w:r>
            </w:del>
          </w:p>
        </w:tc>
        <w:tc>
          <w:tcPr>
            <w:tcW w:w="5536" w:type="dxa"/>
            <w:shd w:val="clear" w:color="auto" w:fill="BFBFBF" w:themeFill="background1" w:themeFillShade="BF"/>
          </w:tcPr>
          <w:p w14:paraId="3E699A63" w14:textId="5A527187" w:rsidR="00287B14" w:rsidRPr="00325356" w:rsidDel="00EC2039" w:rsidRDefault="00287B14" w:rsidP="00325356">
            <w:pPr>
              <w:rPr>
                <w:del w:id="3552" w:author="Tebokgo Mabuto (ECP)" w:date="2026-09-09T11:12:00Z" w16du:dateUtc="2026-09-09T09:12:00Z"/>
                <w:rFonts w:ascii="Arial" w:hAnsi="Arial" w:cs="Arial"/>
                <w:noProof/>
                <w:sz w:val="20"/>
                <w:szCs w:val="20"/>
              </w:rPr>
            </w:pPr>
            <w:del w:id="3553" w:author="Tebokgo Mabuto (ECP)" w:date="2026-09-09T11:12:00Z" w16du:dateUtc="2026-09-09T09:12:00Z">
              <w:r w:rsidRPr="00325356" w:rsidDel="00EC2039">
                <w:rPr>
                  <w:rFonts w:ascii="Arial" w:hAnsi="Arial" w:cs="Arial"/>
                  <w:noProof/>
                  <w:sz w:val="20"/>
                  <w:szCs w:val="20"/>
                </w:rPr>
                <w:delText>TOLLS</w:delText>
              </w:r>
            </w:del>
          </w:p>
        </w:tc>
        <w:tc>
          <w:tcPr>
            <w:tcW w:w="882" w:type="dxa"/>
          </w:tcPr>
          <w:p w14:paraId="7454A21A" w14:textId="760AD001" w:rsidR="00287B14" w:rsidRPr="00325356" w:rsidDel="00EC2039" w:rsidRDefault="00287B14" w:rsidP="006A491F">
            <w:pPr>
              <w:jc w:val="center"/>
              <w:rPr>
                <w:del w:id="3554" w:author="Tebokgo Mabuto (ECP)" w:date="2026-09-09T11:12:00Z" w16du:dateUtc="2026-09-09T09:12:00Z"/>
                <w:rFonts w:ascii="Arial" w:hAnsi="Arial" w:cs="Arial"/>
                <w:noProof/>
                <w:sz w:val="20"/>
                <w:szCs w:val="20"/>
              </w:rPr>
            </w:pPr>
            <w:del w:id="3555" w:author="Tebokgo Mabuto (ECP)" w:date="2026-09-09T11:12:00Z" w16du:dateUtc="2026-09-09T09:12:00Z">
              <w:r w:rsidRPr="00325356" w:rsidDel="00EC2039">
                <w:rPr>
                  <w:rFonts w:ascii="Arial" w:hAnsi="Arial" w:cs="Arial"/>
                  <w:noProof/>
                  <w:sz w:val="20"/>
                  <w:szCs w:val="20"/>
                </w:rPr>
                <w:delText>4</w:delText>
              </w:r>
            </w:del>
          </w:p>
        </w:tc>
        <w:tc>
          <w:tcPr>
            <w:tcW w:w="827" w:type="dxa"/>
          </w:tcPr>
          <w:p w14:paraId="6DDBACFD" w14:textId="3ABA9FF2" w:rsidR="00287B14" w:rsidRPr="00325356" w:rsidDel="00EC2039" w:rsidRDefault="00287B14" w:rsidP="006A491F">
            <w:pPr>
              <w:jc w:val="center"/>
              <w:rPr>
                <w:del w:id="3556" w:author="Tebokgo Mabuto (ECP)" w:date="2026-09-09T11:12:00Z" w16du:dateUtc="2026-09-09T09:12:00Z"/>
                <w:rFonts w:ascii="Arial" w:hAnsi="Arial" w:cs="Arial"/>
                <w:noProof/>
                <w:sz w:val="20"/>
                <w:szCs w:val="20"/>
              </w:rPr>
            </w:pPr>
            <w:del w:id="3557" w:author="Tebokgo Mabuto (ECP)" w:date="2026-09-09T11:12:00Z" w16du:dateUtc="2026-09-09T09:12:00Z">
              <w:r w:rsidRPr="00325356" w:rsidDel="00EC2039">
                <w:rPr>
                  <w:rFonts w:ascii="Arial" w:hAnsi="Arial" w:cs="Arial"/>
                  <w:noProof/>
                  <w:sz w:val="20"/>
                  <w:szCs w:val="20"/>
                </w:rPr>
                <w:delText>5</w:delText>
              </w:r>
            </w:del>
          </w:p>
        </w:tc>
        <w:tc>
          <w:tcPr>
            <w:tcW w:w="826" w:type="dxa"/>
          </w:tcPr>
          <w:p w14:paraId="1F885555" w14:textId="4ACEC292" w:rsidR="00287B14" w:rsidRPr="00325356" w:rsidDel="00EC2039" w:rsidRDefault="00287B14" w:rsidP="006A491F">
            <w:pPr>
              <w:jc w:val="center"/>
              <w:rPr>
                <w:del w:id="3558" w:author="Tebokgo Mabuto (ECP)" w:date="2026-09-09T11:12:00Z" w16du:dateUtc="2026-09-09T09:12:00Z"/>
                <w:rFonts w:ascii="Arial" w:hAnsi="Arial" w:cs="Arial"/>
                <w:noProof/>
                <w:sz w:val="20"/>
                <w:szCs w:val="20"/>
              </w:rPr>
            </w:pPr>
            <w:del w:id="3559" w:author="Tebokgo Mabuto (ECP)" w:date="2026-09-09T11:12:00Z" w16du:dateUtc="2026-09-09T09:12:00Z">
              <w:r w:rsidRPr="00325356" w:rsidDel="00EC2039">
                <w:rPr>
                  <w:rFonts w:ascii="Arial" w:hAnsi="Arial" w:cs="Arial"/>
                  <w:noProof/>
                  <w:sz w:val="20"/>
                  <w:szCs w:val="20"/>
                </w:rPr>
                <w:delText>0</w:delText>
              </w:r>
            </w:del>
          </w:p>
        </w:tc>
        <w:tc>
          <w:tcPr>
            <w:tcW w:w="882" w:type="dxa"/>
          </w:tcPr>
          <w:p w14:paraId="4C3E5540" w14:textId="3DC1CFDE" w:rsidR="00287B14" w:rsidRPr="00325356" w:rsidDel="00EC2039" w:rsidRDefault="00287B14" w:rsidP="006A491F">
            <w:pPr>
              <w:jc w:val="center"/>
              <w:rPr>
                <w:del w:id="3560" w:author="Tebokgo Mabuto (ECP)" w:date="2026-09-09T11:12:00Z" w16du:dateUtc="2026-09-09T09:12:00Z"/>
                <w:rFonts w:ascii="Arial" w:hAnsi="Arial" w:cs="Arial"/>
                <w:noProof/>
                <w:sz w:val="20"/>
                <w:szCs w:val="20"/>
              </w:rPr>
            </w:pPr>
            <w:del w:id="3561"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559C524B" w14:textId="192C49B0" w:rsidTr="00325356">
        <w:trPr>
          <w:trHeight w:val="228"/>
          <w:del w:id="3562" w:author="Tebokgo Mabuto (ECP)" w:date="2026-09-09T11:12:00Z" w16du:dateUtc="2026-09-09T09:12:00Z"/>
        </w:trPr>
        <w:tc>
          <w:tcPr>
            <w:tcW w:w="536" w:type="dxa"/>
            <w:tcBorders>
              <w:top w:val="nil"/>
              <w:left w:val="nil"/>
              <w:bottom w:val="nil"/>
            </w:tcBorders>
          </w:tcPr>
          <w:p w14:paraId="15051EA4" w14:textId="09B76F46" w:rsidR="00287B14" w:rsidRPr="00325356" w:rsidDel="00EC2039" w:rsidRDefault="00287B14" w:rsidP="006A491F">
            <w:pPr>
              <w:jc w:val="center"/>
              <w:rPr>
                <w:del w:id="3563" w:author="Tebokgo Mabuto (ECP)" w:date="2026-09-09T11:12:00Z" w16du:dateUtc="2026-09-09T09:12:00Z"/>
                <w:rFonts w:ascii="Arial" w:hAnsi="Arial" w:cs="Arial"/>
                <w:noProof/>
                <w:sz w:val="20"/>
                <w:szCs w:val="20"/>
              </w:rPr>
            </w:pPr>
            <w:del w:id="3564" w:author="Tebokgo Mabuto (ECP)" w:date="2026-09-09T11:12:00Z" w16du:dateUtc="2026-09-09T09:12:00Z">
              <w:r w:rsidRPr="00325356" w:rsidDel="00EC2039">
                <w:rPr>
                  <w:rFonts w:ascii="Arial" w:hAnsi="Arial" w:cs="Arial"/>
                  <w:noProof/>
                  <w:sz w:val="20"/>
                  <w:szCs w:val="20"/>
                </w:rPr>
                <w:delText>4</w:delText>
              </w:r>
            </w:del>
          </w:p>
        </w:tc>
        <w:tc>
          <w:tcPr>
            <w:tcW w:w="5536" w:type="dxa"/>
            <w:shd w:val="clear" w:color="auto" w:fill="BFBFBF" w:themeFill="background1" w:themeFillShade="BF"/>
          </w:tcPr>
          <w:p w14:paraId="007534ED" w14:textId="41DD96A7" w:rsidR="00287B14" w:rsidRPr="00325356" w:rsidDel="00EC2039" w:rsidRDefault="00287B14" w:rsidP="00325356">
            <w:pPr>
              <w:rPr>
                <w:del w:id="3565" w:author="Tebokgo Mabuto (ECP)" w:date="2026-09-09T11:12:00Z" w16du:dateUtc="2026-09-09T09:12:00Z"/>
                <w:rFonts w:ascii="Arial" w:hAnsi="Arial" w:cs="Arial"/>
                <w:noProof/>
                <w:sz w:val="20"/>
                <w:szCs w:val="20"/>
              </w:rPr>
            </w:pPr>
            <w:del w:id="3566" w:author="Tebokgo Mabuto (ECP)" w:date="2026-09-09T11:12:00Z" w16du:dateUtc="2026-09-09T09:12:00Z">
              <w:r w:rsidRPr="00325356" w:rsidDel="00EC2039">
                <w:rPr>
                  <w:rFonts w:ascii="Arial" w:hAnsi="Arial" w:cs="Arial"/>
                  <w:noProof/>
                  <w:sz w:val="20"/>
                  <w:szCs w:val="20"/>
                </w:rPr>
                <w:delText>FMS</w:delText>
              </w:r>
            </w:del>
          </w:p>
        </w:tc>
        <w:tc>
          <w:tcPr>
            <w:tcW w:w="882" w:type="dxa"/>
          </w:tcPr>
          <w:p w14:paraId="2B7C162E" w14:textId="501D8FEC" w:rsidR="00287B14" w:rsidRPr="00325356" w:rsidDel="00EC2039" w:rsidRDefault="00287B14" w:rsidP="006A491F">
            <w:pPr>
              <w:jc w:val="center"/>
              <w:rPr>
                <w:del w:id="3567" w:author="Tebokgo Mabuto (ECP)" w:date="2026-09-09T11:12:00Z" w16du:dateUtc="2026-09-09T09:12:00Z"/>
                <w:rFonts w:ascii="Arial" w:hAnsi="Arial" w:cs="Arial"/>
                <w:noProof/>
                <w:sz w:val="20"/>
                <w:szCs w:val="20"/>
              </w:rPr>
            </w:pPr>
            <w:del w:id="3568" w:author="Tebokgo Mabuto (ECP)" w:date="2026-09-09T11:12:00Z" w16du:dateUtc="2026-09-09T09:12:00Z">
              <w:r w:rsidRPr="00325356" w:rsidDel="00EC2039">
                <w:rPr>
                  <w:rFonts w:ascii="Arial" w:hAnsi="Arial" w:cs="Arial"/>
                  <w:noProof/>
                  <w:sz w:val="20"/>
                  <w:szCs w:val="20"/>
                </w:rPr>
                <w:delText>2</w:delText>
              </w:r>
            </w:del>
          </w:p>
        </w:tc>
        <w:tc>
          <w:tcPr>
            <w:tcW w:w="827" w:type="dxa"/>
          </w:tcPr>
          <w:p w14:paraId="526BB163" w14:textId="1195B8AD" w:rsidR="00287B14" w:rsidRPr="00325356" w:rsidDel="00EC2039" w:rsidRDefault="00287B14" w:rsidP="006A491F">
            <w:pPr>
              <w:jc w:val="center"/>
              <w:rPr>
                <w:del w:id="3569" w:author="Tebokgo Mabuto (ECP)" w:date="2026-09-09T11:12:00Z" w16du:dateUtc="2026-09-09T09:12:00Z"/>
                <w:rFonts w:ascii="Arial" w:hAnsi="Arial" w:cs="Arial"/>
                <w:noProof/>
                <w:sz w:val="20"/>
                <w:szCs w:val="20"/>
              </w:rPr>
            </w:pPr>
            <w:del w:id="3570" w:author="Tebokgo Mabuto (ECP)" w:date="2026-09-09T11:12:00Z" w16du:dateUtc="2026-09-09T09:12:00Z">
              <w:r w:rsidRPr="00325356" w:rsidDel="00EC2039">
                <w:rPr>
                  <w:rFonts w:ascii="Arial" w:hAnsi="Arial" w:cs="Arial"/>
                  <w:noProof/>
                  <w:sz w:val="20"/>
                  <w:szCs w:val="20"/>
                </w:rPr>
                <w:delText>0</w:delText>
              </w:r>
            </w:del>
          </w:p>
        </w:tc>
        <w:tc>
          <w:tcPr>
            <w:tcW w:w="826" w:type="dxa"/>
          </w:tcPr>
          <w:p w14:paraId="0880FDAB" w14:textId="55A83E68" w:rsidR="00287B14" w:rsidRPr="00325356" w:rsidDel="00EC2039" w:rsidRDefault="00287B14" w:rsidP="006A491F">
            <w:pPr>
              <w:jc w:val="center"/>
              <w:rPr>
                <w:del w:id="3571" w:author="Tebokgo Mabuto (ECP)" w:date="2026-09-09T11:12:00Z" w16du:dateUtc="2026-09-09T09:12:00Z"/>
                <w:rFonts w:ascii="Arial" w:hAnsi="Arial" w:cs="Arial"/>
                <w:noProof/>
                <w:sz w:val="20"/>
                <w:szCs w:val="20"/>
              </w:rPr>
            </w:pPr>
            <w:del w:id="3572" w:author="Tebokgo Mabuto (ECP)" w:date="2026-09-09T11:12:00Z" w16du:dateUtc="2026-09-09T09:12:00Z">
              <w:r w:rsidRPr="00325356" w:rsidDel="00EC2039">
                <w:rPr>
                  <w:rFonts w:ascii="Arial" w:hAnsi="Arial" w:cs="Arial"/>
                  <w:noProof/>
                  <w:sz w:val="20"/>
                  <w:szCs w:val="20"/>
                </w:rPr>
                <w:delText>5</w:delText>
              </w:r>
            </w:del>
          </w:p>
        </w:tc>
        <w:tc>
          <w:tcPr>
            <w:tcW w:w="882" w:type="dxa"/>
          </w:tcPr>
          <w:p w14:paraId="57904B0F" w14:textId="670DD835" w:rsidR="00287B14" w:rsidRPr="00325356" w:rsidDel="00EC2039" w:rsidRDefault="00287B14" w:rsidP="006A491F">
            <w:pPr>
              <w:jc w:val="center"/>
              <w:rPr>
                <w:del w:id="3573" w:author="Tebokgo Mabuto (ECP)" w:date="2026-09-09T11:12:00Z" w16du:dateUtc="2026-09-09T09:12:00Z"/>
                <w:rFonts w:ascii="Arial" w:hAnsi="Arial" w:cs="Arial"/>
                <w:noProof/>
                <w:sz w:val="20"/>
                <w:szCs w:val="20"/>
              </w:rPr>
            </w:pPr>
            <w:del w:id="3574"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171BBF12" w14:textId="49EDDC44" w:rsidTr="00325356">
        <w:trPr>
          <w:trHeight w:val="215"/>
          <w:del w:id="3575" w:author="Tebokgo Mabuto (ECP)" w:date="2026-09-09T11:12:00Z" w16du:dateUtc="2026-09-09T09:12:00Z"/>
        </w:trPr>
        <w:tc>
          <w:tcPr>
            <w:tcW w:w="536" w:type="dxa"/>
            <w:tcBorders>
              <w:top w:val="nil"/>
              <w:left w:val="nil"/>
              <w:bottom w:val="nil"/>
            </w:tcBorders>
          </w:tcPr>
          <w:p w14:paraId="690DEAE6" w14:textId="363A5919" w:rsidR="00287B14" w:rsidRPr="00325356" w:rsidDel="00EC2039" w:rsidRDefault="00287B14" w:rsidP="006A491F">
            <w:pPr>
              <w:jc w:val="center"/>
              <w:rPr>
                <w:del w:id="3576" w:author="Tebokgo Mabuto (ECP)" w:date="2026-09-09T11:12:00Z" w16du:dateUtc="2026-09-09T09:12:00Z"/>
                <w:rFonts w:ascii="Arial" w:hAnsi="Arial" w:cs="Arial"/>
                <w:noProof/>
                <w:sz w:val="20"/>
                <w:szCs w:val="20"/>
              </w:rPr>
            </w:pPr>
            <w:del w:id="3577" w:author="Tebokgo Mabuto (ECP)" w:date="2026-09-09T11:12:00Z" w16du:dateUtc="2026-09-09T09:12:00Z">
              <w:r w:rsidRPr="00325356" w:rsidDel="00EC2039">
                <w:rPr>
                  <w:rFonts w:ascii="Arial" w:hAnsi="Arial" w:cs="Arial"/>
                  <w:noProof/>
                  <w:sz w:val="20"/>
                  <w:szCs w:val="20"/>
                </w:rPr>
                <w:delText>5</w:delText>
              </w:r>
            </w:del>
          </w:p>
        </w:tc>
        <w:tc>
          <w:tcPr>
            <w:tcW w:w="5536" w:type="dxa"/>
            <w:shd w:val="clear" w:color="auto" w:fill="BFBFBF" w:themeFill="background1" w:themeFillShade="BF"/>
          </w:tcPr>
          <w:p w14:paraId="55F969B9" w14:textId="72BFC5C3" w:rsidR="00287B14" w:rsidRPr="00325356" w:rsidDel="00EC2039" w:rsidRDefault="00287B14" w:rsidP="00325356">
            <w:pPr>
              <w:ind w:left="113" w:right="113"/>
              <w:rPr>
                <w:del w:id="3578" w:author="Tebokgo Mabuto (ECP)" w:date="2026-09-09T11:12:00Z" w16du:dateUtc="2026-09-09T09:12:00Z"/>
                <w:rFonts w:ascii="Arial" w:hAnsi="Arial" w:cs="Arial"/>
                <w:noProof/>
                <w:sz w:val="20"/>
                <w:szCs w:val="20"/>
              </w:rPr>
            </w:pPr>
            <w:del w:id="3579" w:author="Tebokgo Mabuto (ECP)" w:date="2026-09-09T11:12:00Z" w16du:dateUtc="2026-09-09T09:12:00Z">
              <w:r w:rsidRPr="00325356" w:rsidDel="00EC2039">
                <w:rPr>
                  <w:rFonts w:ascii="Arial" w:hAnsi="Arial" w:cs="Arial"/>
                  <w:noProof/>
                  <w:sz w:val="20"/>
                  <w:szCs w:val="20"/>
                </w:rPr>
                <w:delText>MINOR TCC</w:delText>
              </w:r>
            </w:del>
          </w:p>
          <w:p w14:paraId="5C59B4D3" w14:textId="62460320" w:rsidR="00287B14" w:rsidRPr="00325356" w:rsidDel="00EC2039" w:rsidRDefault="00287B14" w:rsidP="00325356">
            <w:pPr>
              <w:rPr>
                <w:del w:id="3580" w:author="Tebokgo Mabuto (ECP)" w:date="2026-09-09T11:12:00Z" w16du:dateUtc="2026-09-09T09:12:00Z"/>
                <w:rFonts w:ascii="Arial" w:hAnsi="Arial" w:cs="Arial"/>
                <w:noProof/>
                <w:sz w:val="20"/>
                <w:szCs w:val="20"/>
              </w:rPr>
            </w:pPr>
            <w:del w:id="3581" w:author="Tebokgo Mabuto (ECP)" w:date="2026-09-09T11:12:00Z" w16du:dateUtc="2026-09-09T09:12:00Z">
              <w:r w:rsidRPr="00325356" w:rsidDel="00EC2039">
                <w:rPr>
                  <w:rFonts w:ascii="Arial" w:hAnsi="Arial" w:cs="Arial"/>
                  <w:noProof/>
                  <w:sz w:val="20"/>
                  <w:szCs w:val="20"/>
                </w:rPr>
                <w:delText>(BASIC WEIGH BRIDGE) (Tunnelling)</w:delText>
              </w:r>
            </w:del>
          </w:p>
        </w:tc>
        <w:tc>
          <w:tcPr>
            <w:tcW w:w="882" w:type="dxa"/>
          </w:tcPr>
          <w:p w14:paraId="787ADB97" w14:textId="2856EED2" w:rsidR="00287B14" w:rsidRPr="00325356" w:rsidDel="00EC2039" w:rsidRDefault="00287B14" w:rsidP="006A491F">
            <w:pPr>
              <w:jc w:val="center"/>
              <w:rPr>
                <w:del w:id="3582" w:author="Tebokgo Mabuto (ECP)" w:date="2026-09-09T11:12:00Z" w16du:dateUtc="2026-09-09T09:12:00Z"/>
                <w:rFonts w:ascii="Arial" w:hAnsi="Arial" w:cs="Arial"/>
                <w:noProof/>
                <w:sz w:val="20"/>
                <w:szCs w:val="20"/>
              </w:rPr>
            </w:pPr>
            <w:del w:id="3583" w:author="Tebokgo Mabuto (ECP)" w:date="2026-09-09T11:12:00Z" w16du:dateUtc="2026-09-09T09:12:00Z">
              <w:r w:rsidRPr="00325356" w:rsidDel="00EC2039">
                <w:rPr>
                  <w:rFonts w:ascii="Arial" w:hAnsi="Arial" w:cs="Arial"/>
                  <w:noProof/>
                  <w:sz w:val="20"/>
                  <w:szCs w:val="20"/>
                </w:rPr>
                <w:delText>3</w:delText>
              </w:r>
            </w:del>
          </w:p>
        </w:tc>
        <w:tc>
          <w:tcPr>
            <w:tcW w:w="827" w:type="dxa"/>
          </w:tcPr>
          <w:p w14:paraId="1C472100" w14:textId="7A684A7E" w:rsidR="00287B14" w:rsidRPr="00325356" w:rsidDel="00EC2039" w:rsidRDefault="00287B14" w:rsidP="006A491F">
            <w:pPr>
              <w:jc w:val="center"/>
              <w:rPr>
                <w:del w:id="3584" w:author="Tebokgo Mabuto (ECP)" w:date="2026-09-09T11:12:00Z" w16du:dateUtc="2026-09-09T09:12:00Z"/>
                <w:rFonts w:ascii="Arial" w:hAnsi="Arial" w:cs="Arial"/>
                <w:noProof/>
                <w:sz w:val="20"/>
                <w:szCs w:val="20"/>
              </w:rPr>
            </w:pPr>
            <w:del w:id="3585" w:author="Tebokgo Mabuto (ECP)" w:date="2026-09-09T11:12:00Z" w16du:dateUtc="2026-09-09T09:12:00Z">
              <w:r w:rsidRPr="00325356" w:rsidDel="00EC2039">
                <w:rPr>
                  <w:rFonts w:ascii="Arial" w:hAnsi="Arial" w:cs="Arial"/>
                  <w:noProof/>
                  <w:sz w:val="20"/>
                  <w:szCs w:val="20"/>
                </w:rPr>
                <w:delText>0</w:delText>
              </w:r>
            </w:del>
          </w:p>
        </w:tc>
        <w:tc>
          <w:tcPr>
            <w:tcW w:w="826" w:type="dxa"/>
          </w:tcPr>
          <w:p w14:paraId="6FC9BB43" w14:textId="01D0BE39" w:rsidR="00287B14" w:rsidRPr="00325356" w:rsidDel="00EC2039" w:rsidRDefault="00287B14" w:rsidP="006A491F">
            <w:pPr>
              <w:jc w:val="center"/>
              <w:rPr>
                <w:del w:id="3586" w:author="Tebokgo Mabuto (ECP)" w:date="2026-09-09T11:12:00Z" w16du:dateUtc="2026-09-09T09:12:00Z"/>
                <w:rFonts w:ascii="Arial" w:hAnsi="Arial" w:cs="Arial"/>
                <w:noProof/>
                <w:sz w:val="20"/>
                <w:szCs w:val="20"/>
              </w:rPr>
            </w:pPr>
            <w:del w:id="3587" w:author="Tebokgo Mabuto (ECP)" w:date="2026-09-09T11:12:00Z" w16du:dateUtc="2026-09-09T09:12:00Z">
              <w:r w:rsidRPr="00325356" w:rsidDel="00EC2039">
                <w:rPr>
                  <w:rFonts w:ascii="Arial" w:hAnsi="Arial" w:cs="Arial"/>
                  <w:noProof/>
                  <w:sz w:val="20"/>
                  <w:szCs w:val="20"/>
                </w:rPr>
                <w:delText>0</w:delText>
              </w:r>
            </w:del>
          </w:p>
        </w:tc>
        <w:tc>
          <w:tcPr>
            <w:tcW w:w="882" w:type="dxa"/>
          </w:tcPr>
          <w:p w14:paraId="2921F75F" w14:textId="6524A57F" w:rsidR="00287B14" w:rsidRPr="00325356" w:rsidDel="00EC2039" w:rsidRDefault="00287B14" w:rsidP="006A491F">
            <w:pPr>
              <w:jc w:val="center"/>
              <w:rPr>
                <w:del w:id="3588" w:author="Tebokgo Mabuto (ECP)" w:date="2026-09-09T11:12:00Z" w16du:dateUtc="2026-09-09T09:12:00Z"/>
                <w:rFonts w:ascii="Arial" w:hAnsi="Arial" w:cs="Arial"/>
                <w:noProof/>
                <w:sz w:val="20"/>
                <w:szCs w:val="20"/>
              </w:rPr>
            </w:pPr>
            <w:del w:id="3589" w:author="Tebokgo Mabuto (ECP)" w:date="2026-09-09T11:12:00Z" w16du:dateUtc="2026-09-09T09:12:00Z">
              <w:r w:rsidRPr="00325356" w:rsidDel="00EC2039">
                <w:rPr>
                  <w:rFonts w:ascii="Arial" w:hAnsi="Arial" w:cs="Arial"/>
                  <w:noProof/>
                  <w:sz w:val="20"/>
                  <w:szCs w:val="20"/>
                </w:rPr>
                <w:delText>5</w:delText>
              </w:r>
            </w:del>
          </w:p>
        </w:tc>
      </w:tr>
    </w:tbl>
    <w:p w14:paraId="1E7DDAED" w14:textId="45280275" w:rsidR="00287B14" w:rsidRPr="00325356" w:rsidDel="00EC2039" w:rsidRDefault="00287B14" w:rsidP="00287B14">
      <w:pPr>
        <w:rPr>
          <w:del w:id="3590" w:author="Tebokgo Mabuto (ECP)" w:date="2026-09-09T11:12:00Z" w16du:dateUtc="2026-09-09T09:12:00Z"/>
          <w:rFonts w:ascii="Arial" w:hAnsi="Arial" w:cs="Arial"/>
          <w:sz w:val="16"/>
          <w:szCs w:val="16"/>
        </w:rPr>
      </w:pPr>
    </w:p>
    <w:p w14:paraId="27FBA7AB" w14:textId="1166D5D1" w:rsidR="00690550" w:rsidRPr="00325356" w:rsidDel="00EC2039" w:rsidRDefault="00690550" w:rsidP="00287B14">
      <w:pPr>
        <w:rPr>
          <w:del w:id="3591" w:author="Tebokgo Mabuto (ECP)" w:date="2026-09-09T11:12:00Z" w16du:dateUtc="2026-09-09T09:12:00Z"/>
          <w:rFonts w:ascii="Arial" w:hAnsi="Arial" w:cs="Arial"/>
          <w:sz w:val="16"/>
          <w:szCs w:val="16"/>
        </w:rPr>
      </w:pPr>
    </w:p>
    <w:p w14:paraId="26382924" w14:textId="0288B296" w:rsidR="00287B14" w:rsidRPr="00325356" w:rsidDel="00EC2039" w:rsidRDefault="00287B14" w:rsidP="00287B14">
      <w:pPr>
        <w:rPr>
          <w:del w:id="3592" w:author="Tebokgo Mabuto (ECP)" w:date="2026-09-09T11:12:00Z" w16du:dateUtc="2026-09-09T09:12:00Z"/>
          <w:rFonts w:ascii="Arial" w:hAnsi="Arial" w:cs="Arial"/>
          <w:b/>
          <w:bCs/>
          <w:noProof/>
          <w:sz w:val="20"/>
          <w:szCs w:val="20"/>
        </w:rPr>
      </w:pPr>
      <w:del w:id="3593" w:author="Tebokgo Mabuto (ECP)" w:date="2026-09-09T11:12:00Z" w16du:dateUtc="2026-09-09T09:12:00Z">
        <w:r w:rsidRPr="00325356" w:rsidDel="00EC2039">
          <w:rPr>
            <w:rFonts w:ascii="Arial" w:hAnsi="Arial" w:cs="Arial"/>
            <w:b/>
            <w:bCs/>
            <w:noProof/>
            <w:sz w:val="20"/>
            <w:szCs w:val="20"/>
          </w:rPr>
          <w:delText>DS Engineering Geologist</w:delText>
        </w:r>
      </w:del>
    </w:p>
    <w:p w14:paraId="538F1827" w14:textId="5137D3B2" w:rsidR="00287B14" w:rsidRPr="00325356" w:rsidDel="00EC2039" w:rsidRDefault="00287B14" w:rsidP="00287B14">
      <w:pPr>
        <w:keepNext/>
        <w:rPr>
          <w:del w:id="3594" w:author="Tebokgo Mabuto (ECP)" w:date="2026-09-09T11:12:00Z" w16du:dateUtc="2026-09-09T09:12:00Z"/>
          <w:rFonts w:ascii="Arial" w:hAnsi="Arial" w:cs="Arial"/>
          <w:noProof/>
          <w:sz w:val="20"/>
          <w:szCs w:val="20"/>
        </w:rPr>
      </w:pPr>
    </w:p>
    <w:tbl>
      <w:tblPr>
        <w:tblStyle w:val="TableGrid"/>
        <w:tblW w:w="9671" w:type="dxa"/>
        <w:tblLook w:val="04A0" w:firstRow="1" w:lastRow="0" w:firstColumn="1" w:lastColumn="0" w:noHBand="0" w:noVBand="1"/>
      </w:tblPr>
      <w:tblGrid>
        <w:gridCol w:w="497"/>
        <w:gridCol w:w="5097"/>
        <w:gridCol w:w="827"/>
        <w:gridCol w:w="769"/>
        <w:gridCol w:w="827"/>
        <w:gridCol w:w="827"/>
        <w:gridCol w:w="827"/>
      </w:tblGrid>
      <w:tr w:rsidR="00287B14" w:rsidRPr="00325356" w:rsidDel="00EC2039" w14:paraId="4218B4F5" w14:textId="7A4A2FE4" w:rsidTr="006A491F">
        <w:trPr>
          <w:trHeight w:val="232"/>
          <w:del w:id="3595" w:author="Tebokgo Mabuto (ECP)" w:date="2026-09-09T11:12:00Z" w16du:dateUtc="2026-09-09T09:12:00Z"/>
        </w:trPr>
        <w:tc>
          <w:tcPr>
            <w:tcW w:w="497" w:type="dxa"/>
            <w:tcBorders>
              <w:top w:val="nil"/>
              <w:left w:val="nil"/>
              <w:bottom w:val="nil"/>
              <w:right w:val="nil"/>
            </w:tcBorders>
          </w:tcPr>
          <w:p w14:paraId="339E7459" w14:textId="65C13E23" w:rsidR="00287B14" w:rsidRPr="00325356" w:rsidDel="00EC2039" w:rsidRDefault="00287B14" w:rsidP="006A491F">
            <w:pPr>
              <w:jc w:val="center"/>
              <w:rPr>
                <w:del w:id="3596" w:author="Tebokgo Mabuto (ECP)" w:date="2026-09-09T11:12:00Z" w16du:dateUtc="2026-09-09T09:12:00Z"/>
                <w:rFonts w:ascii="Arial" w:hAnsi="Arial" w:cs="Arial"/>
                <w:noProof/>
                <w:sz w:val="20"/>
                <w:szCs w:val="20"/>
              </w:rPr>
            </w:pPr>
          </w:p>
        </w:tc>
        <w:tc>
          <w:tcPr>
            <w:tcW w:w="5097" w:type="dxa"/>
            <w:tcBorders>
              <w:top w:val="nil"/>
              <w:left w:val="nil"/>
              <w:bottom w:val="single" w:sz="4" w:space="0" w:color="auto"/>
              <w:right w:val="nil"/>
            </w:tcBorders>
          </w:tcPr>
          <w:p w14:paraId="60E24E8D" w14:textId="75DAD02E" w:rsidR="00287B14" w:rsidRPr="00325356" w:rsidDel="00EC2039" w:rsidRDefault="00287B14" w:rsidP="006A491F">
            <w:pPr>
              <w:jc w:val="center"/>
              <w:rPr>
                <w:del w:id="3597" w:author="Tebokgo Mabuto (ECP)" w:date="2026-09-09T11:12:00Z" w16du:dateUtc="2026-09-09T09:12:00Z"/>
                <w:rFonts w:ascii="Arial" w:hAnsi="Arial" w:cs="Arial"/>
                <w:noProof/>
                <w:sz w:val="20"/>
                <w:szCs w:val="20"/>
              </w:rPr>
            </w:pPr>
            <w:del w:id="3598" w:author="Tebokgo Mabuto (ECP)" w:date="2026-09-09T11:12:00Z" w16du:dateUtc="2026-09-09T09:12:00Z">
              <w:r w:rsidRPr="00325356" w:rsidDel="00EC2039">
                <w:rPr>
                  <w:rFonts w:ascii="Arial" w:hAnsi="Arial" w:cs="Arial"/>
                  <w:noProof/>
                  <w:sz w:val="20"/>
                  <w:szCs w:val="20"/>
                </w:rPr>
                <w:delText>1</w:delText>
              </w:r>
            </w:del>
          </w:p>
        </w:tc>
        <w:tc>
          <w:tcPr>
            <w:tcW w:w="827" w:type="dxa"/>
            <w:tcBorders>
              <w:top w:val="nil"/>
              <w:left w:val="nil"/>
              <w:right w:val="nil"/>
            </w:tcBorders>
          </w:tcPr>
          <w:p w14:paraId="64EC575B" w14:textId="28F84E42" w:rsidR="00287B14" w:rsidRPr="00325356" w:rsidDel="00EC2039" w:rsidRDefault="00287B14" w:rsidP="006A491F">
            <w:pPr>
              <w:jc w:val="center"/>
              <w:rPr>
                <w:del w:id="3599" w:author="Tebokgo Mabuto (ECP)" w:date="2026-09-09T11:12:00Z" w16du:dateUtc="2026-09-09T09:12:00Z"/>
                <w:rFonts w:ascii="Arial" w:hAnsi="Arial" w:cs="Arial"/>
                <w:noProof/>
                <w:sz w:val="20"/>
                <w:szCs w:val="20"/>
              </w:rPr>
            </w:pPr>
            <w:del w:id="3600" w:author="Tebokgo Mabuto (ECP)" w:date="2026-09-09T11:12:00Z" w16du:dateUtc="2026-09-09T09:12:00Z">
              <w:r w:rsidRPr="00325356" w:rsidDel="00EC2039">
                <w:rPr>
                  <w:rFonts w:ascii="Arial" w:hAnsi="Arial" w:cs="Arial"/>
                  <w:noProof/>
                  <w:sz w:val="20"/>
                  <w:szCs w:val="20"/>
                </w:rPr>
                <w:delText>2</w:delText>
              </w:r>
            </w:del>
          </w:p>
        </w:tc>
        <w:tc>
          <w:tcPr>
            <w:tcW w:w="769" w:type="dxa"/>
            <w:tcBorders>
              <w:top w:val="nil"/>
              <w:left w:val="nil"/>
              <w:right w:val="nil"/>
            </w:tcBorders>
          </w:tcPr>
          <w:p w14:paraId="59E0199F" w14:textId="7D95924C" w:rsidR="00287B14" w:rsidRPr="00325356" w:rsidDel="00EC2039" w:rsidRDefault="00287B14" w:rsidP="006A491F">
            <w:pPr>
              <w:jc w:val="center"/>
              <w:rPr>
                <w:del w:id="3601" w:author="Tebokgo Mabuto (ECP)" w:date="2026-09-09T11:12:00Z" w16du:dateUtc="2026-09-09T09:12:00Z"/>
                <w:rFonts w:ascii="Arial" w:hAnsi="Arial" w:cs="Arial"/>
                <w:noProof/>
                <w:sz w:val="20"/>
                <w:szCs w:val="20"/>
              </w:rPr>
            </w:pPr>
            <w:del w:id="3602" w:author="Tebokgo Mabuto (ECP)" w:date="2026-09-09T11:12:00Z" w16du:dateUtc="2026-09-09T09:12:00Z">
              <w:r w:rsidRPr="00325356" w:rsidDel="00EC2039">
                <w:rPr>
                  <w:rFonts w:ascii="Arial" w:hAnsi="Arial" w:cs="Arial"/>
                  <w:noProof/>
                  <w:sz w:val="20"/>
                  <w:szCs w:val="20"/>
                </w:rPr>
                <w:delText>3</w:delText>
              </w:r>
            </w:del>
          </w:p>
        </w:tc>
        <w:tc>
          <w:tcPr>
            <w:tcW w:w="827" w:type="dxa"/>
            <w:tcBorders>
              <w:top w:val="nil"/>
              <w:left w:val="nil"/>
              <w:right w:val="nil"/>
            </w:tcBorders>
          </w:tcPr>
          <w:p w14:paraId="0543C142" w14:textId="06C2B896" w:rsidR="00287B14" w:rsidRPr="00325356" w:rsidDel="00EC2039" w:rsidRDefault="00287B14" w:rsidP="006A491F">
            <w:pPr>
              <w:jc w:val="center"/>
              <w:rPr>
                <w:del w:id="3603" w:author="Tebokgo Mabuto (ECP)" w:date="2026-09-09T11:12:00Z" w16du:dateUtc="2026-09-09T09:12:00Z"/>
                <w:rFonts w:ascii="Arial" w:hAnsi="Arial" w:cs="Arial"/>
                <w:noProof/>
                <w:sz w:val="20"/>
                <w:szCs w:val="20"/>
              </w:rPr>
            </w:pPr>
            <w:del w:id="3604" w:author="Tebokgo Mabuto (ECP)" w:date="2026-09-09T11:12:00Z" w16du:dateUtc="2026-09-09T09:12:00Z">
              <w:r w:rsidRPr="00325356" w:rsidDel="00EC2039">
                <w:rPr>
                  <w:rFonts w:ascii="Arial" w:hAnsi="Arial" w:cs="Arial"/>
                  <w:noProof/>
                  <w:sz w:val="20"/>
                  <w:szCs w:val="20"/>
                </w:rPr>
                <w:delText>4</w:delText>
              </w:r>
            </w:del>
          </w:p>
        </w:tc>
        <w:tc>
          <w:tcPr>
            <w:tcW w:w="827" w:type="dxa"/>
            <w:tcBorders>
              <w:top w:val="nil"/>
              <w:left w:val="nil"/>
              <w:right w:val="nil"/>
            </w:tcBorders>
          </w:tcPr>
          <w:p w14:paraId="1359A1F3" w14:textId="096A40DF" w:rsidR="00287B14" w:rsidRPr="00325356" w:rsidDel="00EC2039" w:rsidRDefault="00287B14" w:rsidP="006A491F">
            <w:pPr>
              <w:jc w:val="center"/>
              <w:rPr>
                <w:del w:id="3605" w:author="Tebokgo Mabuto (ECP)" w:date="2026-09-09T11:12:00Z" w16du:dateUtc="2026-09-09T09:12:00Z"/>
                <w:rFonts w:ascii="Arial" w:hAnsi="Arial" w:cs="Arial"/>
                <w:noProof/>
                <w:sz w:val="20"/>
                <w:szCs w:val="20"/>
              </w:rPr>
            </w:pPr>
            <w:del w:id="3606" w:author="Tebokgo Mabuto (ECP)" w:date="2026-09-09T11:12:00Z" w16du:dateUtc="2026-09-09T09:12:00Z">
              <w:r w:rsidRPr="00325356" w:rsidDel="00EC2039">
                <w:rPr>
                  <w:rFonts w:ascii="Arial" w:hAnsi="Arial" w:cs="Arial"/>
                  <w:noProof/>
                  <w:sz w:val="20"/>
                  <w:szCs w:val="20"/>
                </w:rPr>
                <w:delText>5</w:delText>
              </w:r>
            </w:del>
          </w:p>
        </w:tc>
        <w:tc>
          <w:tcPr>
            <w:tcW w:w="827" w:type="dxa"/>
            <w:tcBorders>
              <w:top w:val="nil"/>
              <w:left w:val="nil"/>
              <w:right w:val="nil"/>
            </w:tcBorders>
          </w:tcPr>
          <w:p w14:paraId="70A697C1" w14:textId="69A1ABD6" w:rsidR="00287B14" w:rsidRPr="00325356" w:rsidDel="00EC2039" w:rsidRDefault="00287B14" w:rsidP="006A491F">
            <w:pPr>
              <w:jc w:val="center"/>
              <w:rPr>
                <w:del w:id="3607" w:author="Tebokgo Mabuto (ECP)" w:date="2026-09-09T11:12:00Z" w16du:dateUtc="2026-09-09T09:12:00Z"/>
                <w:rFonts w:ascii="Arial" w:hAnsi="Arial" w:cs="Arial"/>
                <w:noProof/>
                <w:sz w:val="20"/>
                <w:szCs w:val="20"/>
              </w:rPr>
            </w:pPr>
            <w:del w:id="3608" w:author="Tebokgo Mabuto (ECP)" w:date="2026-09-09T11:12:00Z" w16du:dateUtc="2026-09-09T09:12:00Z">
              <w:r w:rsidRPr="00325356" w:rsidDel="00EC2039">
                <w:rPr>
                  <w:rFonts w:ascii="Arial" w:hAnsi="Arial" w:cs="Arial"/>
                  <w:noProof/>
                  <w:sz w:val="20"/>
                  <w:szCs w:val="20"/>
                </w:rPr>
                <w:delText>6</w:delText>
              </w:r>
            </w:del>
          </w:p>
        </w:tc>
      </w:tr>
      <w:tr w:rsidR="00287B14" w:rsidRPr="00325356" w:rsidDel="00EC2039" w14:paraId="15255200" w14:textId="7E599CC7" w:rsidTr="006A491F">
        <w:trPr>
          <w:cantSplit/>
          <w:trHeight w:val="3836"/>
          <w:del w:id="3609" w:author="Tebokgo Mabuto (ECP)" w:date="2026-09-09T11:12:00Z" w16du:dateUtc="2026-09-09T09:12:00Z"/>
        </w:trPr>
        <w:tc>
          <w:tcPr>
            <w:tcW w:w="497" w:type="dxa"/>
            <w:tcBorders>
              <w:top w:val="nil"/>
              <w:left w:val="nil"/>
              <w:bottom w:val="nil"/>
              <w:right w:val="single" w:sz="4" w:space="0" w:color="auto"/>
              <w:tl2br w:val="nil"/>
            </w:tcBorders>
          </w:tcPr>
          <w:p w14:paraId="48E2FFEF" w14:textId="0B1C4766" w:rsidR="00287B14" w:rsidRPr="00325356" w:rsidDel="00EC2039" w:rsidRDefault="00287B14" w:rsidP="006A491F">
            <w:pPr>
              <w:jc w:val="center"/>
              <w:rPr>
                <w:del w:id="3610" w:author="Tebokgo Mabuto (ECP)" w:date="2026-09-09T11:12:00Z" w16du:dateUtc="2026-09-09T09:12:00Z"/>
                <w:rFonts w:ascii="Arial" w:hAnsi="Arial" w:cs="Arial"/>
                <w:noProof/>
                <w:sz w:val="20"/>
                <w:szCs w:val="20"/>
              </w:rPr>
            </w:pPr>
          </w:p>
        </w:tc>
        <w:tc>
          <w:tcPr>
            <w:tcW w:w="5097" w:type="dxa"/>
            <w:tcBorders>
              <w:left w:val="single" w:sz="4" w:space="0" w:color="auto"/>
              <w:tl2br w:val="single" w:sz="4" w:space="0" w:color="auto"/>
            </w:tcBorders>
          </w:tcPr>
          <w:p w14:paraId="47814100" w14:textId="56EBDA69" w:rsidR="00287B14" w:rsidRPr="00325356" w:rsidDel="00EC2039" w:rsidRDefault="00287B14" w:rsidP="006A491F">
            <w:pPr>
              <w:jc w:val="center"/>
              <w:rPr>
                <w:del w:id="3611" w:author="Tebokgo Mabuto (ECP)" w:date="2026-09-09T11:12:00Z" w16du:dateUtc="2026-09-09T09:12:00Z"/>
                <w:rFonts w:ascii="Arial" w:hAnsi="Arial" w:cs="Arial"/>
                <w:noProof/>
                <w:sz w:val="20"/>
                <w:szCs w:val="20"/>
              </w:rPr>
            </w:pPr>
          </w:p>
          <w:p w14:paraId="44A77A49" w14:textId="3126DD7D" w:rsidR="00287B14" w:rsidRPr="00325356" w:rsidDel="00EC2039" w:rsidRDefault="00287B14" w:rsidP="006A491F">
            <w:pPr>
              <w:jc w:val="center"/>
              <w:rPr>
                <w:del w:id="3612" w:author="Tebokgo Mabuto (ECP)" w:date="2026-09-09T11:12:00Z" w16du:dateUtc="2026-09-09T09:12:00Z"/>
                <w:rFonts w:ascii="Arial" w:hAnsi="Arial" w:cs="Arial"/>
                <w:noProof/>
                <w:sz w:val="20"/>
                <w:szCs w:val="20"/>
              </w:rPr>
            </w:pPr>
          </w:p>
          <w:p w14:paraId="680B21D4" w14:textId="3B0BDB1A" w:rsidR="00287B14" w:rsidRPr="00325356" w:rsidDel="00EC2039" w:rsidRDefault="00287B14" w:rsidP="006A491F">
            <w:pPr>
              <w:jc w:val="center"/>
              <w:rPr>
                <w:del w:id="3613" w:author="Tebokgo Mabuto (ECP)" w:date="2026-09-09T11:12:00Z" w16du:dateUtc="2026-09-09T09:12:00Z"/>
                <w:rFonts w:ascii="Arial" w:hAnsi="Arial" w:cs="Arial"/>
                <w:noProof/>
                <w:sz w:val="20"/>
                <w:szCs w:val="20"/>
              </w:rPr>
            </w:pPr>
          </w:p>
          <w:p w14:paraId="0E1D9DA8" w14:textId="50E1545A" w:rsidR="00287B14" w:rsidRPr="00325356" w:rsidDel="00EC2039" w:rsidRDefault="00287B14" w:rsidP="006A491F">
            <w:pPr>
              <w:jc w:val="center"/>
              <w:rPr>
                <w:del w:id="3614" w:author="Tebokgo Mabuto (ECP)" w:date="2026-09-09T11:12:00Z" w16du:dateUtc="2026-09-09T09:12:00Z"/>
                <w:rFonts w:ascii="Arial" w:hAnsi="Arial" w:cs="Arial"/>
                <w:noProof/>
                <w:sz w:val="20"/>
                <w:szCs w:val="20"/>
              </w:rPr>
            </w:pPr>
          </w:p>
          <w:p w14:paraId="2135EF21" w14:textId="6F6DEDB7" w:rsidR="00287B14" w:rsidRPr="00325356" w:rsidDel="00EC2039" w:rsidRDefault="00287B14" w:rsidP="006A491F">
            <w:pPr>
              <w:jc w:val="center"/>
              <w:rPr>
                <w:del w:id="3615" w:author="Tebokgo Mabuto (ECP)" w:date="2026-09-09T11:12:00Z" w16du:dateUtc="2026-09-09T09:12:00Z"/>
                <w:rFonts w:ascii="Arial" w:hAnsi="Arial" w:cs="Arial"/>
                <w:noProof/>
                <w:sz w:val="20"/>
                <w:szCs w:val="20"/>
              </w:rPr>
            </w:pPr>
          </w:p>
          <w:p w14:paraId="2D238833" w14:textId="6D0D2B99" w:rsidR="00287B14" w:rsidRPr="00325356" w:rsidDel="00EC2039" w:rsidRDefault="00287B14" w:rsidP="006A491F">
            <w:pPr>
              <w:jc w:val="center"/>
              <w:rPr>
                <w:del w:id="3616" w:author="Tebokgo Mabuto (ECP)" w:date="2026-09-09T11:12:00Z" w16du:dateUtc="2026-09-09T09:12:00Z"/>
                <w:rFonts w:ascii="Arial" w:hAnsi="Arial" w:cs="Arial"/>
                <w:noProof/>
                <w:sz w:val="20"/>
                <w:szCs w:val="20"/>
              </w:rPr>
            </w:pPr>
            <w:del w:id="3617" w:author="Tebokgo Mabuto (ECP)" w:date="2026-09-09T11:12:00Z" w16du:dateUtc="2026-09-09T09:12:00Z">
              <w:r w:rsidRPr="00325356" w:rsidDel="00EC2039">
                <w:rPr>
                  <w:rFonts w:ascii="Arial" w:hAnsi="Arial" w:cs="Arial"/>
                  <w:noProof/>
                  <w:sz w:val="20"/>
                  <w:szCs w:val="20"/>
                </w:rPr>
                <w:tab/>
              </w:r>
              <w:r w:rsidRPr="00325356" w:rsidDel="00EC2039">
                <w:rPr>
                  <w:rFonts w:ascii="Arial" w:hAnsi="Arial" w:cs="Arial"/>
                  <w:noProof/>
                  <w:sz w:val="20"/>
                  <w:szCs w:val="20"/>
                </w:rPr>
                <w:tab/>
              </w:r>
              <w:r w:rsidRPr="00325356" w:rsidDel="00EC2039">
                <w:rPr>
                  <w:rFonts w:ascii="Arial" w:hAnsi="Arial" w:cs="Arial"/>
                  <w:noProof/>
                  <w:sz w:val="20"/>
                  <w:szCs w:val="20"/>
                </w:rPr>
                <w:tab/>
                <w:delText>Project Type</w:delText>
              </w:r>
            </w:del>
          </w:p>
          <w:p w14:paraId="472CE3BE" w14:textId="2D4E7BED" w:rsidR="00287B14" w:rsidRPr="00325356" w:rsidDel="00EC2039" w:rsidRDefault="00287B14" w:rsidP="006A491F">
            <w:pPr>
              <w:jc w:val="center"/>
              <w:rPr>
                <w:del w:id="3618" w:author="Tebokgo Mabuto (ECP)" w:date="2026-09-09T11:12:00Z" w16du:dateUtc="2026-09-09T09:12:00Z"/>
                <w:rFonts w:ascii="Arial" w:hAnsi="Arial" w:cs="Arial"/>
                <w:noProof/>
                <w:sz w:val="20"/>
                <w:szCs w:val="20"/>
              </w:rPr>
            </w:pPr>
          </w:p>
          <w:p w14:paraId="2029DA59" w14:textId="36F509F1" w:rsidR="00287B14" w:rsidRPr="00325356" w:rsidDel="00EC2039" w:rsidRDefault="00287B14" w:rsidP="006A491F">
            <w:pPr>
              <w:jc w:val="center"/>
              <w:rPr>
                <w:del w:id="3619" w:author="Tebokgo Mabuto (ECP)" w:date="2026-09-09T11:12:00Z" w16du:dateUtc="2026-09-09T09:12:00Z"/>
                <w:rFonts w:ascii="Arial" w:hAnsi="Arial" w:cs="Arial"/>
                <w:noProof/>
                <w:sz w:val="20"/>
                <w:szCs w:val="20"/>
              </w:rPr>
            </w:pPr>
          </w:p>
          <w:p w14:paraId="00AA5882" w14:textId="718B2A08" w:rsidR="00287B14" w:rsidRPr="00325356" w:rsidDel="00EC2039" w:rsidRDefault="00287B14" w:rsidP="006A491F">
            <w:pPr>
              <w:jc w:val="center"/>
              <w:rPr>
                <w:del w:id="3620" w:author="Tebokgo Mabuto (ECP)" w:date="2026-09-09T11:12:00Z" w16du:dateUtc="2026-09-09T09:12:00Z"/>
                <w:rFonts w:ascii="Arial" w:hAnsi="Arial" w:cs="Arial"/>
                <w:noProof/>
                <w:sz w:val="20"/>
                <w:szCs w:val="20"/>
              </w:rPr>
            </w:pPr>
          </w:p>
          <w:p w14:paraId="22123457" w14:textId="02D859B0" w:rsidR="00287B14" w:rsidRPr="00325356" w:rsidDel="00EC2039" w:rsidRDefault="00287B14" w:rsidP="006A491F">
            <w:pPr>
              <w:jc w:val="center"/>
              <w:rPr>
                <w:del w:id="3621" w:author="Tebokgo Mabuto (ECP)" w:date="2026-09-09T11:12:00Z" w16du:dateUtc="2026-09-09T09:12:00Z"/>
                <w:rFonts w:ascii="Arial" w:hAnsi="Arial" w:cs="Arial"/>
                <w:noProof/>
                <w:sz w:val="20"/>
                <w:szCs w:val="20"/>
              </w:rPr>
            </w:pPr>
          </w:p>
          <w:p w14:paraId="2F6EC187" w14:textId="40F57441" w:rsidR="00287B14" w:rsidRPr="00325356" w:rsidDel="00EC2039" w:rsidRDefault="00287B14" w:rsidP="006A491F">
            <w:pPr>
              <w:jc w:val="center"/>
              <w:rPr>
                <w:del w:id="3622" w:author="Tebokgo Mabuto (ECP)" w:date="2026-09-09T11:12:00Z" w16du:dateUtc="2026-09-09T09:12:00Z"/>
                <w:rFonts w:ascii="Arial" w:hAnsi="Arial" w:cs="Arial"/>
                <w:noProof/>
                <w:sz w:val="20"/>
                <w:szCs w:val="20"/>
              </w:rPr>
            </w:pPr>
          </w:p>
          <w:p w14:paraId="470327CE" w14:textId="2379A7C0" w:rsidR="00287B14" w:rsidRPr="00325356" w:rsidDel="00EC2039" w:rsidRDefault="00287B14" w:rsidP="006A491F">
            <w:pPr>
              <w:jc w:val="center"/>
              <w:rPr>
                <w:del w:id="3623" w:author="Tebokgo Mabuto (ECP)" w:date="2026-09-09T11:12:00Z" w16du:dateUtc="2026-09-09T09:12:00Z"/>
                <w:rFonts w:ascii="Arial" w:hAnsi="Arial" w:cs="Arial"/>
                <w:noProof/>
                <w:sz w:val="20"/>
                <w:szCs w:val="20"/>
              </w:rPr>
            </w:pPr>
          </w:p>
          <w:p w14:paraId="5F1ADE2B" w14:textId="68750E01" w:rsidR="00287B14" w:rsidRPr="00325356" w:rsidDel="00EC2039" w:rsidRDefault="00287B14" w:rsidP="006A491F">
            <w:pPr>
              <w:rPr>
                <w:del w:id="3624" w:author="Tebokgo Mabuto (ECP)" w:date="2026-09-09T11:12:00Z" w16du:dateUtc="2026-09-09T09:12:00Z"/>
                <w:rFonts w:ascii="Arial" w:hAnsi="Arial" w:cs="Arial"/>
                <w:noProof/>
                <w:sz w:val="20"/>
                <w:szCs w:val="20"/>
              </w:rPr>
            </w:pPr>
            <w:del w:id="3625" w:author="Tebokgo Mabuto (ECP)" w:date="2026-09-09T11:12:00Z" w16du:dateUtc="2026-09-09T09:12:00Z">
              <w:r w:rsidRPr="00325356" w:rsidDel="00EC2039">
                <w:rPr>
                  <w:rFonts w:ascii="Arial" w:hAnsi="Arial" w:cs="Arial"/>
                  <w:noProof/>
                  <w:sz w:val="20"/>
                  <w:szCs w:val="20"/>
                </w:rPr>
                <w:tab/>
                <w:delText>Experience</w:delText>
              </w:r>
            </w:del>
          </w:p>
        </w:tc>
        <w:tc>
          <w:tcPr>
            <w:tcW w:w="827" w:type="dxa"/>
            <w:textDirection w:val="btLr"/>
          </w:tcPr>
          <w:p w14:paraId="24C9EEFD" w14:textId="3EE8F09B" w:rsidR="00287B14" w:rsidRPr="00325356" w:rsidDel="00EC2039" w:rsidRDefault="00287B14" w:rsidP="006A491F">
            <w:pPr>
              <w:ind w:left="113" w:right="113"/>
              <w:jc w:val="center"/>
              <w:rPr>
                <w:del w:id="3626" w:author="Tebokgo Mabuto (ECP)" w:date="2026-09-09T11:12:00Z" w16du:dateUtc="2026-09-09T09:12:00Z"/>
                <w:rFonts w:ascii="Arial" w:hAnsi="Arial" w:cs="Arial"/>
                <w:noProof/>
                <w:sz w:val="20"/>
                <w:szCs w:val="20"/>
              </w:rPr>
            </w:pPr>
            <w:del w:id="3627" w:author="Tebokgo Mabuto (ECP)" w:date="2026-09-09T11:12:00Z" w16du:dateUtc="2026-09-09T09:12:00Z">
              <w:r w:rsidRPr="00325356" w:rsidDel="00EC2039">
                <w:rPr>
                  <w:rFonts w:ascii="Arial" w:hAnsi="Arial" w:cs="Arial"/>
                  <w:noProof/>
                  <w:sz w:val="20"/>
                  <w:szCs w:val="20"/>
                </w:rPr>
                <w:delText>Geohazard Investigation</w:delText>
              </w:r>
            </w:del>
          </w:p>
          <w:p w14:paraId="71E231CE" w14:textId="3E9C4A1A" w:rsidR="00287B14" w:rsidRPr="00325356" w:rsidDel="00EC2039" w:rsidRDefault="00287B14" w:rsidP="006A491F">
            <w:pPr>
              <w:ind w:left="113" w:right="113"/>
              <w:jc w:val="center"/>
              <w:rPr>
                <w:del w:id="3628" w:author="Tebokgo Mabuto (ECP)" w:date="2026-09-09T11:12:00Z" w16du:dateUtc="2026-09-09T09:12:00Z"/>
                <w:rFonts w:ascii="Arial" w:hAnsi="Arial" w:cs="Arial"/>
                <w:noProof/>
                <w:sz w:val="20"/>
                <w:szCs w:val="20"/>
              </w:rPr>
            </w:pPr>
            <w:del w:id="3629" w:author="Tebokgo Mabuto (ECP)" w:date="2026-09-09T11:12:00Z" w16du:dateUtc="2026-09-09T09:12:00Z">
              <w:r w:rsidRPr="00325356" w:rsidDel="00EC2039">
                <w:rPr>
                  <w:rFonts w:ascii="Arial" w:hAnsi="Arial" w:cs="Arial"/>
                  <w:noProof/>
                  <w:sz w:val="20"/>
                  <w:szCs w:val="20"/>
                </w:rPr>
                <w:delText>(Slope Stability)</w:delText>
              </w:r>
            </w:del>
          </w:p>
        </w:tc>
        <w:tc>
          <w:tcPr>
            <w:tcW w:w="769" w:type="dxa"/>
            <w:textDirection w:val="btLr"/>
          </w:tcPr>
          <w:p w14:paraId="0D9D9A22" w14:textId="2AC02325" w:rsidR="00287B14" w:rsidRPr="00325356" w:rsidDel="00EC2039" w:rsidRDefault="00287B14" w:rsidP="006A491F">
            <w:pPr>
              <w:ind w:left="113" w:right="113"/>
              <w:jc w:val="center"/>
              <w:rPr>
                <w:del w:id="3630" w:author="Tebokgo Mabuto (ECP)" w:date="2026-09-09T11:12:00Z" w16du:dateUtc="2026-09-09T09:12:00Z"/>
                <w:rFonts w:ascii="Arial" w:hAnsi="Arial" w:cs="Arial"/>
                <w:noProof/>
                <w:sz w:val="20"/>
                <w:szCs w:val="20"/>
              </w:rPr>
            </w:pPr>
            <w:del w:id="3631" w:author="Tebokgo Mabuto (ECP)" w:date="2026-09-09T11:12:00Z" w16du:dateUtc="2026-09-09T09:12:00Z">
              <w:r w:rsidRPr="00325356" w:rsidDel="00EC2039">
                <w:rPr>
                  <w:rFonts w:ascii="Arial" w:hAnsi="Arial" w:cs="Arial"/>
                  <w:noProof/>
                  <w:sz w:val="20"/>
                  <w:szCs w:val="20"/>
                </w:rPr>
                <w:delText>Geohazard Investigation (Subsidence)</w:delText>
              </w:r>
            </w:del>
          </w:p>
        </w:tc>
        <w:tc>
          <w:tcPr>
            <w:tcW w:w="827" w:type="dxa"/>
            <w:textDirection w:val="btLr"/>
          </w:tcPr>
          <w:p w14:paraId="722ECC36" w14:textId="329C51A8" w:rsidR="00287B14" w:rsidRPr="00325356" w:rsidDel="00EC2039" w:rsidRDefault="00287B14" w:rsidP="006A491F">
            <w:pPr>
              <w:ind w:left="113" w:right="113"/>
              <w:jc w:val="center"/>
              <w:rPr>
                <w:del w:id="3632" w:author="Tebokgo Mabuto (ECP)" w:date="2026-09-09T11:12:00Z" w16du:dateUtc="2026-09-09T09:12:00Z"/>
                <w:rFonts w:ascii="Arial" w:hAnsi="Arial" w:cs="Arial"/>
                <w:noProof/>
                <w:sz w:val="20"/>
                <w:szCs w:val="20"/>
              </w:rPr>
            </w:pPr>
            <w:del w:id="3633" w:author="Tebokgo Mabuto (ECP)" w:date="2026-09-09T11:12:00Z" w16du:dateUtc="2026-09-09T09:12:00Z">
              <w:r w:rsidRPr="00325356" w:rsidDel="00EC2039">
                <w:rPr>
                  <w:rFonts w:ascii="Arial" w:hAnsi="Arial" w:cs="Arial"/>
                  <w:noProof/>
                  <w:sz w:val="20"/>
                  <w:szCs w:val="20"/>
                </w:rPr>
                <w:delText>Geotechnical Investigation</w:delText>
              </w:r>
            </w:del>
          </w:p>
          <w:p w14:paraId="085D26DC" w14:textId="314B3999" w:rsidR="00287B14" w:rsidRPr="00325356" w:rsidDel="00EC2039" w:rsidRDefault="00287B14" w:rsidP="006A491F">
            <w:pPr>
              <w:ind w:left="113" w:right="113"/>
              <w:jc w:val="center"/>
              <w:rPr>
                <w:del w:id="3634" w:author="Tebokgo Mabuto (ECP)" w:date="2026-09-09T11:12:00Z" w16du:dateUtc="2026-09-09T09:12:00Z"/>
                <w:rFonts w:ascii="Arial" w:hAnsi="Arial" w:cs="Arial"/>
                <w:noProof/>
                <w:sz w:val="20"/>
                <w:szCs w:val="20"/>
              </w:rPr>
            </w:pPr>
            <w:del w:id="3635" w:author="Tebokgo Mabuto (ECP)" w:date="2026-09-09T11:12:00Z" w16du:dateUtc="2026-09-09T09:12:00Z">
              <w:r w:rsidRPr="00325356" w:rsidDel="00EC2039">
                <w:rPr>
                  <w:rFonts w:ascii="Arial" w:hAnsi="Arial" w:cs="Arial"/>
                  <w:noProof/>
                  <w:sz w:val="20"/>
                  <w:szCs w:val="20"/>
                </w:rPr>
                <w:delText>(CL, Quarry &amp; BP Materials Related)</w:delText>
              </w:r>
            </w:del>
          </w:p>
        </w:tc>
        <w:tc>
          <w:tcPr>
            <w:tcW w:w="827" w:type="dxa"/>
            <w:textDirection w:val="btLr"/>
          </w:tcPr>
          <w:p w14:paraId="78A8877B" w14:textId="088C26C6" w:rsidR="00287B14" w:rsidRPr="00325356" w:rsidDel="00EC2039" w:rsidRDefault="00287B14" w:rsidP="006A491F">
            <w:pPr>
              <w:ind w:left="113" w:right="113"/>
              <w:jc w:val="center"/>
              <w:rPr>
                <w:del w:id="3636" w:author="Tebokgo Mabuto (ECP)" w:date="2026-09-09T11:12:00Z" w16du:dateUtc="2026-09-09T09:12:00Z"/>
                <w:rFonts w:ascii="Arial" w:hAnsi="Arial" w:cs="Arial"/>
                <w:noProof/>
                <w:sz w:val="20"/>
                <w:szCs w:val="20"/>
              </w:rPr>
            </w:pPr>
            <w:del w:id="3637" w:author="Tebokgo Mabuto (ECP)" w:date="2026-09-09T11:12:00Z" w16du:dateUtc="2026-09-09T09:12:00Z">
              <w:r w:rsidRPr="00325356" w:rsidDel="00EC2039">
                <w:rPr>
                  <w:rFonts w:ascii="Arial" w:hAnsi="Arial" w:cs="Arial"/>
                  <w:noProof/>
                  <w:sz w:val="20"/>
                  <w:szCs w:val="20"/>
                </w:rPr>
                <w:delText>Geotechnical Investigation</w:delText>
              </w:r>
            </w:del>
          </w:p>
          <w:p w14:paraId="74627769" w14:textId="4E6A6128" w:rsidR="00287B14" w:rsidRPr="00325356" w:rsidDel="00EC2039" w:rsidRDefault="00287B14" w:rsidP="006A491F">
            <w:pPr>
              <w:ind w:left="113" w:right="113"/>
              <w:jc w:val="center"/>
              <w:rPr>
                <w:del w:id="3638" w:author="Tebokgo Mabuto (ECP)" w:date="2026-09-09T11:12:00Z" w16du:dateUtc="2026-09-09T09:12:00Z"/>
                <w:rFonts w:ascii="Arial" w:hAnsi="Arial" w:cs="Arial"/>
                <w:noProof/>
                <w:sz w:val="20"/>
                <w:szCs w:val="20"/>
              </w:rPr>
            </w:pPr>
            <w:del w:id="3639" w:author="Tebokgo Mabuto (ECP)" w:date="2026-09-09T11:12:00Z" w16du:dateUtc="2026-09-09T09:12:00Z">
              <w:r w:rsidRPr="00325356" w:rsidDel="00EC2039">
                <w:rPr>
                  <w:rFonts w:ascii="Arial" w:hAnsi="Arial" w:cs="Arial"/>
                  <w:noProof/>
                  <w:sz w:val="20"/>
                  <w:szCs w:val="20"/>
                </w:rPr>
                <w:delText>(Tunnelling)</w:delText>
              </w:r>
            </w:del>
          </w:p>
        </w:tc>
        <w:tc>
          <w:tcPr>
            <w:tcW w:w="827" w:type="dxa"/>
            <w:textDirection w:val="btLr"/>
          </w:tcPr>
          <w:p w14:paraId="008BEF8F" w14:textId="371B2FB4" w:rsidR="00287B14" w:rsidRPr="00325356" w:rsidDel="00EC2039" w:rsidRDefault="00287B14" w:rsidP="006A491F">
            <w:pPr>
              <w:ind w:left="113" w:right="113"/>
              <w:jc w:val="center"/>
              <w:rPr>
                <w:del w:id="3640" w:author="Tebokgo Mabuto (ECP)" w:date="2026-09-09T11:12:00Z" w16du:dateUtc="2026-09-09T09:12:00Z"/>
                <w:rFonts w:ascii="Arial" w:hAnsi="Arial" w:cs="Arial"/>
                <w:noProof/>
                <w:sz w:val="20"/>
                <w:szCs w:val="20"/>
              </w:rPr>
            </w:pPr>
            <w:del w:id="3641" w:author="Tebokgo Mabuto (ECP)" w:date="2026-09-09T11:12:00Z" w16du:dateUtc="2026-09-09T09:12:00Z">
              <w:r w:rsidRPr="00325356" w:rsidDel="00EC2039">
                <w:rPr>
                  <w:rFonts w:ascii="Arial" w:hAnsi="Arial" w:cs="Arial"/>
                  <w:noProof/>
                  <w:sz w:val="20"/>
                  <w:szCs w:val="20"/>
                </w:rPr>
                <w:delText>Geophysical Investigation</w:delText>
              </w:r>
            </w:del>
          </w:p>
          <w:p w14:paraId="1371F088" w14:textId="45919DA5" w:rsidR="00287B14" w:rsidRPr="00325356" w:rsidDel="00EC2039" w:rsidRDefault="00287B14" w:rsidP="006A491F">
            <w:pPr>
              <w:ind w:left="113" w:right="113"/>
              <w:jc w:val="center"/>
              <w:rPr>
                <w:del w:id="3642" w:author="Tebokgo Mabuto (ECP)" w:date="2026-09-09T11:12:00Z" w16du:dateUtc="2026-09-09T09:12:00Z"/>
                <w:rFonts w:ascii="Arial" w:hAnsi="Arial" w:cs="Arial"/>
                <w:noProof/>
                <w:sz w:val="20"/>
                <w:szCs w:val="20"/>
              </w:rPr>
            </w:pPr>
            <w:del w:id="3643" w:author="Tebokgo Mabuto (ECP)" w:date="2026-09-09T11:12:00Z" w16du:dateUtc="2026-09-09T09:12:00Z">
              <w:r w:rsidRPr="00325356" w:rsidDel="00EC2039">
                <w:rPr>
                  <w:rFonts w:ascii="Arial" w:hAnsi="Arial" w:cs="Arial"/>
                  <w:noProof/>
                  <w:sz w:val="20"/>
                  <w:szCs w:val="20"/>
                </w:rPr>
                <w:delText>(Ground Based &amp; Airborne)</w:delText>
              </w:r>
            </w:del>
          </w:p>
        </w:tc>
      </w:tr>
      <w:tr w:rsidR="00287B14" w:rsidRPr="00325356" w:rsidDel="00EC2039" w14:paraId="425FEB6C" w14:textId="71A60388" w:rsidTr="00325356">
        <w:trPr>
          <w:trHeight w:val="232"/>
          <w:del w:id="3644" w:author="Tebokgo Mabuto (ECP)" w:date="2026-09-09T11:12:00Z" w16du:dateUtc="2026-09-09T09:12:00Z"/>
        </w:trPr>
        <w:tc>
          <w:tcPr>
            <w:tcW w:w="497" w:type="dxa"/>
            <w:tcBorders>
              <w:top w:val="nil"/>
              <w:left w:val="nil"/>
              <w:bottom w:val="nil"/>
            </w:tcBorders>
          </w:tcPr>
          <w:p w14:paraId="53C778A4" w14:textId="14284E0F" w:rsidR="00287B14" w:rsidRPr="00325356" w:rsidDel="00EC2039" w:rsidRDefault="00287B14" w:rsidP="006A491F">
            <w:pPr>
              <w:jc w:val="center"/>
              <w:rPr>
                <w:del w:id="3645" w:author="Tebokgo Mabuto (ECP)" w:date="2026-09-09T11:12:00Z" w16du:dateUtc="2026-09-09T09:12:00Z"/>
                <w:rFonts w:ascii="Arial" w:hAnsi="Arial" w:cs="Arial"/>
                <w:noProof/>
                <w:sz w:val="20"/>
                <w:szCs w:val="20"/>
              </w:rPr>
            </w:pPr>
            <w:del w:id="3646" w:author="Tebokgo Mabuto (ECP)" w:date="2026-09-09T11:12:00Z" w16du:dateUtc="2026-09-09T09:12:00Z">
              <w:r w:rsidRPr="00325356" w:rsidDel="00EC2039">
                <w:rPr>
                  <w:rFonts w:ascii="Arial" w:hAnsi="Arial" w:cs="Arial"/>
                  <w:noProof/>
                  <w:sz w:val="20"/>
                  <w:szCs w:val="20"/>
                </w:rPr>
                <w:delText>1</w:delText>
              </w:r>
            </w:del>
          </w:p>
        </w:tc>
        <w:tc>
          <w:tcPr>
            <w:tcW w:w="5097" w:type="dxa"/>
            <w:shd w:val="clear" w:color="auto" w:fill="BFBFBF" w:themeFill="background1" w:themeFillShade="BF"/>
          </w:tcPr>
          <w:p w14:paraId="266C1B56" w14:textId="6F1E99C2" w:rsidR="00287B14" w:rsidRPr="00325356" w:rsidDel="00EC2039" w:rsidRDefault="00287B14" w:rsidP="00325356">
            <w:pPr>
              <w:rPr>
                <w:del w:id="3647" w:author="Tebokgo Mabuto (ECP)" w:date="2026-09-09T11:12:00Z" w16du:dateUtc="2026-09-09T09:12:00Z"/>
                <w:rFonts w:ascii="Arial" w:hAnsi="Arial" w:cs="Arial"/>
                <w:noProof/>
                <w:sz w:val="20"/>
                <w:szCs w:val="20"/>
              </w:rPr>
            </w:pPr>
            <w:del w:id="3648" w:author="Tebokgo Mabuto (ECP)" w:date="2026-09-09T11:12:00Z" w16du:dateUtc="2026-09-09T09:12:00Z">
              <w:r w:rsidRPr="00325356" w:rsidDel="00EC2039">
                <w:rPr>
                  <w:rFonts w:ascii="Arial" w:hAnsi="Arial" w:cs="Arial"/>
                  <w:noProof/>
                  <w:sz w:val="20"/>
                  <w:szCs w:val="20"/>
                </w:rPr>
                <w:delText>NONE</w:delText>
              </w:r>
            </w:del>
          </w:p>
        </w:tc>
        <w:tc>
          <w:tcPr>
            <w:tcW w:w="827" w:type="dxa"/>
          </w:tcPr>
          <w:p w14:paraId="1C6175AE" w14:textId="331F8684" w:rsidR="00287B14" w:rsidRPr="00325356" w:rsidDel="00EC2039" w:rsidRDefault="00287B14" w:rsidP="006A491F">
            <w:pPr>
              <w:jc w:val="center"/>
              <w:rPr>
                <w:del w:id="3649" w:author="Tebokgo Mabuto (ECP)" w:date="2026-09-09T11:12:00Z" w16du:dateUtc="2026-09-09T09:12:00Z"/>
                <w:rFonts w:ascii="Arial" w:hAnsi="Arial" w:cs="Arial"/>
                <w:noProof/>
                <w:sz w:val="20"/>
                <w:szCs w:val="20"/>
              </w:rPr>
            </w:pPr>
            <w:del w:id="3650" w:author="Tebokgo Mabuto (ECP)" w:date="2026-09-09T11:12:00Z" w16du:dateUtc="2026-09-09T09:12:00Z">
              <w:r w:rsidRPr="00325356" w:rsidDel="00EC2039">
                <w:rPr>
                  <w:rFonts w:ascii="Arial" w:hAnsi="Arial" w:cs="Arial"/>
                  <w:noProof/>
                  <w:sz w:val="20"/>
                  <w:szCs w:val="20"/>
                </w:rPr>
                <w:delText>0</w:delText>
              </w:r>
            </w:del>
          </w:p>
        </w:tc>
        <w:tc>
          <w:tcPr>
            <w:tcW w:w="769" w:type="dxa"/>
          </w:tcPr>
          <w:p w14:paraId="61EC59F8" w14:textId="30609E84" w:rsidR="00287B14" w:rsidRPr="00325356" w:rsidDel="00EC2039" w:rsidRDefault="00287B14" w:rsidP="006A491F">
            <w:pPr>
              <w:jc w:val="center"/>
              <w:rPr>
                <w:del w:id="3651" w:author="Tebokgo Mabuto (ECP)" w:date="2026-09-09T11:12:00Z" w16du:dateUtc="2026-09-09T09:12:00Z"/>
                <w:rFonts w:ascii="Arial" w:hAnsi="Arial" w:cs="Arial"/>
                <w:noProof/>
                <w:sz w:val="20"/>
                <w:szCs w:val="20"/>
              </w:rPr>
            </w:pPr>
            <w:del w:id="3652" w:author="Tebokgo Mabuto (ECP)" w:date="2026-09-09T11:12:00Z" w16du:dateUtc="2026-09-09T09:12:00Z">
              <w:r w:rsidRPr="00325356" w:rsidDel="00EC2039">
                <w:rPr>
                  <w:rFonts w:ascii="Arial" w:hAnsi="Arial" w:cs="Arial"/>
                  <w:noProof/>
                  <w:sz w:val="20"/>
                  <w:szCs w:val="20"/>
                </w:rPr>
                <w:delText>0</w:delText>
              </w:r>
            </w:del>
          </w:p>
        </w:tc>
        <w:tc>
          <w:tcPr>
            <w:tcW w:w="827" w:type="dxa"/>
          </w:tcPr>
          <w:p w14:paraId="43445D0E" w14:textId="7EB03C76" w:rsidR="00287B14" w:rsidRPr="00325356" w:rsidDel="00EC2039" w:rsidRDefault="00287B14" w:rsidP="006A491F">
            <w:pPr>
              <w:jc w:val="center"/>
              <w:rPr>
                <w:del w:id="3653" w:author="Tebokgo Mabuto (ECP)" w:date="2026-09-09T11:12:00Z" w16du:dateUtc="2026-09-09T09:12:00Z"/>
                <w:rFonts w:ascii="Arial" w:hAnsi="Arial" w:cs="Arial"/>
                <w:noProof/>
                <w:sz w:val="20"/>
                <w:szCs w:val="20"/>
              </w:rPr>
            </w:pPr>
            <w:del w:id="3654" w:author="Tebokgo Mabuto (ECP)" w:date="2026-09-09T11:12:00Z" w16du:dateUtc="2026-09-09T09:12:00Z">
              <w:r w:rsidRPr="00325356" w:rsidDel="00EC2039">
                <w:rPr>
                  <w:rFonts w:ascii="Arial" w:hAnsi="Arial" w:cs="Arial"/>
                  <w:noProof/>
                  <w:sz w:val="20"/>
                  <w:szCs w:val="20"/>
                </w:rPr>
                <w:delText>0</w:delText>
              </w:r>
            </w:del>
          </w:p>
        </w:tc>
        <w:tc>
          <w:tcPr>
            <w:tcW w:w="827" w:type="dxa"/>
          </w:tcPr>
          <w:p w14:paraId="30B2B362" w14:textId="59C66B49" w:rsidR="00287B14" w:rsidRPr="00325356" w:rsidDel="00EC2039" w:rsidRDefault="00287B14" w:rsidP="006A491F">
            <w:pPr>
              <w:jc w:val="center"/>
              <w:rPr>
                <w:del w:id="3655" w:author="Tebokgo Mabuto (ECP)" w:date="2026-09-09T11:12:00Z" w16du:dateUtc="2026-09-09T09:12:00Z"/>
                <w:rFonts w:ascii="Arial" w:hAnsi="Arial" w:cs="Arial"/>
                <w:noProof/>
                <w:sz w:val="20"/>
                <w:szCs w:val="20"/>
              </w:rPr>
            </w:pPr>
            <w:del w:id="3656" w:author="Tebokgo Mabuto (ECP)" w:date="2026-09-09T11:12:00Z" w16du:dateUtc="2026-09-09T09:12:00Z">
              <w:r w:rsidRPr="00325356" w:rsidDel="00EC2039">
                <w:rPr>
                  <w:rFonts w:ascii="Arial" w:hAnsi="Arial" w:cs="Arial"/>
                  <w:noProof/>
                  <w:sz w:val="20"/>
                  <w:szCs w:val="20"/>
                </w:rPr>
                <w:delText>0</w:delText>
              </w:r>
            </w:del>
          </w:p>
        </w:tc>
        <w:tc>
          <w:tcPr>
            <w:tcW w:w="827" w:type="dxa"/>
          </w:tcPr>
          <w:p w14:paraId="52989383" w14:textId="4ACE9139" w:rsidR="00287B14" w:rsidRPr="00325356" w:rsidDel="00EC2039" w:rsidRDefault="00287B14" w:rsidP="006A491F">
            <w:pPr>
              <w:jc w:val="center"/>
              <w:rPr>
                <w:del w:id="3657" w:author="Tebokgo Mabuto (ECP)" w:date="2026-09-09T11:12:00Z" w16du:dateUtc="2026-09-09T09:12:00Z"/>
                <w:rFonts w:ascii="Arial" w:hAnsi="Arial" w:cs="Arial"/>
                <w:noProof/>
                <w:sz w:val="20"/>
                <w:szCs w:val="20"/>
              </w:rPr>
            </w:pPr>
            <w:del w:id="3658" w:author="Tebokgo Mabuto (ECP)" w:date="2026-09-09T11:12:00Z" w16du:dateUtc="2026-09-09T09:12:00Z">
              <w:r w:rsidRPr="00325356" w:rsidDel="00EC2039">
                <w:rPr>
                  <w:rFonts w:ascii="Arial" w:hAnsi="Arial" w:cs="Arial"/>
                  <w:noProof/>
                  <w:sz w:val="20"/>
                  <w:szCs w:val="20"/>
                </w:rPr>
                <w:delText>0</w:delText>
              </w:r>
            </w:del>
          </w:p>
        </w:tc>
      </w:tr>
      <w:tr w:rsidR="00287B14" w:rsidRPr="00325356" w:rsidDel="00EC2039" w14:paraId="3744A186" w14:textId="2224E9A8" w:rsidTr="00325356">
        <w:trPr>
          <w:trHeight w:val="218"/>
          <w:del w:id="3659" w:author="Tebokgo Mabuto (ECP)" w:date="2026-09-09T11:12:00Z" w16du:dateUtc="2026-09-09T09:12:00Z"/>
        </w:trPr>
        <w:tc>
          <w:tcPr>
            <w:tcW w:w="497" w:type="dxa"/>
            <w:tcBorders>
              <w:top w:val="nil"/>
              <w:left w:val="nil"/>
              <w:bottom w:val="nil"/>
            </w:tcBorders>
          </w:tcPr>
          <w:p w14:paraId="74D7581C" w14:textId="72315650" w:rsidR="00287B14" w:rsidRPr="00325356" w:rsidDel="00EC2039" w:rsidRDefault="00287B14" w:rsidP="006A491F">
            <w:pPr>
              <w:jc w:val="center"/>
              <w:rPr>
                <w:del w:id="3660" w:author="Tebokgo Mabuto (ECP)" w:date="2026-09-09T11:12:00Z" w16du:dateUtc="2026-09-09T09:12:00Z"/>
                <w:rFonts w:ascii="Arial" w:hAnsi="Arial" w:cs="Arial"/>
                <w:noProof/>
                <w:sz w:val="20"/>
                <w:szCs w:val="20"/>
              </w:rPr>
            </w:pPr>
            <w:del w:id="3661" w:author="Tebokgo Mabuto (ECP)" w:date="2026-09-09T11:12:00Z" w16du:dateUtc="2026-09-09T09:12:00Z">
              <w:r w:rsidRPr="00325356" w:rsidDel="00EC2039">
                <w:rPr>
                  <w:rFonts w:ascii="Arial" w:hAnsi="Arial" w:cs="Arial"/>
                  <w:noProof/>
                  <w:sz w:val="20"/>
                  <w:szCs w:val="20"/>
                </w:rPr>
                <w:delText>2</w:delText>
              </w:r>
            </w:del>
          </w:p>
        </w:tc>
        <w:tc>
          <w:tcPr>
            <w:tcW w:w="5097" w:type="dxa"/>
            <w:shd w:val="clear" w:color="auto" w:fill="BFBFBF" w:themeFill="background1" w:themeFillShade="BF"/>
          </w:tcPr>
          <w:p w14:paraId="045C2E20" w14:textId="68410E08" w:rsidR="00287B14" w:rsidRPr="00325356" w:rsidDel="00EC2039" w:rsidRDefault="00287B14" w:rsidP="00325356">
            <w:pPr>
              <w:ind w:left="113" w:right="113"/>
              <w:rPr>
                <w:del w:id="3662" w:author="Tebokgo Mabuto (ECP)" w:date="2026-09-09T11:12:00Z" w16du:dateUtc="2026-09-09T09:12:00Z"/>
                <w:rFonts w:ascii="Arial" w:hAnsi="Arial" w:cs="Arial"/>
                <w:noProof/>
                <w:sz w:val="20"/>
                <w:szCs w:val="20"/>
              </w:rPr>
            </w:pPr>
            <w:del w:id="3663" w:author="Tebokgo Mabuto (ECP)" w:date="2026-09-09T11:12:00Z" w16du:dateUtc="2026-09-09T09:12:00Z">
              <w:r w:rsidRPr="00325356" w:rsidDel="00EC2039">
                <w:rPr>
                  <w:rFonts w:ascii="Arial" w:hAnsi="Arial" w:cs="Arial"/>
                  <w:noProof/>
                  <w:sz w:val="20"/>
                  <w:szCs w:val="20"/>
                </w:rPr>
                <w:delText>Geohazard Investigation</w:delText>
              </w:r>
            </w:del>
          </w:p>
          <w:p w14:paraId="5F623027" w14:textId="5C0DCD2F" w:rsidR="00287B14" w:rsidRPr="00325356" w:rsidDel="00EC2039" w:rsidRDefault="00287B14" w:rsidP="00325356">
            <w:pPr>
              <w:rPr>
                <w:del w:id="3664" w:author="Tebokgo Mabuto (ECP)" w:date="2026-09-09T11:12:00Z" w16du:dateUtc="2026-09-09T09:12:00Z"/>
                <w:rFonts w:ascii="Arial" w:hAnsi="Arial" w:cs="Arial"/>
                <w:noProof/>
                <w:sz w:val="20"/>
                <w:szCs w:val="20"/>
              </w:rPr>
            </w:pPr>
            <w:del w:id="3665" w:author="Tebokgo Mabuto (ECP)" w:date="2026-09-09T11:12:00Z" w16du:dateUtc="2026-09-09T09:12:00Z">
              <w:r w:rsidRPr="00325356" w:rsidDel="00EC2039">
                <w:rPr>
                  <w:rFonts w:ascii="Arial" w:hAnsi="Arial" w:cs="Arial"/>
                  <w:noProof/>
                  <w:sz w:val="20"/>
                  <w:szCs w:val="20"/>
                </w:rPr>
                <w:delText>(Slope Stability)</w:delText>
              </w:r>
            </w:del>
          </w:p>
        </w:tc>
        <w:tc>
          <w:tcPr>
            <w:tcW w:w="827" w:type="dxa"/>
          </w:tcPr>
          <w:p w14:paraId="54DE40A7" w14:textId="5070802B" w:rsidR="00287B14" w:rsidRPr="00325356" w:rsidDel="00EC2039" w:rsidRDefault="00287B14" w:rsidP="006A491F">
            <w:pPr>
              <w:jc w:val="center"/>
              <w:rPr>
                <w:del w:id="3666" w:author="Tebokgo Mabuto (ECP)" w:date="2026-09-09T11:12:00Z" w16du:dateUtc="2026-09-09T09:12:00Z"/>
                <w:rFonts w:ascii="Arial" w:hAnsi="Arial" w:cs="Arial"/>
                <w:b/>
                <w:bCs/>
                <w:noProof/>
                <w:sz w:val="20"/>
                <w:szCs w:val="20"/>
              </w:rPr>
            </w:pPr>
            <w:del w:id="3667" w:author="Tebokgo Mabuto (ECP)" w:date="2026-09-09T11:12:00Z" w16du:dateUtc="2026-09-09T09:12:00Z">
              <w:r w:rsidRPr="00325356" w:rsidDel="00EC2039">
                <w:rPr>
                  <w:rFonts w:ascii="Arial" w:hAnsi="Arial" w:cs="Arial"/>
                  <w:b/>
                  <w:bCs/>
                  <w:noProof/>
                  <w:sz w:val="20"/>
                  <w:szCs w:val="20"/>
                </w:rPr>
                <w:delText>5</w:delText>
              </w:r>
            </w:del>
          </w:p>
        </w:tc>
        <w:tc>
          <w:tcPr>
            <w:tcW w:w="769" w:type="dxa"/>
          </w:tcPr>
          <w:p w14:paraId="6D632380" w14:textId="078CC338" w:rsidR="00287B14" w:rsidRPr="00325356" w:rsidDel="00EC2039" w:rsidRDefault="00287B14" w:rsidP="006A491F">
            <w:pPr>
              <w:jc w:val="center"/>
              <w:rPr>
                <w:del w:id="3668" w:author="Tebokgo Mabuto (ECP)" w:date="2026-09-09T11:12:00Z" w16du:dateUtc="2026-09-09T09:12:00Z"/>
                <w:rFonts w:ascii="Arial" w:hAnsi="Arial" w:cs="Arial"/>
                <w:noProof/>
                <w:sz w:val="20"/>
                <w:szCs w:val="20"/>
              </w:rPr>
            </w:pPr>
            <w:del w:id="3669" w:author="Tebokgo Mabuto (ECP)" w:date="2026-09-09T11:12:00Z" w16du:dateUtc="2026-09-09T09:12:00Z">
              <w:r w:rsidRPr="00325356" w:rsidDel="00EC2039">
                <w:rPr>
                  <w:rFonts w:ascii="Arial" w:hAnsi="Arial" w:cs="Arial"/>
                  <w:noProof/>
                  <w:sz w:val="20"/>
                  <w:szCs w:val="20"/>
                </w:rPr>
                <w:delText>1</w:delText>
              </w:r>
            </w:del>
          </w:p>
        </w:tc>
        <w:tc>
          <w:tcPr>
            <w:tcW w:w="827" w:type="dxa"/>
          </w:tcPr>
          <w:p w14:paraId="0F55E7BB" w14:textId="6C65014F" w:rsidR="00287B14" w:rsidRPr="00325356" w:rsidDel="00EC2039" w:rsidRDefault="00287B14" w:rsidP="006A491F">
            <w:pPr>
              <w:jc w:val="center"/>
              <w:rPr>
                <w:del w:id="3670" w:author="Tebokgo Mabuto (ECP)" w:date="2026-09-09T11:12:00Z" w16du:dateUtc="2026-09-09T09:12:00Z"/>
                <w:rFonts w:ascii="Arial" w:hAnsi="Arial" w:cs="Arial"/>
                <w:noProof/>
                <w:sz w:val="20"/>
                <w:szCs w:val="20"/>
              </w:rPr>
            </w:pPr>
            <w:del w:id="3671" w:author="Tebokgo Mabuto (ECP)" w:date="2026-09-09T11:12:00Z" w16du:dateUtc="2026-09-09T09:12:00Z">
              <w:r w:rsidRPr="00325356" w:rsidDel="00EC2039">
                <w:rPr>
                  <w:rFonts w:ascii="Arial" w:hAnsi="Arial" w:cs="Arial"/>
                  <w:noProof/>
                  <w:sz w:val="20"/>
                  <w:szCs w:val="20"/>
                </w:rPr>
                <w:delText>2</w:delText>
              </w:r>
            </w:del>
          </w:p>
        </w:tc>
        <w:tc>
          <w:tcPr>
            <w:tcW w:w="827" w:type="dxa"/>
          </w:tcPr>
          <w:p w14:paraId="6DA798B8" w14:textId="0C4F35E9" w:rsidR="00287B14" w:rsidRPr="00325356" w:rsidDel="00EC2039" w:rsidRDefault="00287B14" w:rsidP="006A491F">
            <w:pPr>
              <w:jc w:val="center"/>
              <w:rPr>
                <w:del w:id="3672" w:author="Tebokgo Mabuto (ECP)" w:date="2026-09-09T11:12:00Z" w16du:dateUtc="2026-09-09T09:12:00Z"/>
                <w:rFonts w:ascii="Arial" w:hAnsi="Arial" w:cs="Arial"/>
                <w:noProof/>
                <w:sz w:val="20"/>
                <w:szCs w:val="20"/>
              </w:rPr>
            </w:pPr>
            <w:del w:id="3673" w:author="Tebokgo Mabuto (ECP)" w:date="2026-09-09T11:12:00Z" w16du:dateUtc="2026-09-09T09:12:00Z">
              <w:r w:rsidRPr="00325356" w:rsidDel="00EC2039">
                <w:rPr>
                  <w:rFonts w:ascii="Arial" w:hAnsi="Arial" w:cs="Arial"/>
                  <w:noProof/>
                  <w:sz w:val="20"/>
                  <w:szCs w:val="20"/>
                </w:rPr>
                <w:delText>2</w:delText>
              </w:r>
            </w:del>
          </w:p>
        </w:tc>
        <w:tc>
          <w:tcPr>
            <w:tcW w:w="827" w:type="dxa"/>
          </w:tcPr>
          <w:p w14:paraId="519AB5FE" w14:textId="3D87E9E6" w:rsidR="00287B14" w:rsidRPr="00325356" w:rsidDel="00EC2039" w:rsidRDefault="00287B14" w:rsidP="006A491F">
            <w:pPr>
              <w:jc w:val="center"/>
              <w:rPr>
                <w:del w:id="3674" w:author="Tebokgo Mabuto (ECP)" w:date="2026-09-09T11:12:00Z" w16du:dateUtc="2026-09-09T09:12:00Z"/>
                <w:rFonts w:ascii="Arial" w:hAnsi="Arial" w:cs="Arial"/>
                <w:noProof/>
                <w:sz w:val="20"/>
                <w:szCs w:val="20"/>
              </w:rPr>
            </w:pPr>
            <w:del w:id="3675" w:author="Tebokgo Mabuto (ECP)" w:date="2026-09-09T11:12:00Z" w16du:dateUtc="2026-09-09T09:12:00Z">
              <w:r w:rsidRPr="00325356" w:rsidDel="00EC2039">
                <w:rPr>
                  <w:rFonts w:ascii="Arial" w:hAnsi="Arial" w:cs="Arial"/>
                  <w:noProof/>
                  <w:sz w:val="20"/>
                  <w:szCs w:val="20"/>
                </w:rPr>
                <w:delText>2</w:delText>
              </w:r>
            </w:del>
          </w:p>
        </w:tc>
      </w:tr>
      <w:tr w:rsidR="00287B14" w:rsidRPr="00325356" w:rsidDel="00EC2039" w14:paraId="723FD369" w14:textId="5892786F" w:rsidTr="00325356">
        <w:trPr>
          <w:trHeight w:val="232"/>
          <w:del w:id="3676" w:author="Tebokgo Mabuto (ECP)" w:date="2026-09-09T11:12:00Z" w16du:dateUtc="2026-09-09T09:12:00Z"/>
        </w:trPr>
        <w:tc>
          <w:tcPr>
            <w:tcW w:w="497" w:type="dxa"/>
            <w:tcBorders>
              <w:top w:val="nil"/>
              <w:left w:val="nil"/>
              <w:bottom w:val="nil"/>
            </w:tcBorders>
          </w:tcPr>
          <w:p w14:paraId="5EF559C2" w14:textId="025B41C4" w:rsidR="00287B14" w:rsidRPr="00325356" w:rsidDel="00EC2039" w:rsidRDefault="00287B14" w:rsidP="006A491F">
            <w:pPr>
              <w:jc w:val="center"/>
              <w:rPr>
                <w:del w:id="3677" w:author="Tebokgo Mabuto (ECP)" w:date="2026-09-09T11:12:00Z" w16du:dateUtc="2026-09-09T09:12:00Z"/>
                <w:rFonts w:ascii="Arial" w:hAnsi="Arial" w:cs="Arial"/>
                <w:noProof/>
                <w:sz w:val="20"/>
                <w:szCs w:val="20"/>
              </w:rPr>
            </w:pPr>
            <w:del w:id="3678" w:author="Tebokgo Mabuto (ECP)" w:date="2026-09-09T11:12:00Z" w16du:dateUtc="2026-09-09T09:12:00Z">
              <w:r w:rsidRPr="00325356" w:rsidDel="00EC2039">
                <w:rPr>
                  <w:rFonts w:ascii="Arial" w:hAnsi="Arial" w:cs="Arial"/>
                  <w:noProof/>
                  <w:sz w:val="20"/>
                  <w:szCs w:val="20"/>
                </w:rPr>
                <w:delText>3</w:delText>
              </w:r>
            </w:del>
          </w:p>
        </w:tc>
        <w:tc>
          <w:tcPr>
            <w:tcW w:w="5097" w:type="dxa"/>
            <w:shd w:val="clear" w:color="auto" w:fill="BFBFBF" w:themeFill="background1" w:themeFillShade="BF"/>
          </w:tcPr>
          <w:p w14:paraId="05815DA4" w14:textId="6FF7F54C" w:rsidR="00287B14" w:rsidRPr="00325356" w:rsidDel="00EC2039" w:rsidRDefault="00287B14" w:rsidP="00325356">
            <w:pPr>
              <w:rPr>
                <w:del w:id="3679" w:author="Tebokgo Mabuto (ECP)" w:date="2026-09-09T11:12:00Z" w16du:dateUtc="2026-09-09T09:12:00Z"/>
                <w:rFonts w:ascii="Arial" w:hAnsi="Arial" w:cs="Arial"/>
                <w:noProof/>
                <w:sz w:val="20"/>
                <w:szCs w:val="20"/>
              </w:rPr>
            </w:pPr>
            <w:del w:id="3680" w:author="Tebokgo Mabuto (ECP)" w:date="2026-09-09T11:12:00Z" w16du:dateUtc="2026-09-09T09:12:00Z">
              <w:r w:rsidRPr="00325356" w:rsidDel="00EC2039">
                <w:rPr>
                  <w:rFonts w:ascii="Arial" w:hAnsi="Arial" w:cs="Arial"/>
                  <w:noProof/>
                  <w:sz w:val="20"/>
                  <w:szCs w:val="20"/>
                </w:rPr>
                <w:delText>Geohazard Investigation (Subsidence)</w:delText>
              </w:r>
            </w:del>
          </w:p>
        </w:tc>
        <w:tc>
          <w:tcPr>
            <w:tcW w:w="827" w:type="dxa"/>
          </w:tcPr>
          <w:p w14:paraId="4EF22136" w14:textId="5311287E" w:rsidR="00287B14" w:rsidRPr="00325356" w:rsidDel="00EC2039" w:rsidRDefault="00287B14" w:rsidP="006A491F">
            <w:pPr>
              <w:jc w:val="center"/>
              <w:rPr>
                <w:del w:id="3681" w:author="Tebokgo Mabuto (ECP)" w:date="2026-09-09T11:12:00Z" w16du:dateUtc="2026-09-09T09:12:00Z"/>
                <w:rFonts w:ascii="Arial" w:hAnsi="Arial" w:cs="Arial"/>
                <w:noProof/>
                <w:sz w:val="20"/>
                <w:szCs w:val="20"/>
              </w:rPr>
            </w:pPr>
            <w:del w:id="3682" w:author="Tebokgo Mabuto (ECP)" w:date="2026-09-09T11:12:00Z" w16du:dateUtc="2026-09-09T09:12:00Z">
              <w:r w:rsidRPr="00325356" w:rsidDel="00EC2039">
                <w:rPr>
                  <w:rFonts w:ascii="Arial" w:hAnsi="Arial" w:cs="Arial"/>
                  <w:noProof/>
                  <w:sz w:val="20"/>
                  <w:szCs w:val="20"/>
                </w:rPr>
                <w:delText>2</w:delText>
              </w:r>
            </w:del>
          </w:p>
        </w:tc>
        <w:tc>
          <w:tcPr>
            <w:tcW w:w="769" w:type="dxa"/>
          </w:tcPr>
          <w:p w14:paraId="39F0FD25" w14:textId="6A30A461" w:rsidR="00287B14" w:rsidRPr="00325356" w:rsidDel="00EC2039" w:rsidRDefault="00287B14" w:rsidP="006A491F">
            <w:pPr>
              <w:jc w:val="center"/>
              <w:rPr>
                <w:del w:id="3683" w:author="Tebokgo Mabuto (ECP)" w:date="2026-09-09T11:12:00Z" w16du:dateUtc="2026-09-09T09:12:00Z"/>
                <w:rFonts w:ascii="Arial" w:hAnsi="Arial" w:cs="Arial"/>
                <w:b/>
                <w:bCs/>
                <w:noProof/>
                <w:sz w:val="20"/>
                <w:szCs w:val="20"/>
              </w:rPr>
            </w:pPr>
            <w:del w:id="3684" w:author="Tebokgo Mabuto (ECP)" w:date="2026-09-09T11:12:00Z" w16du:dateUtc="2026-09-09T09:12:00Z">
              <w:r w:rsidRPr="00325356" w:rsidDel="00EC2039">
                <w:rPr>
                  <w:rFonts w:ascii="Arial" w:hAnsi="Arial" w:cs="Arial"/>
                  <w:b/>
                  <w:bCs/>
                  <w:noProof/>
                  <w:sz w:val="20"/>
                  <w:szCs w:val="20"/>
                </w:rPr>
                <w:delText>5</w:delText>
              </w:r>
            </w:del>
          </w:p>
        </w:tc>
        <w:tc>
          <w:tcPr>
            <w:tcW w:w="827" w:type="dxa"/>
          </w:tcPr>
          <w:p w14:paraId="6D2C36D3" w14:textId="2FBC2998" w:rsidR="00287B14" w:rsidRPr="00325356" w:rsidDel="00EC2039" w:rsidRDefault="00287B14" w:rsidP="006A491F">
            <w:pPr>
              <w:jc w:val="center"/>
              <w:rPr>
                <w:del w:id="3685" w:author="Tebokgo Mabuto (ECP)" w:date="2026-09-09T11:12:00Z" w16du:dateUtc="2026-09-09T09:12:00Z"/>
                <w:rFonts w:ascii="Arial" w:hAnsi="Arial" w:cs="Arial"/>
                <w:noProof/>
                <w:sz w:val="20"/>
                <w:szCs w:val="20"/>
              </w:rPr>
            </w:pPr>
            <w:del w:id="3686" w:author="Tebokgo Mabuto (ECP)" w:date="2026-09-09T11:12:00Z" w16du:dateUtc="2026-09-09T09:12:00Z">
              <w:r w:rsidRPr="00325356" w:rsidDel="00EC2039">
                <w:rPr>
                  <w:rFonts w:ascii="Arial" w:hAnsi="Arial" w:cs="Arial"/>
                  <w:noProof/>
                  <w:sz w:val="20"/>
                  <w:szCs w:val="20"/>
                </w:rPr>
                <w:delText>3</w:delText>
              </w:r>
            </w:del>
          </w:p>
        </w:tc>
        <w:tc>
          <w:tcPr>
            <w:tcW w:w="827" w:type="dxa"/>
          </w:tcPr>
          <w:p w14:paraId="54403A4E" w14:textId="3C386703" w:rsidR="00287B14" w:rsidRPr="00325356" w:rsidDel="00EC2039" w:rsidRDefault="00287B14" w:rsidP="006A491F">
            <w:pPr>
              <w:jc w:val="center"/>
              <w:rPr>
                <w:del w:id="3687" w:author="Tebokgo Mabuto (ECP)" w:date="2026-09-09T11:12:00Z" w16du:dateUtc="2026-09-09T09:12:00Z"/>
                <w:rFonts w:ascii="Arial" w:hAnsi="Arial" w:cs="Arial"/>
                <w:noProof/>
                <w:sz w:val="20"/>
                <w:szCs w:val="20"/>
              </w:rPr>
            </w:pPr>
            <w:del w:id="3688" w:author="Tebokgo Mabuto (ECP)" w:date="2026-09-09T11:12:00Z" w16du:dateUtc="2026-09-09T09:12:00Z">
              <w:r w:rsidRPr="00325356" w:rsidDel="00EC2039">
                <w:rPr>
                  <w:rFonts w:ascii="Arial" w:hAnsi="Arial" w:cs="Arial"/>
                  <w:noProof/>
                  <w:sz w:val="20"/>
                  <w:szCs w:val="20"/>
                </w:rPr>
                <w:delText>2</w:delText>
              </w:r>
            </w:del>
          </w:p>
        </w:tc>
        <w:tc>
          <w:tcPr>
            <w:tcW w:w="827" w:type="dxa"/>
          </w:tcPr>
          <w:p w14:paraId="3F09B3B4" w14:textId="2AFD7587" w:rsidR="00287B14" w:rsidRPr="00325356" w:rsidDel="00EC2039" w:rsidRDefault="00287B14" w:rsidP="006A491F">
            <w:pPr>
              <w:jc w:val="center"/>
              <w:rPr>
                <w:del w:id="3689" w:author="Tebokgo Mabuto (ECP)" w:date="2026-09-09T11:12:00Z" w16du:dateUtc="2026-09-09T09:12:00Z"/>
                <w:rFonts w:ascii="Arial" w:hAnsi="Arial" w:cs="Arial"/>
                <w:noProof/>
                <w:sz w:val="20"/>
                <w:szCs w:val="20"/>
              </w:rPr>
            </w:pPr>
            <w:del w:id="3690" w:author="Tebokgo Mabuto (ECP)" w:date="2026-09-09T11:12:00Z" w16du:dateUtc="2026-09-09T09:12:00Z">
              <w:r w:rsidRPr="00325356" w:rsidDel="00EC2039">
                <w:rPr>
                  <w:rFonts w:ascii="Arial" w:hAnsi="Arial" w:cs="Arial"/>
                  <w:noProof/>
                  <w:sz w:val="20"/>
                  <w:szCs w:val="20"/>
                </w:rPr>
                <w:delText>3</w:delText>
              </w:r>
            </w:del>
          </w:p>
        </w:tc>
      </w:tr>
      <w:tr w:rsidR="00287B14" w:rsidRPr="00325356" w:rsidDel="00EC2039" w14:paraId="2D626EF6" w14:textId="021C3FD8" w:rsidTr="00325356">
        <w:trPr>
          <w:trHeight w:val="232"/>
          <w:del w:id="3691" w:author="Tebokgo Mabuto (ECP)" w:date="2026-09-09T11:12:00Z" w16du:dateUtc="2026-09-09T09:12:00Z"/>
        </w:trPr>
        <w:tc>
          <w:tcPr>
            <w:tcW w:w="497" w:type="dxa"/>
            <w:tcBorders>
              <w:top w:val="nil"/>
              <w:left w:val="nil"/>
              <w:bottom w:val="nil"/>
            </w:tcBorders>
          </w:tcPr>
          <w:p w14:paraId="159E46E1" w14:textId="0D19864B" w:rsidR="00287B14" w:rsidRPr="00325356" w:rsidDel="00EC2039" w:rsidRDefault="00287B14" w:rsidP="006A491F">
            <w:pPr>
              <w:jc w:val="center"/>
              <w:rPr>
                <w:del w:id="3692" w:author="Tebokgo Mabuto (ECP)" w:date="2026-09-09T11:12:00Z" w16du:dateUtc="2026-09-09T09:12:00Z"/>
                <w:rFonts w:ascii="Arial" w:hAnsi="Arial" w:cs="Arial"/>
                <w:noProof/>
                <w:sz w:val="20"/>
                <w:szCs w:val="20"/>
              </w:rPr>
            </w:pPr>
            <w:del w:id="3693" w:author="Tebokgo Mabuto (ECP)" w:date="2026-09-09T11:12:00Z" w16du:dateUtc="2026-09-09T09:12:00Z">
              <w:r w:rsidRPr="00325356" w:rsidDel="00EC2039">
                <w:rPr>
                  <w:rFonts w:ascii="Arial" w:hAnsi="Arial" w:cs="Arial"/>
                  <w:noProof/>
                  <w:sz w:val="20"/>
                  <w:szCs w:val="20"/>
                </w:rPr>
                <w:delText>4</w:delText>
              </w:r>
            </w:del>
          </w:p>
        </w:tc>
        <w:tc>
          <w:tcPr>
            <w:tcW w:w="5097" w:type="dxa"/>
            <w:shd w:val="clear" w:color="auto" w:fill="BFBFBF" w:themeFill="background1" w:themeFillShade="BF"/>
          </w:tcPr>
          <w:p w14:paraId="7411D038" w14:textId="1AA3FA31" w:rsidR="00287B14" w:rsidRPr="00325356" w:rsidDel="00EC2039" w:rsidRDefault="00287B14" w:rsidP="00325356">
            <w:pPr>
              <w:ind w:left="113" w:right="113"/>
              <w:rPr>
                <w:del w:id="3694" w:author="Tebokgo Mabuto (ECP)" w:date="2026-09-09T11:12:00Z" w16du:dateUtc="2026-09-09T09:12:00Z"/>
                <w:rFonts w:ascii="Arial" w:hAnsi="Arial" w:cs="Arial"/>
                <w:noProof/>
                <w:sz w:val="20"/>
                <w:szCs w:val="20"/>
              </w:rPr>
            </w:pPr>
            <w:del w:id="3695" w:author="Tebokgo Mabuto (ECP)" w:date="2026-09-09T11:12:00Z" w16du:dateUtc="2026-09-09T09:12:00Z">
              <w:r w:rsidRPr="00325356" w:rsidDel="00EC2039">
                <w:rPr>
                  <w:rFonts w:ascii="Arial" w:hAnsi="Arial" w:cs="Arial"/>
                  <w:noProof/>
                  <w:sz w:val="20"/>
                  <w:szCs w:val="20"/>
                </w:rPr>
                <w:delText>Geotechnical Investigation</w:delText>
              </w:r>
            </w:del>
          </w:p>
          <w:p w14:paraId="6A6DF42B" w14:textId="6F7A4E9D" w:rsidR="00287B14" w:rsidRPr="00325356" w:rsidDel="00EC2039" w:rsidRDefault="00287B14" w:rsidP="00325356">
            <w:pPr>
              <w:rPr>
                <w:del w:id="3696" w:author="Tebokgo Mabuto (ECP)" w:date="2026-09-09T11:12:00Z" w16du:dateUtc="2026-09-09T09:12:00Z"/>
                <w:rFonts w:ascii="Arial" w:hAnsi="Arial" w:cs="Arial"/>
                <w:noProof/>
                <w:sz w:val="20"/>
                <w:szCs w:val="20"/>
              </w:rPr>
            </w:pPr>
            <w:del w:id="3697" w:author="Tebokgo Mabuto (ECP)" w:date="2026-09-09T11:12:00Z" w16du:dateUtc="2026-09-09T09:12:00Z">
              <w:r w:rsidRPr="00325356" w:rsidDel="00EC2039">
                <w:rPr>
                  <w:rFonts w:ascii="Arial" w:hAnsi="Arial" w:cs="Arial"/>
                  <w:noProof/>
                  <w:sz w:val="20"/>
                  <w:szCs w:val="20"/>
                </w:rPr>
                <w:delText>(CL, Quarry &amp; BP Materials Related)</w:delText>
              </w:r>
            </w:del>
          </w:p>
        </w:tc>
        <w:tc>
          <w:tcPr>
            <w:tcW w:w="827" w:type="dxa"/>
          </w:tcPr>
          <w:p w14:paraId="173D1155" w14:textId="63A6F115" w:rsidR="00287B14" w:rsidRPr="00325356" w:rsidDel="00EC2039" w:rsidRDefault="00287B14" w:rsidP="006A491F">
            <w:pPr>
              <w:jc w:val="center"/>
              <w:rPr>
                <w:del w:id="3698" w:author="Tebokgo Mabuto (ECP)" w:date="2026-09-09T11:12:00Z" w16du:dateUtc="2026-09-09T09:12:00Z"/>
                <w:rFonts w:ascii="Arial" w:hAnsi="Arial" w:cs="Arial"/>
                <w:noProof/>
                <w:sz w:val="20"/>
                <w:szCs w:val="20"/>
              </w:rPr>
            </w:pPr>
            <w:del w:id="3699" w:author="Tebokgo Mabuto (ECP)" w:date="2026-09-09T11:12:00Z" w16du:dateUtc="2026-09-09T09:12:00Z">
              <w:r w:rsidRPr="00325356" w:rsidDel="00EC2039">
                <w:rPr>
                  <w:rFonts w:ascii="Arial" w:hAnsi="Arial" w:cs="Arial"/>
                  <w:noProof/>
                  <w:sz w:val="20"/>
                  <w:szCs w:val="20"/>
                </w:rPr>
                <w:delText>3</w:delText>
              </w:r>
            </w:del>
          </w:p>
        </w:tc>
        <w:tc>
          <w:tcPr>
            <w:tcW w:w="769" w:type="dxa"/>
          </w:tcPr>
          <w:p w14:paraId="1CCE9916" w14:textId="21AB1103" w:rsidR="00287B14" w:rsidRPr="00325356" w:rsidDel="00EC2039" w:rsidRDefault="00287B14" w:rsidP="006A491F">
            <w:pPr>
              <w:jc w:val="center"/>
              <w:rPr>
                <w:del w:id="3700" w:author="Tebokgo Mabuto (ECP)" w:date="2026-09-09T11:12:00Z" w16du:dateUtc="2026-09-09T09:12:00Z"/>
                <w:rFonts w:ascii="Arial" w:hAnsi="Arial" w:cs="Arial"/>
                <w:noProof/>
                <w:sz w:val="20"/>
                <w:szCs w:val="20"/>
              </w:rPr>
            </w:pPr>
            <w:del w:id="3701" w:author="Tebokgo Mabuto (ECP)" w:date="2026-09-09T11:12:00Z" w16du:dateUtc="2026-09-09T09:12:00Z">
              <w:r w:rsidRPr="00325356" w:rsidDel="00EC2039">
                <w:rPr>
                  <w:rFonts w:ascii="Arial" w:hAnsi="Arial" w:cs="Arial"/>
                  <w:noProof/>
                  <w:sz w:val="20"/>
                  <w:szCs w:val="20"/>
                </w:rPr>
                <w:delText>3</w:delText>
              </w:r>
            </w:del>
          </w:p>
        </w:tc>
        <w:tc>
          <w:tcPr>
            <w:tcW w:w="827" w:type="dxa"/>
          </w:tcPr>
          <w:p w14:paraId="3CD3A51A" w14:textId="4DE90226" w:rsidR="00287B14" w:rsidRPr="00325356" w:rsidDel="00EC2039" w:rsidRDefault="00287B14" w:rsidP="006A491F">
            <w:pPr>
              <w:jc w:val="center"/>
              <w:rPr>
                <w:del w:id="3702" w:author="Tebokgo Mabuto (ECP)" w:date="2026-09-09T11:12:00Z" w16du:dateUtc="2026-09-09T09:12:00Z"/>
                <w:rFonts w:ascii="Arial" w:hAnsi="Arial" w:cs="Arial"/>
                <w:b/>
                <w:bCs/>
                <w:noProof/>
                <w:sz w:val="20"/>
                <w:szCs w:val="20"/>
              </w:rPr>
            </w:pPr>
            <w:del w:id="3703" w:author="Tebokgo Mabuto (ECP)" w:date="2026-09-09T11:12:00Z" w16du:dateUtc="2026-09-09T09:12:00Z">
              <w:r w:rsidRPr="00325356" w:rsidDel="00EC2039">
                <w:rPr>
                  <w:rFonts w:ascii="Arial" w:hAnsi="Arial" w:cs="Arial"/>
                  <w:b/>
                  <w:bCs/>
                  <w:noProof/>
                  <w:sz w:val="20"/>
                  <w:szCs w:val="20"/>
                </w:rPr>
                <w:delText>5</w:delText>
              </w:r>
            </w:del>
          </w:p>
        </w:tc>
        <w:tc>
          <w:tcPr>
            <w:tcW w:w="827" w:type="dxa"/>
          </w:tcPr>
          <w:p w14:paraId="1E71B48F" w14:textId="6038D066" w:rsidR="00287B14" w:rsidRPr="00325356" w:rsidDel="00EC2039" w:rsidRDefault="00287B14" w:rsidP="006A491F">
            <w:pPr>
              <w:jc w:val="center"/>
              <w:rPr>
                <w:del w:id="3704" w:author="Tebokgo Mabuto (ECP)" w:date="2026-09-09T11:12:00Z" w16du:dateUtc="2026-09-09T09:12:00Z"/>
                <w:rFonts w:ascii="Arial" w:hAnsi="Arial" w:cs="Arial"/>
                <w:noProof/>
                <w:sz w:val="20"/>
                <w:szCs w:val="20"/>
              </w:rPr>
            </w:pPr>
            <w:del w:id="3705" w:author="Tebokgo Mabuto (ECP)" w:date="2026-09-09T11:12:00Z" w16du:dateUtc="2026-09-09T09:12:00Z">
              <w:r w:rsidRPr="00325356" w:rsidDel="00EC2039">
                <w:rPr>
                  <w:rFonts w:ascii="Arial" w:hAnsi="Arial" w:cs="Arial"/>
                  <w:noProof/>
                  <w:sz w:val="20"/>
                  <w:szCs w:val="20"/>
                </w:rPr>
                <w:delText>3</w:delText>
              </w:r>
            </w:del>
          </w:p>
        </w:tc>
        <w:tc>
          <w:tcPr>
            <w:tcW w:w="827" w:type="dxa"/>
          </w:tcPr>
          <w:p w14:paraId="0B288AD3" w14:textId="521170AB" w:rsidR="00287B14" w:rsidRPr="00325356" w:rsidDel="00EC2039" w:rsidRDefault="00287B14" w:rsidP="006A491F">
            <w:pPr>
              <w:jc w:val="center"/>
              <w:rPr>
                <w:del w:id="3706" w:author="Tebokgo Mabuto (ECP)" w:date="2026-09-09T11:12:00Z" w16du:dateUtc="2026-09-09T09:12:00Z"/>
                <w:rFonts w:ascii="Arial" w:hAnsi="Arial" w:cs="Arial"/>
                <w:noProof/>
                <w:sz w:val="20"/>
                <w:szCs w:val="20"/>
              </w:rPr>
            </w:pPr>
            <w:del w:id="3707" w:author="Tebokgo Mabuto (ECP)" w:date="2026-09-09T11:12:00Z" w16du:dateUtc="2026-09-09T09:12:00Z">
              <w:r w:rsidRPr="00325356" w:rsidDel="00EC2039">
                <w:rPr>
                  <w:rFonts w:ascii="Arial" w:hAnsi="Arial" w:cs="Arial"/>
                  <w:noProof/>
                  <w:sz w:val="20"/>
                  <w:szCs w:val="20"/>
                </w:rPr>
                <w:delText>4</w:delText>
              </w:r>
            </w:del>
          </w:p>
        </w:tc>
      </w:tr>
      <w:tr w:rsidR="00287B14" w:rsidRPr="00325356" w:rsidDel="00EC2039" w14:paraId="111183FD" w14:textId="6506926C" w:rsidTr="00325356">
        <w:trPr>
          <w:trHeight w:val="218"/>
          <w:del w:id="3708" w:author="Tebokgo Mabuto (ECP)" w:date="2026-09-09T11:12:00Z" w16du:dateUtc="2026-09-09T09:12:00Z"/>
        </w:trPr>
        <w:tc>
          <w:tcPr>
            <w:tcW w:w="497" w:type="dxa"/>
            <w:tcBorders>
              <w:top w:val="nil"/>
              <w:left w:val="nil"/>
              <w:bottom w:val="nil"/>
            </w:tcBorders>
          </w:tcPr>
          <w:p w14:paraId="34479096" w14:textId="2DC6E51A" w:rsidR="00287B14" w:rsidRPr="00325356" w:rsidDel="00EC2039" w:rsidRDefault="00287B14" w:rsidP="006A491F">
            <w:pPr>
              <w:jc w:val="center"/>
              <w:rPr>
                <w:del w:id="3709" w:author="Tebokgo Mabuto (ECP)" w:date="2026-09-09T11:12:00Z" w16du:dateUtc="2026-09-09T09:12:00Z"/>
                <w:rFonts w:ascii="Arial" w:hAnsi="Arial" w:cs="Arial"/>
                <w:noProof/>
                <w:sz w:val="20"/>
                <w:szCs w:val="20"/>
              </w:rPr>
            </w:pPr>
            <w:del w:id="3710" w:author="Tebokgo Mabuto (ECP)" w:date="2026-09-09T11:12:00Z" w16du:dateUtc="2026-09-09T09:12:00Z">
              <w:r w:rsidRPr="00325356" w:rsidDel="00EC2039">
                <w:rPr>
                  <w:rFonts w:ascii="Arial" w:hAnsi="Arial" w:cs="Arial"/>
                  <w:noProof/>
                  <w:sz w:val="20"/>
                  <w:szCs w:val="20"/>
                </w:rPr>
                <w:delText>5</w:delText>
              </w:r>
            </w:del>
          </w:p>
        </w:tc>
        <w:tc>
          <w:tcPr>
            <w:tcW w:w="5097" w:type="dxa"/>
            <w:shd w:val="clear" w:color="auto" w:fill="BFBFBF" w:themeFill="background1" w:themeFillShade="BF"/>
          </w:tcPr>
          <w:p w14:paraId="38828D54" w14:textId="0ADCAA95" w:rsidR="00287B14" w:rsidRPr="00325356" w:rsidDel="00EC2039" w:rsidRDefault="00287B14" w:rsidP="00325356">
            <w:pPr>
              <w:ind w:left="113" w:right="113"/>
              <w:rPr>
                <w:del w:id="3711" w:author="Tebokgo Mabuto (ECP)" w:date="2026-09-09T11:12:00Z" w16du:dateUtc="2026-09-09T09:12:00Z"/>
                <w:rFonts w:ascii="Arial" w:hAnsi="Arial" w:cs="Arial"/>
                <w:noProof/>
                <w:sz w:val="20"/>
                <w:szCs w:val="20"/>
              </w:rPr>
            </w:pPr>
            <w:del w:id="3712" w:author="Tebokgo Mabuto (ECP)" w:date="2026-09-09T11:12:00Z" w16du:dateUtc="2026-09-09T09:12:00Z">
              <w:r w:rsidRPr="00325356" w:rsidDel="00EC2039">
                <w:rPr>
                  <w:rFonts w:ascii="Arial" w:hAnsi="Arial" w:cs="Arial"/>
                  <w:noProof/>
                  <w:sz w:val="20"/>
                  <w:szCs w:val="20"/>
                </w:rPr>
                <w:delText>Geotechnical Investigation</w:delText>
              </w:r>
            </w:del>
          </w:p>
          <w:p w14:paraId="0374AA42" w14:textId="6FA85C9E" w:rsidR="00287B14" w:rsidRPr="00325356" w:rsidDel="00EC2039" w:rsidRDefault="00287B14" w:rsidP="00325356">
            <w:pPr>
              <w:rPr>
                <w:del w:id="3713" w:author="Tebokgo Mabuto (ECP)" w:date="2026-09-09T11:12:00Z" w16du:dateUtc="2026-09-09T09:12:00Z"/>
                <w:rFonts w:ascii="Arial" w:hAnsi="Arial" w:cs="Arial"/>
                <w:noProof/>
                <w:sz w:val="20"/>
                <w:szCs w:val="20"/>
              </w:rPr>
            </w:pPr>
            <w:del w:id="3714" w:author="Tebokgo Mabuto (ECP)" w:date="2026-09-09T11:12:00Z" w16du:dateUtc="2026-09-09T09:12:00Z">
              <w:r w:rsidRPr="00325356" w:rsidDel="00EC2039">
                <w:rPr>
                  <w:rFonts w:ascii="Arial" w:hAnsi="Arial" w:cs="Arial"/>
                  <w:noProof/>
                  <w:sz w:val="20"/>
                  <w:szCs w:val="20"/>
                </w:rPr>
                <w:delText>(Tunnelling)</w:delText>
              </w:r>
            </w:del>
          </w:p>
        </w:tc>
        <w:tc>
          <w:tcPr>
            <w:tcW w:w="827" w:type="dxa"/>
          </w:tcPr>
          <w:p w14:paraId="2DB4582E" w14:textId="02471175" w:rsidR="00287B14" w:rsidRPr="00325356" w:rsidDel="00EC2039" w:rsidRDefault="00287B14" w:rsidP="006A491F">
            <w:pPr>
              <w:jc w:val="center"/>
              <w:rPr>
                <w:del w:id="3715" w:author="Tebokgo Mabuto (ECP)" w:date="2026-09-09T11:12:00Z" w16du:dateUtc="2026-09-09T09:12:00Z"/>
                <w:rFonts w:ascii="Arial" w:hAnsi="Arial" w:cs="Arial"/>
                <w:noProof/>
                <w:sz w:val="20"/>
                <w:szCs w:val="20"/>
              </w:rPr>
            </w:pPr>
            <w:del w:id="3716" w:author="Tebokgo Mabuto (ECP)" w:date="2026-09-09T11:12:00Z" w16du:dateUtc="2026-09-09T09:12:00Z">
              <w:r w:rsidRPr="00325356" w:rsidDel="00EC2039">
                <w:rPr>
                  <w:rFonts w:ascii="Arial" w:hAnsi="Arial" w:cs="Arial"/>
                  <w:noProof/>
                  <w:sz w:val="20"/>
                  <w:szCs w:val="20"/>
                </w:rPr>
                <w:delText>4</w:delText>
              </w:r>
            </w:del>
          </w:p>
        </w:tc>
        <w:tc>
          <w:tcPr>
            <w:tcW w:w="769" w:type="dxa"/>
          </w:tcPr>
          <w:p w14:paraId="7AA7AB02" w14:textId="62B951D0" w:rsidR="00287B14" w:rsidRPr="00325356" w:rsidDel="00EC2039" w:rsidRDefault="00287B14" w:rsidP="006A491F">
            <w:pPr>
              <w:jc w:val="center"/>
              <w:rPr>
                <w:del w:id="3717" w:author="Tebokgo Mabuto (ECP)" w:date="2026-09-09T11:12:00Z" w16du:dateUtc="2026-09-09T09:12:00Z"/>
                <w:rFonts w:ascii="Arial" w:hAnsi="Arial" w:cs="Arial"/>
                <w:noProof/>
                <w:sz w:val="20"/>
                <w:szCs w:val="20"/>
              </w:rPr>
            </w:pPr>
            <w:del w:id="3718" w:author="Tebokgo Mabuto (ECP)" w:date="2026-09-09T11:12:00Z" w16du:dateUtc="2026-09-09T09:12:00Z">
              <w:r w:rsidRPr="00325356" w:rsidDel="00EC2039">
                <w:rPr>
                  <w:rFonts w:ascii="Arial" w:hAnsi="Arial" w:cs="Arial"/>
                  <w:noProof/>
                  <w:sz w:val="20"/>
                  <w:szCs w:val="20"/>
                </w:rPr>
                <w:delText>4</w:delText>
              </w:r>
            </w:del>
          </w:p>
        </w:tc>
        <w:tc>
          <w:tcPr>
            <w:tcW w:w="827" w:type="dxa"/>
          </w:tcPr>
          <w:p w14:paraId="0D5864D0" w14:textId="487010B5" w:rsidR="00287B14" w:rsidRPr="00325356" w:rsidDel="00EC2039" w:rsidRDefault="00287B14" w:rsidP="006A491F">
            <w:pPr>
              <w:jc w:val="center"/>
              <w:rPr>
                <w:del w:id="3719" w:author="Tebokgo Mabuto (ECP)" w:date="2026-09-09T11:12:00Z" w16du:dateUtc="2026-09-09T09:12:00Z"/>
                <w:rFonts w:ascii="Arial" w:hAnsi="Arial" w:cs="Arial"/>
                <w:noProof/>
                <w:sz w:val="20"/>
                <w:szCs w:val="20"/>
              </w:rPr>
            </w:pPr>
            <w:del w:id="3720" w:author="Tebokgo Mabuto (ECP)" w:date="2026-09-09T11:12:00Z" w16du:dateUtc="2026-09-09T09:12:00Z">
              <w:r w:rsidRPr="00325356" w:rsidDel="00EC2039">
                <w:rPr>
                  <w:rFonts w:ascii="Arial" w:hAnsi="Arial" w:cs="Arial"/>
                  <w:noProof/>
                  <w:sz w:val="20"/>
                  <w:szCs w:val="20"/>
                </w:rPr>
                <w:delText>4</w:delText>
              </w:r>
            </w:del>
          </w:p>
        </w:tc>
        <w:tc>
          <w:tcPr>
            <w:tcW w:w="827" w:type="dxa"/>
          </w:tcPr>
          <w:p w14:paraId="1320476C" w14:textId="73DE98B7" w:rsidR="00287B14" w:rsidRPr="00325356" w:rsidDel="00EC2039" w:rsidRDefault="00287B14" w:rsidP="006A491F">
            <w:pPr>
              <w:jc w:val="center"/>
              <w:rPr>
                <w:del w:id="3721" w:author="Tebokgo Mabuto (ECP)" w:date="2026-09-09T11:12:00Z" w16du:dateUtc="2026-09-09T09:12:00Z"/>
                <w:rFonts w:ascii="Arial" w:hAnsi="Arial" w:cs="Arial"/>
                <w:b/>
                <w:bCs/>
                <w:noProof/>
                <w:sz w:val="20"/>
                <w:szCs w:val="20"/>
              </w:rPr>
            </w:pPr>
            <w:del w:id="3722" w:author="Tebokgo Mabuto (ECP)" w:date="2026-09-09T11:12:00Z" w16du:dateUtc="2026-09-09T09:12:00Z">
              <w:r w:rsidRPr="00325356" w:rsidDel="00EC2039">
                <w:rPr>
                  <w:rFonts w:ascii="Arial" w:hAnsi="Arial" w:cs="Arial"/>
                  <w:b/>
                  <w:bCs/>
                  <w:noProof/>
                  <w:sz w:val="20"/>
                  <w:szCs w:val="20"/>
                </w:rPr>
                <w:delText>5</w:delText>
              </w:r>
            </w:del>
          </w:p>
        </w:tc>
        <w:tc>
          <w:tcPr>
            <w:tcW w:w="827" w:type="dxa"/>
          </w:tcPr>
          <w:p w14:paraId="5860B520" w14:textId="2F1573C1" w:rsidR="00287B14" w:rsidRPr="00325356" w:rsidDel="00EC2039" w:rsidRDefault="00287B14" w:rsidP="006A491F">
            <w:pPr>
              <w:jc w:val="center"/>
              <w:rPr>
                <w:del w:id="3723" w:author="Tebokgo Mabuto (ECP)" w:date="2026-09-09T11:12:00Z" w16du:dateUtc="2026-09-09T09:12:00Z"/>
                <w:rFonts w:ascii="Arial" w:hAnsi="Arial" w:cs="Arial"/>
                <w:noProof/>
                <w:sz w:val="20"/>
                <w:szCs w:val="20"/>
              </w:rPr>
            </w:pPr>
            <w:del w:id="3724" w:author="Tebokgo Mabuto (ECP)" w:date="2026-09-09T11:12:00Z" w16du:dateUtc="2026-09-09T09:12:00Z">
              <w:r w:rsidRPr="00325356" w:rsidDel="00EC2039">
                <w:rPr>
                  <w:rFonts w:ascii="Arial" w:hAnsi="Arial" w:cs="Arial"/>
                  <w:noProof/>
                  <w:sz w:val="20"/>
                  <w:szCs w:val="20"/>
                </w:rPr>
                <w:delText>4</w:delText>
              </w:r>
            </w:del>
          </w:p>
        </w:tc>
      </w:tr>
      <w:tr w:rsidR="00287B14" w:rsidRPr="00325356" w:rsidDel="00EC2039" w14:paraId="481F77E9" w14:textId="2326D7ED" w:rsidTr="00325356">
        <w:trPr>
          <w:trHeight w:val="218"/>
          <w:del w:id="3725" w:author="Tebokgo Mabuto (ECP)" w:date="2026-09-09T11:12:00Z" w16du:dateUtc="2026-09-09T09:12:00Z"/>
        </w:trPr>
        <w:tc>
          <w:tcPr>
            <w:tcW w:w="497" w:type="dxa"/>
            <w:tcBorders>
              <w:top w:val="nil"/>
              <w:left w:val="nil"/>
              <w:bottom w:val="nil"/>
            </w:tcBorders>
          </w:tcPr>
          <w:p w14:paraId="680141F2" w14:textId="5E298E78" w:rsidR="00287B14" w:rsidRPr="00325356" w:rsidDel="00EC2039" w:rsidRDefault="00287B14" w:rsidP="006A491F">
            <w:pPr>
              <w:jc w:val="center"/>
              <w:rPr>
                <w:del w:id="3726" w:author="Tebokgo Mabuto (ECP)" w:date="2026-09-09T11:12:00Z" w16du:dateUtc="2026-09-09T09:12:00Z"/>
                <w:rFonts w:ascii="Arial" w:hAnsi="Arial" w:cs="Arial"/>
                <w:noProof/>
                <w:sz w:val="20"/>
                <w:szCs w:val="20"/>
              </w:rPr>
            </w:pPr>
            <w:del w:id="3727" w:author="Tebokgo Mabuto (ECP)" w:date="2026-09-09T11:12:00Z" w16du:dateUtc="2026-09-09T09:12:00Z">
              <w:r w:rsidRPr="00325356" w:rsidDel="00EC2039">
                <w:rPr>
                  <w:rFonts w:ascii="Arial" w:hAnsi="Arial" w:cs="Arial"/>
                  <w:noProof/>
                  <w:sz w:val="20"/>
                  <w:szCs w:val="20"/>
                </w:rPr>
                <w:delText>6</w:delText>
              </w:r>
            </w:del>
          </w:p>
        </w:tc>
        <w:tc>
          <w:tcPr>
            <w:tcW w:w="5097" w:type="dxa"/>
            <w:shd w:val="clear" w:color="auto" w:fill="BFBFBF" w:themeFill="background1" w:themeFillShade="BF"/>
          </w:tcPr>
          <w:p w14:paraId="134BD43B" w14:textId="19C0F7D7" w:rsidR="00287B14" w:rsidRPr="00325356" w:rsidDel="00EC2039" w:rsidRDefault="00287B14" w:rsidP="00325356">
            <w:pPr>
              <w:ind w:left="113" w:right="113"/>
              <w:rPr>
                <w:del w:id="3728" w:author="Tebokgo Mabuto (ECP)" w:date="2026-09-09T11:12:00Z" w16du:dateUtc="2026-09-09T09:12:00Z"/>
                <w:rFonts w:ascii="Arial" w:hAnsi="Arial" w:cs="Arial"/>
                <w:noProof/>
                <w:sz w:val="20"/>
                <w:szCs w:val="20"/>
              </w:rPr>
            </w:pPr>
            <w:del w:id="3729" w:author="Tebokgo Mabuto (ECP)" w:date="2026-09-09T11:12:00Z" w16du:dateUtc="2026-09-09T09:12:00Z">
              <w:r w:rsidRPr="00325356" w:rsidDel="00EC2039">
                <w:rPr>
                  <w:rFonts w:ascii="Arial" w:hAnsi="Arial" w:cs="Arial"/>
                  <w:noProof/>
                  <w:sz w:val="20"/>
                  <w:szCs w:val="20"/>
                </w:rPr>
                <w:delText>Geophysical Investigation</w:delText>
              </w:r>
            </w:del>
          </w:p>
          <w:p w14:paraId="5F19A3D0" w14:textId="1FABD75A" w:rsidR="00287B14" w:rsidRPr="00325356" w:rsidDel="00EC2039" w:rsidRDefault="00287B14" w:rsidP="00325356">
            <w:pPr>
              <w:rPr>
                <w:del w:id="3730" w:author="Tebokgo Mabuto (ECP)" w:date="2026-09-09T11:12:00Z" w16du:dateUtc="2026-09-09T09:12:00Z"/>
                <w:rFonts w:ascii="Arial" w:hAnsi="Arial" w:cs="Arial"/>
                <w:noProof/>
                <w:sz w:val="20"/>
                <w:szCs w:val="20"/>
              </w:rPr>
            </w:pPr>
            <w:del w:id="3731" w:author="Tebokgo Mabuto (ECP)" w:date="2026-09-09T11:12:00Z" w16du:dateUtc="2026-09-09T09:12:00Z">
              <w:r w:rsidRPr="00325356" w:rsidDel="00EC2039">
                <w:rPr>
                  <w:rFonts w:ascii="Arial" w:hAnsi="Arial" w:cs="Arial"/>
                  <w:noProof/>
                  <w:sz w:val="20"/>
                  <w:szCs w:val="20"/>
                </w:rPr>
                <w:delText>(Ground Based &amp; Airborne)</w:delText>
              </w:r>
            </w:del>
          </w:p>
        </w:tc>
        <w:tc>
          <w:tcPr>
            <w:tcW w:w="827" w:type="dxa"/>
          </w:tcPr>
          <w:p w14:paraId="75AE4E3B" w14:textId="7D68D11E" w:rsidR="00287B14" w:rsidRPr="00325356" w:rsidDel="00EC2039" w:rsidRDefault="00287B14" w:rsidP="006A491F">
            <w:pPr>
              <w:jc w:val="center"/>
              <w:rPr>
                <w:del w:id="3732" w:author="Tebokgo Mabuto (ECP)" w:date="2026-09-09T11:12:00Z" w16du:dateUtc="2026-09-09T09:12:00Z"/>
                <w:rFonts w:ascii="Arial" w:hAnsi="Arial" w:cs="Arial"/>
                <w:noProof/>
                <w:sz w:val="20"/>
                <w:szCs w:val="20"/>
              </w:rPr>
            </w:pPr>
            <w:del w:id="3733" w:author="Tebokgo Mabuto (ECP)" w:date="2026-09-09T11:12:00Z" w16du:dateUtc="2026-09-09T09:12:00Z">
              <w:r w:rsidRPr="00325356" w:rsidDel="00EC2039">
                <w:rPr>
                  <w:rFonts w:ascii="Arial" w:hAnsi="Arial" w:cs="Arial"/>
                  <w:noProof/>
                  <w:sz w:val="20"/>
                  <w:szCs w:val="20"/>
                </w:rPr>
                <w:delText>2</w:delText>
              </w:r>
            </w:del>
          </w:p>
        </w:tc>
        <w:tc>
          <w:tcPr>
            <w:tcW w:w="769" w:type="dxa"/>
          </w:tcPr>
          <w:p w14:paraId="3AFC2E50" w14:textId="4EA31870" w:rsidR="00287B14" w:rsidRPr="00325356" w:rsidDel="00EC2039" w:rsidRDefault="00287B14" w:rsidP="006A491F">
            <w:pPr>
              <w:jc w:val="center"/>
              <w:rPr>
                <w:del w:id="3734" w:author="Tebokgo Mabuto (ECP)" w:date="2026-09-09T11:12:00Z" w16du:dateUtc="2026-09-09T09:12:00Z"/>
                <w:rFonts w:ascii="Arial" w:hAnsi="Arial" w:cs="Arial"/>
                <w:noProof/>
                <w:sz w:val="20"/>
                <w:szCs w:val="20"/>
              </w:rPr>
            </w:pPr>
            <w:del w:id="3735" w:author="Tebokgo Mabuto (ECP)" w:date="2026-09-09T11:12:00Z" w16du:dateUtc="2026-09-09T09:12:00Z">
              <w:r w:rsidRPr="00325356" w:rsidDel="00EC2039">
                <w:rPr>
                  <w:rFonts w:ascii="Arial" w:hAnsi="Arial" w:cs="Arial"/>
                  <w:noProof/>
                  <w:sz w:val="20"/>
                  <w:szCs w:val="20"/>
                </w:rPr>
                <w:delText>3</w:delText>
              </w:r>
            </w:del>
          </w:p>
        </w:tc>
        <w:tc>
          <w:tcPr>
            <w:tcW w:w="827" w:type="dxa"/>
          </w:tcPr>
          <w:p w14:paraId="778976B8" w14:textId="6A54D79A" w:rsidR="00287B14" w:rsidRPr="00325356" w:rsidDel="00EC2039" w:rsidRDefault="00287B14" w:rsidP="006A491F">
            <w:pPr>
              <w:jc w:val="center"/>
              <w:rPr>
                <w:del w:id="3736" w:author="Tebokgo Mabuto (ECP)" w:date="2026-09-09T11:12:00Z" w16du:dateUtc="2026-09-09T09:12:00Z"/>
                <w:rFonts w:ascii="Arial" w:hAnsi="Arial" w:cs="Arial"/>
                <w:noProof/>
                <w:sz w:val="20"/>
                <w:szCs w:val="20"/>
              </w:rPr>
            </w:pPr>
            <w:del w:id="3737" w:author="Tebokgo Mabuto (ECP)" w:date="2026-09-09T11:12:00Z" w16du:dateUtc="2026-09-09T09:12:00Z">
              <w:r w:rsidRPr="00325356" w:rsidDel="00EC2039">
                <w:rPr>
                  <w:rFonts w:ascii="Arial" w:hAnsi="Arial" w:cs="Arial"/>
                  <w:noProof/>
                  <w:sz w:val="20"/>
                  <w:szCs w:val="20"/>
                </w:rPr>
                <w:delText>4</w:delText>
              </w:r>
            </w:del>
          </w:p>
        </w:tc>
        <w:tc>
          <w:tcPr>
            <w:tcW w:w="827" w:type="dxa"/>
          </w:tcPr>
          <w:p w14:paraId="6F9C71DE" w14:textId="5533B363" w:rsidR="00287B14" w:rsidRPr="00325356" w:rsidDel="00EC2039" w:rsidRDefault="00287B14" w:rsidP="006A491F">
            <w:pPr>
              <w:jc w:val="center"/>
              <w:rPr>
                <w:del w:id="3738" w:author="Tebokgo Mabuto (ECP)" w:date="2026-09-09T11:12:00Z" w16du:dateUtc="2026-09-09T09:12:00Z"/>
                <w:rFonts w:ascii="Arial" w:hAnsi="Arial" w:cs="Arial"/>
                <w:noProof/>
                <w:sz w:val="20"/>
                <w:szCs w:val="20"/>
              </w:rPr>
            </w:pPr>
            <w:del w:id="3739" w:author="Tebokgo Mabuto (ECP)" w:date="2026-09-09T11:12:00Z" w16du:dateUtc="2026-09-09T09:12:00Z">
              <w:r w:rsidRPr="00325356" w:rsidDel="00EC2039">
                <w:rPr>
                  <w:rFonts w:ascii="Arial" w:hAnsi="Arial" w:cs="Arial"/>
                  <w:noProof/>
                  <w:sz w:val="20"/>
                  <w:szCs w:val="20"/>
                </w:rPr>
                <w:delText>4</w:delText>
              </w:r>
            </w:del>
          </w:p>
        </w:tc>
        <w:tc>
          <w:tcPr>
            <w:tcW w:w="827" w:type="dxa"/>
          </w:tcPr>
          <w:p w14:paraId="5FC949C2" w14:textId="314E47D7" w:rsidR="00287B14" w:rsidRPr="00325356" w:rsidDel="00EC2039" w:rsidRDefault="00287B14" w:rsidP="006A491F">
            <w:pPr>
              <w:jc w:val="center"/>
              <w:rPr>
                <w:del w:id="3740" w:author="Tebokgo Mabuto (ECP)" w:date="2026-09-09T11:12:00Z" w16du:dateUtc="2026-09-09T09:12:00Z"/>
                <w:rFonts w:ascii="Arial" w:hAnsi="Arial" w:cs="Arial"/>
                <w:b/>
                <w:bCs/>
                <w:noProof/>
                <w:sz w:val="20"/>
                <w:szCs w:val="20"/>
              </w:rPr>
            </w:pPr>
            <w:del w:id="3741" w:author="Tebokgo Mabuto (ECP)" w:date="2026-09-09T11:12:00Z" w16du:dateUtc="2026-09-09T09:12:00Z">
              <w:r w:rsidRPr="00325356" w:rsidDel="00EC2039">
                <w:rPr>
                  <w:rFonts w:ascii="Arial" w:hAnsi="Arial" w:cs="Arial"/>
                  <w:b/>
                  <w:bCs/>
                  <w:noProof/>
                  <w:sz w:val="20"/>
                  <w:szCs w:val="20"/>
                </w:rPr>
                <w:delText>5</w:delText>
              </w:r>
            </w:del>
          </w:p>
        </w:tc>
      </w:tr>
    </w:tbl>
    <w:p w14:paraId="7A47F6B7" w14:textId="24366A41" w:rsidR="00287B14" w:rsidRPr="00325356" w:rsidDel="00EC2039" w:rsidRDefault="00287B14" w:rsidP="00287B14">
      <w:pPr>
        <w:rPr>
          <w:del w:id="3742" w:author="Tebokgo Mabuto (ECP)" w:date="2026-09-09T11:12:00Z" w16du:dateUtc="2026-09-09T09:12:00Z"/>
          <w:rFonts w:ascii="Arial" w:hAnsi="Arial" w:cs="Arial"/>
          <w:noProof/>
          <w:sz w:val="20"/>
          <w:szCs w:val="20"/>
        </w:rPr>
      </w:pPr>
    </w:p>
    <w:p w14:paraId="35D0B8DA" w14:textId="79099EBD" w:rsidR="00287B14" w:rsidRPr="00325356" w:rsidDel="00EC2039" w:rsidRDefault="00287B14" w:rsidP="00287B14">
      <w:pPr>
        <w:jc w:val="both"/>
        <w:rPr>
          <w:del w:id="3743" w:author="Tebokgo Mabuto (ECP)" w:date="2026-09-09T11:12:00Z" w16du:dateUtc="2026-09-09T09:12:00Z"/>
          <w:rFonts w:ascii="Arial" w:hAnsi="Arial" w:cs="Arial"/>
          <w:sz w:val="20"/>
          <w:szCs w:val="20"/>
        </w:rPr>
      </w:pPr>
      <w:del w:id="3744" w:author="Tebokgo Mabuto (ECP)" w:date="2026-09-09T11:12:00Z" w16du:dateUtc="2026-09-09T09:12:00Z">
        <w:r w:rsidRPr="00325356" w:rsidDel="00EC2039">
          <w:rPr>
            <w:rFonts w:ascii="Arial" w:hAnsi="Arial" w:cs="Arial"/>
            <w:sz w:val="20"/>
            <w:szCs w:val="20"/>
          </w:rPr>
          <w:delText>For each project experience listed, a point (out of a maximum 5) from the matrix per project type relevancy and 15 (fifteen) points overall for project type relevancy can be scored for each key person.</w:delText>
        </w:r>
      </w:del>
    </w:p>
    <w:p w14:paraId="23504C1A" w14:textId="011BB08D" w:rsidR="00287B14" w:rsidRPr="00325356" w:rsidDel="00EC2039" w:rsidRDefault="00287B14" w:rsidP="00287B14">
      <w:pPr>
        <w:jc w:val="both"/>
        <w:rPr>
          <w:del w:id="3745" w:author="Tebokgo Mabuto (ECP)" w:date="2026-09-09T11:12:00Z" w16du:dateUtc="2026-09-09T09:12:00Z"/>
          <w:rFonts w:ascii="Arial" w:hAnsi="Arial" w:cs="Arial"/>
          <w:sz w:val="20"/>
          <w:szCs w:val="20"/>
        </w:rPr>
      </w:pPr>
    </w:p>
    <w:p w14:paraId="5A84512B" w14:textId="1E50B651" w:rsidR="00287B14" w:rsidRPr="00325356" w:rsidDel="00EC2039" w:rsidRDefault="00287B14" w:rsidP="00287B14">
      <w:pPr>
        <w:jc w:val="both"/>
        <w:rPr>
          <w:del w:id="3746" w:author="Tebokgo Mabuto (ECP)" w:date="2026-09-09T11:12:00Z" w16du:dateUtc="2026-09-09T09:12:00Z"/>
          <w:rFonts w:ascii="Arial" w:hAnsi="Arial" w:cs="Arial"/>
          <w:sz w:val="20"/>
          <w:szCs w:val="20"/>
        </w:rPr>
      </w:pPr>
    </w:p>
    <w:p w14:paraId="212AC2A7" w14:textId="5034C4E9" w:rsidR="00287B14" w:rsidRPr="00325356" w:rsidDel="00EC2039" w:rsidRDefault="00287B14" w:rsidP="00A45B23">
      <w:pPr>
        <w:pStyle w:val="ListParagraph"/>
        <w:widowControl/>
        <w:numPr>
          <w:ilvl w:val="0"/>
          <w:numId w:val="129"/>
        </w:numPr>
        <w:autoSpaceDE/>
        <w:autoSpaceDN/>
        <w:ind w:left="567" w:hanging="567"/>
        <w:contextualSpacing/>
        <w:jc w:val="both"/>
        <w:rPr>
          <w:del w:id="3747" w:author="Tebokgo Mabuto (ECP)" w:date="2026-09-09T11:12:00Z" w16du:dateUtc="2026-09-09T09:12:00Z"/>
          <w:sz w:val="20"/>
          <w:szCs w:val="20"/>
        </w:rPr>
      </w:pPr>
      <w:del w:id="3748" w:author="Tebokgo Mabuto (ECP)" w:date="2026-09-09T11:12:00Z" w16du:dateUtc="2026-09-09T09:12:00Z">
        <w:r w:rsidRPr="00325356" w:rsidDel="00EC2039">
          <w:rPr>
            <w:sz w:val="20"/>
            <w:szCs w:val="20"/>
          </w:rPr>
          <w:delText>Period Relevance</w:delText>
        </w:r>
      </w:del>
    </w:p>
    <w:p w14:paraId="007A46F4" w14:textId="13730051" w:rsidR="00287B14" w:rsidRPr="00325356" w:rsidDel="00EC2039" w:rsidRDefault="00287B14" w:rsidP="00287B14">
      <w:pPr>
        <w:jc w:val="both"/>
        <w:rPr>
          <w:del w:id="3749" w:author="Tebokgo Mabuto (ECP)" w:date="2026-09-09T11:12:00Z" w16du:dateUtc="2026-09-09T09:12:00Z"/>
          <w:rFonts w:ascii="Arial" w:hAnsi="Arial" w:cs="Arial"/>
          <w:sz w:val="20"/>
          <w:szCs w:val="20"/>
        </w:rPr>
      </w:pPr>
    </w:p>
    <w:p w14:paraId="6E00C0A6" w14:textId="50CDFBDF" w:rsidR="00287B14" w:rsidRPr="00325356" w:rsidDel="00EC2039" w:rsidRDefault="00287B14" w:rsidP="00287B14">
      <w:pPr>
        <w:jc w:val="both"/>
        <w:rPr>
          <w:del w:id="3750" w:author="Tebokgo Mabuto (ECP)" w:date="2026-09-09T11:12:00Z" w16du:dateUtc="2026-09-09T09:12:00Z"/>
          <w:rFonts w:ascii="Arial" w:hAnsi="Arial" w:cs="Arial"/>
          <w:sz w:val="20"/>
          <w:szCs w:val="20"/>
        </w:rPr>
      </w:pPr>
      <w:del w:id="3751" w:author="Tebokgo Mabuto (ECP)" w:date="2026-09-09T11:12:00Z" w16du:dateUtc="2026-09-09T09:12:00Z">
        <w:r w:rsidRPr="00325356" w:rsidDel="00EC2039">
          <w:rPr>
            <w:rFonts w:ascii="Arial" w:hAnsi="Arial" w:cs="Arial"/>
            <w:sz w:val="20"/>
            <w:szCs w:val="20"/>
          </w:rPr>
          <w:delText>For each project experience listed, a point is allocated for the time lapse between the experience gained and the tender closing date. If the experience is within 10 (ten) years of the tender closing a point of 5 (five) is allocated. If the experience is beyond 10 (ten) years but less than 15 (fifteen) years, 2.5 (two and a half) points are allocated. If the experience is longer than 15 (fifteen) years ago, 0 (zero) points are allocated.</w:delText>
        </w:r>
      </w:del>
    </w:p>
    <w:p w14:paraId="2DEBA17C" w14:textId="09447E45" w:rsidR="00287B14" w:rsidRPr="00325356" w:rsidDel="00EC2039" w:rsidRDefault="00287B14" w:rsidP="00287B14">
      <w:pPr>
        <w:jc w:val="both"/>
        <w:rPr>
          <w:del w:id="3752" w:author="Tebokgo Mabuto (ECP)" w:date="2026-09-09T11:12:00Z" w16du:dateUtc="2026-09-09T09:12:00Z"/>
          <w:rFonts w:ascii="Arial" w:hAnsi="Arial" w:cs="Arial"/>
          <w:sz w:val="20"/>
          <w:szCs w:val="20"/>
        </w:rPr>
      </w:pPr>
    </w:p>
    <w:p w14:paraId="439ED6C2" w14:textId="37FCF3D7" w:rsidR="00287B14" w:rsidRPr="00325356" w:rsidDel="00EC2039" w:rsidRDefault="00287B14" w:rsidP="00287B14">
      <w:pPr>
        <w:jc w:val="both"/>
        <w:rPr>
          <w:del w:id="3753" w:author="Tebokgo Mabuto (ECP)" w:date="2026-09-09T11:12:00Z" w16du:dateUtc="2026-09-09T09:12:00Z"/>
          <w:rFonts w:ascii="Arial" w:hAnsi="Arial" w:cs="Arial"/>
          <w:sz w:val="20"/>
          <w:szCs w:val="20"/>
        </w:rPr>
      </w:pPr>
      <w:del w:id="3754" w:author="Tebokgo Mabuto (ECP)" w:date="2026-09-09T11:12:00Z" w16du:dateUtc="2026-09-09T09:12:00Z">
        <w:r w:rsidRPr="00325356" w:rsidDel="00EC2039">
          <w:rPr>
            <w:rFonts w:ascii="Arial" w:hAnsi="Arial" w:cs="Arial"/>
            <w:sz w:val="20"/>
            <w:szCs w:val="20"/>
          </w:rPr>
          <w:delText xml:space="preserve">If the experience is less than 6 (six) months, a pro-rata point is allocated to that of the point that would have been achieved as the experience is of a limited duration. </w:delText>
        </w:r>
      </w:del>
    </w:p>
    <w:p w14:paraId="3FA1999B" w14:textId="7E235B0A" w:rsidR="00287B14" w:rsidRPr="00325356" w:rsidDel="00EC2039" w:rsidRDefault="00287B14" w:rsidP="00287B14">
      <w:pPr>
        <w:jc w:val="both"/>
        <w:rPr>
          <w:del w:id="3755" w:author="Tebokgo Mabuto (ECP)" w:date="2026-09-09T11:12:00Z" w16du:dateUtc="2026-09-09T09:12:00Z"/>
          <w:rFonts w:ascii="Arial" w:hAnsi="Arial" w:cs="Arial"/>
          <w:sz w:val="20"/>
          <w:szCs w:val="20"/>
        </w:rPr>
      </w:pPr>
    </w:p>
    <w:p w14:paraId="358EB3F0" w14:textId="1E81A1F9" w:rsidR="00287B14" w:rsidRPr="00325356" w:rsidDel="00EC2039" w:rsidRDefault="00287B14" w:rsidP="00287B14">
      <w:pPr>
        <w:jc w:val="both"/>
        <w:rPr>
          <w:del w:id="3756" w:author="Tebokgo Mabuto (ECP)" w:date="2026-09-09T11:12:00Z" w16du:dateUtc="2026-09-09T09:12:00Z"/>
          <w:rFonts w:ascii="Arial" w:hAnsi="Arial" w:cs="Arial"/>
          <w:sz w:val="20"/>
          <w:szCs w:val="20"/>
        </w:rPr>
      </w:pPr>
      <w:del w:id="3757" w:author="Tebokgo Mabuto (ECP)" w:date="2026-09-09T11:12:00Z" w16du:dateUtc="2026-09-09T09:12:00Z">
        <w:r w:rsidRPr="00325356" w:rsidDel="00EC2039">
          <w:rPr>
            <w:rFonts w:ascii="Arial" w:hAnsi="Arial" w:cs="Arial"/>
            <w:sz w:val="20"/>
            <w:szCs w:val="20"/>
          </w:rPr>
          <w:delText>A maximum of 5 (five) points per project period relevancy experience and 15 (fifteen) points overall for project type relevancy can be scored for each key person.</w:delText>
        </w:r>
      </w:del>
    </w:p>
    <w:p w14:paraId="3E99D5DB" w14:textId="6E2F8DBE" w:rsidR="00287B14" w:rsidRPr="00325356" w:rsidDel="00EC2039" w:rsidRDefault="00287B14" w:rsidP="00287B14">
      <w:pPr>
        <w:jc w:val="both"/>
        <w:rPr>
          <w:del w:id="3758" w:author="Tebokgo Mabuto (ECP)" w:date="2026-09-09T11:12:00Z" w16du:dateUtc="2026-09-09T09:12:00Z"/>
          <w:rFonts w:ascii="Arial" w:hAnsi="Arial" w:cs="Arial"/>
          <w:sz w:val="20"/>
          <w:szCs w:val="20"/>
        </w:rPr>
      </w:pPr>
    </w:p>
    <w:p w14:paraId="2EADF9F7" w14:textId="315DAC62" w:rsidR="00287B14" w:rsidRPr="00325356" w:rsidDel="00EC2039" w:rsidRDefault="00287B14" w:rsidP="00287B14">
      <w:pPr>
        <w:jc w:val="both"/>
        <w:rPr>
          <w:del w:id="3759" w:author="Tebokgo Mabuto (ECP)" w:date="2026-09-09T11:12:00Z" w16du:dateUtc="2026-09-09T09:12:00Z"/>
          <w:rFonts w:ascii="Arial" w:hAnsi="Arial" w:cs="Arial"/>
          <w:sz w:val="20"/>
          <w:szCs w:val="20"/>
        </w:rPr>
      </w:pPr>
    </w:p>
    <w:p w14:paraId="635B568A" w14:textId="46CEEAD0" w:rsidR="00287B14" w:rsidRPr="00325356" w:rsidDel="00EC2039" w:rsidRDefault="00287B14" w:rsidP="00A45B23">
      <w:pPr>
        <w:pStyle w:val="ListParagraph"/>
        <w:widowControl/>
        <w:numPr>
          <w:ilvl w:val="0"/>
          <w:numId w:val="130"/>
        </w:numPr>
        <w:autoSpaceDE/>
        <w:autoSpaceDN/>
        <w:ind w:left="567" w:hanging="567"/>
        <w:contextualSpacing/>
        <w:jc w:val="both"/>
        <w:rPr>
          <w:del w:id="3760" w:author="Tebokgo Mabuto (ECP)" w:date="2026-09-09T11:12:00Z" w16du:dateUtc="2026-09-09T09:12:00Z"/>
          <w:sz w:val="20"/>
          <w:szCs w:val="20"/>
        </w:rPr>
      </w:pPr>
      <w:del w:id="3761" w:author="Tebokgo Mabuto (ECP)" w:date="2026-09-09T11:12:00Z" w16du:dateUtc="2026-09-09T09:12:00Z">
        <w:r w:rsidRPr="00325356" w:rsidDel="00EC2039">
          <w:rPr>
            <w:sz w:val="20"/>
            <w:szCs w:val="20"/>
          </w:rPr>
          <w:delText>Position Held</w:delText>
        </w:r>
      </w:del>
    </w:p>
    <w:p w14:paraId="4213D5DB" w14:textId="0B1300D0" w:rsidR="00287B14" w:rsidRPr="00325356" w:rsidDel="00EC2039" w:rsidRDefault="00287B14" w:rsidP="00287B14">
      <w:pPr>
        <w:jc w:val="both"/>
        <w:rPr>
          <w:del w:id="3762" w:author="Tebokgo Mabuto (ECP)" w:date="2026-09-09T11:12:00Z" w16du:dateUtc="2026-09-09T09:12:00Z"/>
          <w:rFonts w:ascii="Arial" w:hAnsi="Arial" w:cs="Arial"/>
          <w:sz w:val="20"/>
          <w:szCs w:val="20"/>
        </w:rPr>
      </w:pPr>
    </w:p>
    <w:p w14:paraId="0E0017B7" w14:textId="34E1015E" w:rsidR="00287B14" w:rsidRPr="00325356" w:rsidDel="00EC2039" w:rsidRDefault="00287B14" w:rsidP="00287B14">
      <w:pPr>
        <w:jc w:val="both"/>
        <w:rPr>
          <w:del w:id="3763" w:author="Tebokgo Mabuto (ECP)" w:date="2026-09-09T11:12:00Z" w16du:dateUtc="2026-09-09T09:12:00Z"/>
          <w:rFonts w:ascii="Arial" w:hAnsi="Arial" w:cs="Arial"/>
          <w:sz w:val="20"/>
          <w:szCs w:val="20"/>
        </w:rPr>
      </w:pPr>
      <w:del w:id="3764" w:author="Tebokgo Mabuto (ECP)" w:date="2026-09-09T11:12:00Z" w16du:dateUtc="2026-09-09T09:12:00Z">
        <w:r w:rsidRPr="00325356" w:rsidDel="00EC2039">
          <w:rPr>
            <w:rFonts w:ascii="Arial" w:hAnsi="Arial" w:cs="Arial"/>
            <w:sz w:val="20"/>
            <w:szCs w:val="20"/>
          </w:rPr>
          <w:delText>The relevance of the position held during the project experience against the position that is tendered for is evaluated:</w:delText>
        </w:r>
      </w:del>
    </w:p>
    <w:p w14:paraId="349A8333" w14:textId="36FE46D8" w:rsidR="00287B14" w:rsidRPr="00325356" w:rsidDel="00EC2039" w:rsidRDefault="00287B14" w:rsidP="00287B14">
      <w:pPr>
        <w:jc w:val="both"/>
        <w:rPr>
          <w:del w:id="3765" w:author="Tebokgo Mabuto (ECP)" w:date="2026-09-09T11:12:00Z" w16du:dateUtc="2026-09-09T09:12:00Z"/>
          <w:rFonts w:ascii="Arial" w:hAnsi="Arial" w:cs="Arial"/>
          <w:sz w:val="20"/>
          <w:szCs w:val="20"/>
        </w:rPr>
      </w:pPr>
    </w:p>
    <w:p w14:paraId="26A80C74" w14:textId="518ADD7C" w:rsidR="00287B14" w:rsidRPr="00325356" w:rsidDel="00EC2039" w:rsidRDefault="00287B14" w:rsidP="00287B14">
      <w:pPr>
        <w:rPr>
          <w:del w:id="3766" w:author="Tebokgo Mabuto (ECP)" w:date="2026-09-09T11:12:00Z" w16du:dateUtc="2026-09-09T09:12:00Z"/>
          <w:rFonts w:ascii="Arial" w:hAnsi="Arial" w:cs="Arial"/>
          <w:b/>
          <w:bCs/>
          <w:sz w:val="20"/>
          <w:szCs w:val="20"/>
        </w:rPr>
      </w:pPr>
      <w:del w:id="3767" w:author="Tebokgo Mabuto (ECP)" w:date="2026-09-09T11:12:00Z" w16du:dateUtc="2026-09-09T09:12:00Z">
        <w:r w:rsidRPr="00325356" w:rsidDel="00EC2039">
          <w:rPr>
            <w:rFonts w:ascii="Arial" w:hAnsi="Arial" w:cs="Arial"/>
            <w:b/>
            <w:bCs/>
            <w:sz w:val="20"/>
            <w:szCs w:val="20"/>
          </w:rPr>
          <w:br w:type="page"/>
        </w:r>
      </w:del>
    </w:p>
    <w:p w14:paraId="17F27836" w14:textId="0D85F7FF" w:rsidR="00287B14" w:rsidRPr="00325356" w:rsidDel="00EC2039" w:rsidRDefault="00287B14" w:rsidP="00287B14">
      <w:pPr>
        <w:jc w:val="both"/>
        <w:rPr>
          <w:del w:id="3768" w:author="Tebokgo Mabuto (ECP)" w:date="2026-09-09T11:12:00Z" w16du:dateUtc="2026-09-09T09:12:00Z"/>
          <w:rFonts w:ascii="Arial" w:hAnsi="Arial" w:cs="Arial"/>
          <w:b/>
          <w:bCs/>
          <w:sz w:val="20"/>
          <w:szCs w:val="20"/>
        </w:rPr>
      </w:pPr>
      <w:del w:id="3769" w:author="Tebokgo Mabuto (ECP)" w:date="2026-09-09T11:12:00Z" w16du:dateUtc="2026-09-09T09:12:00Z">
        <w:r w:rsidRPr="00325356" w:rsidDel="00EC2039">
          <w:rPr>
            <w:rFonts w:ascii="Arial" w:hAnsi="Arial" w:cs="Arial"/>
            <w:b/>
            <w:bCs/>
            <w:sz w:val="20"/>
            <w:szCs w:val="20"/>
          </w:rPr>
          <w:delText>Technical Experience STANDARD DEFINED</w:delText>
        </w:r>
      </w:del>
    </w:p>
    <w:p w14:paraId="4BFA80B0" w14:textId="678798E6" w:rsidR="00287B14" w:rsidRPr="00325356" w:rsidDel="00EC2039" w:rsidRDefault="00287B14" w:rsidP="00287B14">
      <w:pPr>
        <w:jc w:val="both"/>
        <w:rPr>
          <w:del w:id="3770" w:author="Tebokgo Mabuto (ECP)" w:date="2026-09-09T11:12:00Z" w16du:dateUtc="2026-09-09T09:12:00Z"/>
          <w:rFonts w:ascii="Arial" w:hAnsi="Arial" w:cs="Arial"/>
          <w:sz w:val="20"/>
          <w:szCs w:val="20"/>
        </w:rPr>
      </w:pPr>
    </w:p>
    <w:tbl>
      <w:tblPr>
        <w:tblStyle w:val="TableGrid"/>
        <w:tblW w:w="10285" w:type="dxa"/>
        <w:tblLook w:val="04A0" w:firstRow="1" w:lastRow="0" w:firstColumn="1" w:lastColumn="0" w:noHBand="0" w:noVBand="1"/>
      </w:tblPr>
      <w:tblGrid>
        <w:gridCol w:w="802"/>
        <w:gridCol w:w="411"/>
        <w:gridCol w:w="411"/>
        <w:gridCol w:w="411"/>
        <w:gridCol w:w="411"/>
        <w:gridCol w:w="44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rsidR="00287B14" w:rsidRPr="00325356" w:rsidDel="00EC2039" w14:paraId="7274700E" w14:textId="0E867ABA" w:rsidTr="006A491F">
        <w:trPr>
          <w:cantSplit/>
          <w:trHeight w:val="1543"/>
          <w:del w:id="3771" w:author="Tebokgo Mabuto (ECP)" w:date="2026-09-09T11:12:00Z" w16du:dateUtc="2026-09-09T09:12:00Z"/>
        </w:trPr>
        <w:tc>
          <w:tcPr>
            <w:tcW w:w="802" w:type="dxa"/>
            <w:tcBorders>
              <w:tl2br w:val="single" w:sz="4" w:space="0" w:color="auto"/>
            </w:tcBorders>
            <w:vAlign w:val="center"/>
          </w:tcPr>
          <w:p w14:paraId="6427CE4E" w14:textId="58019049" w:rsidR="00287B14" w:rsidRPr="00325356" w:rsidDel="00EC2039" w:rsidRDefault="00287B14" w:rsidP="006A491F">
            <w:pPr>
              <w:jc w:val="center"/>
              <w:rPr>
                <w:del w:id="3772" w:author="Tebokgo Mabuto (ECP)" w:date="2026-09-09T11:12:00Z" w16du:dateUtc="2026-09-09T09:12:00Z"/>
                <w:rFonts w:ascii="Arial" w:hAnsi="Arial" w:cs="Arial"/>
                <w:noProof/>
                <w:sz w:val="11"/>
                <w:szCs w:val="11"/>
              </w:rPr>
            </w:pPr>
          </w:p>
          <w:p w14:paraId="66227587" w14:textId="2E220C1E" w:rsidR="00287B14" w:rsidRPr="00325356" w:rsidDel="00EC2039" w:rsidRDefault="00287B14" w:rsidP="006A491F">
            <w:pPr>
              <w:jc w:val="center"/>
              <w:rPr>
                <w:del w:id="3773" w:author="Tebokgo Mabuto (ECP)" w:date="2026-09-09T11:12:00Z" w16du:dateUtc="2026-09-09T09:12:00Z"/>
                <w:rFonts w:ascii="Arial" w:hAnsi="Arial" w:cs="Arial"/>
                <w:noProof/>
                <w:sz w:val="11"/>
                <w:szCs w:val="11"/>
              </w:rPr>
            </w:pPr>
            <w:del w:id="3774" w:author="Tebokgo Mabuto (ECP)" w:date="2026-09-09T11:12:00Z" w16du:dateUtc="2026-09-09T09:12:00Z">
              <w:r w:rsidRPr="00325356" w:rsidDel="00EC2039">
                <w:rPr>
                  <w:rFonts w:ascii="Arial" w:hAnsi="Arial" w:cs="Arial"/>
                  <w:noProof/>
                  <w:sz w:val="11"/>
                  <w:szCs w:val="11"/>
                </w:rPr>
                <w:delText xml:space="preserve">   Position</w:delText>
              </w:r>
            </w:del>
          </w:p>
          <w:p w14:paraId="5303AB29" w14:textId="50CA831A" w:rsidR="00287B14" w:rsidRPr="00325356" w:rsidDel="00EC2039" w:rsidRDefault="00287B14" w:rsidP="006A491F">
            <w:pPr>
              <w:jc w:val="center"/>
              <w:rPr>
                <w:del w:id="3775" w:author="Tebokgo Mabuto (ECP)" w:date="2026-09-09T11:12:00Z" w16du:dateUtc="2026-09-09T09:12:00Z"/>
                <w:rFonts w:ascii="Arial" w:hAnsi="Arial" w:cs="Arial"/>
                <w:noProof/>
                <w:sz w:val="11"/>
                <w:szCs w:val="11"/>
              </w:rPr>
            </w:pPr>
            <w:del w:id="3776" w:author="Tebokgo Mabuto (ECP)" w:date="2026-09-09T11:12:00Z" w16du:dateUtc="2026-09-09T09:12:00Z">
              <w:r w:rsidRPr="00325356" w:rsidDel="00EC2039">
                <w:rPr>
                  <w:rFonts w:ascii="Arial" w:hAnsi="Arial" w:cs="Arial"/>
                  <w:noProof/>
                  <w:sz w:val="11"/>
                  <w:szCs w:val="11"/>
                </w:rPr>
                <w:delText xml:space="preserve">         Req.</w:delText>
              </w:r>
            </w:del>
          </w:p>
          <w:p w14:paraId="4ECA2C0B" w14:textId="04145EFB" w:rsidR="00287B14" w:rsidRPr="00325356" w:rsidDel="00EC2039" w:rsidRDefault="00287B14" w:rsidP="006A491F">
            <w:pPr>
              <w:jc w:val="center"/>
              <w:rPr>
                <w:del w:id="3777" w:author="Tebokgo Mabuto (ECP)" w:date="2026-09-09T11:12:00Z" w16du:dateUtc="2026-09-09T09:12:00Z"/>
                <w:rFonts w:ascii="Arial" w:hAnsi="Arial" w:cs="Arial"/>
                <w:noProof/>
                <w:sz w:val="11"/>
                <w:szCs w:val="11"/>
              </w:rPr>
            </w:pPr>
          </w:p>
          <w:p w14:paraId="3D088E45" w14:textId="1C8C7131" w:rsidR="00287B14" w:rsidRPr="00325356" w:rsidDel="00EC2039" w:rsidRDefault="00287B14" w:rsidP="006A491F">
            <w:pPr>
              <w:ind w:left="-57"/>
              <w:rPr>
                <w:del w:id="3778" w:author="Tebokgo Mabuto (ECP)" w:date="2026-09-09T11:12:00Z" w16du:dateUtc="2026-09-09T09:12:00Z"/>
                <w:rFonts w:ascii="Arial" w:hAnsi="Arial" w:cs="Arial"/>
                <w:noProof/>
                <w:sz w:val="11"/>
                <w:szCs w:val="11"/>
              </w:rPr>
            </w:pPr>
          </w:p>
          <w:p w14:paraId="0C46B29A" w14:textId="52DF2C82" w:rsidR="00287B14" w:rsidRPr="00325356" w:rsidDel="00EC2039" w:rsidRDefault="00287B14" w:rsidP="006A491F">
            <w:pPr>
              <w:ind w:left="-57"/>
              <w:rPr>
                <w:del w:id="3779" w:author="Tebokgo Mabuto (ECP)" w:date="2026-09-09T11:12:00Z" w16du:dateUtc="2026-09-09T09:12:00Z"/>
                <w:rFonts w:ascii="Arial" w:hAnsi="Arial" w:cs="Arial"/>
                <w:noProof/>
                <w:sz w:val="11"/>
                <w:szCs w:val="11"/>
              </w:rPr>
            </w:pPr>
          </w:p>
          <w:p w14:paraId="0F3E8701" w14:textId="56BB4A8C" w:rsidR="00287B14" w:rsidRPr="00325356" w:rsidDel="00EC2039" w:rsidRDefault="00287B14" w:rsidP="006A491F">
            <w:pPr>
              <w:ind w:left="-57"/>
              <w:rPr>
                <w:del w:id="3780" w:author="Tebokgo Mabuto (ECP)" w:date="2026-09-09T11:12:00Z" w16du:dateUtc="2026-09-09T09:12:00Z"/>
                <w:rFonts w:ascii="Arial" w:hAnsi="Arial" w:cs="Arial"/>
                <w:noProof/>
                <w:sz w:val="11"/>
                <w:szCs w:val="11"/>
              </w:rPr>
            </w:pPr>
          </w:p>
          <w:p w14:paraId="6CCDE8A8" w14:textId="6A27B619" w:rsidR="00287B14" w:rsidRPr="00325356" w:rsidDel="00EC2039" w:rsidRDefault="00287B14" w:rsidP="006A491F">
            <w:pPr>
              <w:ind w:left="-57"/>
              <w:rPr>
                <w:del w:id="3781" w:author="Tebokgo Mabuto (ECP)" w:date="2026-09-09T11:12:00Z" w16du:dateUtc="2026-09-09T09:12:00Z"/>
                <w:rFonts w:ascii="Arial" w:hAnsi="Arial" w:cs="Arial"/>
                <w:noProof/>
                <w:sz w:val="11"/>
                <w:szCs w:val="11"/>
              </w:rPr>
            </w:pPr>
          </w:p>
          <w:p w14:paraId="3263772F" w14:textId="1081C3BD" w:rsidR="00287B14" w:rsidRPr="00325356" w:rsidDel="00EC2039" w:rsidRDefault="00287B14" w:rsidP="006A491F">
            <w:pPr>
              <w:ind w:left="-57"/>
              <w:rPr>
                <w:del w:id="3782" w:author="Tebokgo Mabuto (ECP)" w:date="2026-09-09T11:12:00Z" w16du:dateUtc="2026-09-09T09:12:00Z"/>
                <w:rFonts w:ascii="Arial" w:hAnsi="Arial" w:cs="Arial"/>
                <w:noProof/>
                <w:sz w:val="11"/>
                <w:szCs w:val="11"/>
              </w:rPr>
            </w:pPr>
          </w:p>
          <w:p w14:paraId="2CE00D2F" w14:textId="5D3ED74A" w:rsidR="00287B14" w:rsidRPr="00325356" w:rsidDel="00EC2039" w:rsidRDefault="00287B14" w:rsidP="006A491F">
            <w:pPr>
              <w:ind w:left="-57"/>
              <w:rPr>
                <w:del w:id="3783" w:author="Tebokgo Mabuto (ECP)" w:date="2026-09-09T11:12:00Z" w16du:dateUtc="2026-09-09T09:12:00Z"/>
                <w:rFonts w:ascii="Arial" w:hAnsi="Arial" w:cs="Arial"/>
                <w:noProof/>
                <w:sz w:val="11"/>
                <w:szCs w:val="11"/>
              </w:rPr>
            </w:pPr>
          </w:p>
          <w:p w14:paraId="2A668603" w14:textId="081BC0E3" w:rsidR="00287B14" w:rsidRPr="00325356" w:rsidDel="00EC2039" w:rsidRDefault="00287B14" w:rsidP="006A491F">
            <w:pPr>
              <w:ind w:left="-57"/>
              <w:rPr>
                <w:del w:id="3784" w:author="Tebokgo Mabuto (ECP)" w:date="2026-09-09T11:12:00Z" w16du:dateUtc="2026-09-09T09:12:00Z"/>
                <w:rFonts w:ascii="Arial" w:hAnsi="Arial" w:cs="Arial"/>
                <w:noProof/>
                <w:sz w:val="11"/>
                <w:szCs w:val="11"/>
              </w:rPr>
            </w:pPr>
            <w:del w:id="3785" w:author="Tebokgo Mabuto (ECP)" w:date="2026-09-09T11:12:00Z" w16du:dateUtc="2026-09-09T09:12:00Z">
              <w:r w:rsidRPr="00325356" w:rsidDel="00EC2039">
                <w:rPr>
                  <w:rFonts w:ascii="Arial" w:hAnsi="Arial" w:cs="Arial"/>
                  <w:noProof/>
                  <w:sz w:val="11"/>
                  <w:szCs w:val="11"/>
                </w:rPr>
                <w:delText>Experience</w:delText>
              </w:r>
            </w:del>
          </w:p>
        </w:tc>
        <w:tc>
          <w:tcPr>
            <w:tcW w:w="411" w:type="dxa"/>
            <w:textDirection w:val="btLr"/>
            <w:vAlign w:val="center"/>
          </w:tcPr>
          <w:p w14:paraId="3A2FF4EF" w14:textId="047E4E7F" w:rsidR="00287B14" w:rsidRPr="00325356" w:rsidDel="00EC2039" w:rsidRDefault="00287B14" w:rsidP="006A491F">
            <w:pPr>
              <w:ind w:left="113" w:right="113"/>
              <w:jc w:val="center"/>
              <w:rPr>
                <w:del w:id="3786" w:author="Tebokgo Mabuto (ECP)" w:date="2026-09-09T11:12:00Z" w16du:dateUtc="2026-09-09T09:12:00Z"/>
                <w:rFonts w:ascii="Arial" w:hAnsi="Arial" w:cs="Arial"/>
                <w:noProof/>
                <w:sz w:val="11"/>
                <w:szCs w:val="11"/>
              </w:rPr>
            </w:pPr>
            <w:del w:id="3787" w:author="Tebokgo Mabuto (ECP)" w:date="2026-09-09T11:12:00Z" w16du:dateUtc="2026-09-09T09:12:00Z">
              <w:r w:rsidRPr="00325356" w:rsidDel="00EC2039">
                <w:rPr>
                  <w:rFonts w:ascii="Arial" w:hAnsi="Arial" w:cs="Arial"/>
                  <w:noProof/>
                  <w:sz w:val="11"/>
                  <w:szCs w:val="11"/>
                </w:rPr>
                <w:delText>PL</w:delText>
              </w:r>
            </w:del>
          </w:p>
        </w:tc>
        <w:tc>
          <w:tcPr>
            <w:tcW w:w="411" w:type="dxa"/>
            <w:textDirection w:val="btLr"/>
            <w:vAlign w:val="center"/>
          </w:tcPr>
          <w:p w14:paraId="5CD4587A" w14:textId="217F849E" w:rsidR="00287B14" w:rsidRPr="00325356" w:rsidDel="00EC2039" w:rsidRDefault="00287B14" w:rsidP="006A491F">
            <w:pPr>
              <w:ind w:left="113" w:right="113"/>
              <w:jc w:val="center"/>
              <w:rPr>
                <w:del w:id="3788" w:author="Tebokgo Mabuto (ECP)" w:date="2026-09-09T11:12:00Z" w16du:dateUtc="2026-09-09T09:12:00Z"/>
                <w:rFonts w:ascii="Arial" w:hAnsi="Arial" w:cs="Arial"/>
                <w:noProof/>
                <w:sz w:val="11"/>
                <w:szCs w:val="11"/>
              </w:rPr>
            </w:pPr>
            <w:del w:id="3789" w:author="Tebokgo Mabuto (ECP)" w:date="2026-09-09T11:12:00Z" w16du:dateUtc="2026-09-09T09:12:00Z">
              <w:r w:rsidRPr="00325356" w:rsidDel="00EC2039">
                <w:rPr>
                  <w:rFonts w:ascii="Arial" w:hAnsi="Arial" w:cs="Arial"/>
                  <w:noProof/>
                  <w:sz w:val="11"/>
                  <w:szCs w:val="11"/>
                </w:rPr>
                <w:delText>APL</w:delText>
              </w:r>
            </w:del>
          </w:p>
        </w:tc>
        <w:tc>
          <w:tcPr>
            <w:tcW w:w="411" w:type="dxa"/>
            <w:textDirection w:val="btLr"/>
            <w:vAlign w:val="center"/>
          </w:tcPr>
          <w:p w14:paraId="5953307D" w14:textId="4F093B13" w:rsidR="00287B14" w:rsidRPr="00325356" w:rsidDel="00EC2039" w:rsidRDefault="00287B14" w:rsidP="006A491F">
            <w:pPr>
              <w:ind w:left="113" w:right="113"/>
              <w:jc w:val="center"/>
              <w:rPr>
                <w:del w:id="3790" w:author="Tebokgo Mabuto (ECP)" w:date="2026-09-09T11:12:00Z" w16du:dateUtc="2026-09-09T09:12:00Z"/>
                <w:rFonts w:ascii="Arial" w:hAnsi="Arial" w:cs="Arial"/>
                <w:noProof/>
                <w:sz w:val="11"/>
                <w:szCs w:val="11"/>
              </w:rPr>
            </w:pPr>
            <w:del w:id="3791" w:author="Tebokgo Mabuto (ECP)" w:date="2026-09-09T11:12:00Z" w16du:dateUtc="2026-09-09T09:12:00Z">
              <w:r w:rsidRPr="00325356" w:rsidDel="00EC2039">
                <w:rPr>
                  <w:rFonts w:ascii="Arial" w:hAnsi="Arial" w:cs="Arial"/>
                  <w:noProof/>
                  <w:sz w:val="11"/>
                  <w:szCs w:val="11"/>
                </w:rPr>
                <w:delText>DS</w:delText>
              </w:r>
            </w:del>
          </w:p>
        </w:tc>
        <w:tc>
          <w:tcPr>
            <w:tcW w:w="411" w:type="dxa"/>
            <w:textDirection w:val="btLr"/>
            <w:vAlign w:val="center"/>
          </w:tcPr>
          <w:p w14:paraId="67780206" w14:textId="2AC368EB" w:rsidR="00287B14" w:rsidRPr="00325356" w:rsidDel="00EC2039" w:rsidRDefault="00287B14" w:rsidP="006A491F">
            <w:pPr>
              <w:ind w:left="113" w:right="113"/>
              <w:jc w:val="center"/>
              <w:rPr>
                <w:del w:id="3792" w:author="Tebokgo Mabuto (ECP)" w:date="2026-09-09T11:12:00Z" w16du:dateUtc="2026-09-09T09:12:00Z"/>
                <w:rFonts w:ascii="Arial" w:hAnsi="Arial" w:cs="Arial"/>
                <w:noProof/>
                <w:sz w:val="11"/>
                <w:szCs w:val="11"/>
              </w:rPr>
            </w:pPr>
            <w:del w:id="3793" w:author="Tebokgo Mabuto (ECP)" w:date="2026-09-09T11:12:00Z" w16du:dateUtc="2026-09-09T09:12:00Z">
              <w:r w:rsidRPr="00325356" w:rsidDel="00EC2039">
                <w:rPr>
                  <w:rFonts w:ascii="Arial" w:hAnsi="Arial" w:cs="Arial"/>
                  <w:noProof/>
                  <w:sz w:val="11"/>
                  <w:szCs w:val="11"/>
                </w:rPr>
                <w:delText>DA</w:delText>
              </w:r>
            </w:del>
          </w:p>
        </w:tc>
        <w:tc>
          <w:tcPr>
            <w:tcW w:w="441" w:type="dxa"/>
            <w:textDirection w:val="btLr"/>
            <w:vAlign w:val="center"/>
          </w:tcPr>
          <w:p w14:paraId="01F29F7D" w14:textId="09F2E493" w:rsidR="00287B14" w:rsidRPr="00325356" w:rsidDel="00EC2039" w:rsidRDefault="00287B14" w:rsidP="006A491F">
            <w:pPr>
              <w:ind w:left="113" w:right="113"/>
              <w:jc w:val="center"/>
              <w:rPr>
                <w:del w:id="3794" w:author="Tebokgo Mabuto (ECP)" w:date="2026-09-09T11:12:00Z" w16du:dateUtc="2026-09-09T09:12:00Z"/>
                <w:rFonts w:ascii="Arial" w:hAnsi="Arial" w:cs="Arial"/>
                <w:noProof/>
                <w:sz w:val="11"/>
                <w:szCs w:val="11"/>
              </w:rPr>
            </w:pPr>
            <w:del w:id="3795" w:author="Tebokgo Mabuto (ECP)" w:date="2026-09-09T11:12:00Z" w16du:dateUtc="2026-09-09T09:12:00Z">
              <w:r w:rsidRPr="00325356" w:rsidDel="00EC2039">
                <w:rPr>
                  <w:rFonts w:ascii="Arial" w:hAnsi="Arial" w:cs="Arial"/>
                  <w:noProof/>
                  <w:sz w:val="11"/>
                  <w:szCs w:val="11"/>
                </w:rPr>
                <w:delText>CE</w:delText>
              </w:r>
            </w:del>
          </w:p>
        </w:tc>
        <w:tc>
          <w:tcPr>
            <w:tcW w:w="411" w:type="dxa"/>
            <w:textDirection w:val="btLr"/>
            <w:vAlign w:val="center"/>
          </w:tcPr>
          <w:p w14:paraId="53DD22D3" w14:textId="5B34EDA2" w:rsidR="00287B14" w:rsidRPr="00325356" w:rsidDel="00EC2039" w:rsidRDefault="00287B14" w:rsidP="006A491F">
            <w:pPr>
              <w:ind w:left="113" w:right="113"/>
              <w:jc w:val="center"/>
              <w:rPr>
                <w:del w:id="3796" w:author="Tebokgo Mabuto (ECP)" w:date="2026-09-09T11:12:00Z" w16du:dateUtc="2026-09-09T09:12:00Z"/>
                <w:rFonts w:ascii="Arial" w:hAnsi="Arial" w:cs="Arial"/>
                <w:noProof/>
                <w:sz w:val="11"/>
                <w:szCs w:val="11"/>
              </w:rPr>
            </w:pPr>
            <w:del w:id="3797" w:author="Tebokgo Mabuto (ECP)" w:date="2026-09-09T11:12:00Z" w16du:dateUtc="2026-09-09T09:12:00Z">
              <w:r w:rsidRPr="00325356" w:rsidDel="00EC2039">
                <w:rPr>
                  <w:rFonts w:ascii="Arial" w:hAnsi="Arial" w:cs="Arial"/>
                  <w:noProof/>
                  <w:sz w:val="11"/>
                  <w:szCs w:val="11"/>
                </w:rPr>
                <w:delText>ACE</w:delText>
              </w:r>
            </w:del>
          </w:p>
        </w:tc>
        <w:tc>
          <w:tcPr>
            <w:tcW w:w="411" w:type="dxa"/>
            <w:textDirection w:val="btLr"/>
            <w:vAlign w:val="center"/>
          </w:tcPr>
          <w:p w14:paraId="658DDD22" w14:textId="018B57B2" w:rsidR="00287B14" w:rsidRPr="00325356" w:rsidDel="00EC2039" w:rsidRDefault="00287B14" w:rsidP="006A491F">
            <w:pPr>
              <w:ind w:left="113" w:right="113"/>
              <w:jc w:val="center"/>
              <w:rPr>
                <w:del w:id="3798" w:author="Tebokgo Mabuto (ECP)" w:date="2026-09-09T11:12:00Z" w16du:dateUtc="2026-09-09T09:12:00Z"/>
                <w:rFonts w:ascii="Arial" w:hAnsi="Arial" w:cs="Arial"/>
                <w:noProof/>
                <w:sz w:val="11"/>
                <w:szCs w:val="11"/>
              </w:rPr>
            </w:pPr>
            <w:del w:id="3799" w:author="Tebokgo Mabuto (ECP)" w:date="2026-09-09T11:12:00Z" w16du:dateUtc="2026-09-09T09:12:00Z">
              <w:r w:rsidRPr="00325356" w:rsidDel="00EC2039">
                <w:rPr>
                  <w:rFonts w:ascii="Arial" w:hAnsi="Arial" w:cs="Arial"/>
                  <w:noProof/>
                  <w:sz w:val="11"/>
                  <w:szCs w:val="11"/>
                </w:rPr>
                <w:delText>RE</w:delText>
              </w:r>
            </w:del>
          </w:p>
        </w:tc>
        <w:tc>
          <w:tcPr>
            <w:tcW w:w="411" w:type="dxa"/>
            <w:textDirection w:val="btLr"/>
            <w:vAlign w:val="center"/>
          </w:tcPr>
          <w:p w14:paraId="0E694216" w14:textId="4DB5B799" w:rsidR="00287B14" w:rsidRPr="00325356" w:rsidDel="00EC2039" w:rsidRDefault="00287B14" w:rsidP="006A491F">
            <w:pPr>
              <w:ind w:left="113" w:right="113"/>
              <w:jc w:val="center"/>
              <w:rPr>
                <w:del w:id="3800" w:author="Tebokgo Mabuto (ECP)" w:date="2026-09-09T11:12:00Z" w16du:dateUtc="2026-09-09T09:12:00Z"/>
                <w:rFonts w:ascii="Arial" w:hAnsi="Arial" w:cs="Arial"/>
                <w:noProof/>
                <w:sz w:val="11"/>
                <w:szCs w:val="11"/>
              </w:rPr>
            </w:pPr>
            <w:del w:id="3801" w:author="Tebokgo Mabuto (ECP)" w:date="2026-09-09T11:12:00Z" w16du:dateUtc="2026-09-09T09:12:00Z">
              <w:r w:rsidRPr="00325356" w:rsidDel="00EC2039">
                <w:rPr>
                  <w:rFonts w:ascii="Arial" w:hAnsi="Arial" w:cs="Arial"/>
                  <w:noProof/>
                  <w:sz w:val="11"/>
                  <w:szCs w:val="11"/>
                </w:rPr>
                <w:delText>ARE</w:delText>
              </w:r>
            </w:del>
          </w:p>
        </w:tc>
        <w:tc>
          <w:tcPr>
            <w:tcW w:w="411" w:type="dxa"/>
            <w:textDirection w:val="btLr"/>
            <w:vAlign w:val="center"/>
          </w:tcPr>
          <w:p w14:paraId="77190C92" w14:textId="7C11D388" w:rsidR="00287B14" w:rsidRPr="00325356" w:rsidDel="00EC2039" w:rsidRDefault="00287B14" w:rsidP="006A491F">
            <w:pPr>
              <w:ind w:left="113" w:right="113"/>
              <w:jc w:val="center"/>
              <w:rPr>
                <w:del w:id="3802" w:author="Tebokgo Mabuto (ECP)" w:date="2026-09-09T11:12:00Z" w16du:dateUtc="2026-09-09T09:12:00Z"/>
                <w:rFonts w:ascii="Arial" w:hAnsi="Arial" w:cs="Arial"/>
                <w:noProof/>
                <w:sz w:val="11"/>
                <w:szCs w:val="11"/>
              </w:rPr>
            </w:pPr>
            <w:del w:id="3803" w:author="Tebokgo Mabuto (ECP)" w:date="2026-09-09T11:12:00Z" w16du:dateUtc="2026-09-09T09:12:00Z">
              <w:r w:rsidRPr="00325356" w:rsidDel="00EC2039">
                <w:rPr>
                  <w:rFonts w:ascii="Arial" w:hAnsi="Arial" w:cs="Arial"/>
                  <w:noProof/>
                  <w:sz w:val="11"/>
                  <w:szCs w:val="11"/>
                </w:rPr>
                <w:delText>RM</w:delText>
              </w:r>
            </w:del>
          </w:p>
        </w:tc>
        <w:tc>
          <w:tcPr>
            <w:tcW w:w="411" w:type="dxa"/>
            <w:textDirection w:val="btLr"/>
            <w:vAlign w:val="center"/>
          </w:tcPr>
          <w:p w14:paraId="1704414A" w14:textId="69A9C36A" w:rsidR="00287B14" w:rsidRPr="00325356" w:rsidDel="00EC2039" w:rsidRDefault="00287B14" w:rsidP="006A491F">
            <w:pPr>
              <w:ind w:left="113" w:right="113"/>
              <w:jc w:val="center"/>
              <w:rPr>
                <w:del w:id="3804" w:author="Tebokgo Mabuto (ECP)" w:date="2026-09-09T11:12:00Z" w16du:dateUtc="2026-09-09T09:12:00Z"/>
                <w:rFonts w:ascii="Arial" w:hAnsi="Arial" w:cs="Arial"/>
                <w:noProof/>
                <w:sz w:val="11"/>
                <w:szCs w:val="11"/>
              </w:rPr>
            </w:pPr>
            <w:del w:id="3805" w:author="Tebokgo Mabuto (ECP)" w:date="2026-09-09T11:12:00Z" w16du:dateUtc="2026-09-09T09:12:00Z">
              <w:r w:rsidRPr="00325356" w:rsidDel="00EC2039">
                <w:rPr>
                  <w:rFonts w:ascii="Arial" w:hAnsi="Arial" w:cs="Arial"/>
                  <w:noProof/>
                  <w:sz w:val="11"/>
                  <w:szCs w:val="11"/>
                </w:rPr>
                <w:delText>ARM</w:delText>
              </w:r>
            </w:del>
          </w:p>
        </w:tc>
        <w:tc>
          <w:tcPr>
            <w:tcW w:w="411" w:type="dxa"/>
            <w:textDirection w:val="btLr"/>
            <w:vAlign w:val="center"/>
          </w:tcPr>
          <w:p w14:paraId="19497E4A" w14:textId="05177C71" w:rsidR="00287B14" w:rsidRPr="00325356" w:rsidDel="00EC2039" w:rsidRDefault="00287B14" w:rsidP="006A491F">
            <w:pPr>
              <w:ind w:left="113" w:right="113"/>
              <w:jc w:val="center"/>
              <w:rPr>
                <w:del w:id="3806" w:author="Tebokgo Mabuto (ECP)" w:date="2026-09-09T11:12:00Z" w16du:dateUtc="2026-09-09T09:12:00Z"/>
                <w:rFonts w:ascii="Arial" w:hAnsi="Arial" w:cs="Arial"/>
                <w:noProof/>
                <w:sz w:val="11"/>
                <w:szCs w:val="11"/>
              </w:rPr>
            </w:pPr>
            <w:del w:id="3807" w:author="Tebokgo Mabuto (ECP)" w:date="2026-09-09T11:12:00Z" w16du:dateUtc="2026-09-09T09:12:00Z">
              <w:r w:rsidRPr="00325356" w:rsidDel="00EC2039">
                <w:rPr>
                  <w:rFonts w:ascii="Arial" w:hAnsi="Arial" w:cs="Arial"/>
                  <w:noProof/>
                  <w:sz w:val="11"/>
                  <w:szCs w:val="11"/>
                </w:rPr>
                <w:delText>SMT</w:delText>
              </w:r>
            </w:del>
          </w:p>
        </w:tc>
        <w:tc>
          <w:tcPr>
            <w:tcW w:w="411" w:type="dxa"/>
            <w:textDirection w:val="btLr"/>
            <w:vAlign w:val="center"/>
          </w:tcPr>
          <w:p w14:paraId="337E9E85" w14:textId="34D9239F" w:rsidR="00287B14" w:rsidRPr="00325356" w:rsidDel="00EC2039" w:rsidRDefault="00287B14" w:rsidP="006A491F">
            <w:pPr>
              <w:ind w:left="113" w:right="113"/>
              <w:jc w:val="center"/>
              <w:rPr>
                <w:del w:id="3808" w:author="Tebokgo Mabuto (ECP)" w:date="2026-09-09T11:12:00Z" w16du:dateUtc="2026-09-09T09:12:00Z"/>
                <w:rFonts w:ascii="Arial" w:hAnsi="Arial" w:cs="Arial"/>
                <w:noProof/>
                <w:sz w:val="11"/>
                <w:szCs w:val="11"/>
              </w:rPr>
            </w:pPr>
            <w:del w:id="3809" w:author="Tebokgo Mabuto (ECP)" w:date="2026-09-09T11:12:00Z" w16du:dateUtc="2026-09-09T09:12:00Z">
              <w:r w:rsidRPr="00325356" w:rsidDel="00EC2039">
                <w:rPr>
                  <w:rFonts w:ascii="Arial" w:hAnsi="Arial" w:cs="Arial"/>
                  <w:noProof/>
                  <w:sz w:val="11"/>
                  <w:szCs w:val="11"/>
                </w:rPr>
                <w:delText>CM</w:delText>
              </w:r>
            </w:del>
          </w:p>
        </w:tc>
        <w:tc>
          <w:tcPr>
            <w:tcW w:w="411" w:type="dxa"/>
            <w:textDirection w:val="btLr"/>
            <w:vAlign w:val="center"/>
          </w:tcPr>
          <w:p w14:paraId="1B9432A7" w14:textId="51FCCAB0" w:rsidR="00287B14" w:rsidRPr="00325356" w:rsidDel="00EC2039" w:rsidRDefault="00287B14" w:rsidP="006A491F">
            <w:pPr>
              <w:ind w:left="113" w:right="113"/>
              <w:jc w:val="center"/>
              <w:rPr>
                <w:del w:id="3810" w:author="Tebokgo Mabuto (ECP)" w:date="2026-09-09T11:12:00Z" w16du:dateUtc="2026-09-09T09:12:00Z"/>
                <w:rFonts w:ascii="Arial" w:hAnsi="Arial" w:cs="Arial"/>
                <w:noProof/>
                <w:sz w:val="11"/>
                <w:szCs w:val="11"/>
              </w:rPr>
            </w:pPr>
            <w:del w:id="3811" w:author="Tebokgo Mabuto (ECP)" w:date="2026-09-09T11:12:00Z" w16du:dateUtc="2026-09-09T09:12:00Z">
              <w:r w:rsidRPr="00325356" w:rsidDel="00EC2039">
                <w:rPr>
                  <w:rFonts w:ascii="Arial" w:hAnsi="Arial" w:cs="Arial"/>
                  <w:noProof/>
                  <w:sz w:val="11"/>
                  <w:szCs w:val="11"/>
                </w:rPr>
                <w:delText>SA</w:delText>
              </w:r>
            </w:del>
          </w:p>
        </w:tc>
        <w:tc>
          <w:tcPr>
            <w:tcW w:w="411" w:type="dxa"/>
            <w:textDirection w:val="btLr"/>
            <w:vAlign w:val="center"/>
          </w:tcPr>
          <w:p w14:paraId="1F67FE72" w14:textId="027427D9" w:rsidR="00287B14" w:rsidRPr="00325356" w:rsidDel="00EC2039" w:rsidRDefault="00287B14" w:rsidP="006A491F">
            <w:pPr>
              <w:ind w:left="113" w:right="113"/>
              <w:jc w:val="center"/>
              <w:rPr>
                <w:del w:id="3812" w:author="Tebokgo Mabuto (ECP)" w:date="2026-09-09T11:12:00Z" w16du:dateUtc="2026-09-09T09:12:00Z"/>
                <w:rFonts w:ascii="Arial" w:hAnsi="Arial" w:cs="Arial"/>
                <w:noProof/>
                <w:sz w:val="11"/>
                <w:szCs w:val="11"/>
              </w:rPr>
            </w:pPr>
            <w:del w:id="3813" w:author="Tebokgo Mabuto (ECP)" w:date="2026-09-09T11:12:00Z" w16du:dateUtc="2026-09-09T09:12:00Z">
              <w:r w:rsidRPr="00325356" w:rsidDel="00EC2039">
                <w:rPr>
                  <w:rFonts w:ascii="Arial" w:hAnsi="Arial" w:cs="Arial"/>
                  <w:noProof/>
                  <w:sz w:val="11"/>
                  <w:szCs w:val="11"/>
                </w:rPr>
                <w:delText>MT</w:delText>
              </w:r>
            </w:del>
          </w:p>
        </w:tc>
        <w:tc>
          <w:tcPr>
            <w:tcW w:w="411" w:type="dxa"/>
            <w:textDirection w:val="btLr"/>
            <w:vAlign w:val="center"/>
          </w:tcPr>
          <w:p w14:paraId="739923B8" w14:textId="7663AFED" w:rsidR="00287B14" w:rsidRPr="00325356" w:rsidDel="00EC2039" w:rsidRDefault="00287B14" w:rsidP="006A491F">
            <w:pPr>
              <w:ind w:left="113" w:right="113"/>
              <w:jc w:val="center"/>
              <w:rPr>
                <w:del w:id="3814" w:author="Tebokgo Mabuto (ECP)" w:date="2026-09-09T11:12:00Z" w16du:dateUtc="2026-09-09T09:12:00Z"/>
                <w:rFonts w:ascii="Arial" w:hAnsi="Arial" w:cs="Arial"/>
                <w:noProof/>
                <w:sz w:val="11"/>
                <w:szCs w:val="11"/>
              </w:rPr>
            </w:pPr>
            <w:del w:id="3815" w:author="Tebokgo Mabuto (ECP)" w:date="2026-09-09T11:12:00Z" w16du:dateUtc="2026-09-09T09:12:00Z">
              <w:r w:rsidRPr="00325356" w:rsidDel="00EC2039">
                <w:rPr>
                  <w:rFonts w:ascii="Arial" w:hAnsi="Arial" w:cs="Arial"/>
                  <w:noProof/>
                  <w:sz w:val="11"/>
                  <w:szCs w:val="11"/>
                </w:rPr>
                <w:delText>ETS</w:delText>
              </w:r>
            </w:del>
          </w:p>
        </w:tc>
        <w:tc>
          <w:tcPr>
            <w:tcW w:w="411" w:type="dxa"/>
            <w:textDirection w:val="btLr"/>
            <w:vAlign w:val="center"/>
          </w:tcPr>
          <w:p w14:paraId="54FC2E8C" w14:textId="48F9427C" w:rsidR="00287B14" w:rsidRPr="00325356" w:rsidDel="00EC2039" w:rsidRDefault="00287B14" w:rsidP="006A491F">
            <w:pPr>
              <w:ind w:left="113" w:right="113"/>
              <w:jc w:val="center"/>
              <w:rPr>
                <w:del w:id="3816" w:author="Tebokgo Mabuto (ECP)" w:date="2026-09-09T11:12:00Z" w16du:dateUtc="2026-09-09T09:12:00Z"/>
                <w:rFonts w:ascii="Arial" w:hAnsi="Arial" w:cs="Arial"/>
                <w:noProof/>
                <w:sz w:val="11"/>
                <w:szCs w:val="11"/>
              </w:rPr>
            </w:pPr>
            <w:del w:id="3817" w:author="Tebokgo Mabuto (ECP)" w:date="2026-09-09T11:12:00Z" w16du:dateUtc="2026-09-09T09:12:00Z">
              <w:r w:rsidRPr="00325356" w:rsidDel="00EC2039">
                <w:rPr>
                  <w:rFonts w:ascii="Arial" w:hAnsi="Arial" w:cs="Arial"/>
                  <w:noProof/>
                  <w:sz w:val="11"/>
                  <w:szCs w:val="11"/>
                </w:rPr>
                <w:delText>DS(T)</w:delText>
              </w:r>
            </w:del>
          </w:p>
        </w:tc>
        <w:tc>
          <w:tcPr>
            <w:tcW w:w="411" w:type="dxa"/>
            <w:textDirection w:val="btLr"/>
            <w:vAlign w:val="center"/>
          </w:tcPr>
          <w:p w14:paraId="69928F7E" w14:textId="31AFA35E" w:rsidR="00287B14" w:rsidRPr="00325356" w:rsidDel="00EC2039" w:rsidRDefault="00287B14" w:rsidP="006A491F">
            <w:pPr>
              <w:ind w:left="113" w:right="113"/>
              <w:jc w:val="center"/>
              <w:rPr>
                <w:del w:id="3818" w:author="Tebokgo Mabuto (ECP)" w:date="2026-09-09T11:12:00Z" w16du:dateUtc="2026-09-09T09:12:00Z"/>
                <w:rFonts w:ascii="Arial" w:hAnsi="Arial" w:cs="Arial"/>
                <w:noProof/>
                <w:sz w:val="11"/>
                <w:szCs w:val="11"/>
              </w:rPr>
            </w:pPr>
            <w:del w:id="3819" w:author="Tebokgo Mabuto (ECP)" w:date="2026-09-09T11:12:00Z" w16du:dateUtc="2026-09-09T09:12:00Z">
              <w:r w:rsidRPr="00325356" w:rsidDel="00EC2039">
                <w:rPr>
                  <w:rFonts w:ascii="Arial" w:hAnsi="Arial" w:cs="Arial"/>
                  <w:noProof/>
                  <w:sz w:val="11"/>
                  <w:szCs w:val="11"/>
                </w:rPr>
                <w:delText>CE(T)</w:delText>
              </w:r>
            </w:del>
          </w:p>
        </w:tc>
        <w:tc>
          <w:tcPr>
            <w:tcW w:w="411" w:type="dxa"/>
            <w:textDirection w:val="btLr"/>
            <w:vAlign w:val="center"/>
          </w:tcPr>
          <w:p w14:paraId="3697BE6C" w14:textId="3D467A02" w:rsidR="00287B14" w:rsidRPr="00325356" w:rsidDel="00EC2039" w:rsidRDefault="00287B14" w:rsidP="006A491F">
            <w:pPr>
              <w:ind w:left="113" w:right="113"/>
              <w:jc w:val="center"/>
              <w:rPr>
                <w:del w:id="3820" w:author="Tebokgo Mabuto (ECP)" w:date="2026-09-09T11:12:00Z" w16du:dateUtc="2026-09-09T09:12:00Z"/>
                <w:rFonts w:ascii="Arial" w:hAnsi="Arial" w:cs="Arial"/>
                <w:noProof/>
                <w:sz w:val="11"/>
                <w:szCs w:val="11"/>
              </w:rPr>
            </w:pPr>
            <w:del w:id="3821" w:author="Tebokgo Mabuto (ECP)" w:date="2026-09-09T11:12:00Z" w16du:dateUtc="2026-09-09T09:12:00Z">
              <w:r w:rsidRPr="00325356" w:rsidDel="00EC2039">
                <w:rPr>
                  <w:rFonts w:ascii="Arial" w:hAnsi="Arial" w:cs="Arial"/>
                  <w:noProof/>
                  <w:sz w:val="11"/>
                  <w:szCs w:val="11"/>
                </w:rPr>
                <w:delText>CM(T)</w:delText>
              </w:r>
            </w:del>
          </w:p>
        </w:tc>
        <w:tc>
          <w:tcPr>
            <w:tcW w:w="411" w:type="dxa"/>
            <w:textDirection w:val="btLr"/>
            <w:vAlign w:val="center"/>
          </w:tcPr>
          <w:p w14:paraId="7671136B" w14:textId="0AD5DCCB" w:rsidR="00287B14" w:rsidRPr="00325356" w:rsidDel="00EC2039" w:rsidRDefault="00287B14" w:rsidP="006A491F">
            <w:pPr>
              <w:ind w:left="113" w:right="113"/>
              <w:jc w:val="center"/>
              <w:rPr>
                <w:del w:id="3822" w:author="Tebokgo Mabuto (ECP)" w:date="2026-09-09T11:12:00Z" w16du:dateUtc="2026-09-09T09:12:00Z"/>
                <w:rFonts w:ascii="Arial" w:hAnsi="Arial" w:cs="Arial"/>
                <w:noProof/>
                <w:sz w:val="11"/>
                <w:szCs w:val="11"/>
              </w:rPr>
            </w:pPr>
            <w:del w:id="3823" w:author="Tebokgo Mabuto (ECP)" w:date="2026-09-09T11:12:00Z" w16du:dateUtc="2026-09-09T09:12:00Z">
              <w:r w:rsidRPr="00325356" w:rsidDel="00EC2039">
                <w:rPr>
                  <w:rFonts w:ascii="Arial" w:hAnsi="Arial" w:cs="Arial"/>
                  <w:noProof/>
                  <w:sz w:val="11"/>
                  <w:szCs w:val="11"/>
                </w:rPr>
                <w:delText>ETS(T)</w:delText>
              </w:r>
            </w:del>
          </w:p>
        </w:tc>
        <w:tc>
          <w:tcPr>
            <w:tcW w:w="411" w:type="dxa"/>
            <w:textDirection w:val="btLr"/>
            <w:vAlign w:val="center"/>
          </w:tcPr>
          <w:p w14:paraId="6B02D612" w14:textId="6B5BA81B" w:rsidR="00287B14" w:rsidRPr="00325356" w:rsidDel="00EC2039" w:rsidRDefault="00287B14" w:rsidP="006A491F">
            <w:pPr>
              <w:ind w:left="113" w:right="113"/>
              <w:jc w:val="center"/>
              <w:rPr>
                <w:del w:id="3824" w:author="Tebokgo Mabuto (ECP)" w:date="2026-09-09T11:12:00Z" w16du:dateUtc="2026-09-09T09:12:00Z"/>
                <w:rFonts w:ascii="Arial" w:hAnsi="Arial" w:cs="Arial"/>
                <w:noProof/>
                <w:sz w:val="11"/>
                <w:szCs w:val="11"/>
              </w:rPr>
            </w:pPr>
            <w:del w:id="3825" w:author="Tebokgo Mabuto (ECP)" w:date="2026-09-09T11:12:00Z" w16du:dateUtc="2026-09-09T09:12:00Z">
              <w:r w:rsidRPr="00325356" w:rsidDel="00EC2039">
                <w:rPr>
                  <w:rFonts w:ascii="Arial" w:hAnsi="Arial" w:cs="Arial"/>
                  <w:noProof/>
                  <w:sz w:val="11"/>
                  <w:szCs w:val="11"/>
                </w:rPr>
                <w:delText>ES</w:delText>
              </w:r>
            </w:del>
          </w:p>
        </w:tc>
        <w:tc>
          <w:tcPr>
            <w:tcW w:w="411" w:type="dxa"/>
            <w:textDirection w:val="btLr"/>
            <w:vAlign w:val="center"/>
          </w:tcPr>
          <w:p w14:paraId="66DB6773" w14:textId="45EBAA13" w:rsidR="00287B14" w:rsidRPr="00325356" w:rsidDel="00EC2039" w:rsidRDefault="00287B14" w:rsidP="006A491F">
            <w:pPr>
              <w:ind w:left="113" w:right="113"/>
              <w:jc w:val="center"/>
              <w:rPr>
                <w:del w:id="3826" w:author="Tebokgo Mabuto (ECP)" w:date="2026-09-09T11:12:00Z" w16du:dateUtc="2026-09-09T09:12:00Z"/>
                <w:rFonts w:ascii="Arial" w:hAnsi="Arial" w:cs="Arial"/>
                <w:noProof/>
                <w:sz w:val="11"/>
                <w:szCs w:val="11"/>
              </w:rPr>
            </w:pPr>
            <w:del w:id="3827" w:author="Tebokgo Mabuto (ECP)" w:date="2026-09-09T11:12:00Z" w16du:dateUtc="2026-09-09T09:12:00Z">
              <w:r w:rsidRPr="00325356" w:rsidDel="00EC2039">
                <w:rPr>
                  <w:rFonts w:ascii="Arial" w:hAnsi="Arial" w:cs="Arial"/>
                  <w:noProof/>
                  <w:sz w:val="11"/>
                  <w:szCs w:val="11"/>
                </w:rPr>
                <w:delText>MS</w:delText>
              </w:r>
            </w:del>
          </w:p>
        </w:tc>
        <w:tc>
          <w:tcPr>
            <w:tcW w:w="411" w:type="dxa"/>
            <w:textDirection w:val="btLr"/>
            <w:vAlign w:val="center"/>
          </w:tcPr>
          <w:p w14:paraId="0A1C8ACF" w14:textId="7EA7F99D" w:rsidR="00287B14" w:rsidRPr="00325356" w:rsidDel="00EC2039" w:rsidRDefault="00287B14" w:rsidP="006A491F">
            <w:pPr>
              <w:ind w:left="113" w:right="113"/>
              <w:jc w:val="center"/>
              <w:rPr>
                <w:del w:id="3828" w:author="Tebokgo Mabuto (ECP)" w:date="2026-09-09T11:12:00Z" w16du:dateUtc="2026-09-09T09:12:00Z"/>
                <w:rFonts w:ascii="Arial" w:hAnsi="Arial" w:cs="Arial"/>
                <w:noProof/>
                <w:sz w:val="11"/>
                <w:szCs w:val="11"/>
              </w:rPr>
            </w:pPr>
            <w:del w:id="3829" w:author="Tebokgo Mabuto (ECP)" w:date="2026-09-09T11:12:00Z" w16du:dateUtc="2026-09-09T09:12:00Z">
              <w:r w:rsidRPr="00325356" w:rsidDel="00EC2039">
                <w:rPr>
                  <w:rFonts w:ascii="Arial" w:hAnsi="Arial" w:cs="Arial"/>
                  <w:noProof/>
                  <w:sz w:val="11"/>
                  <w:szCs w:val="11"/>
                </w:rPr>
                <w:delText>PE(E)</w:delText>
              </w:r>
            </w:del>
          </w:p>
        </w:tc>
        <w:tc>
          <w:tcPr>
            <w:tcW w:w="411" w:type="dxa"/>
            <w:textDirection w:val="btLr"/>
            <w:vAlign w:val="center"/>
          </w:tcPr>
          <w:p w14:paraId="0405ED7C" w14:textId="1C1FE44F" w:rsidR="00287B14" w:rsidRPr="00325356" w:rsidDel="00EC2039" w:rsidRDefault="00287B14" w:rsidP="006A491F">
            <w:pPr>
              <w:ind w:left="113" w:right="113"/>
              <w:jc w:val="center"/>
              <w:rPr>
                <w:del w:id="3830" w:author="Tebokgo Mabuto (ECP)" w:date="2026-09-09T11:12:00Z" w16du:dateUtc="2026-09-09T09:12:00Z"/>
                <w:rFonts w:ascii="Arial" w:hAnsi="Arial" w:cs="Arial"/>
                <w:noProof/>
                <w:sz w:val="11"/>
                <w:szCs w:val="11"/>
              </w:rPr>
            </w:pPr>
            <w:del w:id="3831" w:author="Tebokgo Mabuto (ECP)" w:date="2026-09-09T11:12:00Z" w16du:dateUtc="2026-09-09T09:12:00Z">
              <w:r w:rsidRPr="00325356" w:rsidDel="00EC2039">
                <w:rPr>
                  <w:rFonts w:ascii="Arial" w:hAnsi="Arial" w:cs="Arial"/>
                  <w:noProof/>
                  <w:sz w:val="11"/>
                  <w:szCs w:val="11"/>
                </w:rPr>
                <w:delText>UNDEFINED</w:delText>
              </w:r>
            </w:del>
          </w:p>
        </w:tc>
      </w:tr>
      <w:tr w:rsidR="00287B14" w:rsidRPr="00325356" w:rsidDel="00EC2039" w14:paraId="4ED9F086" w14:textId="637E27F7" w:rsidTr="006A491F">
        <w:trPr>
          <w:trHeight w:val="308"/>
          <w:del w:id="3832" w:author="Tebokgo Mabuto (ECP)" w:date="2026-09-09T11:12:00Z" w16du:dateUtc="2026-09-09T09:12:00Z"/>
        </w:trPr>
        <w:tc>
          <w:tcPr>
            <w:tcW w:w="802" w:type="dxa"/>
            <w:vAlign w:val="center"/>
          </w:tcPr>
          <w:p w14:paraId="77FBCA42" w14:textId="343A4F8D" w:rsidR="00287B14" w:rsidRPr="00325356" w:rsidDel="00EC2039" w:rsidRDefault="00287B14" w:rsidP="006A491F">
            <w:pPr>
              <w:jc w:val="center"/>
              <w:rPr>
                <w:del w:id="3833" w:author="Tebokgo Mabuto (ECP)" w:date="2026-09-09T11:12:00Z" w16du:dateUtc="2026-09-09T09:12:00Z"/>
                <w:rFonts w:ascii="Arial" w:hAnsi="Arial" w:cs="Arial"/>
                <w:noProof/>
                <w:sz w:val="11"/>
                <w:szCs w:val="11"/>
              </w:rPr>
            </w:pPr>
            <w:del w:id="3834" w:author="Tebokgo Mabuto (ECP)" w:date="2026-09-09T11:12:00Z" w16du:dateUtc="2026-09-09T09:12:00Z">
              <w:r w:rsidRPr="00325356" w:rsidDel="00EC2039">
                <w:rPr>
                  <w:rFonts w:ascii="Arial" w:hAnsi="Arial" w:cs="Arial"/>
                  <w:noProof/>
                  <w:sz w:val="11"/>
                  <w:szCs w:val="11"/>
                </w:rPr>
                <w:delText>PL</w:delText>
              </w:r>
            </w:del>
          </w:p>
        </w:tc>
        <w:tc>
          <w:tcPr>
            <w:tcW w:w="411" w:type="dxa"/>
            <w:shd w:val="clear" w:color="auto" w:fill="A6A6A6" w:themeFill="background1" w:themeFillShade="A6"/>
            <w:vAlign w:val="center"/>
          </w:tcPr>
          <w:p w14:paraId="118B4BE0" w14:textId="7D6BD405" w:rsidR="00287B14" w:rsidRPr="00325356" w:rsidDel="00EC2039" w:rsidRDefault="00287B14" w:rsidP="006A491F">
            <w:pPr>
              <w:jc w:val="center"/>
              <w:rPr>
                <w:del w:id="3835" w:author="Tebokgo Mabuto (ECP)" w:date="2026-09-09T11:12:00Z" w16du:dateUtc="2026-09-09T09:12:00Z"/>
                <w:rFonts w:ascii="Arial" w:hAnsi="Arial" w:cs="Arial"/>
                <w:noProof/>
                <w:sz w:val="11"/>
                <w:szCs w:val="11"/>
              </w:rPr>
            </w:pPr>
            <w:del w:id="3836"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27EA9AA1" w14:textId="3AB9C590" w:rsidR="00287B14" w:rsidRPr="00325356" w:rsidDel="00EC2039" w:rsidRDefault="00287B14" w:rsidP="006A491F">
            <w:pPr>
              <w:jc w:val="center"/>
              <w:rPr>
                <w:del w:id="3837" w:author="Tebokgo Mabuto (ECP)" w:date="2026-09-09T11:12:00Z" w16du:dateUtc="2026-09-09T09:12:00Z"/>
                <w:rFonts w:ascii="Arial" w:hAnsi="Arial" w:cs="Arial"/>
                <w:noProof/>
                <w:sz w:val="11"/>
                <w:szCs w:val="11"/>
              </w:rPr>
            </w:pPr>
            <w:del w:id="3838"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E3AEC8D" w14:textId="512F6196" w:rsidR="00287B14" w:rsidRPr="00325356" w:rsidDel="00EC2039" w:rsidRDefault="00287B14" w:rsidP="006A491F">
            <w:pPr>
              <w:jc w:val="center"/>
              <w:rPr>
                <w:del w:id="3839" w:author="Tebokgo Mabuto (ECP)" w:date="2026-09-09T11:12:00Z" w16du:dateUtc="2026-09-09T09:12:00Z"/>
                <w:rFonts w:ascii="Arial" w:hAnsi="Arial" w:cs="Arial"/>
                <w:noProof/>
                <w:sz w:val="11"/>
                <w:szCs w:val="11"/>
              </w:rPr>
            </w:pPr>
            <w:del w:id="384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591C3CC" w14:textId="50E8F100" w:rsidR="00287B14" w:rsidRPr="00325356" w:rsidDel="00EC2039" w:rsidRDefault="00287B14" w:rsidP="006A491F">
            <w:pPr>
              <w:jc w:val="center"/>
              <w:rPr>
                <w:del w:id="3841" w:author="Tebokgo Mabuto (ECP)" w:date="2026-09-09T11:12:00Z" w16du:dateUtc="2026-09-09T09:12:00Z"/>
                <w:rFonts w:ascii="Arial" w:hAnsi="Arial" w:cs="Arial"/>
                <w:noProof/>
                <w:sz w:val="11"/>
                <w:szCs w:val="11"/>
              </w:rPr>
            </w:pPr>
            <w:del w:id="3842" w:author="Tebokgo Mabuto (ECP)" w:date="2026-09-09T11:12:00Z" w16du:dateUtc="2026-09-09T09:12:00Z">
              <w:r w:rsidRPr="00325356" w:rsidDel="00EC2039">
                <w:rPr>
                  <w:rFonts w:ascii="Arial" w:hAnsi="Arial" w:cs="Arial"/>
                  <w:noProof/>
                  <w:sz w:val="11"/>
                  <w:szCs w:val="11"/>
                </w:rPr>
                <w:delText>5</w:delText>
              </w:r>
            </w:del>
          </w:p>
        </w:tc>
        <w:tc>
          <w:tcPr>
            <w:tcW w:w="441" w:type="dxa"/>
            <w:vAlign w:val="center"/>
          </w:tcPr>
          <w:p w14:paraId="24115C93" w14:textId="2A978CF9" w:rsidR="00287B14" w:rsidRPr="00325356" w:rsidDel="00EC2039" w:rsidRDefault="00287B14" w:rsidP="006A491F">
            <w:pPr>
              <w:jc w:val="center"/>
              <w:rPr>
                <w:del w:id="3843" w:author="Tebokgo Mabuto (ECP)" w:date="2026-09-09T11:12:00Z" w16du:dateUtc="2026-09-09T09:12:00Z"/>
                <w:rFonts w:ascii="Arial" w:hAnsi="Arial" w:cs="Arial"/>
                <w:noProof/>
                <w:sz w:val="11"/>
                <w:szCs w:val="11"/>
              </w:rPr>
            </w:pPr>
            <w:del w:id="3844"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491949B8" w14:textId="32A1E8EB" w:rsidR="00287B14" w:rsidRPr="00325356" w:rsidDel="00EC2039" w:rsidRDefault="00287B14" w:rsidP="006A491F">
            <w:pPr>
              <w:jc w:val="center"/>
              <w:rPr>
                <w:del w:id="3845" w:author="Tebokgo Mabuto (ECP)" w:date="2026-09-09T11:12:00Z" w16du:dateUtc="2026-09-09T09:12:00Z"/>
                <w:rFonts w:ascii="Arial" w:hAnsi="Arial" w:cs="Arial"/>
                <w:noProof/>
                <w:sz w:val="11"/>
                <w:szCs w:val="11"/>
              </w:rPr>
            </w:pPr>
            <w:del w:id="3846"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A2DFB45" w14:textId="7B259014" w:rsidR="00287B14" w:rsidRPr="00325356" w:rsidDel="00EC2039" w:rsidRDefault="00287B14" w:rsidP="006A491F">
            <w:pPr>
              <w:jc w:val="center"/>
              <w:rPr>
                <w:del w:id="3847" w:author="Tebokgo Mabuto (ECP)" w:date="2026-09-09T11:12:00Z" w16du:dateUtc="2026-09-09T09:12:00Z"/>
                <w:rFonts w:ascii="Arial" w:hAnsi="Arial" w:cs="Arial"/>
                <w:noProof/>
                <w:sz w:val="11"/>
                <w:szCs w:val="11"/>
              </w:rPr>
            </w:pPr>
            <w:del w:id="3848"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010D87B2" w14:textId="27D38B97" w:rsidR="00287B14" w:rsidRPr="00325356" w:rsidDel="00EC2039" w:rsidRDefault="00287B14" w:rsidP="006A491F">
            <w:pPr>
              <w:jc w:val="center"/>
              <w:rPr>
                <w:del w:id="3849" w:author="Tebokgo Mabuto (ECP)" w:date="2026-09-09T11:12:00Z" w16du:dateUtc="2026-09-09T09:12:00Z"/>
                <w:rFonts w:ascii="Arial" w:hAnsi="Arial" w:cs="Arial"/>
                <w:noProof/>
                <w:sz w:val="11"/>
                <w:szCs w:val="11"/>
              </w:rPr>
            </w:pPr>
            <w:del w:id="3850"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7F1B7447" w14:textId="62BB74E3" w:rsidR="00287B14" w:rsidRPr="00325356" w:rsidDel="00EC2039" w:rsidRDefault="00287B14" w:rsidP="006A491F">
            <w:pPr>
              <w:jc w:val="center"/>
              <w:rPr>
                <w:del w:id="3851" w:author="Tebokgo Mabuto (ECP)" w:date="2026-09-09T11:12:00Z" w16du:dateUtc="2026-09-09T09:12:00Z"/>
                <w:rFonts w:ascii="Arial" w:hAnsi="Arial" w:cs="Arial"/>
                <w:noProof/>
                <w:sz w:val="11"/>
                <w:szCs w:val="11"/>
              </w:rPr>
            </w:pPr>
            <w:del w:id="3852"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5B48C5F9" w14:textId="67832962" w:rsidR="00287B14" w:rsidRPr="00325356" w:rsidDel="00EC2039" w:rsidRDefault="00287B14" w:rsidP="006A491F">
            <w:pPr>
              <w:jc w:val="center"/>
              <w:rPr>
                <w:del w:id="3853" w:author="Tebokgo Mabuto (ECP)" w:date="2026-09-09T11:12:00Z" w16du:dateUtc="2026-09-09T09:12:00Z"/>
                <w:rFonts w:ascii="Arial" w:hAnsi="Arial" w:cs="Arial"/>
                <w:noProof/>
                <w:sz w:val="11"/>
                <w:szCs w:val="11"/>
              </w:rPr>
            </w:pPr>
            <w:del w:id="3854"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1DFC258" w14:textId="3FB15453" w:rsidR="00287B14" w:rsidRPr="00325356" w:rsidDel="00EC2039" w:rsidRDefault="00287B14" w:rsidP="006A491F">
            <w:pPr>
              <w:jc w:val="center"/>
              <w:rPr>
                <w:del w:id="3855" w:author="Tebokgo Mabuto (ECP)" w:date="2026-09-09T11:12:00Z" w16du:dateUtc="2026-09-09T09:12:00Z"/>
                <w:rFonts w:ascii="Arial" w:hAnsi="Arial" w:cs="Arial"/>
                <w:noProof/>
                <w:sz w:val="11"/>
                <w:szCs w:val="11"/>
              </w:rPr>
            </w:pPr>
            <w:del w:id="385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02F5820" w14:textId="4A1901BE" w:rsidR="00287B14" w:rsidRPr="00325356" w:rsidDel="00EC2039" w:rsidRDefault="00287B14" w:rsidP="006A491F">
            <w:pPr>
              <w:jc w:val="center"/>
              <w:rPr>
                <w:del w:id="3857" w:author="Tebokgo Mabuto (ECP)" w:date="2026-09-09T11:12:00Z" w16du:dateUtc="2026-09-09T09:12:00Z"/>
                <w:rFonts w:ascii="Arial" w:hAnsi="Arial" w:cs="Arial"/>
                <w:noProof/>
                <w:sz w:val="11"/>
                <w:szCs w:val="11"/>
              </w:rPr>
            </w:pPr>
            <w:del w:id="385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3549945" w14:textId="7EF7B4BA" w:rsidR="00287B14" w:rsidRPr="00325356" w:rsidDel="00EC2039" w:rsidRDefault="00287B14" w:rsidP="006A491F">
            <w:pPr>
              <w:jc w:val="center"/>
              <w:rPr>
                <w:del w:id="3859" w:author="Tebokgo Mabuto (ECP)" w:date="2026-09-09T11:12:00Z" w16du:dateUtc="2026-09-09T09:12:00Z"/>
                <w:rFonts w:ascii="Arial" w:hAnsi="Arial" w:cs="Arial"/>
                <w:noProof/>
                <w:sz w:val="11"/>
                <w:szCs w:val="11"/>
              </w:rPr>
            </w:pPr>
            <w:del w:id="386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F88B726" w14:textId="677AC94B" w:rsidR="00287B14" w:rsidRPr="00325356" w:rsidDel="00EC2039" w:rsidRDefault="00287B14" w:rsidP="006A491F">
            <w:pPr>
              <w:jc w:val="center"/>
              <w:rPr>
                <w:del w:id="3861" w:author="Tebokgo Mabuto (ECP)" w:date="2026-09-09T11:12:00Z" w16du:dateUtc="2026-09-09T09:12:00Z"/>
                <w:rFonts w:ascii="Arial" w:hAnsi="Arial" w:cs="Arial"/>
                <w:noProof/>
                <w:sz w:val="11"/>
                <w:szCs w:val="11"/>
              </w:rPr>
            </w:pPr>
            <w:del w:id="386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AE6E06E" w14:textId="67291A12" w:rsidR="00287B14" w:rsidRPr="00325356" w:rsidDel="00EC2039" w:rsidRDefault="00287B14" w:rsidP="006A491F">
            <w:pPr>
              <w:jc w:val="center"/>
              <w:rPr>
                <w:del w:id="3863" w:author="Tebokgo Mabuto (ECP)" w:date="2026-09-09T11:12:00Z" w16du:dateUtc="2026-09-09T09:12:00Z"/>
                <w:rFonts w:ascii="Arial" w:hAnsi="Arial" w:cs="Arial"/>
                <w:noProof/>
                <w:sz w:val="11"/>
                <w:szCs w:val="11"/>
              </w:rPr>
            </w:pPr>
            <w:del w:id="386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63CBB91" w14:textId="7EA70263" w:rsidR="00287B14" w:rsidRPr="00325356" w:rsidDel="00EC2039" w:rsidRDefault="00287B14" w:rsidP="006A491F">
            <w:pPr>
              <w:jc w:val="center"/>
              <w:rPr>
                <w:del w:id="3865" w:author="Tebokgo Mabuto (ECP)" w:date="2026-09-09T11:12:00Z" w16du:dateUtc="2026-09-09T09:12:00Z"/>
                <w:rFonts w:ascii="Arial" w:hAnsi="Arial" w:cs="Arial"/>
                <w:noProof/>
                <w:sz w:val="11"/>
                <w:szCs w:val="11"/>
              </w:rPr>
            </w:pPr>
            <w:del w:id="386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2F4A130" w14:textId="4F77EB6C" w:rsidR="00287B14" w:rsidRPr="00325356" w:rsidDel="00EC2039" w:rsidRDefault="00287B14" w:rsidP="006A491F">
            <w:pPr>
              <w:jc w:val="center"/>
              <w:rPr>
                <w:del w:id="3867" w:author="Tebokgo Mabuto (ECP)" w:date="2026-09-09T11:12:00Z" w16du:dateUtc="2026-09-09T09:12:00Z"/>
                <w:rFonts w:ascii="Arial" w:hAnsi="Arial" w:cs="Arial"/>
                <w:noProof/>
                <w:sz w:val="11"/>
                <w:szCs w:val="11"/>
              </w:rPr>
            </w:pPr>
            <w:del w:id="386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DD87D6A" w14:textId="0775C89F" w:rsidR="00287B14" w:rsidRPr="00325356" w:rsidDel="00EC2039" w:rsidRDefault="00287B14" w:rsidP="006A491F">
            <w:pPr>
              <w:jc w:val="center"/>
              <w:rPr>
                <w:del w:id="3869" w:author="Tebokgo Mabuto (ECP)" w:date="2026-09-09T11:12:00Z" w16du:dateUtc="2026-09-09T09:12:00Z"/>
                <w:rFonts w:ascii="Arial" w:hAnsi="Arial" w:cs="Arial"/>
                <w:noProof/>
                <w:sz w:val="11"/>
                <w:szCs w:val="11"/>
              </w:rPr>
            </w:pPr>
            <w:del w:id="387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5501038" w14:textId="69E63B95" w:rsidR="00287B14" w:rsidRPr="00325356" w:rsidDel="00EC2039" w:rsidRDefault="00287B14" w:rsidP="006A491F">
            <w:pPr>
              <w:jc w:val="center"/>
              <w:rPr>
                <w:del w:id="3871" w:author="Tebokgo Mabuto (ECP)" w:date="2026-09-09T11:12:00Z" w16du:dateUtc="2026-09-09T09:12:00Z"/>
                <w:rFonts w:ascii="Arial" w:hAnsi="Arial" w:cs="Arial"/>
                <w:noProof/>
                <w:sz w:val="11"/>
                <w:szCs w:val="11"/>
              </w:rPr>
            </w:pPr>
            <w:del w:id="387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B8AFD79" w14:textId="57396264" w:rsidR="00287B14" w:rsidRPr="00325356" w:rsidDel="00EC2039" w:rsidRDefault="00287B14" w:rsidP="006A491F">
            <w:pPr>
              <w:jc w:val="center"/>
              <w:rPr>
                <w:del w:id="3873" w:author="Tebokgo Mabuto (ECP)" w:date="2026-09-09T11:12:00Z" w16du:dateUtc="2026-09-09T09:12:00Z"/>
                <w:rFonts w:ascii="Arial" w:hAnsi="Arial" w:cs="Arial"/>
                <w:noProof/>
                <w:sz w:val="11"/>
                <w:szCs w:val="11"/>
              </w:rPr>
            </w:pPr>
            <w:del w:id="387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E2AEF95" w14:textId="0D08970C" w:rsidR="00287B14" w:rsidRPr="00325356" w:rsidDel="00EC2039" w:rsidRDefault="00287B14" w:rsidP="006A491F">
            <w:pPr>
              <w:jc w:val="center"/>
              <w:rPr>
                <w:del w:id="3875" w:author="Tebokgo Mabuto (ECP)" w:date="2026-09-09T11:12:00Z" w16du:dateUtc="2026-09-09T09:12:00Z"/>
                <w:rFonts w:ascii="Arial" w:hAnsi="Arial" w:cs="Arial"/>
                <w:noProof/>
                <w:sz w:val="11"/>
                <w:szCs w:val="11"/>
              </w:rPr>
            </w:pPr>
            <w:del w:id="387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0362528" w14:textId="531CEE8F" w:rsidR="00287B14" w:rsidRPr="00325356" w:rsidDel="00EC2039" w:rsidRDefault="00287B14" w:rsidP="006A491F">
            <w:pPr>
              <w:jc w:val="center"/>
              <w:rPr>
                <w:del w:id="3877" w:author="Tebokgo Mabuto (ECP)" w:date="2026-09-09T11:12:00Z" w16du:dateUtc="2026-09-09T09:12:00Z"/>
                <w:rFonts w:ascii="Arial" w:hAnsi="Arial" w:cs="Arial"/>
                <w:noProof/>
                <w:sz w:val="11"/>
                <w:szCs w:val="11"/>
              </w:rPr>
            </w:pPr>
            <w:del w:id="387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83C5D73" w14:textId="3E47CC87" w:rsidR="00287B14" w:rsidRPr="00325356" w:rsidDel="00EC2039" w:rsidRDefault="00287B14" w:rsidP="006A491F">
            <w:pPr>
              <w:jc w:val="center"/>
              <w:rPr>
                <w:del w:id="3879" w:author="Tebokgo Mabuto (ECP)" w:date="2026-09-09T11:12:00Z" w16du:dateUtc="2026-09-09T09:12:00Z"/>
                <w:rFonts w:ascii="Arial" w:hAnsi="Arial" w:cs="Arial"/>
                <w:noProof/>
                <w:sz w:val="11"/>
                <w:szCs w:val="11"/>
              </w:rPr>
            </w:pPr>
            <w:del w:id="3880"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4D1858CF" w14:textId="3DEF83E5" w:rsidTr="006A491F">
        <w:trPr>
          <w:trHeight w:val="290"/>
          <w:del w:id="3881" w:author="Tebokgo Mabuto (ECP)" w:date="2026-09-09T11:12:00Z" w16du:dateUtc="2026-09-09T09:12:00Z"/>
        </w:trPr>
        <w:tc>
          <w:tcPr>
            <w:tcW w:w="802" w:type="dxa"/>
            <w:vAlign w:val="center"/>
          </w:tcPr>
          <w:p w14:paraId="19ED262A" w14:textId="3DE28F55" w:rsidR="00287B14" w:rsidRPr="00325356" w:rsidDel="00EC2039" w:rsidRDefault="00287B14" w:rsidP="006A491F">
            <w:pPr>
              <w:jc w:val="center"/>
              <w:rPr>
                <w:del w:id="3882" w:author="Tebokgo Mabuto (ECP)" w:date="2026-09-09T11:12:00Z" w16du:dateUtc="2026-09-09T09:12:00Z"/>
                <w:rFonts w:ascii="Arial" w:hAnsi="Arial" w:cs="Arial"/>
                <w:noProof/>
                <w:sz w:val="11"/>
                <w:szCs w:val="11"/>
              </w:rPr>
            </w:pPr>
            <w:del w:id="3883" w:author="Tebokgo Mabuto (ECP)" w:date="2026-09-09T11:12:00Z" w16du:dateUtc="2026-09-09T09:12:00Z">
              <w:r w:rsidRPr="00325356" w:rsidDel="00EC2039">
                <w:rPr>
                  <w:rFonts w:ascii="Arial" w:hAnsi="Arial" w:cs="Arial"/>
                  <w:noProof/>
                  <w:sz w:val="11"/>
                  <w:szCs w:val="11"/>
                </w:rPr>
                <w:delText>APL</w:delText>
              </w:r>
            </w:del>
          </w:p>
        </w:tc>
        <w:tc>
          <w:tcPr>
            <w:tcW w:w="411" w:type="dxa"/>
            <w:shd w:val="clear" w:color="auto" w:fill="A6A6A6" w:themeFill="background1" w:themeFillShade="A6"/>
            <w:vAlign w:val="center"/>
          </w:tcPr>
          <w:p w14:paraId="39DDD8CC" w14:textId="4886C809" w:rsidR="00287B14" w:rsidRPr="00325356" w:rsidDel="00EC2039" w:rsidRDefault="00287B14" w:rsidP="006A491F">
            <w:pPr>
              <w:jc w:val="center"/>
              <w:rPr>
                <w:del w:id="3884" w:author="Tebokgo Mabuto (ECP)" w:date="2026-09-09T11:12:00Z" w16du:dateUtc="2026-09-09T09:12:00Z"/>
                <w:rFonts w:ascii="Arial" w:hAnsi="Arial" w:cs="Arial"/>
                <w:b/>
                <w:bCs/>
                <w:noProof/>
                <w:sz w:val="11"/>
                <w:szCs w:val="11"/>
              </w:rPr>
            </w:pPr>
            <w:del w:id="3885" w:author="Tebokgo Mabuto (ECP)" w:date="2026-09-09T11:12:00Z" w16du:dateUtc="2026-09-09T09:12:00Z">
              <w:r w:rsidRPr="00325356" w:rsidDel="00EC2039">
                <w:rPr>
                  <w:rFonts w:ascii="Arial" w:hAnsi="Arial" w:cs="Arial"/>
                  <w:b/>
                  <w:bCs/>
                  <w:noProof/>
                  <w:sz w:val="11"/>
                  <w:szCs w:val="11"/>
                </w:rPr>
                <w:delText>2.5</w:delText>
              </w:r>
            </w:del>
          </w:p>
        </w:tc>
        <w:tc>
          <w:tcPr>
            <w:tcW w:w="411" w:type="dxa"/>
            <w:shd w:val="clear" w:color="auto" w:fill="A6A6A6" w:themeFill="background1" w:themeFillShade="A6"/>
            <w:vAlign w:val="center"/>
          </w:tcPr>
          <w:p w14:paraId="0ED2E527" w14:textId="383ABC58" w:rsidR="00287B14" w:rsidRPr="00325356" w:rsidDel="00EC2039" w:rsidRDefault="00287B14" w:rsidP="006A491F">
            <w:pPr>
              <w:jc w:val="center"/>
              <w:rPr>
                <w:del w:id="3886" w:author="Tebokgo Mabuto (ECP)" w:date="2026-09-09T11:12:00Z" w16du:dateUtc="2026-09-09T09:12:00Z"/>
                <w:rFonts w:ascii="Arial" w:hAnsi="Arial" w:cs="Arial"/>
                <w:noProof/>
                <w:sz w:val="11"/>
                <w:szCs w:val="11"/>
              </w:rPr>
            </w:pPr>
            <w:del w:id="388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4BADB0E1" w14:textId="13D5E66E" w:rsidR="00287B14" w:rsidRPr="00325356" w:rsidDel="00EC2039" w:rsidRDefault="00287B14" w:rsidP="006A491F">
            <w:pPr>
              <w:jc w:val="center"/>
              <w:rPr>
                <w:del w:id="3888" w:author="Tebokgo Mabuto (ECP)" w:date="2026-09-09T11:12:00Z" w16du:dateUtc="2026-09-09T09:12:00Z"/>
                <w:rFonts w:ascii="Arial" w:hAnsi="Arial" w:cs="Arial"/>
                <w:noProof/>
                <w:sz w:val="11"/>
                <w:szCs w:val="11"/>
              </w:rPr>
            </w:pPr>
            <w:del w:id="388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1678BEA" w14:textId="653CD7A5" w:rsidR="00287B14" w:rsidRPr="00325356" w:rsidDel="00EC2039" w:rsidRDefault="00287B14" w:rsidP="006A491F">
            <w:pPr>
              <w:jc w:val="center"/>
              <w:rPr>
                <w:del w:id="3890" w:author="Tebokgo Mabuto (ECP)" w:date="2026-09-09T11:12:00Z" w16du:dateUtc="2026-09-09T09:12:00Z"/>
                <w:rFonts w:ascii="Arial" w:hAnsi="Arial" w:cs="Arial"/>
                <w:noProof/>
                <w:sz w:val="11"/>
                <w:szCs w:val="11"/>
              </w:rPr>
            </w:pPr>
            <w:del w:id="3891" w:author="Tebokgo Mabuto (ECP)" w:date="2026-09-09T11:12:00Z" w16du:dateUtc="2026-09-09T09:12:00Z">
              <w:r w:rsidRPr="00325356" w:rsidDel="00EC2039">
                <w:rPr>
                  <w:rFonts w:ascii="Arial" w:hAnsi="Arial" w:cs="Arial"/>
                  <w:noProof/>
                  <w:sz w:val="11"/>
                  <w:szCs w:val="11"/>
                </w:rPr>
                <w:delText>5</w:delText>
              </w:r>
            </w:del>
          </w:p>
        </w:tc>
        <w:tc>
          <w:tcPr>
            <w:tcW w:w="441" w:type="dxa"/>
            <w:vAlign w:val="center"/>
          </w:tcPr>
          <w:p w14:paraId="5C6F8A97" w14:textId="600B5352" w:rsidR="00287B14" w:rsidRPr="00325356" w:rsidDel="00EC2039" w:rsidRDefault="00287B14" w:rsidP="006A491F">
            <w:pPr>
              <w:jc w:val="center"/>
              <w:rPr>
                <w:del w:id="3892" w:author="Tebokgo Mabuto (ECP)" w:date="2026-09-09T11:12:00Z" w16du:dateUtc="2026-09-09T09:12:00Z"/>
                <w:rFonts w:ascii="Arial" w:hAnsi="Arial" w:cs="Arial"/>
                <w:noProof/>
                <w:sz w:val="11"/>
                <w:szCs w:val="11"/>
              </w:rPr>
            </w:pPr>
            <w:del w:id="3893" w:author="Tebokgo Mabuto (ECP)" w:date="2026-09-09T11:12:00Z" w16du:dateUtc="2026-09-09T09:12:00Z">
              <w:r w:rsidRPr="00325356" w:rsidDel="00EC2039">
                <w:rPr>
                  <w:rFonts w:ascii="Arial" w:hAnsi="Arial" w:cs="Arial"/>
                  <w:noProof/>
                  <w:sz w:val="11"/>
                  <w:szCs w:val="11"/>
                </w:rPr>
                <w:delText>3.75</w:delText>
              </w:r>
            </w:del>
          </w:p>
        </w:tc>
        <w:tc>
          <w:tcPr>
            <w:tcW w:w="411" w:type="dxa"/>
            <w:vAlign w:val="center"/>
          </w:tcPr>
          <w:p w14:paraId="3E24A2FD" w14:textId="641EEC11" w:rsidR="00287B14" w:rsidRPr="00325356" w:rsidDel="00EC2039" w:rsidRDefault="00287B14" w:rsidP="006A491F">
            <w:pPr>
              <w:jc w:val="center"/>
              <w:rPr>
                <w:del w:id="3894" w:author="Tebokgo Mabuto (ECP)" w:date="2026-09-09T11:12:00Z" w16du:dateUtc="2026-09-09T09:12:00Z"/>
                <w:rFonts w:ascii="Arial" w:hAnsi="Arial" w:cs="Arial"/>
                <w:noProof/>
                <w:sz w:val="11"/>
                <w:szCs w:val="11"/>
              </w:rPr>
            </w:pPr>
            <w:del w:id="3895"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E8D9F7A" w14:textId="4140979A" w:rsidR="00287B14" w:rsidRPr="00325356" w:rsidDel="00EC2039" w:rsidRDefault="00287B14" w:rsidP="006A491F">
            <w:pPr>
              <w:jc w:val="center"/>
              <w:rPr>
                <w:del w:id="3896" w:author="Tebokgo Mabuto (ECP)" w:date="2026-09-09T11:12:00Z" w16du:dateUtc="2026-09-09T09:12:00Z"/>
                <w:rFonts w:ascii="Arial" w:hAnsi="Arial" w:cs="Arial"/>
                <w:noProof/>
                <w:sz w:val="11"/>
                <w:szCs w:val="11"/>
              </w:rPr>
            </w:pPr>
            <w:del w:id="389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A2BBD73" w14:textId="619A4D0D" w:rsidR="00287B14" w:rsidRPr="00325356" w:rsidDel="00EC2039" w:rsidRDefault="00287B14" w:rsidP="006A491F">
            <w:pPr>
              <w:jc w:val="center"/>
              <w:rPr>
                <w:del w:id="3898" w:author="Tebokgo Mabuto (ECP)" w:date="2026-09-09T11:12:00Z" w16du:dateUtc="2026-09-09T09:12:00Z"/>
                <w:rFonts w:ascii="Arial" w:hAnsi="Arial" w:cs="Arial"/>
                <w:noProof/>
                <w:sz w:val="11"/>
                <w:szCs w:val="11"/>
              </w:rPr>
            </w:pPr>
            <w:del w:id="3899"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B0FAC1C" w14:textId="23A161C7" w:rsidR="00287B14" w:rsidRPr="00325356" w:rsidDel="00EC2039" w:rsidRDefault="00287B14" w:rsidP="006A491F">
            <w:pPr>
              <w:jc w:val="center"/>
              <w:rPr>
                <w:del w:id="3900" w:author="Tebokgo Mabuto (ECP)" w:date="2026-09-09T11:12:00Z" w16du:dateUtc="2026-09-09T09:12:00Z"/>
                <w:rFonts w:ascii="Arial" w:hAnsi="Arial" w:cs="Arial"/>
                <w:noProof/>
                <w:sz w:val="11"/>
                <w:szCs w:val="11"/>
              </w:rPr>
            </w:pPr>
            <w:del w:id="3901"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34A8503" w14:textId="48D4B868" w:rsidR="00287B14" w:rsidRPr="00325356" w:rsidDel="00EC2039" w:rsidRDefault="00287B14" w:rsidP="006A491F">
            <w:pPr>
              <w:jc w:val="center"/>
              <w:rPr>
                <w:del w:id="3902" w:author="Tebokgo Mabuto (ECP)" w:date="2026-09-09T11:12:00Z" w16du:dateUtc="2026-09-09T09:12:00Z"/>
                <w:rFonts w:ascii="Arial" w:hAnsi="Arial" w:cs="Arial"/>
                <w:noProof/>
                <w:sz w:val="11"/>
                <w:szCs w:val="11"/>
              </w:rPr>
            </w:pPr>
            <w:del w:id="390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CDDB1EF" w14:textId="31E623D8" w:rsidR="00287B14" w:rsidRPr="00325356" w:rsidDel="00EC2039" w:rsidRDefault="00287B14" w:rsidP="006A491F">
            <w:pPr>
              <w:jc w:val="center"/>
              <w:rPr>
                <w:del w:id="3904" w:author="Tebokgo Mabuto (ECP)" w:date="2026-09-09T11:12:00Z" w16du:dateUtc="2026-09-09T09:12:00Z"/>
                <w:rFonts w:ascii="Arial" w:hAnsi="Arial" w:cs="Arial"/>
                <w:noProof/>
                <w:sz w:val="11"/>
                <w:szCs w:val="11"/>
              </w:rPr>
            </w:pPr>
            <w:del w:id="390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000029B" w14:textId="623668B1" w:rsidR="00287B14" w:rsidRPr="00325356" w:rsidDel="00EC2039" w:rsidRDefault="00287B14" w:rsidP="006A491F">
            <w:pPr>
              <w:jc w:val="center"/>
              <w:rPr>
                <w:del w:id="3906" w:author="Tebokgo Mabuto (ECP)" w:date="2026-09-09T11:12:00Z" w16du:dateUtc="2026-09-09T09:12:00Z"/>
                <w:rFonts w:ascii="Arial" w:hAnsi="Arial" w:cs="Arial"/>
                <w:noProof/>
                <w:sz w:val="11"/>
                <w:szCs w:val="11"/>
              </w:rPr>
            </w:pPr>
            <w:del w:id="390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B70B38C" w14:textId="306D5B42" w:rsidR="00287B14" w:rsidRPr="00325356" w:rsidDel="00EC2039" w:rsidRDefault="00287B14" w:rsidP="006A491F">
            <w:pPr>
              <w:jc w:val="center"/>
              <w:rPr>
                <w:del w:id="3908" w:author="Tebokgo Mabuto (ECP)" w:date="2026-09-09T11:12:00Z" w16du:dateUtc="2026-09-09T09:12:00Z"/>
                <w:rFonts w:ascii="Arial" w:hAnsi="Arial" w:cs="Arial"/>
                <w:noProof/>
                <w:sz w:val="11"/>
                <w:szCs w:val="11"/>
              </w:rPr>
            </w:pPr>
            <w:del w:id="390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DA4E762" w14:textId="7A0999C6" w:rsidR="00287B14" w:rsidRPr="00325356" w:rsidDel="00EC2039" w:rsidRDefault="00287B14" w:rsidP="006A491F">
            <w:pPr>
              <w:jc w:val="center"/>
              <w:rPr>
                <w:del w:id="3910" w:author="Tebokgo Mabuto (ECP)" w:date="2026-09-09T11:12:00Z" w16du:dateUtc="2026-09-09T09:12:00Z"/>
                <w:rFonts w:ascii="Arial" w:hAnsi="Arial" w:cs="Arial"/>
                <w:noProof/>
                <w:sz w:val="11"/>
                <w:szCs w:val="11"/>
              </w:rPr>
            </w:pPr>
            <w:del w:id="391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A4D9F86" w14:textId="5E7E7CC0" w:rsidR="00287B14" w:rsidRPr="00325356" w:rsidDel="00EC2039" w:rsidRDefault="00287B14" w:rsidP="006A491F">
            <w:pPr>
              <w:jc w:val="center"/>
              <w:rPr>
                <w:del w:id="3912" w:author="Tebokgo Mabuto (ECP)" w:date="2026-09-09T11:12:00Z" w16du:dateUtc="2026-09-09T09:12:00Z"/>
                <w:rFonts w:ascii="Arial" w:hAnsi="Arial" w:cs="Arial"/>
                <w:noProof/>
                <w:sz w:val="11"/>
                <w:szCs w:val="11"/>
              </w:rPr>
            </w:pPr>
            <w:del w:id="391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EEDBA83" w14:textId="41078B60" w:rsidR="00287B14" w:rsidRPr="00325356" w:rsidDel="00EC2039" w:rsidRDefault="00287B14" w:rsidP="006A491F">
            <w:pPr>
              <w:jc w:val="center"/>
              <w:rPr>
                <w:del w:id="3914" w:author="Tebokgo Mabuto (ECP)" w:date="2026-09-09T11:12:00Z" w16du:dateUtc="2026-09-09T09:12:00Z"/>
                <w:rFonts w:ascii="Arial" w:hAnsi="Arial" w:cs="Arial"/>
                <w:noProof/>
                <w:sz w:val="11"/>
                <w:szCs w:val="11"/>
              </w:rPr>
            </w:pPr>
            <w:del w:id="391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118FD78" w14:textId="5637F95D" w:rsidR="00287B14" w:rsidRPr="00325356" w:rsidDel="00EC2039" w:rsidRDefault="00287B14" w:rsidP="006A491F">
            <w:pPr>
              <w:jc w:val="center"/>
              <w:rPr>
                <w:del w:id="3916" w:author="Tebokgo Mabuto (ECP)" w:date="2026-09-09T11:12:00Z" w16du:dateUtc="2026-09-09T09:12:00Z"/>
                <w:rFonts w:ascii="Arial" w:hAnsi="Arial" w:cs="Arial"/>
                <w:noProof/>
                <w:sz w:val="11"/>
                <w:szCs w:val="11"/>
              </w:rPr>
            </w:pPr>
            <w:del w:id="391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6C0C22D" w14:textId="3CAACD33" w:rsidR="00287B14" w:rsidRPr="00325356" w:rsidDel="00EC2039" w:rsidRDefault="00287B14" w:rsidP="006A491F">
            <w:pPr>
              <w:jc w:val="center"/>
              <w:rPr>
                <w:del w:id="3918" w:author="Tebokgo Mabuto (ECP)" w:date="2026-09-09T11:12:00Z" w16du:dateUtc="2026-09-09T09:12:00Z"/>
                <w:rFonts w:ascii="Arial" w:hAnsi="Arial" w:cs="Arial"/>
                <w:noProof/>
                <w:sz w:val="11"/>
                <w:szCs w:val="11"/>
              </w:rPr>
            </w:pPr>
            <w:del w:id="391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BE63387" w14:textId="28561E1C" w:rsidR="00287B14" w:rsidRPr="00325356" w:rsidDel="00EC2039" w:rsidRDefault="00287B14" w:rsidP="006A491F">
            <w:pPr>
              <w:jc w:val="center"/>
              <w:rPr>
                <w:del w:id="3920" w:author="Tebokgo Mabuto (ECP)" w:date="2026-09-09T11:12:00Z" w16du:dateUtc="2026-09-09T09:12:00Z"/>
                <w:rFonts w:ascii="Arial" w:hAnsi="Arial" w:cs="Arial"/>
                <w:noProof/>
                <w:sz w:val="11"/>
                <w:szCs w:val="11"/>
              </w:rPr>
            </w:pPr>
            <w:del w:id="392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953B390" w14:textId="17D04587" w:rsidR="00287B14" w:rsidRPr="00325356" w:rsidDel="00EC2039" w:rsidRDefault="00287B14" w:rsidP="006A491F">
            <w:pPr>
              <w:jc w:val="center"/>
              <w:rPr>
                <w:del w:id="3922" w:author="Tebokgo Mabuto (ECP)" w:date="2026-09-09T11:12:00Z" w16du:dateUtc="2026-09-09T09:12:00Z"/>
                <w:rFonts w:ascii="Arial" w:hAnsi="Arial" w:cs="Arial"/>
                <w:noProof/>
                <w:sz w:val="11"/>
                <w:szCs w:val="11"/>
              </w:rPr>
            </w:pPr>
            <w:del w:id="392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B1C55E9" w14:textId="494729F9" w:rsidR="00287B14" w:rsidRPr="00325356" w:rsidDel="00EC2039" w:rsidRDefault="00287B14" w:rsidP="006A491F">
            <w:pPr>
              <w:jc w:val="center"/>
              <w:rPr>
                <w:del w:id="3924" w:author="Tebokgo Mabuto (ECP)" w:date="2026-09-09T11:12:00Z" w16du:dateUtc="2026-09-09T09:12:00Z"/>
                <w:rFonts w:ascii="Arial" w:hAnsi="Arial" w:cs="Arial"/>
                <w:noProof/>
                <w:sz w:val="11"/>
                <w:szCs w:val="11"/>
              </w:rPr>
            </w:pPr>
            <w:del w:id="392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91880C4" w14:textId="167B3640" w:rsidR="00287B14" w:rsidRPr="00325356" w:rsidDel="00EC2039" w:rsidRDefault="00287B14" w:rsidP="006A491F">
            <w:pPr>
              <w:jc w:val="center"/>
              <w:rPr>
                <w:del w:id="3926" w:author="Tebokgo Mabuto (ECP)" w:date="2026-09-09T11:12:00Z" w16du:dateUtc="2026-09-09T09:12:00Z"/>
                <w:rFonts w:ascii="Arial" w:hAnsi="Arial" w:cs="Arial"/>
                <w:noProof/>
                <w:sz w:val="11"/>
                <w:szCs w:val="11"/>
              </w:rPr>
            </w:pPr>
            <w:del w:id="392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C10D717" w14:textId="2C3D1230" w:rsidR="00287B14" w:rsidRPr="00325356" w:rsidDel="00EC2039" w:rsidRDefault="00287B14" w:rsidP="006A491F">
            <w:pPr>
              <w:jc w:val="center"/>
              <w:rPr>
                <w:del w:id="3928" w:author="Tebokgo Mabuto (ECP)" w:date="2026-09-09T11:12:00Z" w16du:dateUtc="2026-09-09T09:12:00Z"/>
                <w:rFonts w:ascii="Arial" w:hAnsi="Arial" w:cs="Arial"/>
                <w:noProof/>
                <w:sz w:val="11"/>
                <w:szCs w:val="11"/>
              </w:rPr>
            </w:pPr>
            <w:del w:id="3929"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0F87D590" w14:textId="3E560E7E" w:rsidTr="006A491F">
        <w:trPr>
          <w:trHeight w:val="308"/>
          <w:del w:id="3930" w:author="Tebokgo Mabuto (ECP)" w:date="2026-09-09T11:12:00Z" w16du:dateUtc="2026-09-09T09:12:00Z"/>
        </w:trPr>
        <w:tc>
          <w:tcPr>
            <w:tcW w:w="802" w:type="dxa"/>
            <w:vAlign w:val="center"/>
          </w:tcPr>
          <w:p w14:paraId="3A13D3AB" w14:textId="2B4F35FD" w:rsidR="00287B14" w:rsidRPr="00325356" w:rsidDel="00EC2039" w:rsidRDefault="00287B14" w:rsidP="006A491F">
            <w:pPr>
              <w:jc w:val="center"/>
              <w:rPr>
                <w:del w:id="3931" w:author="Tebokgo Mabuto (ECP)" w:date="2026-09-09T11:12:00Z" w16du:dateUtc="2026-09-09T09:12:00Z"/>
                <w:rFonts w:ascii="Arial" w:hAnsi="Arial" w:cs="Arial"/>
                <w:noProof/>
                <w:sz w:val="11"/>
                <w:szCs w:val="11"/>
              </w:rPr>
            </w:pPr>
            <w:del w:id="3932" w:author="Tebokgo Mabuto (ECP)" w:date="2026-09-09T11:12:00Z" w16du:dateUtc="2026-09-09T09:12:00Z">
              <w:r w:rsidRPr="00325356" w:rsidDel="00EC2039">
                <w:rPr>
                  <w:rFonts w:ascii="Arial" w:hAnsi="Arial" w:cs="Arial"/>
                  <w:noProof/>
                  <w:sz w:val="11"/>
                  <w:szCs w:val="11"/>
                </w:rPr>
                <w:delText>DS</w:delText>
              </w:r>
            </w:del>
          </w:p>
        </w:tc>
        <w:tc>
          <w:tcPr>
            <w:tcW w:w="411" w:type="dxa"/>
            <w:vAlign w:val="center"/>
          </w:tcPr>
          <w:p w14:paraId="25AC1220" w14:textId="0899910F" w:rsidR="00287B14" w:rsidRPr="00325356" w:rsidDel="00EC2039" w:rsidRDefault="00287B14" w:rsidP="006A491F">
            <w:pPr>
              <w:jc w:val="center"/>
              <w:rPr>
                <w:del w:id="3933" w:author="Tebokgo Mabuto (ECP)" w:date="2026-09-09T11:12:00Z" w16du:dateUtc="2026-09-09T09:12:00Z"/>
                <w:rFonts w:ascii="Arial" w:hAnsi="Arial" w:cs="Arial"/>
                <w:noProof/>
                <w:sz w:val="11"/>
                <w:szCs w:val="11"/>
              </w:rPr>
            </w:pPr>
            <w:del w:id="3934" w:author="Tebokgo Mabuto (ECP)" w:date="2026-09-09T11:12:00Z" w16du:dateUtc="2026-09-09T09:12:00Z">
              <w:r w:rsidRPr="00325356" w:rsidDel="00EC2039">
                <w:rPr>
                  <w:rFonts w:ascii="Arial" w:hAnsi="Arial" w:cs="Arial"/>
                  <w:noProof/>
                  <w:sz w:val="11"/>
                  <w:szCs w:val="11"/>
                </w:rPr>
                <w:delText>2.5</w:delText>
              </w:r>
            </w:del>
          </w:p>
        </w:tc>
        <w:tc>
          <w:tcPr>
            <w:tcW w:w="411" w:type="dxa"/>
            <w:shd w:val="clear" w:color="auto" w:fill="A6A6A6" w:themeFill="background1" w:themeFillShade="A6"/>
            <w:vAlign w:val="center"/>
          </w:tcPr>
          <w:p w14:paraId="554028A5" w14:textId="78972858" w:rsidR="00287B14" w:rsidRPr="00325356" w:rsidDel="00EC2039" w:rsidRDefault="00287B14" w:rsidP="006A491F">
            <w:pPr>
              <w:jc w:val="center"/>
              <w:rPr>
                <w:del w:id="3935" w:author="Tebokgo Mabuto (ECP)" w:date="2026-09-09T11:12:00Z" w16du:dateUtc="2026-09-09T09:12:00Z"/>
                <w:rFonts w:ascii="Arial" w:hAnsi="Arial" w:cs="Arial"/>
                <w:b/>
                <w:bCs/>
                <w:noProof/>
                <w:sz w:val="11"/>
                <w:szCs w:val="11"/>
              </w:rPr>
            </w:pPr>
            <w:del w:id="3936" w:author="Tebokgo Mabuto (ECP)" w:date="2026-09-09T11:12:00Z" w16du:dateUtc="2026-09-09T09:12:00Z">
              <w:r w:rsidRPr="00325356" w:rsidDel="00EC2039">
                <w:rPr>
                  <w:rFonts w:ascii="Arial" w:hAnsi="Arial" w:cs="Arial"/>
                  <w:b/>
                  <w:bCs/>
                  <w:noProof/>
                  <w:sz w:val="11"/>
                  <w:szCs w:val="11"/>
                </w:rPr>
                <w:delText>2.5</w:delText>
              </w:r>
            </w:del>
          </w:p>
        </w:tc>
        <w:tc>
          <w:tcPr>
            <w:tcW w:w="411" w:type="dxa"/>
            <w:vAlign w:val="center"/>
          </w:tcPr>
          <w:p w14:paraId="196425AC" w14:textId="722A4CFA" w:rsidR="00287B14" w:rsidRPr="00325356" w:rsidDel="00EC2039" w:rsidRDefault="00287B14" w:rsidP="006A491F">
            <w:pPr>
              <w:jc w:val="center"/>
              <w:rPr>
                <w:del w:id="3937" w:author="Tebokgo Mabuto (ECP)" w:date="2026-09-09T11:12:00Z" w16du:dateUtc="2026-09-09T09:12:00Z"/>
                <w:rFonts w:ascii="Arial" w:hAnsi="Arial" w:cs="Arial"/>
                <w:noProof/>
                <w:sz w:val="11"/>
                <w:szCs w:val="11"/>
              </w:rPr>
            </w:pPr>
            <w:del w:id="3938"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2060842" w14:textId="0B3940B0" w:rsidR="00287B14" w:rsidRPr="00325356" w:rsidDel="00EC2039" w:rsidRDefault="00287B14" w:rsidP="006A491F">
            <w:pPr>
              <w:jc w:val="center"/>
              <w:rPr>
                <w:del w:id="3939" w:author="Tebokgo Mabuto (ECP)" w:date="2026-09-09T11:12:00Z" w16du:dateUtc="2026-09-09T09:12:00Z"/>
                <w:rFonts w:ascii="Arial" w:hAnsi="Arial" w:cs="Arial"/>
                <w:noProof/>
                <w:sz w:val="11"/>
                <w:szCs w:val="11"/>
              </w:rPr>
            </w:pPr>
            <w:del w:id="3940" w:author="Tebokgo Mabuto (ECP)" w:date="2026-09-09T11:12:00Z" w16du:dateUtc="2026-09-09T09:12:00Z">
              <w:r w:rsidRPr="00325356" w:rsidDel="00EC2039">
                <w:rPr>
                  <w:rFonts w:ascii="Arial" w:hAnsi="Arial" w:cs="Arial"/>
                  <w:noProof/>
                  <w:sz w:val="11"/>
                  <w:szCs w:val="11"/>
                </w:rPr>
                <w:delText>5</w:delText>
              </w:r>
            </w:del>
          </w:p>
        </w:tc>
        <w:tc>
          <w:tcPr>
            <w:tcW w:w="441" w:type="dxa"/>
            <w:vAlign w:val="center"/>
          </w:tcPr>
          <w:p w14:paraId="2C779E79" w14:textId="17E10BDE" w:rsidR="00287B14" w:rsidRPr="00325356" w:rsidDel="00EC2039" w:rsidRDefault="00287B14" w:rsidP="006A491F">
            <w:pPr>
              <w:jc w:val="center"/>
              <w:rPr>
                <w:del w:id="3941" w:author="Tebokgo Mabuto (ECP)" w:date="2026-09-09T11:12:00Z" w16du:dateUtc="2026-09-09T09:12:00Z"/>
                <w:rFonts w:ascii="Arial" w:hAnsi="Arial" w:cs="Arial"/>
                <w:noProof/>
                <w:sz w:val="11"/>
                <w:szCs w:val="11"/>
              </w:rPr>
            </w:pPr>
            <w:del w:id="3942" w:author="Tebokgo Mabuto (ECP)" w:date="2026-09-09T11:12:00Z" w16du:dateUtc="2026-09-09T09:12:00Z">
              <w:r w:rsidRPr="00325356" w:rsidDel="00EC2039">
                <w:rPr>
                  <w:rFonts w:ascii="Arial" w:hAnsi="Arial" w:cs="Arial"/>
                  <w:noProof/>
                  <w:sz w:val="11"/>
                  <w:szCs w:val="11"/>
                </w:rPr>
                <w:delText>3.75</w:delText>
              </w:r>
            </w:del>
          </w:p>
        </w:tc>
        <w:tc>
          <w:tcPr>
            <w:tcW w:w="411" w:type="dxa"/>
            <w:vAlign w:val="center"/>
          </w:tcPr>
          <w:p w14:paraId="04076147" w14:textId="66824283" w:rsidR="00287B14" w:rsidRPr="00325356" w:rsidDel="00EC2039" w:rsidRDefault="00287B14" w:rsidP="006A491F">
            <w:pPr>
              <w:jc w:val="center"/>
              <w:rPr>
                <w:del w:id="3943" w:author="Tebokgo Mabuto (ECP)" w:date="2026-09-09T11:12:00Z" w16du:dateUtc="2026-09-09T09:12:00Z"/>
                <w:rFonts w:ascii="Arial" w:hAnsi="Arial" w:cs="Arial"/>
                <w:noProof/>
                <w:sz w:val="11"/>
                <w:szCs w:val="11"/>
              </w:rPr>
            </w:pPr>
            <w:del w:id="3944"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2A2B81B0" w14:textId="2FE64F35" w:rsidR="00287B14" w:rsidRPr="00325356" w:rsidDel="00EC2039" w:rsidRDefault="00287B14" w:rsidP="006A491F">
            <w:pPr>
              <w:jc w:val="center"/>
              <w:rPr>
                <w:del w:id="3945" w:author="Tebokgo Mabuto (ECP)" w:date="2026-09-09T11:12:00Z" w16du:dateUtc="2026-09-09T09:12:00Z"/>
                <w:rFonts w:ascii="Arial" w:hAnsi="Arial" w:cs="Arial"/>
                <w:noProof/>
                <w:sz w:val="11"/>
                <w:szCs w:val="11"/>
              </w:rPr>
            </w:pPr>
            <w:del w:id="394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21B0CCF" w14:textId="1C3D9806" w:rsidR="00287B14" w:rsidRPr="00325356" w:rsidDel="00EC2039" w:rsidRDefault="00287B14" w:rsidP="006A491F">
            <w:pPr>
              <w:jc w:val="center"/>
              <w:rPr>
                <w:del w:id="3947" w:author="Tebokgo Mabuto (ECP)" w:date="2026-09-09T11:12:00Z" w16du:dateUtc="2026-09-09T09:12:00Z"/>
                <w:rFonts w:ascii="Arial" w:hAnsi="Arial" w:cs="Arial"/>
                <w:noProof/>
                <w:sz w:val="11"/>
                <w:szCs w:val="11"/>
              </w:rPr>
            </w:pPr>
            <w:del w:id="394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2C7532A" w14:textId="0340F61C" w:rsidR="00287B14" w:rsidRPr="00325356" w:rsidDel="00EC2039" w:rsidRDefault="00287B14" w:rsidP="006A491F">
            <w:pPr>
              <w:jc w:val="center"/>
              <w:rPr>
                <w:del w:id="3949" w:author="Tebokgo Mabuto (ECP)" w:date="2026-09-09T11:12:00Z" w16du:dateUtc="2026-09-09T09:12:00Z"/>
                <w:rFonts w:ascii="Arial" w:hAnsi="Arial" w:cs="Arial"/>
                <w:noProof/>
                <w:sz w:val="11"/>
                <w:szCs w:val="11"/>
              </w:rPr>
            </w:pPr>
            <w:del w:id="395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3CE56A9" w14:textId="002DFCBF" w:rsidR="00287B14" w:rsidRPr="00325356" w:rsidDel="00EC2039" w:rsidRDefault="00287B14" w:rsidP="006A491F">
            <w:pPr>
              <w:jc w:val="center"/>
              <w:rPr>
                <w:del w:id="3951" w:author="Tebokgo Mabuto (ECP)" w:date="2026-09-09T11:12:00Z" w16du:dateUtc="2026-09-09T09:12:00Z"/>
                <w:rFonts w:ascii="Arial" w:hAnsi="Arial" w:cs="Arial"/>
                <w:noProof/>
                <w:sz w:val="11"/>
                <w:szCs w:val="11"/>
              </w:rPr>
            </w:pPr>
            <w:del w:id="395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DDF7A85" w14:textId="35C5DE7F" w:rsidR="00287B14" w:rsidRPr="00325356" w:rsidDel="00EC2039" w:rsidRDefault="00287B14" w:rsidP="006A491F">
            <w:pPr>
              <w:jc w:val="center"/>
              <w:rPr>
                <w:del w:id="3953" w:author="Tebokgo Mabuto (ECP)" w:date="2026-09-09T11:12:00Z" w16du:dateUtc="2026-09-09T09:12:00Z"/>
                <w:rFonts w:ascii="Arial" w:hAnsi="Arial" w:cs="Arial"/>
                <w:noProof/>
                <w:sz w:val="11"/>
                <w:szCs w:val="11"/>
              </w:rPr>
            </w:pPr>
            <w:del w:id="395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16C142A" w14:textId="1D4977B5" w:rsidR="00287B14" w:rsidRPr="00325356" w:rsidDel="00EC2039" w:rsidRDefault="00287B14" w:rsidP="006A491F">
            <w:pPr>
              <w:jc w:val="center"/>
              <w:rPr>
                <w:del w:id="3955" w:author="Tebokgo Mabuto (ECP)" w:date="2026-09-09T11:12:00Z" w16du:dateUtc="2026-09-09T09:12:00Z"/>
                <w:rFonts w:ascii="Arial" w:hAnsi="Arial" w:cs="Arial"/>
                <w:noProof/>
                <w:sz w:val="11"/>
                <w:szCs w:val="11"/>
              </w:rPr>
            </w:pPr>
            <w:del w:id="395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A4E4C8C" w14:textId="66CA91B6" w:rsidR="00287B14" w:rsidRPr="00325356" w:rsidDel="00EC2039" w:rsidRDefault="00287B14" w:rsidP="006A491F">
            <w:pPr>
              <w:jc w:val="center"/>
              <w:rPr>
                <w:del w:id="3957" w:author="Tebokgo Mabuto (ECP)" w:date="2026-09-09T11:12:00Z" w16du:dateUtc="2026-09-09T09:12:00Z"/>
                <w:rFonts w:ascii="Arial" w:hAnsi="Arial" w:cs="Arial"/>
                <w:noProof/>
                <w:sz w:val="11"/>
                <w:szCs w:val="11"/>
              </w:rPr>
            </w:pPr>
            <w:del w:id="395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8DB8707" w14:textId="5F0A3E14" w:rsidR="00287B14" w:rsidRPr="00325356" w:rsidDel="00EC2039" w:rsidRDefault="00287B14" w:rsidP="006A491F">
            <w:pPr>
              <w:jc w:val="center"/>
              <w:rPr>
                <w:del w:id="3959" w:author="Tebokgo Mabuto (ECP)" w:date="2026-09-09T11:12:00Z" w16du:dateUtc="2026-09-09T09:12:00Z"/>
                <w:rFonts w:ascii="Arial" w:hAnsi="Arial" w:cs="Arial"/>
                <w:noProof/>
                <w:sz w:val="11"/>
                <w:szCs w:val="11"/>
              </w:rPr>
            </w:pPr>
            <w:del w:id="396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8D7EE3D" w14:textId="3DC79EBA" w:rsidR="00287B14" w:rsidRPr="00325356" w:rsidDel="00EC2039" w:rsidRDefault="00287B14" w:rsidP="006A491F">
            <w:pPr>
              <w:jc w:val="center"/>
              <w:rPr>
                <w:del w:id="3961" w:author="Tebokgo Mabuto (ECP)" w:date="2026-09-09T11:12:00Z" w16du:dateUtc="2026-09-09T09:12:00Z"/>
                <w:rFonts w:ascii="Arial" w:hAnsi="Arial" w:cs="Arial"/>
                <w:noProof/>
                <w:sz w:val="11"/>
                <w:szCs w:val="11"/>
              </w:rPr>
            </w:pPr>
            <w:del w:id="396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EDB53B4" w14:textId="4776F40D" w:rsidR="00287B14" w:rsidRPr="00325356" w:rsidDel="00EC2039" w:rsidRDefault="00287B14" w:rsidP="006A491F">
            <w:pPr>
              <w:jc w:val="center"/>
              <w:rPr>
                <w:del w:id="3963" w:author="Tebokgo Mabuto (ECP)" w:date="2026-09-09T11:12:00Z" w16du:dateUtc="2026-09-09T09:12:00Z"/>
                <w:rFonts w:ascii="Arial" w:hAnsi="Arial" w:cs="Arial"/>
                <w:noProof/>
                <w:sz w:val="11"/>
                <w:szCs w:val="11"/>
              </w:rPr>
            </w:pPr>
            <w:del w:id="396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F270D6A" w14:textId="1A740B96" w:rsidR="00287B14" w:rsidRPr="00325356" w:rsidDel="00EC2039" w:rsidRDefault="00287B14" w:rsidP="006A491F">
            <w:pPr>
              <w:jc w:val="center"/>
              <w:rPr>
                <w:del w:id="3965" w:author="Tebokgo Mabuto (ECP)" w:date="2026-09-09T11:12:00Z" w16du:dateUtc="2026-09-09T09:12:00Z"/>
                <w:rFonts w:ascii="Arial" w:hAnsi="Arial" w:cs="Arial"/>
                <w:noProof/>
                <w:sz w:val="11"/>
                <w:szCs w:val="11"/>
              </w:rPr>
            </w:pPr>
            <w:del w:id="396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83A5A00" w14:textId="55789C8D" w:rsidR="00287B14" w:rsidRPr="00325356" w:rsidDel="00EC2039" w:rsidRDefault="00287B14" w:rsidP="006A491F">
            <w:pPr>
              <w:jc w:val="center"/>
              <w:rPr>
                <w:del w:id="3967" w:author="Tebokgo Mabuto (ECP)" w:date="2026-09-09T11:12:00Z" w16du:dateUtc="2026-09-09T09:12:00Z"/>
                <w:rFonts w:ascii="Arial" w:hAnsi="Arial" w:cs="Arial"/>
                <w:noProof/>
                <w:sz w:val="11"/>
                <w:szCs w:val="11"/>
              </w:rPr>
            </w:pPr>
            <w:del w:id="396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19B7836" w14:textId="0C5424D1" w:rsidR="00287B14" w:rsidRPr="00325356" w:rsidDel="00EC2039" w:rsidRDefault="00287B14" w:rsidP="006A491F">
            <w:pPr>
              <w:jc w:val="center"/>
              <w:rPr>
                <w:del w:id="3969" w:author="Tebokgo Mabuto (ECP)" w:date="2026-09-09T11:12:00Z" w16du:dateUtc="2026-09-09T09:12:00Z"/>
                <w:rFonts w:ascii="Arial" w:hAnsi="Arial" w:cs="Arial"/>
                <w:noProof/>
                <w:sz w:val="11"/>
                <w:szCs w:val="11"/>
              </w:rPr>
            </w:pPr>
            <w:del w:id="397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45F6AA9" w14:textId="2B095B44" w:rsidR="00287B14" w:rsidRPr="00325356" w:rsidDel="00EC2039" w:rsidRDefault="00287B14" w:rsidP="006A491F">
            <w:pPr>
              <w:jc w:val="center"/>
              <w:rPr>
                <w:del w:id="3971" w:author="Tebokgo Mabuto (ECP)" w:date="2026-09-09T11:12:00Z" w16du:dateUtc="2026-09-09T09:12:00Z"/>
                <w:rFonts w:ascii="Arial" w:hAnsi="Arial" w:cs="Arial"/>
                <w:noProof/>
                <w:sz w:val="11"/>
                <w:szCs w:val="11"/>
              </w:rPr>
            </w:pPr>
            <w:del w:id="397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B8BB454" w14:textId="7167AA80" w:rsidR="00287B14" w:rsidRPr="00325356" w:rsidDel="00EC2039" w:rsidRDefault="00287B14" w:rsidP="006A491F">
            <w:pPr>
              <w:jc w:val="center"/>
              <w:rPr>
                <w:del w:id="3973" w:author="Tebokgo Mabuto (ECP)" w:date="2026-09-09T11:12:00Z" w16du:dateUtc="2026-09-09T09:12:00Z"/>
                <w:rFonts w:ascii="Arial" w:hAnsi="Arial" w:cs="Arial"/>
                <w:noProof/>
                <w:sz w:val="11"/>
                <w:szCs w:val="11"/>
              </w:rPr>
            </w:pPr>
            <w:del w:id="397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991D9AD" w14:textId="2193A92E" w:rsidR="00287B14" w:rsidRPr="00325356" w:rsidDel="00EC2039" w:rsidRDefault="00287B14" w:rsidP="006A491F">
            <w:pPr>
              <w:jc w:val="center"/>
              <w:rPr>
                <w:del w:id="3975" w:author="Tebokgo Mabuto (ECP)" w:date="2026-09-09T11:12:00Z" w16du:dateUtc="2026-09-09T09:12:00Z"/>
                <w:rFonts w:ascii="Arial" w:hAnsi="Arial" w:cs="Arial"/>
                <w:noProof/>
                <w:sz w:val="11"/>
                <w:szCs w:val="11"/>
              </w:rPr>
            </w:pPr>
            <w:del w:id="397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B588F8C" w14:textId="53D570D2" w:rsidR="00287B14" w:rsidRPr="00325356" w:rsidDel="00EC2039" w:rsidRDefault="00287B14" w:rsidP="006A491F">
            <w:pPr>
              <w:jc w:val="center"/>
              <w:rPr>
                <w:del w:id="3977" w:author="Tebokgo Mabuto (ECP)" w:date="2026-09-09T11:12:00Z" w16du:dateUtc="2026-09-09T09:12:00Z"/>
                <w:rFonts w:ascii="Arial" w:hAnsi="Arial" w:cs="Arial"/>
                <w:noProof/>
                <w:sz w:val="11"/>
                <w:szCs w:val="11"/>
              </w:rPr>
            </w:pPr>
            <w:del w:id="3978"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242D8D7E" w14:textId="161EA690" w:rsidTr="006A491F">
        <w:trPr>
          <w:trHeight w:val="308"/>
          <w:del w:id="3979" w:author="Tebokgo Mabuto (ECP)" w:date="2026-09-09T11:12:00Z" w16du:dateUtc="2026-09-09T09:12:00Z"/>
        </w:trPr>
        <w:tc>
          <w:tcPr>
            <w:tcW w:w="802" w:type="dxa"/>
            <w:vAlign w:val="center"/>
          </w:tcPr>
          <w:p w14:paraId="6918B7C6" w14:textId="15EFD5BF" w:rsidR="00287B14" w:rsidRPr="00325356" w:rsidDel="00EC2039" w:rsidRDefault="00287B14" w:rsidP="006A491F">
            <w:pPr>
              <w:jc w:val="center"/>
              <w:rPr>
                <w:del w:id="3980" w:author="Tebokgo Mabuto (ECP)" w:date="2026-09-09T11:12:00Z" w16du:dateUtc="2026-09-09T09:12:00Z"/>
                <w:rFonts w:ascii="Arial" w:hAnsi="Arial" w:cs="Arial"/>
                <w:noProof/>
                <w:sz w:val="11"/>
                <w:szCs w:val="11"/>
              </w:rPr>
            </w:pPr>
            <w:del w:id="3981" w:author="Tebokgo Mabuto (ECP)" w:date="2026-09-09T11:12:00Z" w16du:dateUtc="2026-09-09T09:12:00Z">
              <w:r w:rsidRPr="00325356" w:rsidDel="00EC2039">
                <w:rPr>
                  <w:rFonts w:ascii="Arial" w:hAnsi="Arial" w:cs="Arial"/>
                  <w:noProof/>
                  <w:sz w:val="11"/>
                  <w:szCs w:val="11"/>
                </w:rPr>
                <w:delText>DA</w:delText>
              </w:r>
            </w:del>
          </w:p>
        </w:tc>
        <w:tc>
          <w:tcPr>
            <w:tcW w:w="411" w:type="dxa"/>
            <w:vAlign w:val="center"/>
          </w:tcPr>
          <w:p w14:paraId="744F0530" w14:textId="51B22286" w:rsidR="00287B14" w:rsidRPr="00325356" w:rsidDel="00EC2039" w:rsidRDefault="00287B14" w:rsidP="006A491F">
            <w:pPr>
              <w:jc w:val="center"/>
              <w:rPr>
                <w:del w:id="3982" w:author="Tebokgo Mabuto (ECP)" w:date="2026-09-09T11:12:00Z" w16du:dateUtc="2026-09-09T09:12:00Z"/>
                <w:rFonts w:ascii="Arial" w:hAnsi="Arial" w:cs="Arial"/>
                <w:noProof/>
                <w:sz w:val="11"/>
                <w:szCs w:val="11"/>
              </w:rPr>
            </w:pPr>
            <w:del w:id="398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686EF9C" w14:textId="5F78E6F4" w:rsidR="00287B14" w:rsidRPr="00325356" w:rsidDel="00EC2039" w:rsidRDefault="00287B14" w:rsidP="006A491F">
            <w:pPr>
              <w:jc w:val="center"/>
              <w:rPr>
                <w:del w:id="3984" w:author="Tebokgo Mabuto (ECP)" w:date="2026-09-09T11:12:00Z" w16du:dateUtc="2026-09-09T09:12:00Z"/>
                <w:rFonts w:ascii="Arial" w:hAnsi="Arial" w:cs="Arial"/>
                <w:noProof/>
                <w:sz w:val="11"/>
                <w:szCs w:val="11"/>
              </w:rPr>
            </w:pPr>
            <w:del w:id="398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1A3002C" w14:textId="24470FD2" w:rsidR="00287B14" w:rsidRPr="00325356" w:rsidDel="00EC2039" w:rsidRDefault="00287B14" w:rsidP="006A491F">
            <w:pPr>
              <w:jc w:val="center"/>
              <w:rPr>
                <w:del w:id="3986" w:author="Tebokgo Mabuto (ECP)" w:date="2026-09-09T11:12:00Z" w16du:dateUtc="2026-09-09T09:12:00Z"/>
                <w:rFonts w:ascii="Arial" w:hAnsi="Arial" w:cs="Arial"/>
                <w:b/>
                <w:bCs/>
                <w:noProof/>
                <w:sz w:val="11"/>
                <w:szCs w:val="11"/>
              </w:rPr>
            </w:pPr>
            <w:del w:id="3987" w:author="Tebokgo Mabuto (ECP)" w:date="2026-09-09T11:12:00Z" w16du:dateUtc="2026-09-09T09:12:00Z">
              <w:r w:rsidRPr="00325356" w:rsidDel="00EC2039">
                <w:rPr>
                  <w:rFonts w:ascii="Arial" w:hAnsi="Arial" w:cs="Arial"/>
                  <w:b/>
                  <w:bCs/>
                  <w:noProof/>
                  <w:sz w:val="11"/>
                  <w:szCs w:val="11"/>
                </w:rPr>
                <w:delText>2.5</w:delText>
              </w:r>
            </w:del>
          </w:p>
        </w:tc>
        <w:tc>
          <w:tcPr>
            <w:tcW w:w="411" w:type="dxa"/>
            <w:shd w:val="clear" w:color="auto" w:fill="A6A6A6" w:themeFill="background1" w:themeFillShade="A6"/>
            <w:vAlign w:val="center"/>
          </w:tcPr>
          <w:p w14:paraId="754A8347" w14:textId="309FDB63" w:rsidR="00287B14" w:rsidRPr="00325356" w:rsidDel="00EC2039" w:rsidRDefault="00287B14" w:rsidP="006A491F">
            <w:pPr>
              <w:jc w:val="center"/>
              <w:rPr>
                <w:del w:id="3988" w:author="Tebokgo Mabuto (ECP)" w:date="2026-09-09T11:12:00Z" w16du:dateUtc="2026-09-09T09:12:00Z"/>
                <w:rFonts w:ascii="Arial" w:hAnsi="Arial" w:cs="Arial"/>
                <w:noProof/>
                <w:sz w:val="11"/>
                <w:szCs w:val="11"/>
              </w:rPr>
            </w:pPr>
            <w:del w:id="3989" w:author="Tebokgo Mabuto (ECP)" w:date="2026-09-09T11:12:00Z" w16du:dateUtc="2026-09-09T09:12:00Z">
              <w:r w:rsidRPr="00325356" w:rsidDel="00EC2039">
                <w:rPr>
                  <w:rFonts w:ascii="Arial" w:hAnsi="Arial" w:cs="Arial"/>
                  <w:noProof/>
                  <w:sz w:val="11"/>
                  <w:szCs w:val="11"/>
                </w:rPr>
                <w:delText>5</w:delText>
              </w:r>
            </w:del>
          </w:p>
        </w:tc>
        <w:tc>
          <w:tcPr>
            <w:tcW w:w="441" w:type="dxa"/>
            <w:vAlign w:val="center"/>
          </w:tcPr>
          <w:p w14:paraId="469B3F31" w14:textId="24F392B4" w:rsidR="00287B14" w:rsidRPr="00325356" w:rsidDel="00EC2039" w:rsidRDefault="00287B14" w:rsidP="006A491F">
            <w:pPr>
              <w:jc w:val="center"/>
              <w:rPr>
                <w:del w:id="3990" w:author="Tebokgo Mabuto (ECP)" w:date="2026-09-09T11:12:00Z" w16du:dateUtc="2026-09-09T09:12:00Z"/>
                <w:rFonts w:ascii="Arial" w:hAnsi="Arial" w:cs="Arial"/>
                <w:noProof/>
                <w:sz w:val="11"/>
                <w:szCs w:val="11"/>
              </w:rPr>
            </w:pPr>
            <w:del w:id="399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CD41324" w14:textId="227D196C" w:rsidR="00287B14" w:rsidRPr="00325356" w:rsidDel="00EC2039" w:rsidRDefault="00287B14" w:rsidP="006A491F">
            <w:pPr>
              <w:jc w:val="center"/>
              <w:rPr>
                <w:del w:id="3992" w:author="Tebokgo Mabuto (ECP)" w:date="2026-09-09T11:12:00Z" w16du:dateUtc="2026-09-09T09:12:00Z"/>
                <w:rFonts w:ascii="Arial" w:hAnsi="Arial" w:cs="Arial"/>
                <w:noProof/>
                <w:sz w:val="11"/>
                <w:szCs w:val="11"/>
              </w:rPr>
            </w:pPr>
            <w:del w:id="3993"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EEF2BD5" w14:textId="5894681C" w:rsidR="00287B14" w:rsidRPr="00325356" w:rsidDel="00EC2039" w:rsidRDefault="00287B14" w:rsidP="006A491F">
            <w:pPr>
              <w:jc w:val="center"/>
              <w:rPr>
                <w:del w:id="3994" w:author="Tebokgo Mabuto (ECP)" w:date="2026-09-09T11:12:00Z" w16du:dateUtc="2026-09-09T09:12:00Z"/>
                <w:rFonts w:ascii="Arial" w:hAnsi="Arial" w:cs="Arial"/>
                <w:noProof/>
                <w:sz w:val="11"/>
                <w:szCs w:val="11"/>
              </w:rPr>
            </w:pPr>
            <w:del w:id="399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8718FD4" w14:textId="306DA512" w:rsidR="00287B14" w:rsidRPr="00325356" w:rsidDel="00EC2039" w:rsidRDefault="00287B14" w:rsidP="006A491F">
            <w:pPr>
              <w:jc w:val="center"/>
              <w:rPr>
                <w:del w:id="3996" w:author="Tebokgo Mabuto (ECP)" w:date="2026-09-09T11:12:00Z" w16du:dateUtc="2026-09-09T09:12:00Z"/>
                <w:rFonts w:ascii="Arial" w:hAnsi="Arial" w:cs="Arial"/>
                <w:noProof/>
                <w:sz w:val="11"/>
                <w:szCs w:val="11"/>
              </w:rPr>
            </w:pPr>
            <w:del w:id="399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7A77ED2" w14:textId="4EA52F9F" w:rsidR="00287B14" w:rsidRPr="00325356" w:rsidDel="00EC2039" w:rsidRDefault="00287B14" w:rsidP="006A491F">
            <w:pPr>
              <w:jc w:val="center"/>
              <w:rPr>
                <w:del w:id="3998" w:author="Tebokgo Mabuto (ECP)" w:date="2026-09-09T11:12:00Z" w16du:dateUtc="2026-09-09T09:12:00Z"/>
                <w:rFonts w:ascii="Arial" w:hAnsi="Arial" w:cs="Arial"/>
                <w:noProof/>
                <w:sz w:val="11"/>
                <w:szCs w:val="11"/>
              </w:rPr>
            </w:pPr>
            <w:del w:id="399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FB93114" w14:textId="2F3E91F6" w:rsidR="00287B14" w:rsidRPr="00325356" w:rsidDel="00EC2039" w:rsidRDefault="00287B14" w:rsidP="006A491F">
            <w:pPr>
              <w:jc w:val="center"/>
              <w:rPr>
                <w:del w:id="4000" w:author="Tebokgo Mabuto (ECP)" w:date="2026-09-09T11:12:00Z" w16du:dateUtc="2026-09-09T09:12:00Z"/>
                <w:rFonts w:ascii="Arial" w:hAnsi="Arial" w:cs="Arial"/>
                <w:noProof/>
                <w:sz w:val="11"/>
                <w:szCs w:val="11"/>
              </w:rPr>
            </w:pPr>
            <w:del w:id="400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E9CB099" w14:textId="5386ED6D" w:rsidR="00287B14" w:rsidRPr="00325356" w:rsidDel="00EC2039" w:rsidRDefault="00287B14" w:rsidP="006A491F">
            <w:pPr>
              <w:jc w:val="center"/>
              <w:rPr>
                <w:del w:id="4002" w:author="Tebokgo Mabuto (ECP)" w:date="2026-09-09T11:12:00Z" w16du:dateUtc="2026-09-09T09:12:00Z"/>
                <w:rFonts w:ascii="Arial" w:hAnsi="Arial" w:cs="Arial"/>
                <w:noProof/>
                <w:sz w:val="11"/>
                <w:szCs w:val="11"/>
              </w:rPr>
            </w:pPr>
            <w:del w:id="400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C2F9973" w14:textId="5283155A" w:rsidR="00287B14" w:rsidRPr="00325356" w:rsidDel="00EC2039" w:rsidRDefault="00287B14" w:rsidP="006A491F">
            <w:pPr>
              <w:jc w:val="center"/>
              <w:rPr>
                <w:del w:id="4004" w:author="Tebokgo Mabuto (ECP)" w:date="2026-09-09T11:12:00Z" w16du:dateUtc="2026-09-09T09:12:00Z"/>
                <w:rFonts w:ascii="Arial" w:hAnsi="Arial" w:cs="Arial"/>
                <w:noProof/>
                <w:sz w:val="11"/>
                <w:szCs w:val="11"/>
              </w:rPr>
            </w:pPr>
            <w:del w:id="400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91EAFA3" w14:textId="1A63EC18" w:rsidR="00287B14" w:rsidRPr="00325356" w:rsidDel="00EC2039" w:rsidRDefault="00287B14" w:rsidP="006A491F">
            <w:pPr>
              <w:jc w:val="center"/>
              <w:rPr>
                <w:del w:id="4006" w:author="Tebokgo Mabuto (ECP)" w:date="2026-09-09T11:12:00Z" w16du:dateUtc="2026-09-09T09:12:00Z"/>
                <w:rFonts w:ascii="Arial" w:hAnsi="Arial" w:cs="Arial"/>
                <w:noProof/>
                <w:sz w:val="11"/>
                <w:szCs w:val="11"/>
              </w:rPr>
            </w:pPr>
            <w:del w:id="400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944D869" w14:textId="6FAFD889" w:rsidR="00287B14" w:rsidRPr="00325356" w:rsidDel="00EC2039" w:rsidRDefault="00287B14" w:rsidP="006A491F">
            <w:pPr>
              <w:jc w:val="center"/>
              <w:rPr>
                <w:del w:id="4008" w:author="Tebokgo Mabuto (ECP)" w:date="2026-09-09T11:12:00Z" w16du:dateUtc="2026-09-09T09:12:00Z"/>
                <w:rFonts w:ascii="Arial" w:hAnsi="Arial" w:cs="Arial"/>
                <w:noProof/>
                <w:sz w:val="11"/>
                <w:szCs w:val="11"/>
              </w:rPr>
            </w:pPr>
            <w:del w:id="400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12EDF9B" w14:textId="1BE745B9" w:rsidR="00287B14" w:rsidRPr="00325356" w:rsidDel="00EC2039" w:rsidRDefault="00287B14" w:rsidP="006A491F">
            <w:pPr>
              <w:jc w:val="center"/>
              <w:rPr>
                <w:del w:id="4010" w:author="Tebokgo Mabuto (ECP)" w:date="2026-09-09T11:12:00Z" w16du:dateUtc="2026-09-09T09:12:00Z"/>
                <w:rFonts w:ascii="Arial" w:hAnsi="Arial" w:cs="Arial"/>
                <w:noProof/>
                <w:sz w:val="11"/>
                <w:szCs w:val="11"/>
              </w:rPr>
            </w:pPr>
            <w:del w:id="401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E44FE45" w14:textId="1DD6EC8C" w:rsidR="00287B14" w:rsidRPr="00325356" w:rsidDel="00EC2039" w:rsidRDefault="00287B14" w:rsidP="006A491F">
            <w:pPr>
              <w:jc w:val="center"/>
              <w:rPr>
                <w:del w:id="4012" w:author="Tebokgo Mabuto (ECP)" w:date="2026-09-09T11:12:00Z" w16du:dateUtc="2026-09-09T09:12:00Z"/>
                <w:rFonts w:ascii="Arial" w:hAnsi="Arial" w:cs="Arial"/>
                <w:noProof/>
                <w:sz w:val="11"/>
                <w:szCs w:val="11"/>
              </w:rPr>
            </w:pPr>
            <w:del w:id="401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7DB8969" w14:textId="24339645" w:rsidR="00287B14" w:rsidRPr="00325356" w:rsidDel="00EC2039" w:rsidRDefault="00287B14" w:rsidP="006A491F">
            <w:pPr>
              <w:jc w:val="center"/>
              <w:rPr>
                <w:del w:id="4014" w:author="Tebokgo Mabuto (ECP)" w:date="2026-09-09T11:12:00Z" w16du:dateUtc="2026-09-09T09:12:00Z"/>
                <w:rFonts w:ascii="Arial" w:hAnsi="Arial" w:cs="Arial"/>
                <w:noProof/>
                <w:sz w:val="11"/>
                <w:szCs w:val="11"/>
              </w:rPr>
            </w:pPr>
            <w:del w:id="401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C337428" w14:textId="4CD3104B" w:rsidR="00287B14" w:rsidRPr="00325356" w:rsidDel="00EC2039" w:rsidRDefault="00287B14" w:rsidP="006A491F">
            <w:pPr>
              <w:jc w:val="center"/>
              <w:rPr>
                <w:del w:id="4016" w:author="Tebokgo Mabuto (ECP)" w:date="2026-09-09T11:12:00Z" w16du:dateUtc="2026-09-09T09:12:00Z"/>
                <w:rFonts w:ascii="Arial" w:hAnsi="Arial" w:cs="Arial"/>
                <w:noProof/>
                <w:sz w:val="11"/>
                <w:szCs w:val="11"/>
              </w:rPr>
            </w:pPr>
            <w:del w:id="401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CFC1BC5" w14:textId="1BC1DD28" w:rsidR="00287B14" w:rsidRPr="00325356" w:rsidDel="00EC2039" w:rsidRDefault="00287B14" w:rsidP="006A491F">
            <w:pPr>
              <w:jc w:val="center"/>
              <w:rPr>
                <w:del w:id="4018" w:author="Tebokgo Mabuto (ECP)" w:date="2026-09-09T11:12:00Z" w16du:dateUtc="2026-09-09T09:12:00Z"/>
                <w:rFonts w:ascii="Arial" w:hAnsi="Arial" w:cs="Arial"/>
                <w:noProof/>
                <w:sz w:val="11"/>
                <w:szCs w:val="11"/>
              </w:rPr>
            </w:pPr>
            <w:del w:id="401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EC20425" w14:textId="0818D114" w:rsidR="00287B14" w:rsidRPr="00325356" w:rsidDel="00EC2039" w:rsidRDefault="00287B14" w:rsidP="006A491F">
            <w:pPr>
              <w:jc w:val="center"/>
              <w:rPr>
                <w:del w:id="4020" w:author="Tebokgo Mabuto (ECP)" w:date="2026-09-09T11:12:00Z" w16du:dateUtc="2026-09-09T09:12:00Z"/>
                <w:rFonts w:ascii="Arial" w:hAnsi="Arial" w:cs="Arial"/>
                <w:noProof/>
                <w:sz w:val="11"/>
                <w:szCs w:val="11"/>
              </w:rPr>
            </w:pPr>
            <w:del w:id="402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425E665" w14:textId="63BE2EEA" w:rsidR="00287B14" w:rsidRPr="00325356" w:rsidDel="00EC2039" w:rsidRDefault="00287B14" w:rsidP="006A491F">
            <w:pPr>
              <w:jc w:val="center"/>
              <w:rPr>
                <w:del w:id="4022" w:author="Tebokgo Mabuto (ECP)" w:date="2026-09-09T11:12:00Z" w16du:dateUtc="2026-09-09T09:12:00Z"/>
                <w:rFonts w:ascii="Arial" w:hAnsi="Arial" w:cs="Arial"/>
                <w:noProof/>
                <w:sz w:val="11"/>
                <w:szCs w:val="11"/>
              </w:rPr>
            </w:pPr>
            <w:del w:id="402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D047A33" w14:textId="25065A92" w:rsidR="00287B14" w:rsidRPr="00325356" w:rsidDel="00EC2039" w:rsidRDefault="00287B14" w:rsidP="006A491F">
            <w:pPr>
              <w:jc w:val="center"/>
              <w:rPr>
                <w:del w:id="4024" w:author="Tebokgo Mabuto (ECP)" w:date="2026-09-09T11:12:00Z" w16du:dateUtc="2026-09-09T09:12:00Z"/>
                <w:rFonts w:ascii="Arial" w:hAnsi="Arial" w:cs="Arial"/>
                <w:noProof/>
                <w:sz w:val="11"/>
                <w:szCs w:val="11"/>
              </w:rPr>
            </w:pPr>
            <w:del w:id="402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FD0B146" w14:textId="059A93A4" w:rsidR="00287B14" w:rsidRPr="00325356" w:rsidDel="00EC2039" w:rsidRDefault="00287B14" w:rsidP="006A491F">
            <w:pPr>
              <w:jc w:val="center"/>
              <w:rPr>
                <w:del w:id="4026" w:author="Tebokgo Mabuto (ECP)" w:date="2026-09-09T11:12:00Z" w16du:dateUtc="2026-09-09T09:12:00Z"/>
                <w:rFonts w:ascii="Arial" w:hAnsi="Arial" w:cs="Arial"/>
                <w:noProof/>
                <w:sz w:val="11"/>
                <w:szCs w:val="11"/>
              </w:rPr>
            </w:pPr>
            <w:del w:id="4027"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748416A0" w14:textId="7B95830C" w:rsidTr="006A491F">
        <w:trPr>
          <w:trHeight w:val="290"/>
          <w:del w:id="4028" w:author="Tebokgo Mabuto (ECP)" w:date="2026-09-09T11:12:00Z" w16du:dateUtc="2026-09-09T09:12:00Z"/>
        </w:trPr>
        <w:tc>
          <w:tcPr>
            <w:tcW w:w="802" w:type="dxa"/>
            <w:vAlign w:val="center"/>
          </w:tcPr>
          <w:p w14:paraId="0299E40F" w14:textId="695C2ECC" w:rsidR="00287B14" w:rsidRPr="00325356" w:rsidDel="00EC2039" w:rsidRDefault="00287B14" w:rsidP="006A491F">
            <w:pPr>
              <w:jc w:val="center"/>
              <w:rPr>
                <w:del w:id="4029" w:author="Tebokgo Mabuto (ECP)" w:date="2026-09-09T11:12:00Z" w16du:dateUtc="2026-09-09T09:12:00Z"/>
                <w:rFonts w:ascii="Arial" w:hAnsi="Arial" w:cs="Arial"/>
                <w:noProof/>
                <w:sz w:val="11"/>
                <w:szCs w:val="11"/>
              </w:rPr>
            </w:pPr>
            <w:del w:id="4030" w:author="Tebokgo Mabuto (ECP)" w:date="2026-09-09T11:12:00Z" w16du:dateUtc="2026-09-09T09:12:00Z">
              <w:r w:rsidRPr="00325356" w:rsidDel="00EC2039">
                <w:rPr>
                  <w:rFonts w:ascii="Arial" w:hAnsi="Arial" w:cs="Arial"/>
                  <w:noProof/>
                  <w:sz w:val="11"/>
                  <w:szCs w:val="11"/>
                </w:rPr>
                <w:delText>CE</w:delText>
              </w:r>
            </w:del>
          </w:p>
        </w:tc>
        <w:tc>
          <w:tcPr>
            <w:tcW w:w="411" w:type="dxa"/>
            <w:vAlign w:val="center"/>
          </w:tcPr>
          <w:p w14:paraId="64CEB949" w14:textId="0953E93B" w:rsidR="00287B14" w:rsidRPr="00325356" w:rsidDel="00EC2039" w:rsidRDefault="00287B14" w:rsidP="006A491F">
            <w:pPr>
              <w:jc w:val="center"/>
              <w:rPr>
                <w:del w:id="4031" w:author="Tebokgo Mabuto (ECP)" w:date="2026-09-09T11:12:00Z" w16du:dateUtc="2026-09-09T09:12:00Z"/>
                <w:rFonts w:ascii="Arial" w:hAnsi="Arial" w:cs="Arial"/>
                <w:noProof/>
                <w:sz w:val="11"/>
                <w:szCs w:val="11"/>
              </w:rPr>
            </w:pPr>
            <w:del w:id="4032"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9A71B4F" w14:textId="4368582B" w:rsidR="00287B14" w:rsidRPr="00325356" w:rsidDel="00EC2039" w:rsidRDefault="00287B14" w:rsidP="006A491F">
            <w:pPr>
              <w:jc w:val="center"/>
              <w:rPr>
                <w:del w:id="4033" w:author="Tebokgo Mabuto (ECP)" w:date="2026-09-09T11:12:00Z" w16du:dateUtc="2026-09-09T09:12:00Z"/>
                <w:rFonts w:ascii="Arial" w:hAnsi="Arial" w:cs="Arial"/>
                <w:noProof/>
                <w:sz w:val="11"/>
                <w:szCs w:val="11"/>
              </w:rPr>
            </w:pPr>
            <w:del w:id="4034"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4ACF84DC" w14:textId="6AC92751" w:rsidR="00287B14" w:rsidRPr="00325356" w:rsidDel="00EC2039" w:rsidRDefault="00287B14" w:rsidP="006A491F">
            <w:pPr>
              <w:jc w:val="center"/>
              <w:rPr>
                <w:del w:id="4035" w:author="Tebokgo Mabuto (ECP)" w:date="2026-09-09T11:12:00Z" w16du:dateUtc="2026-09-09T09:12:00Z"/>
                <w:rFonts w:ascii="Arial" w:hAnsi="Arial" w:cs="Arial"/>
                <w:noProof/>
                <w:sz w:val="11"/>
                <w:szCs w:val="11"/>
              </w:rPr>
            </w:pPr>
            <w:del w:id="403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628B9A0" w14:textId="1BFD843F" w:rsidR="00287B14" w:rsidRPr="00325356" w:rsidDel="00EC2039" w:rsidRDefault="00287B14" w:rsidP="006A491F">
            <w:pPr>
              <w:jc w:val="center"/>
              <w:rPr>
                <w:del w:id="4037" w:author="Tebokgo Mabuto (ECP)" w:date="2026-09-09T11:12:00Z" w16du:dateUtc="2026-09-09T09:12:00Z"/>
                <w:rFonts w:ascii="Arial" w:hAnsi="Arial" w:cs="Arial"/>
                <w:b/>
                <w:bCs/>
                <w:noProof/>
                <w:sz w:val="11"/>
                <w:szCs w:val="11"/>
              </w:rPr>
            </w:pPr>
            <w:del w:id="4038" w:author="Tebokgo Mabuto (ECP)" w:date="2026-09-09T11:12:00Z" w16du:dateUtc="2026-09-09T09:12:00Z">
              <w:r w:rsidRPr="00325356" w:rsidDel="00EC2039">
                <w:rPr>
                  <w:rFonts w:ascii="Arial" w:hAnsi="Arial" w:cs="Arial"/>
                  <w:b/>
                  <w:bCs/>
                  <w:noProof/>
                  <w:sz w:val="11"/>
                  <w:szCs w:val="11"/>
                </w:rPr>
                <w:delText>5</w:delText>
              </w:r>
            </w:del>
          </w:p>
        </w:tc>
        <w:tc>
          <w:tcPr>
            <w:tcW w:w="441" w:type="dxa"/>
            <w:shd w:val="clear" w:color="auto" w:fill="A6A6A6" w:themeFill="background1" w:themeFillShade="A6"/>
            <w:vAlign w:val="center"/>
          </w:tcPr>
          <w:p w14:paraId="3365F077" w14:textId="5C12988D" w:rsidR="00287B14" w:rsidRPr="00325356" w:rsidDel="00EC2039" w:rsidRDefault="00287B14" w:rsidP="006A491F">
            <w:pPr>
              <w:jc w:val="center"/>
              <w:rPr>
                <w:del w:id="4039" w:author="Tebokgo Mabuto (ECP)" w:date="2026-09-09T11:12:00Z" w16du:dateUtc="2026-09-09T09:12:00Z"/>
                <w:rFonts w:ascii="Arial" w:hAnsi="Arial" w:cs="Arial"/>
                <w:noProof/>
                <w:sz w:val="11"/>
                <w:szCs w:val="11"/>
              </w:rPr>
            </w:pPr>
            <w:del w:id="4040"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8C6C7B1" w14:textId="6FD68ED5" w:rsidR="00287B14" w:rsidRPr="00325356" w:rsidDel="00EC2039" w:rsidRDefault="00287B14" w:rsidP="006A491F">
            <w:pPr>
              <w:jc w:val="center"/>
              <w:rPr>
                <w:del w:id="4041" w:author="Tebokgo Mabuto (ECP)" w:date="2026-09-09T11:12:00Z" w16du:dateUtc="2026-09-09T09:12:00Z"/>
                <w:rFonts w:ascii="Arial" w:hAnsi="Arial" w:cs="Arial"/>
                <w:noProof/>
                <w:sz w:val="11"/>
                <w:szCs w:val="11"/>
              </w:rPr>
            </w:pPr>
            <w:del w:id="4042"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2CE7AF90" w14:textId="4D93A399" w:rsidR="00287B14" w:rsidRPr="00325356" w:rsidDel="00EC2039" w:rsidRDefault="00287B14" w:rsidP="006A491F">
            <w:pPr>
              <w:jc w:val="center"/>
              <w:rPr>
                <w:del w:id="4043" w:author="Tebokgo Mabuto (ECP)" w:date="2026-09-09T11:12:00Z" w16du:dateUtc="2026-09-09T09:12:00Z"/>
                <w:rFonts w:ascii="Arial" w:hAnsi="Arial" w:cs="Arial"/>
                <w:noProof/>
                <w:sz w:val="11"/>
                <w:szCs w:val="11"/>
              </w:rPr>
            </w:pPr>
            <w:del w:id="4044"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4F46EE1E" w14:textId="4B446E47" w:rsidR="00287B14" w:rsidRPr="00325356" w:rsidDel="00EC2039" w:rsidRDefault="00287B14" w:rsidP="006A491F">
            <w:pPr>
              <w:jc w:val="center"/>
              <w:rPr>
                <w:del w:id="4045" w:author="Tebokgo Mabuto (ECP)" w:date="2026-09-09T11:12:00Z" w16du:dateUtc="2026-09-09T09:12:00Z"/>
                <w:rFonts w:ascii="Arial" w:hAnsi="Arial" w:cs="Arial"/>
                <w:noProof/>
                <w:sz w:val="11"/>
                <w:szCs w:val="11"/>
              </w:rPr>
            </w:pPr>
            <w:del w:id="4046"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F29E7B0" w14:textId="1FCFB827" w:rsidR="00287B14" w:rsidRPr="00325356" w:rsidDel="00EC2039" w:rsidRDefault="00287B14" w:rsidP="006A491F">
            <w:pPr>
              <w:jc w:val="center"/>
              <w:rPr>
                <w:del w:id="4047" w:author="Tebokgo Mabuto (ECP)" w:date="2026-09-09T11:12:00Z" w16du:dateUtc="2026-09-09T09:12:00Z"/>
                <w:rFonts w:ascii="Arial" w:hAnsi="Arial" w:cs="Arial"/>
                <w:noProof/>
                <w:sz w:val="11"/>
                <w:szCs w:val="11"/>
              </w:rPr>
            </w:pPr>
            <w:del w:id="4048"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5AA2F44" w14:textId="536CE952" w:rsidR="00287B14" w:rsidRPr="00325356" w:rsidDel="00EC2039" w:rsidRDefault="00287B14" w:rsidP="006A491F">
            <w:pPr>
              <w:jc w:val="center"/>
              <w:rPr>
                <w:del w:id="4049" w:author="Tebokgo Mabuto (ECP)" w:date="2026-09-09T11:12:00Z" w16du:dateUtc="2026-09-09T09:12:00Z"/>
                <w:rFonts w:ascii="Arial" w:hAnsi="Arial" w:cs="Arial"/>
                <w:noProof/>
                <w:sz w:val="11"/>
                <w:szCs w:val="11"/>
              </w:rPr>
            </w:pPr>
            <w:del w:id="4050"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5CE425EF" w14:textId="7050BF84" w:rsidR="00287B14" w:rsidRPr="00325356" w:rsidDel="00EC2039" w:rsidRDefault="00287B14" w:rsidP="006A491F">
            <w:pPr>
              <w:jc w:val="center"/>
              <w:rPr>
                <w:del w:id="4051" w:author="Tebokgo Mabuto (ECP)" w:date="2026-09-09T11:12:00Z" w16du:dateUtc="2026-09-09T09:12:00Z"/>
                <w:rFonts w:ascii="Arial" w:hAnsi="Arial" w:cs="Arial"/>
                <w:noProof/>
                <w:sz w:val="11"/>
                <w:szCs w:val="11"/>
              </w:rPr>
            </w:pPr>
            <w:del w:id="405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79020AF" w14:textId="20457897" w:rsidR="00287B14" w:rsidRPr="00325356" w:rsidDel="00EC2039" w:rsidRDefault="00287B14" w:rsidP="006A491F">
            <w:pPr>
              <w:jc w:val="center"/>
              <w:rPr>
                <w:del w:id="4053" w:author="Tebokgo Mabuto (ECP)" w:date="2026-09-09T11:12:00Z" w16du:dateUtc="2026-09-09T09:12:00Z"/>
                <w:rFonts w:ascii="Arial" w:hAnsi="Arial" w:cs="Arial"/>
                <w:noProof/>
                <w:sz w:val="11"/>
                <w:szCs w:val="11"/>
              </w:rPr>
            </w:pPr>
            <w:del w:id="405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F42B1C4" w14:textId="62BD2EAC" w:rsidR="00287B14" w:rsidRPr="00325356" w:rsidDel="00EC2039" w:rsidRDefault="00287B14" w:rsidP="006A491F">
            <w:pPr>
              <w:jc w:val="center"/>
              <w:rPr>
                <w:del w:id="4055" w:author="Tebokgo Mabuto (ECP)" w:date="2026-09-09T11:12:00Z" w16du:dateUtc="2026-09-09T09:12:00Z"/>
                <w:rFonts w:ascii="Arial" w:hAnsi="Arial" w:cs="Arial"/>
                <w:noProof/>
                <w:sz w:val="11"/>
                <w:szCs w:val="11"/>
              </w:rPr>
            </w:pPr>
            <w:del w:id="405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CAA7E07" w14:textId="38D34F24" w:rsidR="00287B14" w:rsidRPr="00325356" w:rsidDel="00EC2039" w:rsidRDefault="00287B14" w:rsidP="006A491F">
            <w:pPr>
              <w:jc w:val="center"/>
              <w:rPr>
                <w:del w:id="4057" w:author="Tebokgo Mabuto (ECP)" w:date="2026-09-09T11:12:00Z" w16du:dateUtc="2026-09-09T09:12:00Z"/>
                <w:rFonts w:ascii="Arial" w:hAnsi="Arial" w:cs="Arial"/>
                <w:noProof/>
                <w:sz w:val="11"/>
                <w:szCs w:val="11"/>
              </w:rPr>
            </w:pPr>
            <w:del w:id="405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3B19382" w14:textId="37012D61" w:rsidR="00287B14" w:rsidRPr="00325356" w:rsidDel="00EC2039" w:rsidRDefault="00287B14" w:rsidP="006A491F">
            <w:pPr>
              <w:jc w:val="center"/>
              <w:rPr>
                <w:del w:id="4059" w:author="Tebokgo Mabuto (ECP)" w:date="2026-09-09T11:12:00Z" w16du:dateUtc="2026-09-09T09:12:00Z"/>
                <w:rFonts w:ascii="Arial" w:hAnsi="Arial" w:cs="Arial"/>
                <w:noProof/>
                <w:sz w:val="11"/>
                <w:szCs w:val="11"/>
              </w:rPr>
            </w:pPr>
            <w:del w:id="406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E74A835" w14:textId="24A68AC7" w:rsidR="00287B14" w:rsidRPr="00325356" w:rsidDel="00EC2039" w:rsidRDefault="00287B14" w:rsidP="006A491F">
            <w:pPr>
              <w:jc w:val="center"/>
              <w:rPr>
                <w:del w:id="4061" w:author="Tebokgo Mabuto (ECP)" w:date="2026-09-09T11:12:00Z" w16du:dateUtc="2026-09-09T09:12:00Z"/>
                <w:rFonts w:ascii="Arial" w:hAnsi="Arial" w:cs="Arial"/>
                <w:noProof/>
                <w:sz w:val="11"/>
                <w:szCs w:val="11"/>
              </w:rPr>
            </w:pPr>
            <w:del w:id="406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C65EC1F" w14:textId="7CC5024B" w:rsidR="00287B14" w:rsidRPr="00325356" w:rsidDel="00EC2039" w:rsidRDefault="00287B14" w:rsidP="006A491F">
            <w:pPr>
              <w:jc w:val="center"/>
              <w:rPr>
                <w:del w:id="4063" w:author="Tebokgo Mabuto (ECP)" w:date="2026-09-09T11:12:00Z" w16du:dateUtc="2026-09-09T09:12:00Z"/>
                <w:rFonts w:ascii="Arial" w:hAnsi="Arial" w:cs="Arial"/>
                <w:noProof/>
                <w:sz w:val="11"/>
                <w:szCs w:val="11"/>
              </w:rPr>
            </w:pPr>
            <w:del w:id="406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D202645" w14:textId="7000CC87" w:rsidR="00287B14" w:rsidRPr="00325356" w:rsidDel="00EC2039" w:rsidRDefault="00287B14" w:rsidP="006A491F">
            <w:pPr>
              <w:jc w:val="center"/>
              <w:rPr>
                <w:del w:id="4065" w:author="Tebokgo Mabuto (ECP)" w:date="2026-09-09T11:12:00Z" w16du:dateUtc="2026-09-09T09:12:00Z"/>
                <w:rFonts w:ascii="Arial" w:hAnsi="Arial" w:cs="Arial"/>
                <w:noProof/>
                <w:sz w:val="11"/>
                <w:szCs w:val="11"/>
              </w:rPr>
            </w:pPr>
            <w:del w:id="406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5690A13" w14:textId="1FEA806D" w:rsidR="00287B14" w:rsidRPr="00325356" w:rsidDel="00EC2039" w:rsidRDefault="00287B14" w:rsidP="006A491F">
            <w:pPr>
              <w:jc w:val="center"/>
              <w:rPr>
                <w:del w:id="4067" w:author="Tebokgo Mabuto (ECP)" w:date="2026-09-09T11:12:00Z" w16du:dateUtc="2026-09-09T09:12:00Z"/>
                <w:rFonts w:ascii="Arial" w:hAnsi="Arial" w:cs="Arial"/>
                <w:noProof/>
                <w:sz w:val="11"/>
                <w:szCs w:val="11"/>
              </w:rPr>
            </w:pPr>
            <w:del w:id="406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9B428AE" w14:textId="770E675A" w:rsidR="00287B14" w:rsidRPr="00325356" w:rsidDel="00EC2039" w:rsidRDefault="00287B14" w:rsidP="006A491F">
            <w:pPr>
              <w:jc w:val="center"/>
              <w:rPr>
                <w:del w:id="4069" w:author="Tebokgo Mabuto (ECP)" w:date="2026-09-09T11:12:00Z" w16du:dateUtc="2026-09-09T09:12:00Z"/>
                <w:rFonts w:ascii="Arial" w:hAnsi="Arial" w:cs="Arial"/>
                <w:noProof/>
                <w:sz w:val="11"/>
                <w:szCs w:val="11"/>
              </w:rPr>
            </w:pPr>
            <w:del w:id="407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F899ABE" w14:textId="5526471C" w:rsidR="00287B14" w:rsidRPr="00325356" w:rsidDel="00EC2039" w:rsidRDefault="00287B14" w:rsidP="006A491F">
            <w:pPr>
              <w:jc w:val="center"/>
              <w:rPr>
                <w:del w:id="4071" w:author="Tebokgo Mabuto (ECP)" w:date="2026-09-09T11:12:00Z" w16du:dateUtc="2026-09-09T09:12:00Z"/>
                <w:rFonts w:ascii="Arial" w:hAnsi="Arial" w:cs="Arial"/>
                <w:noProof/>
                <w:sz w:val="11"/>
                <w:szCs w:val="11"/>
              </w:rPr>
            </w:pPr>
            <w:del w:id="407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D02247F" w14:textId="0EAD5DB2" w:rsidR="00287B14" w:rsidRPr="00325356" w:rsidDel="00EC2039" w:rsidRDefault="00287B14" w:rsidP="006A491F">
            <w:pPr>
              <w:jc w:val="center"/>
              <w:rPr>
                <w:del w:id="4073" w:author="Tebokgo Mabuto (ECP)" w:date="2026-09-09T11:12:00Z" w16du:dateUtc="2026-09-09T09:12:00Z"/>
                <w:rFonts w:ascii="Arial" w:hAnsi="Arial" w:cs="Arial"/>
                <w:noProof/>
                <w:sz w:val="11"/>
                <w:szCs w:val="11"/>
              </w:rPr>
            </w:pPr>
            <w:del w:id="407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63EDBD3" w14:textId="38F3C9E7" w:rsidR="00287B14" w:rsidRPr="00325356" w:rsidDel="00EC2039" w:rsidRDefault="00287B14" w:rsidP="006A491F">
            <w:pPr>
              <w:jc w:val="center"/>
              <w:rPr>
                <w:del w:id="4075" w:author="Tebokgo Mabuto (ECP)" w:date="2026-09-09T11:12:00Z" w16du:dateUtc="2026-09-09T09:12:00Z"/>
                <w:rFonts w:ascii="Arial" w:hAnsi="Arial" w:cs="Arial"/>
                <w:noProof/>
                <w:sz w:val="11"/>
                <w:szCs w:val="11"/>
              </w:rPr>
            </w:pPr>
            <w:del w:id="4076"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433A9116" w14:textId="1AC98997" w:rsidTr="006A491F">
        <w:trPr>
          <w:trHeight w:val="308"/>
          <w:del w:id="4077" w:author="Tebokgo Mabuto (ECP)" w:date="2026-09-09T11:12:00Z" w16du:dateUtc="2026-09-09T09:12:00Z"/>
        </w:trPr>
        <w:tc>
          <w:tcPr>
            <w:tcW w:w="802" w:type="dxa"/>
            <w:vAlign w:val="center"/>
          </w:tcPr>
          <w:p w14:paraId="0A64E453" w14:textId="49277A29" w:rsidR="00287B14" w:rsidRPr="00325356" w:rsidDel="00EC2039" w:rsidRDefault="00287B14" w:rsidP="006A491F">
            <w:pPr>
              <w:jc w:val="center"/>
              <w:rPr>
                <w:del w:id="4078" w:author="Tebokgo Mabuto (ECP)" w:date="2026-09-09T11:12:00Z" w16du:dateUtc="2026-09-09T09:12:00Z"/>
                <w:rFonts w:ascii="Arial" w:hAnsi="Arial" w:cs="Arial"/>
                <w:noProof/>
                <w:sz w:val="11"/>
                <w:szCs w:val="11"/>
              </w:rPr>
            </w:pPr>
            <w:del w:id="4079" w:author="Tebokgo Mabuto (ECP)" w:date="2026-09-09T11:12:00Z" w16du:dateUtc="2026-09-09T09:12:00Z">
              <w:r w:rsidRPr="00325356" w:rsidDel="00EC2039">
                <w:rPr>
                  <w:rFonts w:ascii="Arial" w:hAnsi="Arial" w:cs="Arial"/>
                  <w:noProof/>
                  <w:sz w:val="11"/>
                  <w:szCs w:val="11"/>
                </w:rPr>
                <w:delText>ACE</w:delText>
              </w:r>
            </w:del>
          </w:p>
        </w:tc>
        <w:tc>
          <w:tcPr>
            <w:tcW w:w="411" w:type="dxa"/>
            <w:vAlign w:val="center"/>
          </w:tcPr>
          <w:p w14:paraId="5B9802B7" w14:textId="5D24B5DB" w:rsidR="00287B14" w:rsidRPr="00325356" w:rsidDel="00EC2039" w:rsidRDefault="00287B14" w:rsidP="006A491F">
            <w:pPr>
              <w:jc w:val="center"/>
              <w:rPr>
                <w:del w:id="4080" w:author="Tebokgo Mabuto (ECP)" w:date="2026-09-09T11:12:00Z" w16du:dateUtc="2026-09-09T09:12:00Z"/>
                <w:rFonts w:ascii="Arial" w:hAnsi="Arial" w:cs="Arial"/>
                <w:noProof/>
                <w:sz w:val="11"/>
                <w:szCs w:val="11"/>
              </w:rPr>
            </w:pPr>
            <w:del w:id="408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1AD1A04" w14:textId="0BA492E8" w:rsidR="00287B14" w:rsidRPr="00325356" w:rsidDel="00EC2039" w:rsidRDefault="00287B14" w:rsidP="006A491F">
            <w:pPr>
              <w:jc w:val="center"/>
              <w:rPr>
                <w:del w:id="4082" w:author="Tebokgo Mabuto (ECP)" w:date="2026-09-09T11:12:00Z" w16du:dateUtc="2026-09-09T09:12:00Z"/>
                <w:rFonts w:ascii="Arial" w:hAnsi="Arial" w:cs="Arial"/>
                <w:noProof/>
                <w:sz w:val="11"/>
                <w:szCs w:val="11"/>
              </w:rPr>
            </w:pPr>
            <w:del w:id="408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8CC0F1B" w14:textId="1A68D1C3" w:rsidR="00287B14" w:rsidRPr="00325356" w:rsidDel="00EC2039" w:rsidRDefault="00287B14" w:rsidP="006A491F">
            <w:pPr>
              <w:jc w:val="center"/>
              <w:rPr>
                <w:del w:id="4084" w:author="Tebokgo Mabuto (ECP)" w:date="2026-09-09T11:12:00Z" w16du:dateUtc="2026-09-09T09:12:00Z"/>
                <w:rFonts w:ascii="Arial" w:hAnsi="Arial" w:cs="Arial"/>
                <w:noProof/>
                <w:sz w:val="11"/>
                <w:szCs w:val="11"/>
              </w:rPr>
            </w:pPr>
            <w:del w:id="408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76C37D4" w14:textId="41229C85" w:rsidR="00287B14" w:rsidRPr="00325356" w:rsidDel="00EC2039" w:rsidRDefault="00287B14" w:rsidP="006A491F">
            <w:pPr>
              <w:jc w:val="center"/>
              <w:rPr>
                <w:del w:id="4086" w:author="Tebokgo Mabuto (ECP)" w:date="2026-09-09T11:12:00Z" w16du:dateUtc="2026-09-09T09:12:00Z"/>
                <w:rFonts w:ascii="Arial" w:hAnsi="Arial" w:cs="Arial"/>
                <w:noProof/>
                <w:sz w:val="11"/>
                <w:szCs w:val="11"/>
              </w:rPr>
            </w:pPr>
            <w:del w:id="4087" w:author="Tebokgo Mabuto (ECP)" w:date="2026-09-09T11:12:00Z" w16du:dateUtc="2026-09-09T09:12:00Z">
              <w:r w:rsidRPr="00325356" w:rsidDel="00EC2039">
                <w:rPr>
                  <w:rFonts w:ascii="Arial" w:hAnsi="Arial" w:cs="Arial"/>
                  <w:noProof/>
                  <w:sz w:val="11"/>
                  <w:szCs w:val="11"/>
                </w:rPr>
                <w:delText>5</w:delText>
              </w:r>
            </w:del>
          </w:p>
        </w:tc>
        <w:tc>
          <w:tcPr>
            <w:tcW w:w="441" w:type="dxa"/>
            <w:vAlign w:val="center"/>
          </w:tcPr>
          <w:p w14:paraId="3DA6A29F" w14:textId="6757A778" w:rsidR="00287B14" w:rsidRPr="00325356" w:rsidDel="00EC2039" w:rsidRDefault="00287B14" w:rsidP="006A491F">
            <w:pPr>
              <w:jc w:val="center"/>
              <w:rPr>
                <w:del w:id="4088" w:author="Tebokgo Mabuto (ECP)" w:date="2026-09-09T11:12:00Z" w16du:dateUtc="2026-09-09T09:12:00Z"/>
                <w:rFonts w:ascii="Arial" w:hAnsi="Arial" w:cs="Arial"/>
                <w:b/>
                <w:bCs/>
                <w:noProof/>
                <w:sz w:val="11"/>
                <w:szCs w:val="11"/>
              </w:rPr>
            </w:pPr>
            <w:del w:id="4089" w:author="Tebokgo Mabuto (ECP)" w:date="2026-09-09T11:12:00Z" w16du:dateUtc="2026-09-09T09:12:00Z">
              <w:r w:rsidRPr="00325356" w:rsidDel="00EC2039">
                <w:rPr>
                  <w:rFonts w:ascii="Arial" w:hAnsi="Arial" w:cs="Arial"/>
                  <w:b/>
                  <w:bCs/>
                  <w:noProof/>
                  <w:sz w:val="11"/>
                  <w:szCs w:val="11"/>
                </w:rPr>
                <w:delText>3.75</w:delText>
              </w:r>
            </w:del>
          </w:p>
        </w:tc>
        <w:tc>
          <w:tcPr>
            <w:tcW w:w="411" w:type="dxa"/>
            <w:shd w:val="clear" w:color="auto" w:fill="A6A6A6" w:themeFill="background1" w:themeFillShade="A6"/>
            <w:vAlign w:val="center"/>
          </w:tcPr>
          <w:p w14:paraId="3CB9891A" w14:textId="01C3122C" w:rsidR="00287B14" w:rsidRPr="00325356" w:rsidDel="00EC2039" w:rsidRDefault="00287B14" w:rsidP="006A491F">
            <w:pPr>
              <w:jc w:val="center"/>
              <w:rPr>
                <w:del w:id="4090" w:author="Tebokgo Mabuto (ECP)" w:date="2026-09-09T11:12:00Z" w16du:dateUtc="2026-09-09T09:12:00Z"/>
                <w:rFonts w:ascii="Arial" w:hAnsi="Arial" w:cs="Arial"/>
                <w:noProof/>
                <w:sz w:val="11"/>
                <w:szCs w:val="11"/>
              </w:rPr>
            </w:pPr>
            <w:del w:id="4091"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4CD6E08" w14:textId="247EECFB" w:rsidR="00287B14" w:rsidRPr="00325356" w:rsidDel="00EC2039" w:rsidRDefault="00287B14" w:rsidP="006A491F">
            <w:pPr>
              <w:jc w:val="center"/>
              <w:rPr>
                <w:del w:id="4092" w:author="Tebokgo Mabuto (ECP)" w:date="2026-09-09T11:12:00Z" w16du:dateUtc="2026-09-09T09:12:00Z"/>
                <w:rFonts w:ascii="Arial" w:hAnsi="Arial" w:cs="Arial"/>
                <w:noProof/>
                <w:sz w:val="11"/>
                <w:szCs w:val="11"/>
              </w:rPr>
            </w:pPr>
            <w:del w:id="409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4802FC9A" w14:textId="671BDF71" w:rsidR="00287B14" w:rsidRPr="00325356" w:rsidDel="00EC2039" w:rsidRDefault="00287B14" w:rsidP="006A491F">
            <w:pPr>
              <w:jc w:val="center"/>
              <w:rPr>
                <w:del w:id="4094" w:author="Tebokgo Mabuto (ECP)" w:date="2026-09-09T11:12:00Z" w16du:dateUtc="2026-09-09T09:12:00Z"/>
                <w:rFonts w:ascii="Arial" w:hAnsi="Arial" w:cs="Arial"/>
                <w:noProof/>
                <w:sz w:val="11"/>
                <w:szCs w:val="11"/>
              </w:rPr>
            </w:pPr>
            <w:del w:id="4095"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5A175AA" w14:textId="4A8BF79F" w:rsidR="00287B14" w:rsidRPr="00325356" w:rsidDel="00EC2039" w:rsidRDefault="00287B14" w:rsidP="006A491F">
            <w:pPr>
              <w:jc w:val="center"/>
              <w:rPr>
                <w:del w:id="4096" w:author="Tebokgo Mabuto (ECP)" w:date="2026-09-09T11:12:00Z" w16du:dateUtc="2026-09-09T09:12:00Z"/>
                <w:rFonts w:ascii="Arial" w:hAnsi="Arial" w:cs="Arial"/>
                <w:noProof/>
                <w:sz w:val="11"/>
                <w:szCs w:val="11"/>
              </w:rPr>
            </w:pPr>
            <w:del w:id="409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0E2BCCCF" w14:textId="0E0BBD24" w:rsidR="00287B14" w:rsidRPr="00325356" w:rsidDel="00EC2039" w:rsidRDefault="00287B14" w:rsidP="006A491F">
            <w:pPr>
              <w:jc w:val="center"/>
              <w:rPr>
                <w:del w:id="4098" w:author="Tebokgo Mabuto (ECP)" w:date="2026-09-09T11:12:00Z" w16du:dateUtc="2026-09-09T09:12:00Z"/>
                <w:rFonts w:ascii="Arial" w:hAnsi="Arial" w:cs="Arial"/>
                <w:noProof/>
                <w:sz w:val="11"/>
                <w:szCs w:val="11"/>
              </w:rPr>
            </w:pPr>
            <w:del w:id="4099"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415CD0B4" w14:textId="5458BE04" w:rsidR="00287B14" w:rsidRPr="00325356" w:rsidDel="00EC2039" w:rsidRDefault="00287B14" w:rsidP="006A491F">
            <w:pPr>
              <w:jc w:val="center"/>
              <w:rPr>
                <w:del w:id="4100" w:author="Tebokgo Mabuto (ECP)" w:date="2026-09-09T11:12:00Z" w16du:dateUtc="2026-09-09T09:12:00Z"/>
                <w:rFonts w:ascii="Arial" w:hAnsi="Arial" w:cs="Arial"/>
                <w:noProof/>
                <w:sz w:val="11"/>
                <w:szCs w:val="11"/>
              </w:rPr>
            </w:pPr>
            <w:del w:id="410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0BF6960" w14:textId="7083E6F2" w:rsidR="00287B14" w:rsidRPr="00325356" w:rsidDel="00EC2039" w:rsidRDefault="00287B14" w:rsidP="006A491F">
            <w:pPr>
              <w:jc w:val="center"/>
              <w:rPr>
                <w:del w:id="4102" w:author="Tebokgo Mabuto (ECP)" w:date="2026-09-09T11:12:00Z" w16du:dateUtc="2026-09-09T09:12:00Z"/>
                <w:rFonts w:ascii="Arial" w:hAnsi="Arial" w:cs="Arial"/>
                <w:noProof/>
                <w:sz w:val="11"/>
                <w:szCs w:val="11"/>
              </w:rPr>
            </w:pPr>
            <w:del w:id="4103"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A3A5580" w14:textId="1E051F4E" w:rsidR="00287B14" w:rsidRPr="00325356" w:rsidDel="00EC2039" w:rsidRDefault="00287B14" w:rsidP="006A491F">
            <w:pPr>
              <w:jc w:val="center"/>
              <w:rPr>
                <w:del w:id="4104" w:author="Tebokgo Mabuto (ECP)" w:date="2026-09-09T11:12:00Z" w16du:dateUtc="2026-09-09T09:12:00Z"/>
                <w:rFonts w:ascii="Arial" w:hAnsi="Arial" w:cs="Arial"/>
                <w:noProof/>
                <w:sz w:val="11"/>
                <w:szCs w:val="11"/>
              </w:rPr>
            </w:pPr>
            <w:del w:id="410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AEEF03B" w14:textId="0CD8E8C8" w:rsidR="00287B14" w:rsidRPr="00325356" w:rsidDel="00EC2039" w:rsidRDefault="00287B14" w:rsidP="006A491F">
            <w:pPr>
              <w:jc w:val="center"/>
              <w:rPr>
                <w:del w:id="4106" w:author="Tebokgo Mabuto (ECP)" w:date="2026-09-09T11:12:00Z" w16du:dateUtc="2026-09-09T09:12:00Z"/>
                <w:rFonts w:ascii="Arial" w:hAnsi="Arial" w:cs="Arial"/>
                <w:noProof/>
                <w:sz w:val="11"/>
                <w:szCs w:val="11"/>
              </w:rPr>
            </w:pPr>
            <w:del w:id="410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B82F462" w14:textId="2062F184" w:rsidR="00287B14" w:rsidRPr="00325356" w:rsidDel="00EC2039" w:rsidRDefault="00287B14" w:rsidP="006A491F">
            <w:pPr>
              <w:jc w:val="center"/>
              <w:rPr>
                <w:del w:id="4108" w:author="Tebokgo Mabuto (ECP)" w:date="2026-09-09T11:12:00Z" w16du:dateUtc="2026-09-09T09:12:00Z"/>
                <w:rFonts w:ascii="Arial" w:hAnsi="Arial" w:cs="Arial"/>
                <w:noProof/>
                <w:sz w:val="11"/>
                <w:szCs w:val="11"/>
              </w:rPr>
            </w:pPr>
            <w:del w:id="410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9E60B21" w14:textId="15E6FAAA" w:rsidR="00287B14" w:rsidRPr="00325356" w:rsidDel="00EC2039" w:rsidRDefault="00287B14" w:rsidP="006A491F">
            <w:pPr>
              <w:jc w:val="center"/>
              <w:rPr>
                <w:del w:id="4110" w:author="Tebokgo Mabuto (ECP)" w:date="2026-09-09T11:12:00Z" w16du:dateUtc="2026-09-09T09:12:00Z"/>
                <w:rFonts w:ascii="Arial" w:hAnsi="Arial" w:cs="Arial"/>
                <w:noProof/>
                <w:sz w:val="11"/>
                <w:szCs w:val="11"/>
              </w:rPr>
            </w:pPr>
            <w:del w:id="411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94594F4" w14:textId="61943235" w:rsidR="00287B14" w:rsidRPr="00325356" w:rsidDel="00EC2039" w:rsidRDefault="00287B14" w:rsidP="006A491F">
            <w:pPr>
              <w:jc w:val="center"/>
              <w:rPr>
                <w:del w:id="4112" w:author="Tebokgo Mabuto (ECP)" w:date="2026-09-09T11:12:00Z" w16du:dateUtc="2026-09-09T09:12:00Z"/>
                <w:rFonts w:ascii="Arial" w:hAnsi="Arial" w:cs="Arial"/>
                <w:noProof/>
                <w:sz w:val="11"/>
                <w:szCs w:val="11"/>
              </w:rPr>
            </w:pPr>
            <w:del w:id="411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D7035AC" w14:textId="6077B82D" w:rsidR="00287B14" w:rsidRPr="00325356" w:rsidDel="00EC2039" w:rsidRDefault="00287B14" w:rsidP="006A491F">
            <w:pPr>
              <w:jc w:val="center"/>
              <w:rPr>
                <w:del w:id="4114" w:author="Tebokgo Mabuto (ECP)" w:date="2026-09-09T11:12:00Z" w16du:dateUtc="2026-09-09T09:12:00Z"/>
                <w:rFonts w:ascii="Arial" w:hAnsi="Arial" w:cs="Arial"/>
                <w:noProof/>
                <w:sz w:val="11"/>
                <w:szCs w:val="11"/>
              </w:rPr>
            </w:pPr>
            <w:del w:id="411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4C7E9F1" w14:textId="452ED55D" w:rsidR="00287B14" w:rsidRPr="00325356" w:rsidDel="00EC2039" w:rsidRDefault="00287B14" w:rsidP="006A491F">
            <w:pPr>
              <w:jc w:val="center"/>
              <w:rPr>
                <w:del w:id="4116" w:author="Tebokgo Mabuto (ECP)" w:date="2026-09-09T11:12:00Z" w16du:dateUtc="2026-09-09T09:12:00Z"/>
                <w:rFonts w:ascii="Arial" w:hAnsi="Arial" w:cs="Arial"/>
                <w:noProof/>
                <w:sz w:val="11"/>
                <w:szCs w:val="11"/>
              </w:rPr>
            </w:pPr>
            <w:del w:id="411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4668FF3" w14:textId="3F59FB2D" w:rsidR="00287B14" w:rsidRPr="00325356" w:rsidDel="00EC2039" w:rsidRDefault="00287B14" w:rsidP="006A491F">
            <w:pPr>
              <w:jc w:val="center"/>
              <w:rPr>
                <w:del w:id="4118" w:author="Tebokgo Mabuto (ECP)" w:date="2026-09-09T11:12:00Z" w16du:dateUtc="2026-09-09T09:12:00Z"/>
                <w:rFonts w:ascii="Arial" w:hAnsi="Arial" w:cs="Arial"/>
                <w:noProof/>
                <w:sz w:val="11"/>
                <w:szCs w:val="11"/>
              </w:rPr>
            </w:pPr>
            <w:del w:id="411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DAD4F78" w14:textId="47F42DEC" w:rsidR="00287B14" w:rsidRPr="00325356" w:rsidDel="00EC2039" w:rsidRDefault="00287B14" w:rsidP="006A491F">
            <w:pPr>
              <w:jc w:val="center"/>
              <w:rPr>
                <w:del w:id="4120" w:author="Tebokgo Mabuto (ECP)" w:date="2026-09-09T11:12:00Z" w16du:dateUtc="2026-09-09T09:12:00Z"/>
                <w:rFonts w:ascii="Arial" w:hAnsi="Arial" w:cs="Arial"/>
                <w:noProof/>
                <w:sz w:val="11"/>
                <w:szCs w:val="11"/>
              </w:rPr>
            </w:pPr>
            <w:del w:id="412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CCE818B" w14:textId="7D228DA7" w:rsidR="00287B14" w:rsidRPr="00325356" w:rsidDel="00EC2039" w:rsidRDefault="00287B14" w:rsidP="006A491F">
            <w:pPr>
              <w:jc w:val="center"/>
              <w:rPr>
                <w:del w:id="4122" w:author="Tebokgo Mabuto (ECP)" w:date="2026-09-09T11:12:00Z" w16du:dateUtc="2026-09-09T09:12:00Z"/>
                <w:rFonts w:ascii="Arial" w:hAnsi="Arial" w:cs="Arial"/>
                <w:noProof/>
                <w:sz w:val="11"/>
                <w:szCs w:val="11"/>
              </w:rPr>
            </w:pPr>
            <w:del w:id="4123"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94C67E5" w14:textId="135E1147" w:rsidR="00287B14" w:rsidRPr="00325356" w:rsidDel="00EC2039" w:rsidRDefault="00287B14" w:rsidP="006A491F">
            <w:pPr>
              <w:jc w:val="center"/>
              <w:rPr>
                <w:del w:id="4124" w:author="Tebokgo Mabuto (ECP)" w:date="2026-09-09T11:12:00Z" w16du:dateUtc="2026-09-09T09:12:00Z"/>
                <w:rFonts w:ascii="Arial" w:hAnsi="Arial" w:cs="Arial"/>
                <w:noProof/>
                <w:sz w:val="11"/>
                <w:szCs w:val="11"/>
              </w:rPr>
            </w:pPr>
            <w:del w:id="4125"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2F8F3B19" w14:textId="447DC833" w:rsidTr="006A491F">
        <w:trPr>
          <w:trHeight w:val="290"/>
          <w:del w:id="4126" w:author="Tebokgo Mabuto (ECP)" w:date="2026-09-09T11:12:00Z" w16du:dateUtc="2026-09-09T09:12:00Z"/>
        </w:trPr>
        <w:tc>
          <w:tcPr>
            <w:tcW w:w="802" w:type="dxa"/>
            <w:vAlign w:val="center"/>
          </w:tcPr>
          <w:p w14:paraId="38DCCB1D" w14:textId="42B6B649" w:rsidR="00287B14" w:rsidRPr="00325356" w:rsidDel="00EC2039" w:rsidRDefault="00287B14" w:rsidP="006A491F">
            <w:pPr>
              <w:jc w:val="center"/>
              <w:rPr>
                <w:del w:id="4127" w:author="Tebokgo Mabuto (ECP)" w:date="2026-09-09T11:12:00Z" w16du:dateUtc="2026-09-09T09:12:00Z"/>
                <w:rFonts w:ascii="Arial" w:hAnsi="Arial" w:cs="Arial"/>
                <w:noProof/>
                <w:sz w:val="11"/>
                <w:szCs w:val="11"/>
              </w:rPr>
            </w:pPr>
            <w:del w:id="4128" w:author="Tebokgo Mabuto (ECP)" w:date="2026-09-09T11:12:00Z" w16du:dateUtc="2026-09-09T09:12:00Z">
              <w:r w:rsidRPr="00325356" w:rsidDel="00EC2039">
                <w:rPr>
                  <w:rFonts w:ascii="Arial" w:hAnsi="Arial" w:cs="Arial"/>
                  <w:noProof/>
                  <w:sz w:val="11"/>
                  <w:szCs w:val="11"/>
                </w:rPr>
                <w:delText>RE</w:delText>
              </w:r>
            </w:del>
          </w:p>
        </w:tc>
        <w:tc>
          <w:tcPr>
            <w:tcW w:w="411" w:type="dxa"/>
            <w:vAlign w:val="center"/>
          </w:tcPr>
          <w:p w14:paraId="0968F460" w14:textId="0CCCC93B" w:rsidR="00287B14" w:rsidRPr="00325356" w:rsidDel="00EC2039" w:rsidRDefault="00287B14" w:rsidP="006A491F">
            <w:pPr>
              <w:jc w:val="center"/>
              <w:rPr>
                <w:del w:id="4129" w:author="Tebokgo Mabuto (ECP)" w:date="2026-09-09T11:12:00Z" w16du:dateUtc="2026-09-09T09:12:00Z"/>
                <w:rFonts w:ascii="Arial" w:hAnsi="Arial" w:cs="Arial"/>
                <w:noProof/>
                <w:sz w:val="11"/>
                <w:szCs w:val="11"/>
              </w:rPr>
            </w:pPr>
            <w:del w:id="413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A73BC60" w14:textId="5B990DB1" w:rsidR="00287B14" w:rsidRPr="00325356" w:rsidDel="00EC2039" w:rsidRDefault="00287B14" w:rsidP="006A491F">
            <w:pPr>
              <w:jc w:val="center"/>
              <w:rPr>
                <w:del w:id="4131" w:author="Tebokgo Mabuto (ECP)" w:date="2026-09-09T11:12:00Z" w16du:dateUtc="2026-09-09T09:12:00Z"/>
                <w:rFonts w:ascii="Arial" w:hAnsi="Arial" w:cs="Arial"/>
                <w:noProof/>
                <w:sz w:val="11"/>
                <w:szCs w:val="11"/>
              </w:rPr>
            </w:pPr>
            <w:del w:id="413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50E7CE0" w14:textId="6DBA87DE" w:rsidR="00287B14" w:rsidRPr="00325356" w:rsidDel="00EC2039" w:rsidRDefault="00287B14" w:rsidP="006A491F">
            <w:pPr>
              <w:jc w:val="center"/>
              <w:rPr>
                <w:del w:id="4133" w:author="Tebokgo Mabuto (ECP)" w:date="2026-09-09T11:12:00Z" w16du:dateUtc="2026-09-09T09:12:00Z"/>
                <w:rFonts w:ascii="Arial" w:hAnsi="Arial" w:cs="Arial"/>
                <w:noProof/>
                <w:sz w:val="11"/>
                <w:szCs w:val="11"/>
              </w:rPr>
            </w:pPr>
            <w:del w:id="413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7D97A95" w14:textId="6DDA3F75" w:rsidR="00287B14" w:rsidRPr="00325356" w:rsidDel="00EC2039" w:rsidRDefault="00287B14" w:rsidP="006A491F">
            <w:pPr>
              <w:jc w:val="center"/>
              <w:rPr>
                <w:del w:id="4135" w:author="Tebokgo Mabuto (ECP)" w:date="2026-09-09T11:12:00Z" w16du:dateUtc="2026-09-09T09:12:00Z"/>
                <w:rFonts w:ascii="Arial" w:hAnsi="Arial" w:cs="Arial"/>
                <w:noProof/>
                <w:sz w:val="11"/>
                <w:szCs w:val="11"/>
              </w:rPr>
            </w:pPr>
            <w:del w:id="4136"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6D40A4D5" w14:textId="5FA6EC91" w:rsidR="00287B14" w:rsidRPr="00325356" w:rsidDel="00EC2039" w:rsidRDefault="00287B14" w:rsidP="006A491F">
            <w:pPr>
              <w:jc w:val="center"/>
              <w:rPr>
                <w:del w:id="4137" w:author="Tebokgo Mabuto (ECP)" w:date="2026-09-09T11:12:00Z" w16du:dateUtc="2026-09-09T09:12:00Z"/>
                <w:rFonts w:ascii="Arial" w:hAnsi="Arial" w:cs="Arial"/>
                <w:noProof/>
                <w:sz w:val="11"/>
                <w:szCs w:val="11"/>
              </w:rPr>
            </w:pPr>
            <w:del w:id="4138" w:author="Tebokgo Mabuto (ECP)" w:date="2026-09-09T11:12:00Z" w16du:dateUtc="2026-09-09T09:12:00Z">
              <w:r w:rsidRPr="00325356" w:rsidDel="00EC2039">
                <w:rPr>
                  <w:rFonts w:ascii="Arial" w:hAnsi="Arial" w:cs="Arial"/>
                  <w:noProof/>
                  <w:sz w:val="11"/>
                  <w:szCs w:val="11"/>
                </w:rPr>
                <w:delText>4.5</w:delText>
              </w:r>
            </w:del>
          </w:p>
        </w:tc>
        <w:tc>
          <w:tcPr>
            <w:tcW w:w="411" w:type="dxa"/>
            <w:vAlign w:val="center"/>
          </w:tcPr>
          <w:p w14:paraId="64005F36" w14:textId="03134835" w:rsidR="00287B14" w:rsidRPr="00325356" w:rsidDel="00EC2039" w:rsidRDefault="00287B14" w:rsidP="006A491F">
            <w:pPr>
              <w:jc w:val="center"/>
              <w:rPr>
                <w:del w:id="4139" w:author="Tebokgo Mabuto (ECP)" w:date="2026-09-09T11:12:00Z" w16du:dateUtc="2026-09-09T09:12:00Z"/>
                <w:rFonts w:ascii="Arial" w:hAnsi="Arial" w:cs="Arial"/>
                <w:b/>
                <w:bCs/>
                <w:noProof/>
                <w:sz w:val="11"/>
                <w:szCs w:val="11"/>
              </w:rPr>
            </w:pPr>
            <w:del w:id="4140" w:author="Tebokgo Mabuto (ECP)" w:date="2026-09-09T11:12:00Z" w16du:dateUtc="2026-09-09T09:12:00Z">
              <w:r w:rsidRPr="00325356" w:rsidDel="00EC2039">
                <w:rPr>
                  <w:rFonts w:ascii="Arial" w:hAnsi="Arial" w:cs="Arial"/>
                  <w:b/>
                  <w:bCs/>
                  <w:noProof/>
                  <w:sz w:val="11"/>
                  <w:szCs w:val="11"/>
                </w:rPr>
                <w:delText>2.5</w:delText>
              </w:r>
            </w:del>
          </w:p>
        </w:tc>
        <w:tc>
          <w:tcPr>
            <w:tcW w:w="411" w:type="dxa"/>
            <w:shd w:val="clear" w:color="auto" w:fill="A6A6A6" w:themeFill="background1" w:themeFillShade="A6"/>
            <w:vAlign w:val="center"/>
          </w:tcPr>
          <w:p w14:paraId="7D5180BE" w14:textId="5F2F6069" w:rsidR="00287B14" w:rsidRPr="00325356" w:rsidDel="00EC2039" w:rsidRDefault="00287B14" w:rsidP="006A491F">
            <w:pPr>
              <w:jc w:val="center"/>
              <w:rPr>
                <w:del w:id="4141" w:author="Tebokgo Mabuto (ECP)" w:date="2026-09-09T11:12:00Z" w16du:dateUtc="2026-09-09T09:12:00Z"/>
                <w:rFonts w:ascii="Arial" w:hAnsi="Arial" w:cs="Arial"/>
                <w:noProof/>
                <w:sz w:val="11"/>
                <w:szCs w:val="11"/>
              </w:rPr>
            </w:pPr>
            <w:del w:id="4142"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AC4E8F8" w14:textId="0A0CC77B" w:rsidR="00287B14" w:rsidRPr="00325356" w:rsidDel="00EC2039" w:rsidRDefault="00287B14" w:rsidP="006A491F">
            <w:pPr>
              <w:jc w:val="center"/>
              <w:rPr>
                <w:del w:id="4143" w:author="Tebokgo Mabuto (ECP)" w:date="2026-09-09T11:12:00Z" w16du:dateUtc="2026-09-09T09:12:00Z"/>
                <w:rFonts w:ascii="Arial" w:hAnsi="Arial" w:cs="Arial"/>
                <w:noProof/>
                <w:sz w:val="11"/>
                <w:szCs w:val="11"/>
              </w:rPr>
            </w:pPr>
            <w:del w:id="4144"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2F2A33F5" w14:textId="5EE620A3" w:rsidR="00287B14" w:rsidRPr="00325356" w:rsidDel="00EC2039" w:rsidRDefault="00287B14" w:rsidP="006A491F">
            <w:pPr>
              <w:jc w:val="center"/>
              <w:rPr>
                <w:del w:id="4145" w:author="Tebokgo Mabuto (ECP)" w:date="2026-09-09T11:12:00Z" w16du:dateUtc="2026-09-09T09:12:00Z"/>
                <w:rFonts w:ascii="Arial" w:hAnsi="Arial" w:cs="Arial"/>
                <w:noProof/>
                <w:sz w:val="11"/>
                <w:szCs w:val="11"/>
              </w:rPr>
            </w:pPr>
            <w:del w:id="4146"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01180AE2" w14:textId="496A0AA3" w:rsidR="00287B14" w:rsidRPr="00325356" w:rsidDel="00EC2039" w:rsidRDefault="00287B14" w:rsidP="006A491F">
            <w:pPr>
              <w:jc w:val="center"/>
              <w:rPr>
                <w:del w:id="4147" w:author="Tebokgo Mabuto (ECP)" w:date="2026-09-09T11:12:00Z" w16du:dateUtc="2026-09-09T09:12:00Z"/>
                <w:rFonts w:ascii="Arial" w:hAnsi="Arial" w:cs="Arial"/>
                <w:noProof/>
                <w:sz w:val="11"/>
                <w:szCs w:val="11"/>
              </w:rPr>
            </w:pPr>
            <w:del w:id="4148"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2664184" w14:textId="6257A04F" w:rsidR="00287B14" w:rsidRPr="00325356" w:rsidDel="00EC2039" w:rsidRDefault="00287B14" w:rsidP="006A491F">
            <w:pPr>
              <w:jc w:val="center"/>
              <w:rPr>
                <w:del w:id="4149" w:author="Tebokgo Mabuto (ECP)" w:date="2026-09-09T11:12:00Z" w16du:dateUtc="2026-09-09T09:12:00Z"/>
                <w:rFonts w:ascii="Arial" w:hAnsi="Arial" w:cs="Arial"/>
                <w:noProof/>
                <w:sz w:val="11"/>
                <w:szCs w:val="11"/>
              </w:rPr>
            </w:pPr>
            <w:del w:id="415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7EC2E62" w14:textId="69649EEB" w:rsidR="00287B14" w:rsidRPr="00325356" w:rsidDel="00EC2039" w:rsidRDefault="00287B14" w:rsidP="006A491F">
            <w:pPr>
              <w:jc w:val="center"/>
              <w:rPr>
                <w:del w:id="4151" w:author="Tebokgo Mabuto (ECP)" w:date="2026-09-09T11:12:00Z" w16du:dateUtc="2026-09-09T09:12:00Z"/>
                <w:rFonts w:ascii="Arial" w:hAnsi="Arial" w:cs="Arial"/>
                <w:noProof/>
                <w:sz w:val="11"/>
                <w:szCs w:val="11"/>
              </w:rPr>
            </w:pPr>
            <w:del w:id="415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ABC4B3E" w14:textId="0AEA8AF2" w:rsidR="00287B14" w:rsidRPr="00325356" w:rsidDel="00EC2039" w:rsidRDefault="00287B14" w:rsidP="006A491F">
            <w:pPr>
              <w:jc w:val="center"/>
              <w:rPr>
                <w:del w:id="4153" w:author="Tebokgo Mabuto (ECP)" w:date="2026-09-09T11:12:00Z" w16du:dateUtc="2026-09-09T09:12:00Z"/>
                <w:rFonts w:ascii="Arial" w:hAnsi="Arial" w:cs="Arial"/>
                <w:noProof/>
                <w:sz w:val="11"/>
                <w:szCs w:val="11"/>
              </w:rPr>
            </w:pPr>
            <w:del w:id="415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49F5F77" w14:textId="70362765" w:rsidR="00287B14" w:rsidRPr="00325356" w:rsidDel="00EC2039" w:rsidRDefault="00287B14" w:rsidP="006A491F">
            <w:pPr>
              <w:jc w:val="center"/>
              <w:rPr>
                <w:del w:id="4155" w:author="Tebokgo Mabuto (ECP)" w:date="2026-09-09T11:12:00Z" w16du:dateUtc="2026-09-09T09:12:00Z"/>
                <w:rFonts w:ascii="Arial" w:hAnsi="Arial" w:cs="Arial"/>
                <w:noProof/>
                <w:sz w:val="11"/>
                <w:szCs w:val="11"/>
              </w:rPr>
            </w:pPr>
            <w:del w:id="415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11E3F2E" w14:textId="4DB233BC" w:rsidR="00287B14" w:rsidRPr="00325356" w:rsidDel="00EC2039" w:rsidRDefault="00287B14" w:rsidP="006A491F">
            <w:pPr>
              <w:jc w:val="center"/>
              <w:rPr>
                <w:del w:id="4157" w:author="Tebokgo Mabuto (ECP)" w:date="2026-09-09T11:12:00Z" w16du:dateUtc="2026-09-09T09:12:00Z"/>
                <w:rFonts w:ascii="Arial" w:hAnsi="Arial" w:cs="Arial"/>
                <w:noProof/>
                <w:sz w:val="11"/>
                <w:szCs w:val="11"/>
              </w:rPr>
            </w:pPr>
            <w:del w:id="415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06AB795" w14:textId="2D0F6DA8" w:rsidR="00287B14" w:rsidRPr="00325356" w:rsidDel="00EC2039" w:rsidRDefault="00287B14" w:rsidP="006A491F">
            <w:pPr>
              <w:jc w:val="center"/>
              <w:rPr>
                <w:del w:id="4159" w:author="Tebokgo Mabuto (ECP)" w:date="2026-09-09T11:12:00Z" w16du:dateUtc="2026-09-09T09:12:00Z"/>
                <w:rFonts w:ascii="Arial" w:hAnsi="Arial" w:cs="Arial"/>
                <w:noProof/>
                <w:sz w:val="11"/>
                <w:szCs w:val="11"/>
              </w:rPr>
            </w:pPr>
            <w:del w:id="416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91189DF" w14:textId="31C8FE98" w:rsidR="00287B14" w:rsidRPr="00325356" w:rsidDel="00EC2039" w:rsidRDefault="00287B14" w:rsidP="006A491F">
            <w:pPr>
              <w:jc w:val="center"/>
              <w:rPr>
                <w:del w:id="4161" w:author="Tebokgo Mabuto (ECP)" w:date="2026-09-09T11:12:00Z" w16du:dateUtc="2026-09-09T09:12:00Z"/>
                <w:rFonts w:ascii="Arial" w:hAnsi="Arial" w:cs="Arial"/>
                <w:noProof/>
                <w:sz w:val="11"/>
                <w:szCs w:val="11"/>
              </w:rPr>
            </w:pPr>
            <w:del w:id="416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0E3196F" w14:textId="3B4AB27F" w:rsidR="00287B14" w:rsidRPr="00325356" w:rsidDel="00EC2039" w:rsidRDefault="00287B14" w:rsidP="006A491F">
            <w:pPr>
              <w:jc w:val="center"/>
              <w:rPr>
                <w:del w:id="4163" w:author="Tebokgo Mabuto (ECP)" w:date="2026-09-09T11:12:00Z" w16du:dateUtc="2026-09-09T09:12:00Z"/>
                <w:rFonts w:ascii="Arial" w:hAnsi="Arial" w:cs="Arial"/>
                <w:noProof/>
                <w:sz w:val="11"/>
                <w:szCs w:val="11"/>
              </w:rPr>
            </w:pPr>
            <w:del w:id="416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353A6F9" w14:textId="2FC743D1" w:rsidR="00287B14" w:rsidRPr="00325356" w:rsidDel="00EC2039" w:rsidRDefault="00287B14" w:rsidP="006A491F">
            <w:pPr>
              <w:jc w:val="center"/>
              <w:rPr>
                <w:del w:id="4165" w:author="Tebokgo Mabuto (ECP)" w:date="2026-09-09T11:12:00Z" w16du:dateUtc="2026-09-09T09:12:00Z"/>
                <w:rFonts w:ascii="Arial" w:hAnsi="Arial" w:cs="Arial"/>
                <w:noProof/>
                <w:sz w:val="11"/>
                <w:szCs w:val="11"/>
              </w:rPr>
            </w:pPr>
            <w:del w:id="416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B39444C" w14:textId="22B6AB14" w:rsidR="00287B14" w:rsidRPr="00325356" w:rsidDel="00EC2039" w:rsidRDefault="00287B14" w:rsidP="006A491F">
            <w:pPr>
              <w:jc w:val="center"/>
              <w:rPr>
                <w:del w:id="4167" w:author="Tebokgo Mabuto (ECP)" w:date="2026-09-09T11:12:00Z" w16du:dateUtc="2026-09-09T09:12:00Z"/>
                <w:rFonts w:ascii="Arial" w:hAnsi="Arial" w:cs="Arial"/>
                <w:noProof/>
                <w:sz w:val="11"/>
                <w:szCs w:val="11"/>
              </w:rPr>
            </w:pPr>
            <w:del w:id="416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EFDE70A" w14:textId="7B2FE6F0" w:rsidR="00287B14" w:rsidRPr="00325356" w:rsidDel="00EC2039" w:rsidRDefault="00287B14" w:rsidP="006A491F">
            <w:pPr>
              <w:jc w:val="center"/>
              <w:rPr>
                <w:del w:id="4169" w:author="Tebokgo Mabuto (ECP)" w:date="2026-09-09T11:12:00Z" w16du:dateUtc="2026-09-09T09:12:00Z"/>
                <w:rFonts w:ascii="Arial" w:hAnsi="Arial" w:cs="Arial"/>
                <w:noProof/>
                <w:sz w:val="11"/>
                <w:szCs w:val="11"/>
              </w:rPr>
            </w:pPr>
            <w:del w:id="417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D95236F" w14:textId="6D0AE0E7" w:rsidR="00287B14" w:rsidRPr="00325356" w:rsidDel="00EC2039" w:rsidRDefault="00287B14" w:rsidP="006A491F">
            <w:pPr>
              <w:jc w:val="center"/>
              <w:rPr>
                <w:del w:id="4171" w:author="Tebokgo Mabuto (ECP)" w:date="2026-09-09T11:12:00Z" w16du:dateUtc="2026-09-09T09:12:00Z"/>
                <w:rFonts w:ascii="Arial" w:hAnsi="Arial" w:cs="Arial"/>
                <w:noProof/>
                <w:sz w:val="11"/>
                <w:szCs w:val="11"/>
              </w:rPr>
            </w:pPr>
            <w:del w:id="417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D7D00AA" w14:textId="4E3AE55C" w:rsidR="00287B14" w:rsidRPr="00325356" w:rsidDel="00EC2039" w:rsidRDefault="00287B14" w:rsidP="006A491F">
            <w:pPr>
              <w:jc w:val="center"/>
              <w:rPr>
                <w:del w:id="4173" w:author="Tebokgo Mabuto (ECP)" w:date="2026-09-09T11:12:00Z" w16du:dateUtc="2026-09-09T09:12:00Z"/>
                <w:rFonts w:ascii="Arial" w:hAnsi="Arial" w:cs="Arial"/>
                <w:noProof/>
                <w:sz w:val="11"/>
                <w:szCs w:val="11"/>
              </w:rPr>
            </w:pPr>
            <w:del w:id="4174"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0088219C" w14:textId="55C44D36" w:rsidTr="006A491F">
        <w:trPr>
          <w:trHeight w:val="290"/>
          <w:del w:id="4175" w:author="Tebokgo Mabuto (ECP)" w:date="2026-09-09T11:12:00Z" w16du:dateUtc="2026-09-09T09:12:00Z"/>
        </w:trPr>
        <w:tc>
          <w:tcPr>
            <w:tcW w:w="802" w:type="dxa"/>
            <w:vAlign w:val="center"/>
          </w:tcPr>
          <w:p w14:paraId="24DAF08C" w14:textId="550A1415" w:rsidR="00287B14" w:rsidRPr="00325356" w:rsidDel="00EC2039" w:rsidRDefault="00287B14" w:rsidP="006A491F">
            <w:pPr>
              <w:jc w:val="center"/>
              <w:rPr>
                <w:del w:id="4176" w:author="Tebokgo Mabuto (ECP)" w:date="2026-09-09T11:12:00Z" w16du:dateUtc="2026-09-09T09:12:00Z"/>
                <w:rFonts w:ascii="Arial" w:hAnsi="Arial" w:cs="Arial"/>
                <w:noProof/>
                <w:sz w:val="11"/>
                <w:szCs w:val="11"/>
              </w:rPr>
            </w:pPr>
            <w:del w:id="4177" w:author="Tebokgo Mabuto (ECP)" w:date="2026-09-09T11:12:00Z" w16du:dateUtc="2026-09-09T09:12:00Z">
              <w:r w:rsidRPr="00325356" w:rsidDel="00EC2039">
                <w:rPr>
                  <w:rFonts w:ascii="Arial" w:hAnsi="Arial" w:cs="Arial"/>
                  <w:noProof/>
                  <w:sz w:val="11"/>
                  <w:szCs w:val="11"/>
                </w:rPr>
                <w:delText>ARE</w:delText>
              </w:r>
            </w:del>
          </w:p>
        </w:tc>
        <w:tc>
          <w:tcPr>
            <w:tcW w:w="411" w:type="dxa"/>
            <w:vAlign w:val="center"/>
          </w:tcPr>
          <w:p w14:paraId="7E4AE2C1" w14:textId="722E1BFC" w:rsidR="00287B14" w:rsidRPr="00325356" w:rsidDel="00EC2039" w:rsidRDefault="00287B14" w:rsidP="006A491F">
            <w:pPr>
              <w:jc w:val="center"/>
              <w:rPr>
                <w:del w:id="4178" w:author="Tebokgo Mabuto (ECP)" w:date="2026-09-09T11:12:00Z" w16du:dateUtc="2026-09-09T09:12:00Z"/>
                <w:rFonts w:ascii="Arial" w:hAnsi="Arial" w:cs="Arial"/>
                <w:noProof/>
                <w:sz w:val="11"/>
                <w:szCs w:val="11"/>
              </w:rPr>
            </w:pPr>
            <w:del w:id="417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9E9F349" w14:textId="5B5B19BC" w:rsidR="00287B14" w:rsidRPr="00325356" w:rsidDel="00EC2039" w:rsidRDefault="00287B14" w:rsidP="006A491F">
            <w:pPr>
              <w:jc w:val="center"/>
              <w:rPr>
                <w:del w:id="4180" w:author="Tebokgo Mabuto (ECP)" w:date="2026-09-09T11:12:00Z" w16du:dateUtc="2026-09-09T09:12:00Z"/>
                <w:rFonts w:ascii="Arial" w:hAnsi="Arial" w:cs="Arial"/>
                <w:noProof/>
                <w:sz w:val="11"/>
                <w:szCs w:val="11"/>
              </w:rPr>
            </w:pPr>
            <w:del w:id="418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F270406" w14:textId="37062F47" w:rsidR="00287B14" w:rsidRPr="00325356" w:rsidDel="00EC2039" w:rsidRDefault="00287B14" w:rsidP="006A491F">
            <w:pPr>
              <w:jc w:val="center"/>
              <w:rPr>
                <w:del w:id="4182" w:author="Tebokgo Mabuto (ECP)" w:date="2026-09-09T11:12:00Z" w16du:dateUtc="2026-09-09T09:12:00Z"/>
                <w:rFonts w:ascii="Arial" w:hAnsi="Arial" w:cs="Arial"/>
                <w:noProof/>
                <w:sz w:val="11"/>
                <w:szCs w:val="11"/>
              </w:rPr>
            </w:pPr>
            <w:del w:id="418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6D21F1D" w14:textId="44F1A6B6" w:rsidR="00287B14" w:rsidRPr="00325356" w:rsidDel="00EC2039" w:rsidRDefault="00287B14" w:rsidP="006A491F">
            <w:pPr>
              <w:jc w:val="center"/>
              <w:rPr>
                <w:del w:id="4184" w:author="Tebokgo Mabuto (ECP)" w:date="2026-09-09T11:12:00Z" w16du:dateUtc="2026-09-09T09:12:00Z"/>
                <w:rFonts w:ascii="Arial" w:hAnsi="Arial" w:cs="Arial"/>
                <w:noProof/>
                <w:sz w:val="11"/>
                <w:szCs w:val="11"/>
              </w:rPr>
            </w:pPr>
            <w:del w:id="4185"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56007992" w14:textId="5371189B" w:rsidR="00287B14" w:rsidRPr="00325356" w:rsidDel="00EC2039" w:rsidRDefault="00287B14" w:rsidP="006A491F">
            <w:pPr>
              <w:jc w:val="center"/>
              <w:rPr>
                <w:del w:id="4186" w:author="Tebokgo Mabuto (ECP)" w:date="2026-09-09T11:12:00Z" w16du:dateUtc="2026-09-09T09:12:00Z"/>
                <w:rFonts w:ascii="Arial" w:hAnsi="Arial" w:cs="Arial"/>
                <w:noProof/>
                <w:sz w:val="11"/>
                <w:szCs w:val="11"/>
              </w:rPr>
            </w:pPr>
            <w:del w:id="418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B44AE4D" w14:textId="3D4D781B" w:rsidR="00287B14" w:rsidRPr="00325356" w:rsidDel="00EC2039" w:rsidRDefault="00287B14" w:rsidP="006A491F">
            <w:pPr>
              <w:jc w:val="center"/>
              <w:rPr>
                <w:del w:id="4188" w:author="Tebokgo Mabuto (ECP)" w:date="2026-09-09T11:12:00Z" w16du:dateUtc="2026-09-09T09:12:00Z"/>
                <w:rFonts w:ascii="Arial" w:hAnsi="Arial" w:cs="Arial"/>
                <w:noProof/>
                <w:sz w:val="11"/>
                <w:szCs w:val="11"/>
              </w:rPr>
            </w:pPr>
            <w:del w:id="418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4DFBF20" w14:textId="4CEBC3E6" w:rsidR="00287B14" w:rsidRPr="00325356" w:rsidDel="00EC2039" w:rsidRDefault="00287B14" w:rsidP="006A491F">
            <w:pPr>
              <w:jc w:val="center"/>
              <w:rPr>
                <w:del w:id="4190" w:author="Tebokgo Mabuto (ECP)" w:date="2026-09-09T11:12:00Z" w16du:dateUtc="2026-09-09T09:12:00Z"/>
                <w:rFonts w:ascii="Arial" w:hAnsi="Arial" w:cs="Arial"/>
                <w:b/>
                <w:bCs/>
                <w:noProof/>
                <w:sz w:val="11"/>
                <w:szCs w:val="11"/>
              </w:rPr>
            </w:pPr>
            <w:del w:id="4191" w:author="Tebokgo Mabuto (ECP)" w:date="2026-09-09T11:12:00Z" w16du:dateUtc="2026-09-09T09:12:00Z">
              <w:r w:rsidRPr="00325356" w:rsidDel="00EC2039">
                <w:rPr>
                  <w:rFonts w:ascii="Arial" w:hAnsi="Arial" w:cs="Arial"/>
                  <w:b/>
                  <w:bCs/>
                  <w:noProof/>
                  <w:sz w:val="11"/>
                  <w:szCs w:val="11"/>
                </w:rPr>
                <w:delText>2.5</w:delText>
              </w:r>
            </w:del>
          </w:p>
        </w:tc>
        <w:tc>
          <w:tcPr>
            <w:tcW w:w="411" w:type="dxa"/>
            <w:shd w:val="clear" w:color="auto" w:fill="A6A6A6" w:themeFill="background1" w:themeFillShade="A6"/>
            <w:vAlign w:val="center"/>
          </w:tcPr>
          <w:p w14:paraId="56B411E7" w14:textId="74B2C1D9" w:rsidR="00287B14" w:rsidRPr="00325356" w:rsidDel="00EC2039" w:rsidRDefault="00287B14" w:rsidP="006A491F">
            <w:pPr>
              <w:jc w:val="center"/>
              <w:rPr>
                <w:del w:id="4192" w:author="Tebokgo Mabuto (ECP)" w:date="2026-09-09T11:12:00Z" w16du:dateUtc="2026-09-09T09:12:00Z"/>
                <w:rFonts w:ascii="Arial" w:hAnsi="Arial" w:cs="Arial"/>
                <w:noProof/>
                <w:sz w:val="11"/>
                <w:szCs w:val="11"/>
              </w:rPr>
            </w:pPr>
            <w:del w:id="419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551FBE9B" w14:textId="53FB274A" w:rsidR="00287B14" w:rsidRPr="00325356" w:rsidDel="00EC2039" w:rsidRDefault="00287B14" w:rsidP="006A491F">
            <w:pPr>
              <w:jc w:val="center"/>
              <w:rPr>
                <w:del w:id="4194" w:author="Tebokgo Mabuto (ECP)" w:date="2026-09-09T11:12:00Z" w16du:dateUtc="2026-09-09T09:12:00Z"/>
                <w:rFonts w:ascii="Arial" w:hAnsi="Arial" w:cs="Arial"/>
                <w:noProof/>
                <w:sz w:val="11"/>
                <w:szCs w:val="11"/>
              </w:rPr>
            </w:pPr>
            <w:del w:id="4195"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DE02B88" w14:textId="767CEE1B" w:rsidR="00287B14" w:rsidRPr="00325356" w:rsidDel="00EC2039" w:rsidRDefault="00287B14" w:rsidP="006A491F">
            <w:pPr>
              <w:jc w:val="center"/>
              <w:rPr>
                <w:del w:id="4196" w:author="Tebokgo Mabuto (ECP)" w:date="2026-09-09T11:12:00Z" w16du:dateUtc="2026-09-09T09:12:00Z"/>
                <w:rFonts w:ascii="Arial" w:hAnsi="Arial" w:cs="Arial"/>
                <w:noProof/>
                <w:sz w:val="11"/>
                <w:szCs w:val="11"/>
              </w:rPr>
            </w:pPr>
            <w:del w:id="419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5BF2D779" w14:textId="4F0CD0AA" w:rsidR="00287B14" w:rsidRPr="00325356" w:rsidDel="00EC2039" w:rsidRDefault="00287B14" w:rsidP="006A491F">
            <w:pPr>
              <w:jc w:val="center"/>
              <w:rPr>
                <w:del w:id="4198" w:author="Tebokgo Mabuto (ECP)" w:date="2026-09-09T11:12:00Z" w16du:dateUtc="2026-09-09T09:12:00Z"/>
                <w:rFonts w:ascii="Arial" w:hAnsi="Arial" w:cs="Arial"/>
                <w:noProof/>
                <w:sz w:val="11"/>
                <w:szCs w:val="11"/>
              </w:rPr>
            </w:pPr>
            <w:del w:id="419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E411959" w14:textId="609C43C2" w:rsidR="00287B14" w:rsidRPr="00325356" w:rsidDel="00EC2039" w:rsidRDefault="00287B14" w:rsidP="006A491F">
            <w:pPr>
              <w:jc w:val="center"/>
              <w:rPr>
                <w:del w:id="4200" w:author="Tebokgo Mabuto (ECP)" w:date="2026-09-09T11:12:00Z" w16du:dateUtc="2026-09-09T09:12:00Z"/>
                <w:rFonts w:ascii="Arial" w:hAnsi="Arial" w:cs="Arial"/>
                <w:noProof/>
                <w:sz w:val="11"/>
                <w:szCs w:val="11"/>
              </w:rPr>
            </w:pPr>
            <w:del w:id="420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2761D62" w14:textId="6B1E0295" w:rsidR="00287B14" w:rsidRPr="00325356" w:rsidDel="00EC2039" w:rsidRDefault="00287B14" w:rsidP="006A491F">
            <w:pPr>
              <w:jc w:val="center"/>
              <w:rPr>
                <w:del w:id="4202" w:author="Tebokgo Mabuto (ECP)" w:date="2026-09-09T11:12:00Z" w16du:dateUtc="2026-09-09T09:12:00Z"/>
                <w:rFonts w:ascii="Arial" w:hAnsi="Arial" w:cs="Arial"/>
                <w:noProof/>
                <w:sz w:val="11"/>
                <w:szCs w:val="11"/>
              </w:rPr>
            </w:pPr>
            <w:del w:id="420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8521F54" w14:textId="7299656B" w:rsidR="00287B14" w:rsidRPr="00325356" w:rsidDel="00EC2039" w:rsidRDefault="00287B14" w:rsidP="006A491F">
            <w:pPr>
              <w:jc w:val="center"/>
              <w:rPr>
                <w:del w:id="4204" w:author="Tebokgo Mabuto (ECP)" w:date="2026-09-09T11:12:00Z" w16du:dateUtc="2026-09-09T09:12:00Z"/>
                <w:rFonts w:ascii="Arial" w:hAnsi="Arial" w:cs="Arial"/>
                <w:noProof/>
                <w:sz w:val="11"/>
                <w:szCs w:val="11"/>
              </w:rPr>
            </w:pPr>
            <w:del w:id="420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188B48E" w14:textId="56415BB0" w:rsidR="00287B14" w:rsidRPr="00325356" w:rsidDel="00EC2039" w:rsidRDefault="00287B14" w:rsidP="006A491F">
            <w:pPr>
              <w:jc w:val="center"/>
              <w:rPr>
                <w:del w:id="4206" w:author="Tebokgo Mabuto (ECP)" w:date="2026-09-09T11:12:00Z" w16du:dateUtc="2026-09-09T09:12:00Z"/>
                <w:rFonts w:ascii="Arial" w:hAnsi="Arial" w:cs="Arial"/>
                <w:noProof/>
                <w:sz w:val="11"/>
                <w:szCs w:val="11"/>
              </w:rPr>
            </w:pPr>
            <w:del w:id="420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48379AA" w14:textId="29180634" w:rsidR="00287B14" w:rsidRPr="00325356" w:rsidDel="00EC2039" w:rsidRDefault="00287B14" w:rsidP="006A491F">
            <w:pPr>
              <w:jc w:val="center"/>
              <w:rPr>
                <w:del w:id="4208" w:author="Tebokgo Mabuto (ECP)" w:date="2026-09-09T11:12:00Z" w16du:dateUtc="2026-09-09T09:12:00Z"/>
                <w:rFonts w:ascii="Arial" w:hAnsi="Arial" w:cs="Arial"/>
                <w:noProof/>
                <w:sz w:val="11"/>
                <w:szCs w:val="11"/>
              </w:rPr>
            </w:pPr>
            <w:del w:id="420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2DF2C93" w14:textId="790F46D9" w:rsidR="00287B14" w:rsidRPr="00325356" w:rsidDel="00EC2039" w:rsidRDefault="00287B14" w:rsidP="006A491F">
            <w:pPr>
              <w:jc w:val="center"/>
              <w:rPr>
                <w:del w:id="4210" w:author="Tebokgo Mabuto (ECP)" w:date="2026-09-09T11:12:00Z" w16du:dateUtc="2026-09-09T09:12:00Z"/>
                <w:rFonts w:ascii="Arial" w:hAnsi="Arial" w:cs="Arial"/>
                <w:noProof/>
                <w:sz w:val="11"/>
                <w:szCs w:val="11"/>
              </w:rPr>
            </w:pPr>
            <w:del w:id="421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6BDD79F" w14:textId="499436EE" w:rsidR="00287B14" w:rsidRPr="00325356" w:rsidDel="00EC2039" w:rsidRDefault="00287B14" w:rsidP="006A491F">
            <w:pPr>
              <w:jc w:val="center"/>
              <w:rPr>
                <w:del w:id="4212" w:author="Tebokgo Mabuto (ECP)" w:date="2026-09-09T11:12:00Z" w16du:dateUtc="2026-09-09T09:12:00Z"/>
                <w:rFonts w:ascii="Arial" w:hAnsi="Arial" w:cs="Arial"/>
                <w:noProof/>
                <w:sz w:val="11"/>
                <w:szCs w:val="11"/>
              </w:rPr>
            </w:pPr>
            <w:del w:id="421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C05CEE5" w14:textId="2BFF84F7" w:rsidR="00287B14" w:rsidRPr="00325356" w:rsidDel="00EC2039" w:rsidRDefault="00287B14" w:rsidP="006A491F">
            <w:pPr>
              <w:jc w:val="center"/>
              <w:rPr>
                <w:del w:id="4214" w:author="Tebokgo Mabuto (ECP)" w:date="2026-09-09T11:12:00Z" w16du:dateUtc="2026-09-09T09:12:00Z"/>
                <w:rFonts w:ascii="Arial" w:hAnsi="Arial" w:cs="Arial"/>
                <w:noProof/>
                <w:sz w:val="11"/>
                <w:szCs w:val="11"/>
              </w:rPr>
            </w:pPr>
            <w:del w:id="421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5DF02C0" w14:textId="0A217944" w:rsidR="00287B14" w:rsidRPr="00325356" w:rsidDel="00EC2039" w:rsidRDefault="00287B14" w:rsidP="006A491F">
            <w:pPr>
              <w:jc w:val="center"/>
              <w:rPr>
                <w:del w:id="4216" w:author="Tebokgo Mabuto (ECP)" w:date="2026-09-09T11:12:00Z" w16du:dateUtc="2026-09-09T09:12:00Z"/>
                <w:rFonts w:ascii="Arial" w:hAnsi="Arial" w:cs="Arial"/>
                <w:noProof/>
                <w:sz w:val="11"/>
                <w:szCs w:val="11"/>
              </w:rPr>
            </w:pPr>
            <w:del w:id="421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7797E9B" w14:textId="48A5F938" w:rsidR="00287B14" w:rsidRPr="00325356" w:rsidDel="00EC2039" w:rsidRDefault="00287B14" w:rsidP="006A491F">
            <w:pPr>
              <w:jc w:val="center"/>
              <w:rPr>
                <w:del w:id="4218" w:author="Tebokgo Mabuto (ECP)" w:date="2026-09-09T11:12:00Z" w16du:dateUtc="2026-09-09T09:12:00Z"/>
                <w:rFonts w:ascii="Arial" w:hAnsi="Arial" w:cs="Arial"/>
                <w:noProof/>
                <w:sz w:val="11"/>
                <w:szCs w:val="11"/>
              </w:rPr>
            </w:pPr>
            <w:del w:id="421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AFAC7B7" w14:textId="75EAE3CD" w:rsidR="00287B14" w:rsidRPr="00325356" w:rsidDel="00EC2039" w:rsidRDefault="00287B14" w:rsidP="006A491F">
            <w:pPr>
              <w:jc w:val="center"/>
              <w:rPr>
                <w:del w:id="4220" w:author="Tebokgo Mabuto (ECP)" w:date="2026-09-09T11:12:00Z" w16du:dateUtc="2026-09-09T09:12:00Z"/>
                <w:rFonts w:ascii="Arial" w:hAnsi="Arial" w:cs="Arial"/>
                <w:noProof/>
                <w:sz w:val="11"/>
                <w:szCs w:val="11"/>
              </w:rPr>
            </w:pPr>
            <w:del w:id="422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1CC954A" w14:textId="5039D59A" w:rsidR="00287B14" w:rsidRPr="00325356" w:rsidDel="00EC2039" w:rsidRDefault="00287B14" w:rsidP="006A491F">
            <w:pPr>
              <w:jc w:val="center"/>
              <w:rPr>
                <w:del w:id="4222" w:author="Tebokgo Mabuto (ECP)" w:date="2026-09-09T11:12:00Z" w16du:dateUtc="2026-09-09T09:12:00Z"/>
                <w:rFonts w:ascii="Arial" w:hAnsi="Arial" w:cs="Arial"/>
                <w:noProof/>
                <w:sz w:val="11"/>
                <w:szCs w:val="11"/>
              </w:rPr>
            </w:pPr>
            <w:del w:id="4223"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2EC26107" w14:textId="39E3750F" w:rsidTr="006A491F">
        <w:trPr>
          <w:trHeight w:val="290"/>
          <w:del w:id="4224" w:author="Tebokgo Mabuto (ECP)" w:date="2026-09-09T11:12:00Z" w16du:dateUtc="2026-09-09T09:12:00Z"/>
        </w:trPr>
        <w:tc>
          <w:tcPr>
            <w:tcW w:w="802" w:type="dxa"/>
            <w:vAlign w:val="center"/>
          </w:tcPr>
          <w:p w14:paraId="017E1C77" w14:textId="44511DFD" w:rsidR="00287B14" w:rsidRPr="00325356" w:rsidDel="00EC2039" w:rsidRDefault="00287B14" w:rsidP="006A491F">
            <w:pPr>
              <w:jc w:val="center"/>
              <w:rPr>
                <w:del w:id="4225" w:author="Tebokgo Mabuto (ECP)" w:date="2026-09-09T11:12:00Z" w16du:dateUtc="2026-09-09T09:12:00Z"/>
                <w:rFonts w:ascii="Arial" w:hAnsi="Arial" w:cs="Arial"/>
                <w:noProof/>
                <w:sz w:val="11"/>
                <w:szCs w:val="11"/>
              </w:rPr>
            </w:pPr>
            <w:del w:id="4226" w:author="Tebokgo Mabuto (ECP)" w:date="2026-09-09T11:12:00Z" w16du:dateUtc="2026-09-09T09:12:00Z">
              <w:r w:rsidRPr="00325356" w:rsidDel="00EC2039">
                <w:rPr>
                  <w:rFonts w:ascii="Arial" w:hAnsi="Arial" w:cs="Arial"/>
                  <w:noProof/>
                  <w:sz w:val="11"/>
                  <w:szCs w:val="11"/>
                </w:rPr>
                <w:delText>RM</w:delText>
              </w:r>
            </w:del>
          </w:p>
        </w:tc>
        <w:tc>
          <w:tcPr>
            <w:tcW w:w="411" w:type="dxa"/>
            <w:vAlign w:val="center"/>
          </w:tcPr>
          <w:p w14:paraId="5E16BCF3" w14:textId="2BB9D50C" w:rsidR="00287B14" w:rsidRPr="00325356" w:rsidDel="00EC2039" w:rsidRDefault="00287B14" w:rsidP="006A491F">
            <w:pPr>
              <w:jc w:val="center"/>
              <w:rPr>
                <w:del w:id="4227" w:author="Tebokgo Mabuto (ECP)" w:date="2026-09-09T11:12:00Z" w16du:dateUtc="2026-09-09T09:12:00Z"/>
                <w:rFonts w:ascii="Arial" w:hAnsi="Arial" w:cs="Arial"/>
                <w:noProof/>
                <w:sz w:val="11"/>
                <w:szCs w:val="11"/>
              </w:rPr>
            </w:pPr>
            <w:del w:id="422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95B92B3" w14:textId="0DC10660" w:rsidR="00287B14" w:rsidRPr="00325356" w:rsidDel="00EC2039" w:rsidRDefault="00287B14" w:rsidP="006A491F">
            <w:pPr>
              <w:jc w:val="center"/>
              <w:rPr>
                <w:del w:id="4229" w:author="Tebokgo Mabuto (ECP)" w:date="2026-09-09T11:12:00Z" w16du:dateUtc="2026-09-09T09:12:00Z"/>
                <w:rFonts w:ascii="Arial" w:hAnsi="Arial" w:cs="Arial"/>
                <w:noProof/>
                <w:sz w:val="11"/>
                <w:szCs w:val="11"/>
              </w:rPr>
            </w:pPr>
            <w:del w:id="423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917B525" w14:textId="42D4AF7C" w:rsidR="00287B14" w:rsidRPr="00325356" w:rsidDel="00EC2039" w:rsidRDefault="00287B14" w:rsidP="006A491F">
            <w:pPr>
              <w:jc w:val="center"/>
              <w:rPr>
                <w:del w:id="4231" w:author="Tebokgo Mabuto (ECP)" w:date="2026-09-09T11:12:00Z" w16du:dateUtc="2026-09-09T09:12:00Z"/>
                <w:rFonts w:ascii="Arial" w:hAnsi="Arial" w:cs="Arial"/>
                <w:noProof/>
                <w:sz w:val="11"/>
                <w:szCs w:val="11"/>
              </w:rPr>
            </w:pPr>
            <w:del w:id="423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D8D174B" w14:textId="30DE9EF7" w:rsidR="00287B14" w:rsidRPr="00325356" w:rsidDel="00EC2039" w:rsidRDefault="00287B14" w:rsidP="006A491F">
            <w:pPr>
              <w:jc w:val="center"/>
              <w:rPr>
                <w:del w:id="4233" w:author="Tebokgo Mabuto (ECP)" w:date="2026-09-09T11:12:00Z" w16du:dateUtc="2026-09-09T09:12:00Z"/>
                <w:rFonts w:ascii="Arial" w:hAnsi="Arial" w:cs="Arial"/>
                <w:noProof/>
                <w:sz w:val="11"/>
                <w:szCs w:val="11"/>
              </w:rPr>
            </w:pPr>
            <w:del w:id="4234"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08C383B2" w14:textId="7A173C67" w:rsidR="00287B14" w:rsidRPr="00325356" w:rsidDel="00EC2039" w:rsidRDefault="00287B14" w:rsidP="006A491F">
            <w:pPr>
              <w:jc w:val="center"/>
              <w:rPr>
                <w:del w:id="4235" w:author="Tebokgo Mabuto (ECP)" w:date="2026-09-09T11:12:00Z" w16du:dateUtc="2026-09-09T09:12:00Z"/>
                <w:rFonts w:ascii="Arial" w:hAnsi="Arial" w:cs="Arial"/>
                <w:noProof/>
                <w:sz w:val="11"/>
                <w:szCs w:val="11"/>
              </w:rPr>
            </w:pPr>
            <w:del w:id="4236" w:author="Tebokgo Mabuto (ECP)" w:date="2026-09-09T11:12:00Z" w16du:dateUtc="2026-09-09T09:12:00Z">
              <w:r w:rsidRPr="00325356" w:rsidDel="00EC2039">
                <w:rPr>
                  <w:rFonts w:ascii="Arial" w:hAnsi="Arial" w:cs="Arial"/>
                  <w:noProof/>
                  <w:sz w:val="11"/>
                  <w:szCs w:val="11"/>
                </w:rPr>
                <w:delText>3.75</w:delText>
              </w:r>
            </w:del>
          </w:p>
        </w:tc>
        <w:tc>
          <w:tcPr>
            <w:tcW w:w="411" w:type="dxa"/>
            <w:vAlign w:val="center"/>
          </w:tcPr>
          <w:p w14:paraId="4FA00946" w14:textId="750CCE0A" w:rsidR="00287B14" w:rsidRPr="00325356" w:rsidDel="00EC2039" w:rsidRDefault="00287B14" w:rsidP="006A491F">
            <w:pPr>
              <w:jc w:val="center"/>
              <w:rPr>
                <w:del w:id="4237" w:author="Tebokgo Mabuto (ECP)" w:date="2026-09-09T11:12:00Z" w16du:dateUtc="2026-09-09T09:12:00Z"/>
                <w:rFonts w:ascii="Arial" w:hAnsi="Arial" w:cs="Arial"/>
                <w:noProof/>
                <w:sz w:val="11"/>
                <w:szCs w:val="11"/>
              </w:rPr>
            </w:pPr>
            <w:del w:id="423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9909274" w14:textId="2246B1BD" w:rsidR="00287B14" w:rsidRPr="00325356" w:rsidDel="00EC2039" w:rsidRDefault="00287B14" w:rsidP="006A491F">
            <w:pPr>
              <w:jc w:val="center"/>
              <w:rPr>
                <w:del w:id="4239" w:author="Tebokgo Mabuto (ECP)" w:date="2026-09-09T11:12:00Z" w16du:dateUtc="2026-09-09T09:12:00Z"/>
                <w:rFonts w:ascii="Arial" w:hAnsi="Arial" w:cs="Arial"/>
                <w:noProof/>
                <w:sz w:val="11"/>
                <w:szCs w:val="11"/>
              </w:rPr>
            </w:pPr>
            <w:del w:id="424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A4F45AE" w14:textId="3958D3E5" w:rsidR="00287B14" w:rsidRPr="00325356" w:rsidDel="00EC2039" w:rsidRDefault="00287B14" w:rsidP="006A491F">
            <w:pPr>
              <w:jc w:val="center"/>
              <w:rPr>
                <w:del w:id="4241" w:author="Tebokgo Mabuto (ECP)" w:date="2026-09-09T11:12:00Z" w16du:dateUtc="2026-09-09T09:12:00Z"/>
                <w:rFonts w:ascii="Arial" w:hAnsi="Arial" w:cs="Arial"/>
                <w:b/>
                <w:bCs/>
                <w:noProof/>
                <w:sz w:val="11"/>
                <w:szCs w:val="11"/>
              </w:rPr>
            </w:pPr>
            <w:del w:id="4242" w:author="Tebokgo Mabuto (ECP)" w:date="2026-09-09T11:12:00Z" w16du:dateUtc="2026-09-09T09:12:00Z">
              <w:r w:rsidRPr="00325356" w:rsidDel="00EC2039">
                <w:rPr>
                  <w:rFonts w:ascii="Arial" w:hAnsi="Arial" w:cs="Arial"/>
                  <w:b/>
                  <w:bCs/>
                  <w:noProof/>
                  <w:sz w:val="11"/>
                  <w:szCs w:val="11"/>
                </w:rPr>
                <w:delText>5</w:delText>
              </w:r>
            </w:del>
          </w:p>
        </w:tc>
        <w:tc>
          <w:tcPr>
            <w:tcW w:w="411" w:type="dxa"/>
            <w:shd w:val="clear" w:color="auto" w:fill="A6A6A6" w:themeFill="background1" w:themeFillShade="A6"/>
            <w:vAlign w:val="center"/>
          </w:tcPr>
          <w:p w14:paraId="5E31005F" w14:textId="0398A8C3" w:rsidR="00287B14" w:rsidRPr="00325356" w:rsidDel="00EC2039" w:rsidRDefault="00287B14" w:rsidP="006A491F">
            <w:pPr>
              <w:jc w:val="center"/>
              <w:rPr>
                <w:del w:id="4243" w:author="Tebokgo Mabuto (ECP)" w:date="2026-09-09T11:12:00Z" w16du:dateUtc="2026-09-09T09:12:00Z"/>
                <w:rFonts w:ascii="Arial" w:hAnsi="Arial" w:cs="Arial"/>
                <w:noProof/>
                <w:sz w:val="11"/>
                <w:szCs w:val="11"/>
              </w:rPr>
            </w:pPr>
            <w:del w:id="4244"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8E82663" w14:textId="1222AEE2" w:rsidR="00287B14" w:rsidRPr="00325356" w:rsidDel="00EC2039" w:rsidRDefault="00287B14" w:rsidP="006A491F">
            <w:pPr>
              <w:jc w:val="center"/>
              <w:rPr>
                <w:del w:id="4245" w:author="Tebokgo Mabuto (ECP)" w:date="2026-09-09T11:12:00Z" w16du:dateUtc="2026-09-09T09:12:00Z"/>
                <w:rFonts w:ascii="Arial" w:hAnsi="Arial" w:cs="Arial"/>
                <w:noProof/>
                <w:sz w:val="11"/>
                <w:szCs w:val="11"/>
              </w:rPr>
            </w:pPr>
            <w:del w:id="4246"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D1570B2" w14:textId="11270934" w:rsidR="00287B14" w:rsidRPr="00325356" w:rsidDel="00EC2039" w:rsidRDefault="00287B14" w:rsidP="006A491F">
            <w:pPr>
              <w:jc w:val="center"/>
              <w:rPr>
                <w:del w:id="4247" w:author="Tebokgo Mabuto (ECP)" w:date="2026-09-09T11:12:00Z" w16du:dateUtc="2026-09-09T09:12:00Z"/>
                <w:rFonts w:ascii="Arial" w:hAnsi="Arial" w:cs="Arial"/>
                <w:noProof/>
                <w:sz w:val="11"/>
                <w:szCs w:val="11"/>
              </w:rPr>
            </w:pPr>
            <w:del w:id="424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A911023" w14:textId="7EBC4599" w:rsidR="00287B14" w:rsidRPr="00325356" w:rsidDel="00EC2039" w:rsidRDefault="00287B14" w:rsidP="006A491F">
            <w:pPr>
              <w:jc w:val="center"/>
              <w:rPr>
                <w:del w:id="4249" w:author="Tebokgo Mabuto (ECP)" w:date="2026-09-09T11:12:00Z" w16du:dateUtc="2026-09-09T09:12:00Z"/>
                <w:rFonts w:ascii="Arial" w:hAnsi="Arial" w:cs="Arial"/>
                <w:noProof/>
                <w:sz w:val="11"/>
                <w:szCs w:val="11"/>
              </w:rPr>
            </w:pPr>
            <w:del w:id="425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A2506C1" w14:textId="486593FA" w:rsidR="00287B14" w:rsidRPr="00325356" w:rsidDel="00EC2039" w:rsidRDefault="00287B14" w:rsidP="006A491F">
            <w:pPr>
              <w:jc w:val="center"/>
              <w:rPr>
                <w:del w:id="4251" w:author="Tebokgo Mabuto (ECP)" w:date="2026-09-09T11:12:00Z" w16du:dateUtc="2026-09-09T09:12:00Z"/>
                <w:rFonts w:ascii="Arial" w:hAnsi="Arial" w:cs="Arial"/>
                <w:noProof/>
                <w:sz w:val="11"/>
                <w:szCs w:val="11"/>
              </w:rPr>
            </w:pPr>
            <w:del w:id="425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980CD24" w14:textId="750AD1C8" w:rsidR="00287B14" w:rsidRPr="00325356" w:rsidDel="00EC2039" w:rsidRDefault="00287B14" w:rsidP="006A491F">
            <w:pPr>
              <w:jc w:val="center"/>
              <w:rPr>
                <w:del w:id="4253" w:author="Tebokgo Mabuto (ECP)" w:date="2026-09-09T11:12:00Z" w16du:dateUtc="2026-09-09T09:12:00Z"/>
                <w:rFonts w:ascii="Arial" w:hAnsi="Arial" w:cs="Arial"/>
                <w:noProof/>
                <w:sz w:val="11"/>
                <w:szCs w:val="11"/>
              </w:rPr>
            </w:pPr>
            <w:del w:id="425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D4AAC4D" w14:textId="29B5CE12" w:rsidR="00287B14" w:rsidRPr="00325356" w:rsidDel="00EC2039" w:rsidRDefault="00287B14" w:rsidP="006A491F">
            <w:pPr>
              <w:jc w:val="center"/>
              <w:rPr>
                <w:del w:id="4255" w:author="Tebokgo Mabuto (ECP)" w:date="2026-09-09T11:12:00Z" w16du:dateUtc="2026-09-09T09:12:00Z"/>
                <w:rFonts w:ascii="Arial" w:hAnsi="Arial" w:cs="Arial"/>
                <w:noProof/>
                <w:sz w:val="11"/>
                <w:szCs w:val="11"/>
              </w:rPr>
            </w:pPr>
            <w:del w:id="425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4C0F816" w14:textId="653F045F" w:rsidR="00287B14" w:rsidRPr="00325356" w:rsidDel="00EC2039" w:rsidRDefault="00287B14" w:rsidP="006A491F">
            <w:pPr>
              <w:jc w:val="center"/>
              <w:rPr>
                <w:del w:id="4257" w:author="Tebokgo Mabuto (ECP)" w:date="2026-09-09T11:12:00Z" w16du:dateUtc="2026-09-09T09:12:00Z"/>
                <w:rFonts w:ascii="Arial" w:hAnsi="Arial" w:cs="Arial"/>
                <w:noProof/>
                <w:sz w:val="11"/>
                <w:szCs w:val="11"/>
              </w:rPr>
            </w:pPr>
            <w:del w:id="425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9FA5668" w14:textId="7C01F513" w:rsidR="00287B14" w:rsidRPr="00325356" w:rsidDel="00EC2039" w:rsidRDefault="00287B14" w:rsidP="006A491F">
            <w:pPr>
              <w:jc w:val="center"/>
              <w:rPr>
                <w:del w:id="4259" w:author="Tebokgo Mabuto (ECP)" w:date="2026-09-09T11:12:00Z" w16du:dateUtc="2026-09-09T09:12:00Z"/>
                <w:rFonts w:ascii="Arial" w:hAnsi="Arial" w:cs="Arial"/>
                <w:noProof/>
                <w:sz w:val="11"/>
                <w:szCs w:val="11"/>
              </w:rPr>
            </w:pPr>
            <w:del w:id="426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3D1BBA1" w14:textId="664D5A24" w:rsidR="00287B14" w:rsidRPr="00325356" w:rsidDel="00EC2039" w:rsidRDefault="00287B14" w:rsidP="006A491F">
            <w:pPr>
              <w:jc w:val="center"/>
              <w:rPr>
                <w:del w:id="4261" w:author="Tebokgo Mabuto (ECP)" w:date="2026-09-09T11:12:00Z" w16du:dateUtc="2026-09-09T09:12:00Z"/>
                <w:rFonts w:ascii="Arial" w:hAnsi="Arial" w:cs="Arial"/>
                <w:noProof/>
                <w:sz w:val="11"/>
                <w:szCs w:val="11"/>
              </w:rPr>
            </w:pPr>
            <w:del w:id="426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0180640" w14:textId="3BB92775" w:rsidR="00287B14" w:rsidRPr="00325356" w:rsidDel="00EC2039" w:rsidRDefault="00287B14" w:rsidP="006A491F">
            <w:pPr>
              <w:jc w:val="center"/>
              <w:rPr>
                <w:del w:id="4263" w:author="Tebokgo Mabuto (ECP)" w:date="2026-09-09T11:12:00Z" w16du:dateUtc="2026-09-09T09:12:00Z"/>
                <w:rFonts w:ascii="Arial" w:hAnsi="Arial" w:cs="Arial"/>
                <w:noProof/>
                <w:sz w:val="11"/>
                <w:szCs w:val="11"/>
              </w:rPr>
            </w:pPr>
            <w:del w:id="426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4B49B58" w14:textId="234823C5" w:rsidR="00287B14" w:rsidRPr="00325356" w:rsidDel="00EC2039" w:rsidRDefault="00287B14" w:rsidP="006A491F">
            <w:pPr>
              <w:jc w:val="center"/>
              <w:rPr>
                <w:del w:id="4265" w:author="Tebokgo Mabuto (ECP)" w:date="2026-09-09T11:12:00Z" w16du:dateUtc="2026-09-09T09:12:00Z"/>
                <w:rFonts w:ascii="Arial" w:hAnsi="Arial" w:cs="Arial"/>
                <w:noProof/>
                <w:sz w:val="11"/>
                <w:szCs w:val="11"/>
              </w:rPr>
            </w:pPr>
            <w:del w:id="426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FB84D7E" w14:textId="51301DD7" w:rsidR="00287B14" w:rsidRPr="00325356" w:rsidDel="00EC2039" w:rsidRDefault="00287B14" w:rsidP="006A491F">
            <w:pPr>
              <w:jc w:val="center"/>
              <w:rPr>
                <w:del w:id="4267" w:author="Tebokgo Mabuto (ECP)" w:date="2026-09-09T11:12:00Z" w16du:dateUtc="2026-09-09T09:12:00Z"/>
                <w:rFonts w:ascii="Arial" w:hAnsi="Arial" w:cs="Arial"/>
                <w:noProof/>
                <w:sz w:val="11"/>
                <w:szCs w:val="11"/>
              </w:rPr>
            </w:pPr>
            <w:del w:id="426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C81C266" w14:textId="1143533A" w:rsidR="00287B14" w:rsidRPr="00325356" w:rsidDel="00EC2039" w:rsidRDefault="00287B14" w:rsidP="006A491F">
            <w:pPr>
              <w:jc w:val="center"/>
              <w:rPr>
                <w:del w:id="4269" w:author="Tebokgo Mabuto (ECP)" w:date="2026-09-09T11:12:00Z" w16du:dateUtc="2026-09-09T09:12:00Z"/>
                <w:rFonts w:ascii="Arial" w:hAnsi="Arial" w:cs="Arial"/>
                <w:noProof/>
                <w:sz w:val="11"/>
                <w:szCs w:val="11"/>
              </w:rPr>
            </w:pPr>
            <w:del w:id="427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90BA4E9" w14:textId="51A82014" w:rsidR="00287B14" w:rsidRPr="00325356" w:rsidDel="00EC2039" w:rsidRDefault="00287B14" w:rsidP="006A491F">
            <w:pPr>
              <w:jc w:val="center"/>
              <w:rPr>
                <w:del w:id="4271" w:author="Tebokgo Mabuto (ECP)" w:date="2026-09-09T11:12:00Z" w16du:dateUtc="2026-09-09T09:12:00Z"/>
                <w:rFonts w:ascii="Arial" w:hAnsi="Arial" w:cs="Arial"/>
                <w:noProof/>
                <w:sz w:val="11"/>
                <w:szCs w:val="11"/>
              </w:rPr>
            </w:pPr>
            <w:del w:id="4272"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5EB9E8D8" w14:textId="4F06DEED" w:rsidTr="006A491F">
        <w:trPr>
          <w:trHeight w:val="290"/>
          <w:del w:id="4273" w:author="Tebokgo Mabuto (ECP)" w:date="2026-09-09T11:12:00Z" w16du:dateUtc="2026-09-09T09:12:00Z"/>
        </w:trPr>
        <w:tc>
          <w:tcPr>
            <w:tcW w:w="802" w:type="dxa"/>
            <w:vAlign w:val="center"/>
          </w:tcPr>
          <w:p w14:paraId="72110FF9" w14:textId="59223BFA" w:rsidR="00287B14" w:rsidRPr="00325356" w:rsidDel="00EC2039" w:rsidRDefault="00287B14" w:rsidP="006A491F">
            <w:pPr>
              <w:jc w:val="center"/>
              <w:rPr>
                <w:del w:id="4274" w:author="Tebokgo Mabuto (ECP)" w:date="2026-09-09T11:12:00Z" w16du:dateUtc="2026-09-09T09:12:00Z"/>
                <w:rFonts w:ascii="Arial" w:hAnsi="Arial" w:cs="Arial"/>
                <w:noProof/>
                <w:sz w:val="11"/>
                <w:szCs w:val="11"/>
              </w:rPr>
            </w:pPr>
            <w:del w:id="4275" w:author="Tebokgo Mabuto (ECP)" w:date="2026-09-09T11:12:00Z" w16du:dateUtc="2026-09-09T09:12:00Z">
              <w:r w:rsidRPr="00325356" w:rsidDel="00EC2039">
                <w:rPr>
                  <w:rFonts w:ascii="Arial" w:hAnsi="Arial" w:cs="Arial"/>
                  <w:noProof/>
                  <w:sz w:val="11"/>
                  <w:szCs w:val="11"/>
                </w:rPr>
                <w:delText>ARM</w:delText>
              </w:r>
            </w:del>
          </w:p>
        </w:tc>
        <w:tc>
          <w:tcPr>
            <w:tcW w:w="411" w:type="dxa"/>
            <w:vAlign w:val="center"/>
          </w:tcPr>
          <w:p w14:paraId="139EB9C6" w14:textId="3BB69CD1" w:rsidR="00287B14" w:rsidRPr="00325356" w:rsidDel="00EC2039" w:rsidRDefault="00287B14" w:rsidP="006A491F">
            <w:pPr>
              <w:jc w:val="center"/>
              <w:rPr>
                <w:del w:id="4276" w:author="Tebokgo Mabuto (ECP)" w:date="2026-09-09T11:12:00Z" w16du:dateUtc="2026-09-09T09:12:00Z"/>
                <w:rFonts w:ascii="Arial" w:hAnsi="Arial" w:cs="Arial"/>
                <w:noProof/>
                <w:sz w:val="11"/>
                <w:szCs w:val="11"/>
              </w:rPr>
            </w:pPr>
            <w:del w:id="427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B498D36" w14:textId="1E16438B" w:rsidR="00287B14" w:rsidRPr="00325356" w:rsidDel="00EC2039" w:rsidRDefault="00287B14" w:rsidP="006A491F">
            <w:pPr>
              <w:jc w:val="center"/>
              <w:rPr>
                <w:del w:id="4278" w:author="Tebokgo Mabuto (ECP)" w:date="2026-09-09T11:12:00Z" w16du:dateUtc="2026-09-09T09:12:00Z"/>
                <w:rFonts w:ascii="Arial" w:hAnsi="Arial" w:cs="Arial"/>
                <w:noProof/>
                <w:sz w:val="11"/>
                <w:szCs w:val="11"/>
              </w:rPr>
            </w:pPr>
            <w:del w:id="427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FBB37DE" w14:textId="00133D54" w:rsidR="00287B14" w:rsidRPr="00325356" w:rsidDel="00EC2039" w:rsidRDefault="00287B14" w:rsidP="006A491F">
            <w:pPr>
              <w:jc w:val="center"/>
              <w:rPr>
                <w:del w:id="4280" w:author="Tebokgo Mabuto (ECP)" w:date="2026-09-09T11:12:00Z" w16du:dateUtc="2026-09-09T09:12:00Z"/>
                <w:rFonts w:ascii="Arial" w:hAnsi="Arial" w:cs="Arial"/>
                <w:noProof/>
                <w:sz w:val="11"/>
                <w:szCs w:val="11"/>
              </w:rPr>
            </w:pPr>
            <w:del w:id="428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C5B2507" w14:textId="7717D194" w:rsidR="00287B14" w:rsidRPr="00325356" w:rsidDel="00EC2039" w:rsidRDefault="00287B14" w:rsidP="006A491F">
            <w:pPr>
              <w:jc w:val="center"/>
              <w:rPr>
                <w:del w:id="4282" w:author="Tebokgo Mabuto (ECP)" w:date="2026-09-09T11:12:00Z" w16du:dateUtc="2026-09-09T09:12:00Z"/>
                <w:rFonts w:ascii="Arial" w:hAnsi="Arial" w:cs="Arial"/>
                <w:noProof/>
                <w:sz w:val="11"/>
                <w:szCs w:val="11"/>
              </w:rPr>
            </w:pPr>
            <w:del w:id="4283" w:author="Tebokgo Mabuto (ECP)" w:date="2026-09-09T11:12:00Z" w16du:dateUtc="2026-09-09T09:12:00Z">
              <w:r w:rsidRPr="00325356" w:rsidDel="00EC2039">
                <w:rPr>
                  <w:rFonts w:ascii="Arial" w:hAnsi="Arial" w:cs="Arial"/>
                  <w:noProof/>
                  <w:sz w:val="11"/>
                  <w:szCs w:val="11"/>
                </w:rPr>
                <w:delText>0</w:delText>
              </w:r>
            </w:del>
          </w:p>
        </w:tc>
        <w:tc>
          <w:tcPr>
            <w:tcW w:w="441" w:type="dxa"/>
            <w:vAlign w:val="center"/>
          </w:tcPr>
          <w:p w14:paraId="3FA84E2B" w14:textId="3362C7F7" w:rsidR="00287B14" w:rsidRPr="00325356" w:rsidDel="00EC2039" w:rsidRDefault="00287B14" w:rsidP="006A491F">
            <w:pPr>
              <w:jc w:val="center"/>
              <w:rPr>
                <w:del w:id="4284" w:author="Tebokgo Mabuto (ECP)" w:date="2026-09-09T11:12:00Z" w16du:dateUtc="2026-09-09T09:12:00Z"/>
                <w:rFonts w:ascii="Arial" w:hAnsi="Arial" w:cs="Arial"/>
                <w:noProof/>
                <w:sz w:val="11"/>
                <w:szCs w:val="11"/>
              </w:rPr>
            </w:pPr>
            <w:del w:id="428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6CB8C2E" w14:textId="20C6A361" w:rsidR="00287B14" w:rsidRPr="00325356" w:rsidDel="00EC2039" w:rsidRDefault="00287B14" w:rsidP="006A491F">
            <w:pPr>
              <w:jc w:val="center"/>
              <w:rPr>
                <w:del w:id="4286" w:author="Tebokgo Mabuto (ECP)" w:date="2026-09-09T11:12:00Z" w16du:dateUtc="2026-09-09T09:12:00Z"/>
                <w:rFonts w:ascii="Arial" w:hAnsi="Arial" w:cs="Arial"/>
                <w:noProof/>
                <w:sz w:val="11"/>
                <w:szCs w:val="11"/>
              </w:rPr>
            </w:pPr>
            <w:del w:id="428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9CDA245" w14:textId="7F55F8BC" w:rsidR="00287B14" w:rsidRPr="00325356" w:rsidDel="00EC2039" w:rsidRDefault="00287B14" w:rsidP="006A491F">
            <w:pPr>
              <w:jc w:val="center"/>
              <w:rPr>
                <w:del w:id="4288" w:author="Tebokgo Mabuto (ECP)" w:date="2026-09-09T11:12:00Z" w16du:dateUtc="2026-09-09T09:12:00Z"/>
                <w:rFonts w:ascii="Arial" w:hAnsi="Arial" w:cs="Arial"/>
                <w:noProof/>
                <w:sz w:val="11"/>
                <w:szCs w:val="11"/>
              </w:rPr>
            </w:pPr>
            <w:del w:id="428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0D6F793" w14:textId="0E5D4976" w:rsidR="00287B14" w:rsidRPr="00325356" w:rsidDel="00EC2039" w:rsidRDefault="00287B14" w:rsidP="006A491F">
            <w:pPr>
              <w:jc w:val="center"/>
              <w:rPr>
                <w:del w:id="4290" w:author="Tebokgo Mabuto (ECP)" w:date="2026-09-09T11:12:00Z" w16du:dateUtc="2026-09-09T09:12:00Z"/>
                <w:rFonts w:ascii="Arial" w:hAnsi="Arial" w:cs="Arial"/>
                <w:b/>
                <w:bCs/>
                <w:noProof/>
                <w:sz w:val="11"/>
                <w:szCs w:val="11"/>
              </w:rPr>
            </w:pPr>
            <w:del w:id="4291" w:author="Tebokgo Mabuto (ECP)" w:date="2026-09-09T11:12:00Z" w16du:dateUtc="2026-09-09T09:12:00Z">
              <w:r w:rsidRPr="00325356" w:rsidDel="00EC2039">
                <w:rPr>
                  <w:rFonts w:ascii="Arial" w:hAnsi="Arial" w:cs="Arial"/>
                  <w:b/>
                  <w:bCs/>
                  <w:noProof/>
                  <w:sz w:val="11"/>
                  <w:szCs w:val="11"/>
                </w:rPr>
                <w:delText>2.5</w:delText>
              </w:r>
            </w:del>
          </w:p>
        </w:tc>
        <w:tc>
          <w:tcPr>
            <w:tcW w:w="411" w:type="dxa"/>
            <w:vAlign w:val="center"/>
          </w:tcPr>
          <w:p w14:paraId="71E49951" w14:textId="13999ABD" w:rsidR="00287B14" w:rsidRPr="00325356" w:rsidDel="00EC2039" w:rsidRDefault="00287B14" w:rsidP="006A491F">
            <w:pPr>
              <w:jc w:val="center"/>
              <w:rPr>
                <w:del w:id="4292" w:author="Tebokgo Mabuto (ECP)" w:date="2026-09-09T11:12:00Z" w16du:dateUtc="2026-09-09T09:12:00Z"/>
                <w:rFonts w:ascii="Arial" w:hAnsi="Arial" w:cs="Arial"/>
                <w:noProof/>
                <w:sz w:val="11"/>
                <w:szCs w:val="11"/>
              </w:rPr>
            </w:pPr>
            <w:del w:id="4293" w:author="Tebokgo Mabuto (ECP)" w:date="2026-09-09T11:12:00Z" w16du:dateUtc="2026-09-09T09:12:00Z">
              <w:r w:rsidRPr="00325356" w:rsidDel="00EC2039">
                <w:rPr>
                  <w:rFonts w:ascii="Arial" w:hAnsi="Arial" w:cs="Arial"/>
                  <w:noProof/>
                  <w:sz w:val="11"/>
                  <w:szCs w:val="11"/>
                </w:rPr>
                <w:delText>2.5</w:delText>
              </w:r>
            </w:del>
          </w:p>
        </w:tc>
        <w:tc>
          <w:tcPr>
            <w:tcW w:w="411" w:type="dxa"/>
            <w:shd w:val="clear" w:color="auto" w:fill="A6A6A6" w:themeFill="background1" w:themeFillShade="A6"/>
            <w:vAlign w:val="center"/>
          </w:tcPr>
          <w:p w14:paraId="69DAAD3D" w14:textId="442B5A38" w:rsidR="00287B14" w:rsidRPr="00325356" w:rsidDel="00EC2039" w:rsidRDefault="00287B14" w:rsidP="006A491F">
            <w:pPr>
              <w:jc w:val="center"/>
              <w:rPr>
                <w:del w:id="4294" w:author="Tebokgo Mabuto (ECP)" w:date="2026-09-09T11:12:00Z" w16du:dateUtc="2026-09-09T09:12:00Z"/>
                <w:rFonts w:ascii="Arial" w:hAnsi="Arial" w:cs="Arial"/>
                <w:noProof/>
                <w:sz w:val="11"/>
                <w:szCs w:val="11"/>
              </w:rPr>
            </w:pPr>
            <w:del w:id="4295"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0534DDE6" w14:textId="446744AC" w:rsidR="00287B14" w:rsidRPr="00325356" w:rsidDel="00EC2039" w:rsidRDefault="00287B14" w:rsidP="006A491F">
            <w:pPr>
              <w:jc w:val="center"/>
              <w:rPr>
                <w:del w:id="4296" w:author="Tebokgo Mabuto (ECP)" w:date="2026-09-09T11:12:00Z" w16du:dateUtc="2026-09-09T09:12:00Z"/>
                <w:rFonts w:ascii="Arial" w:hAnsi="Arial" w:cs="Arial"/>
                <w:noProof/>
                <w:sz w:val="11"/>
                <w:szCs w:val="11"/>
              </w:rPr>
            </w:pPr>
            <w:del w:id="429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83160C6" w14:textId="615DAF01" w:rsidR="00287B14" w:rsidRPr="00325356" w:rsidDel="00EC2039" w:rsidRDefault="00287B14" w:rsidP="006A491F">
            <w:pPr>
              <w:jc w:val="center"/>
              <w:rPr>
                <w:del w:id="4298" w:author="Tebokgo Mabuto (ECP)" w:date="2026-09-09T11:12:00Z" w16du:dateUtc="2026-09-09T09:12:00Z"/>
                <w:rFonts w:ascii="Arial" w:hAnsi="Arial" w:cs="Arial"/>
                <w:noProof/>
                <w:sz w:val="11"/>
                <w:szCs w:val="11"/>
              </w:rPr>
            </w:pPr>
            <w:del w:id="429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95A69D0" w14:textId="0E187AD4" w:rsidR="00287B14" w:rsidRPr="00325356" w:rsidDel="00EC2039" w:rsidRDefault="00287B14" w:rsidP="006A491F">
            <w:pPr>
              <w:jc w:val="center"/>
              <w:rPr>
                <w:del w:id="4300" w:author="Tebokgo Mabuto (ECP)" w:date="2026-09-09T11:12:00Z" w16du:dateUtc="2026-09-09T09:12:00Z"/>
                <w:rFonts w:ascii="Arial" w:hAnsi="Arial" w:cs="Arial"/>
                <w:noProof/>
                <w:sz w:val="11"/>
                <w:szCs w:val="11"/>
              </w:rPr>
            </w:pPr>
            <w:del w:id="430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C9A4142" w14:textId="3E3E6B7D" w:rsidR="00287B14" w:rsidRPr="00325356" w:rsidDel="00EC2039" w:rsidRDefault="00287B14" w:rsidP="006A491F">
            <w:pPr>
              <w:jc w:val="center"/>
              <w:rPr>
                <w:del w:id="4302" w:author="Tebokgo Mabuto (ECP)" w:date="2026-09-09T11:12:00Z" w16du:dateUtc="2026-09-09T09:12:00Z"/>
                <w:rFonts w:ascii="Arial" w:hAnsi="Arial" w:cs="Arial"/>
                <w:noProof/>
                <w:sz w:val="11"/>
                <w:szCs w:val="11"/>
              </w:rPr>
            </w:pPr>
            <w:del w:id="4303"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4C63BA5" w14:textId="6D0DBFAC" w:rsidR="00287B14" w:rsidRPr="00325356" w:rsidDel="00EC2039" w:rsidRDefault="00287B14" w:rsidP="006A491F">
            <w:pPr>
              <w:jc w:val="center"/>
              <w:rPr>
                <w:del w:id="4304" w:author="Tebokgo Mabuto (ECP)" w:date="2026-09-09T11:12:00Z" w16du:dateUtc="2026-09-09T09:12:00Z"/>
                <w:rFonts w:ascii="Arial" w:hAnsi="Arial" w:cs="Arial"/>
                <w:noProof/>
                <w:sz w:val="11"/>
                <w:szCs w:val="11"/>
              </w:rPr>
            </w:pPr>
            <w:del w:id="430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3EB0B66" w14:textId="7DF0F364" w:rsidR="00287B14" w:rsidRPr="00325356" w:rsidDel="00EC2039" w:rsidRDefault="00287B14" w:rsidP="006A491F">
            <w:pPr>
              <w:jc w:val="center"/>
              <w:rPr>
                <w:del w:id="4306" w:author="Tebokgo Mabuto (ECP)" w:date="2026-09-09T11:12:00Z" w16du:dateUtc="2026-09-09T09:12:00Z"/>
                <w:rFonts w:ascii="Arial" w:hAnsi="Arial" w:cs="Arial"/>
                <w:noProof/>
                <w:sz w:val="11"/>
                <w:szCs w:val="11"/>
              </w:rPr>
            </w:pPr>
            <w:del w:id="430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B211576" w14:textId="2E6368EA" w:rsidR="00287B14" w:rsidRPr="00325356" w:rsidDel="00EC2039" w:rsidRDefault="00287B14" w:rsidP="006A491F">
            <w:pPr>
              <w:jc w:val="center"/>
              <w:rPr>
                <w:del w:id="4308" w:author="Tebokgo Mabuto (ECP)" w:date="2026-09-09T11:12:00Z" w16du:dateUtc="2026-09-09T09:12:00Z"/>
                <w:rFonts w:ascii="Arial" w:hAnsi="Arial" w:cs="Arial"/>
                <w:noProof/>
                <w:sz w:val="11"/>
                <w:szCs w:val="11"/>
              </w:rPr>
            </w:pPr>
            <w:del w:id="430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F40F556" w14:textId="00459F16" w:rsidR="00287B14" w:rsidRPr="00325356" w:rsidDel="00EC2039" w:rsidRDefault="00287B14" w:rsidP="006A491F">
            <w:pPr>
              <w:jc w:val="center"/>
              <w:rPr>
                <w:del w:id="4310" w:author="Tebokgo Mabuto (ECP)" w:date="2026-09-09T11:12:00Z" w16du:dateUtc="2026-09-09T09:12:00Z"/>
                <w:rFonts w:ascii="Arial" w:hAnsi="Arial" w:cs="Arial"/>
                <w:noProof/>
                <w:sz w:val="11"/>
                <w:szCs w:val="11"/>
              </w:rPr>
            </w:pPr>
            <w:del w:id="431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A1090D3" w14:textId="0CB8B413" w:rsidR="00287B14" w:rsidRPr="00325356" w:rsidDel="00EC2039" w:rsidRDefault="00287B14" w:rsidP="006A491F">
            <w:pPr>
              <w:jc w:val="center"/>
              <w:rPr>
                <w:del w:id="4312" w:author="Tebokgo Mabuto (ECP)" w:date="2026-09-09T11:12:00Z" w16du:dateUtc="2026-09-09T09:12:00Z"/>
                <w:rFonts w:ascii="Arial" w:hAnsi="Arial" w:cs="Arial"/>
                <w:noProof/>
                <w:sz w:val="11"/>
                <w:szCs w:val="11"/>
              </w:rPr>
            </w:pPr>
            <w:del w:id="431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890CB69" w14:textId="646F4F0E" w:rsidR="00287B14" w:rsidRPr="00325356" w:rsidDel="00EC2039" w:rsidRDefault="00287B14" w:rsidP="006A491F">
            <w:pPr>
              <w:jc w:val="center"/>
              <w:rPr>
                <w:del w:id="4314" w:author="Tebokgo Mabuto (ECP)" w:date="2026-09-09T11:12:00Z" w16du:dateUtc="2026-09-09T09:12:00Z"/>
                <w:rFonts w:ascii="Arial" w:hAnsi="Arial" w:cs="Arial"/>
                <w:noProof/>
                <w:sz w:val="11"/>
                <w:szCs w:val="11"/>
              </w:rPr>
            </w:pPr>
            <w:del w:id="431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5D87666" w14:textId="229B3741" w:rsidR="00287B14" w:rsidRPr="00325356" w:rsidDel="00EC2039" w:rsidRDefault="00287B14" w:rsidP="006A491F">
            <w:pPr>
              <w:jc w:val="center"/>
              <w:rPr>
                <w:del w:id="4316" w:author="Tebokgo Mabuto (ECP)" w:date="2026-09-09T11:12:00Z" w16du:dateUtc="2026-09-09T09:12:00Z"/>
                <w:rFonts w:ascii="Arial" w:hAnsi="Arial" w:cs="Arial"/>
                <w:noProof/>
                <w:sz w:val="11"/>
                <w:szCs w:val="11"/>
              </w:rPr>
            </w:pPr>
            <w:del w:id="431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C431F9D" w14:textId="14063990" w:rsidR="00287B14" w:rsidRPr="00325356" w:rsidDel="00EC2039" w:rsidRDefault="00287B14" w:rsidP="006A491F">
            <w:pPr>
              <w:jc w:val="center"/>
              <w:rPr>
                <w:del w:id="4318" w:author="Tebokgo Mabuto (ECP)" w:date="2026-09-09T11:12:00Z" w16du:dateUtc="2026-09-09T09:12:00Z"/>
                <w:rFonts w:ascii="Arial" w:hAnsi="Arial" w:cs="Arial"/>
                <w:noProof/>
                <w:sz w:val="11"/>
                <w:szCs w:val="11"/>
              </w:rPr>
            </w:pPr>
            <w:del w:id="431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620ADD6" w14:textId="68ACFA2F" w:rsidR="00287B14" w:rsidRPr="00325356" w:rsidDel="00EC2039" w:rsidRDefault="00287B14" w:rsidP="006A491F">
            <w:pPr>
              <w:jc w:val="center"/>
              <w:rPr>
                <w:del w:id="4320" w:author="Tebokgo Mabuto (ECP)" w:date="2026-09-09T11:12:00Z" w16du:dateUtc="2026-09-09T09:12:00Z"/>
                <w:rFonts w:ascii="Arial" w:hAnsi="Arial" w:cs="Arial"/>
                <w:noProof/>
                <w:sz w:val="11"/>
                <w:szCs w:val="11"/>
              </w:rPr>
            </w:pPr>
            <w:del w:id="4321"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438021D6" w14:textId="44D29C85" w:rsidTr="006A491F">
        <w:trPr>
          <w:trHeight w:val="290"/>
          <w:del w:id="4322" w:author="Tebokgo Mabuto (ECP)" w:date="2026-09-09T11:12:00Z" w16du:dateUtc="2026-09-09T09:12:00Z"/>
        </w:trPr>
        <w:tc>
          <w:tcPr>
            <w:tcW w:w="802" w:type="dxa"/>
            <w:vAlign w:val="center"/>
          </w:tcPr>
          <w:p w14:paraId="1D269B49" w14:textId="689BCE36" w:rsidR="00287B14" w:rsidRPr="00325356" w:rsidDel="00EC2039" w:rsidRDefault="00287B14" w:rsidP="006A491F">
            <w:pPr>
              <w:jc w:val="center"/>
              <w:rPr>
                <w:del w:id="4323" w:author="Tebokgo Mabuto (ECP)" w:date="2026-09-09T11:12:00Z" w16du:dateUtc="2026-09-09T09:12:00Z"/>
                <w:rFonts w:ascii="Arial" w:hAnsi="Arial" w:cs="Arial"/>
                <w:noProof/>
                <w:sz w:val="11"/>
                <w:szCs w:val="11"/>
              </w:rPr>
            </w:pPr>
            <w:del w:id="4324" w:author="Tebokgo Mabuto (ECP)" w:date="2026-09-09T11:12:00Z" w16du:dateUtc="2026-09-09T09:12:00Z">
              <w:r w:rsidRPr="00325356" w:rsidDel="00EC2039">
                <w:rPr>
                  <w:rFonts w:ascii="Arial" w:hAnsi="Arial" w:cs="Arial"/>
                  <w:noProof/>
                  <w:sz w:val="11"/>
                  <w:szCs w:val="11"/>
                </w:rPr>
                <w:delText>SMT</w:delText>
              </w:r>
            </w:del>
          </w:p>
        </w:tc>
        <w:tc>
          <w:tcPr>
            <w:tcW w:w="411" w:type="dxa"/>
            <w:vAlign w:val="center"/>
          </w:tcPr>
          <w:p w14:paraId="6D1FF9D0" w14:textId="6E2908C7" w:rsidR="00287B14" w:rsidRPr="00325356" w:rsidDel="00EC2039" w:rsidRDefault="00287B14" w:rsidP="006A491F">
            <w:pPr>
              <w:jc w:val="center"/>
              <w:rPr>
                <w:del w:id="4325" w:author="Tebokgo Mabuto (ECP)" w:date="2026-09-09T11:12:00Z" w16du:dateUtc="2026-09-09T09:12:00Z"/>
                <w:rFonts w:ascii="Arial" w:hAnsi="Arial" w:cs="Arial"/>
                <w:noProof/>
                <w:sz w:val="11"/>
                <w:szCs w:val="11"/>
              </w:rPr>
            </w:pPr>
            <w:del w:id="432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EBF8689" w14:textId="14F3D795" w:rsidR="00287B14" w:rsidRPr="00325356" w:rsidDel="00EC2039" w:rsidRDefault="00287B14" w:rsidP="006A491F">
            <w:pPr>
              <w:jc w:val="center"/>
              <w:rPr>
                <w:del w:id="4327" w:author="Tebokgo Mabuto (ECP)" w:date="2026-09-09T11:12:00Z" w16du:dateUtc="2026-09-09T09:12:00Z"/>
                <w:rFonts w:ascii="Arial" w:hAnsi="Arial" w:cs="Arial"/>
                <w:noProof/>
                <w:sz w:val="11"/>
                <w:szCs w:val="11"/>
              </w:rPr>
            </w:pPr>
            <w:del w:id="432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4993E38" w14:textId="0ABA95A2" w:rsidR="00287B14" w:rsidRPr="00325356" w:rsidDel="00EC2039" w:rsidRDefault="00287B14" w:rsidP="006A491F">
            <w:pPr>
              <w:jc w:val="center"/>
              <w:rPr>
                <w:del w:id="4329" w:author="Tebokgo Mabuto (ECP)" w:date="2026-09-09T11:12:00Z" w16du:dateUtc="2026-09-09T09:12:00Z"/>
                <w:rFonts w:ascii="Arial" w:hAnsi="Arial" w:cs="Arial"/>
                <w:noProof/>
                <w:sz w:val="11"/>
                <w:szCs w:val="11"/>
              </w:rPr>
            </w:pPr>
            <w:del w:id="433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5F494FA" w14:textId="4C101818" w:rsidR="00287B14" w:rsidRPr="00325356" w:rsidDel="00EC2039" w:rsidRDefault="00287B14" w:rsidP="006A491F">
            <w:pPr>
              <w:jc w:val="center"/>
              <w:rPr>
                <w:del w:id="4331" w:author="Tebokgo Mabuto (ECP)" w:date="2026-09-09T11:12:00Z" w16du:dateUtc="2026-09-09T09:12:00Z"/>
                <w:rFonts w:ascii="Arial" w:hAnsi="Arial" w:cs="Arial"/>
                <w:noProof/>
                <w:sz w:val="11"/>
                <w:szCs w:val="11"/>
              </w:rPr>
            </w:pPr>
            <w:del w:id="4332"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23042239" w14:textId="61E432D2" w:rsidR="00287B14" w:rsidRPr="00325356" w:rsidDel="00EC2039" w:rsidRDefault="00287B14" w:rsidP="006A491F">
            <w:pPr>
              <w:jc w:val="center"/>
              <w:rPr>
                <w:del w:id="4333" w:author="Tebokgo Mabuto (ECP)" w:date="2026-09-09T11:12:00Z" w16du:dateUtc="2026-09-09T09:12:00Z"/>
                <w:rFonts w:ascii="Arial" w:hAnsi="Arial" w:cs="Arial"/>
                <w:noProof/>
                <w:sz w:val="11"/>
                <w:szCs w:val="11"/>
              </w:rPr>
            </w:pPr>
            <w:del w:id="4334" w:author="Tebokgo Mabuto (ECP)" w:date="2026-09-09T11:12:00Z" w16du:dateUtc="2026-09-09T09:12:00Z">
              <w:r w:rsidRPr="00325356" w:rsidDel="00EC2039">
                <w:rPr>
                  <w:rFonts w:ascii="Arial" w:hAnsi="Arial" w:cs="Arial"/>
                  <w:noProof/>
                  <w:sz w:val="11"/>
                  <w:szCs w:val="11"/>
                </w:rPr>
                <w:delText>1.25</w:delText>
              </w:r>
            </w:del>
          </w:p>
        </w:tc>
        <w:tc>
          <w:tcPr>
            <w:tcW w:w="411" w:type="dxa"/>
            <w:vAlign w:val="center"/>
          </w:tcPr>
          <w:p w14:paraId="70A1B1A8" w14:textId="33021D6D" w:rsidR="00287B14" w:rsidRPr="00325356" w:rsidDel="00EC2039" w:rsidRDefault="00287B14" w:rsidP="006A491F">
            <w:pPr>
              <w:jc w:val="center"/>
              <w:rPr>
                <w:del w:id="4335" w:author="Tebokgo Mabuto (ECP)" w:date="2026-09-09T11:12:00Z" w16du:dateUtc="2026-09-09T09:12:00Z"/>
                <w:rFonts w:ascii="Arial" w:hAnsi="Arial" w:cs="Arial"/>
                <w:noProof/>
                <w:sz w:val="11"/>
                <w:szCs w:val="11"/>
              </w:rPr>
            </w:pPr>
            <w:del w:id="4336" w:author="Tebokgo Mabuto (ECP)" w:date="2026-09-09T11:12:00Z" w16du:dateUtc="2026-09-09T09:12:00Z">
              <w:r w:rsidRPr="00325356" w:rsidDel="00EC2039">
                <w:rPr>
                  <w:rFonts w:ascii="Arial" w:hAnsi="Arial" w:cs="Arial"/>
                  <w:noProof/>
                  <w:sz w:val="11"/>
                  <w:szCs w:val="11"/>
                </w:rPr>
                <w:delText>0</w:delText>
              </w:r>
            </w:del>
          </w:p>
        </w:tc>
        <w:tc>
          <w:tcPr>
            <w:tcW w:w="411" w:type="dxa"/>
            <w:shd w:val="clear" w:color="auto" w:fill="A6A6A6" w:themeFill="background1" w:themeFillShade="A6"/>
            <w:vAlign w:val="center"/>
          </w:tcPr>
          <w:p w14:paraId="062968C7" w14:textId="07DA9CD7" w:rsidR="00287B14" w:rsidRPr="00325356" w:rsidDel="00EC2039" w:rsidRDefault="00287B14" w:rsidP="006A491F">
            <w:pPr>
              <w:jc w:val="center"/>
              <w:rPr>
                <w:del w:id="4337" w:author="Tebokgo Mabuto (ECP)" w:date="2026-09-09T11:12:00Z" w16du:dateUtc="2026-09-09T09:12:00Z"/>
                <w:rFonts w:ascii="Arial" w:hAnsi="Arial" w:cs="Arial"/>
                <w:noProof/>
                <w:sz w:val="11"/>
                <w:szCs w:val="11"/>
              </w:rPr>
            </w:pPr>
            <w:del w:id="4338" w:author="Tebokgo Mabuto (ECP)" w:date="2026-09-09T11:12:00Z" w16du:dateUtc="2026-09-09T09:12:00Z">
              <w:r w:rsidRPr="00325356" w:rsidDel="00EC2039">
                <w:rPr>
                  <w:rFonts w:ascii="Arial" w:hAnsi="Arial" w:cs="Arial"/>
                  <w:noProof/>
                  <w:sz w:val="11"/>
                  <w:szCs w:val="11"/>
                </w:rPr>
                <w:delText>2.5</w:delText>
              </w:r>
            </w:del>
          </w:p>
        </w:tc>
        <w:tc>
          <w:tcPr>
            <w:tcW w:w="411" w:type="dxa"/>
            <w:shd w:val="clear" w:color="auto" w:fill="A6A6A6" w:themeFill="background1" w:themeFillShade="A6"/>
            <w:vAlign w:val="center"/>
          </w:tcPr>
          <w:p w14:paraId="7DA55FC0" w14:textId="1760D53D" w:rsidR="00287B14" w:rsidRPr="00325356" w:rsidDel="00EC2039" w:rsidRDefault="00287B14" w:rsidP="006A491F">
            <w:pPr>
              <w:jc w:val="center"/>
              <w:rPr>
                <w:del w:id="4339" w:author="Tebokgo Mabuto (ECP)" w:date="2026-09-09T11:12:00Z" w16du:dateUtc="2026-09-09T09:12:00Z"/>
                <w:rFonts w:ascii="Arial" w:hAnsi="Arial" w:cs="Arial"/>
                <w:b/>
                <w:bCs/>
                <w:noProof/>
                <w:sz w:val="11"/>
                <w:szCs w:val="11"/>
              </w:rPr>
            </w:pPr>
            <w:del w:id="4340" w:author="Tebokgo Mabuto (ECP)" w:date="2026-09-09T11:12:00Z" w16du:dateUtc="2026-09-09T09:12:00Z">
              <w:r w:rsidRPr="00325356" w:rsidDel="00EC2039">
                <w:rPr>
                  <w:rFonts w:ascii="Arial" w:hAnsi="Arial" w:cs="Arial"/>
                  <w:b/>
                  <w:bCs/>
                  <w:noProof/>
                  <w:sz w:val="11"/>
                  <w:szCs w:val="11"/>
                </w:rPr>
                <w:delText>2.5</w:delText>
              </w:r>
            </w:del>
          </w:p>
        </w:tc>
        <w:tc>
          <w:tcPr>
            <w:tcW w:w="411" w:type="dxa"/>
            <w:vAlign w:val="center"/>
          </w:tcPr>
          <w:p w14:paraId="4C573133" w14:textId="730D1978" w:rsidR="00287B14" w:rsidRPr="00325356" w:rsidDel="00EC2039" w:rsidRDefault="00287B14" w:rsidP="006A491F">
            <w:pPr>
              <w:jc w:val="center"/>
              <w:rPr>
                <w:del w:id="4341" w:author="Tebokgo Mabuto (ECP)" w:date="2026-09-09T11:12:00Z" w16du:dateUtc="2026-09-09T09:12:00Z"/>
                <w:rFonts w:ascii="Arial" w:hAnsi="Arial" w:cs="Arial"/>
                <w:noProof/>
                <w:sz w:val="11"/>
                <w:szCs w:val="11"/>
              </w:rPr>
            </w:pPr>
            <w:del w:id="434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8075375" w14:textId="373B2A8C" w:rsidR="00287B14" w:rsidRPr="00325356" w:rsidDel="00EC2039" w:rsidRDefault="00287B14" w:rsidP="006A491F">
            <w:pPr>
              <w:jc w:val="center"/>
              <w:rPr>
                <w:del w:id="4343" w:author="Tebokgo Mabuto (ECP)" w:date="2026-09-09T11:12:00Z" w16du:dateUtc="2026-09-09T09:12:00Z"/>
                <w:rFonts w:ascii="Arial" w:hAnsi="Arial" w:cs="Arial"/>
                <w:noProof/>
                <w:sz w:val="11"/>
                <w:szCs w:val="11"/>
              </w:rPr>
            </w:pPr>
            <w:del w:id="434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C1998DA" w14:textId="5A20E813" w:rsidR="00287B14" w:rsidRPr="00325356" w:rsidDel="00EC2039" w:rsidRDefault="00287B14" w:rsidP="006A491F">
            <w:pPr>
              <w:jc w:val="center"/>
              <w:rPr>
                <w:del w:id="4345" w:author="Tebokgo Mabuto (ECP)" w:date="2026-09-09T11:12:00Z" w16du:dateUtc="2026-09-09T09:12:00Z"/>
                <w:rFonts w:ascii="Arial" w:hAnsi="Arial" w:cs="Arial"/>
                <w:noProof/>
                <w:sz w:val="11"/>
                <w:szCs w:val="11"/>
              </w:rPr>
            </w:pPr>
            <w:del w:id="4346"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5D09CBDE" w14:textId="6B9ADA5D" w:rsidR="00287B14" w:rsidRPr="00325356" w:rsidDel="00EC2039" w:rsidRDefault="00287B14" w:rsidP="006A491F">
            <w:pPr>
              <w:jc w:val="center"/>
              <w:rPr>
                <w:del w:id="4347" w:author="Tebokgo Mabuto (ECP)" w:date="2026-09-09T11:12:00Z" w16du:dateUtc="2026-09-09T09:12:00Z"/>
                <w:rFonts w:ascii="Arial" w:hAnsi="Arial" w:cs="Arial"/>
                <w:noProof/>
                <w:sz w:val="11"/>
                <w:szCs w:val="11"/>
              </w:rPr>
            </w:pPr>
            <w:del w:id="434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BDEFA55" w14:textId="694D3509" w:rsidR="00287B14" w:rsidRPr="00325356" w:rsidDel="00EC2039" w:rsidRDefault="00287B14" w:rsidP="006A491F">
            <w:pPr>
              <w:jc w:val="center"/>
              <w:rPr>
                <w:del w:id="4349" w:author="Tebokgo Mabuto (ECP)" w:date="2026-09-09T11:12:00Z" w16du:dateUtc="2026-09-09T09:12:00Z"/>
                <w:rFonts w:ascii="Arial" w:hAnsi="Arial" w:cs="Arial"/>
                <w:noProof/>
                <w:sz w:val="11"/>
                <w:szCs w:val="11"/>
              </w:rPr>
            </w:pPr>
            <w:del w:id="435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436844B" w14:textId="4479BD1C" w:rsidR="00287B14" w:rsidRPr="00325356" w:rsidDel="00EC2039" w:rsidRDefault="00287B14" w:rsidP="006A491F">
            <w:pPr>
              <w:jc w:val="center"/>
              <w:rPr>
                <w:del w:id="4351" w:author="Tebokgo Mabuto (ECP)" w:date="2026-09-09T11:12:00Z" w16du:dateUtc="2026-09-09T09:12:00Z"/>
                <w:rFonts w:ascii="Arial" w:hAnsi="Arial" w:cs="Arial"/>
                <w:noProof/>
                <w:sz w:val="11"/>
                <w:szCs w:val="11"/>
              </w:rPr>
            </w:pPr>
            <w:del w:id="4352"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0A7DFCED" w14:textId="1F8F60FB" w:rsidR="00287B14" w:rsidRPr="00325356" w:rsidDel="00EC2039" w:rsidRDefault="00287B14" w:rsidP="006A491F">
            <w:pPr>
              <w:jc w:val="center"/>
              <w:rPr>
                <w:del w:id="4353" w:author="Tebokgo Mabuto (ECP)" w:date="2026-09-09T11:12:00Z" w16du:dateUtc="2026-09-09T09:12:00Z"/>
                <w:rFonts w:ascii="Arial" w:hAnsi="Arial" w:cs="Arial"/>
                <w:noProof/>
                <w:sz w:val="11"/>
                <w:szCs w:val="11"/>
              </w:rPr>
            </w:pPr>
            <w:del w:id="435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E5CD51C" w14:textId="35D3B429" w:rsidR="00287B14" w:rsidRPr="00325356" w:rsidDel="00EC2039" w:rsidRDefault="00287B14" w:rsidP="006A491F">
            <w:pPr>
              <w:jc w:val="center"/>
              <w:rPr>
                <w:del w:id="4355" w:author="Tebokgo Mabuto (ECP)" w:date="2026-09-09T11:12:00Z" w16du:dateUtc="2026-09-09T09:12:00Z"/>
                <w:rFonts w:ascii="Arial" w:hAnsi="Arial" w:cs="Arial"/>
                <w:noProof/>
                <w:sz w:val="11"/>
                <w:szCs w:val="11"/>
              </w:rPr>
            </w:pPr>
            <w:del w:id="435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A6851CF" w14:textId="1F3B6853" w:rsidR="00287B14" w:rsidRPr="00325356" w:rsidDel="00EC2039" w:rsidRDefault="00287B14" w:rsidP="006A491F">
            <w:pPr>
              <w:jc w:val="center"/>
              <w:rPr>
                <w:del w:id="4357" w:author="Tebokgo Mabuto (ECP)" w:date="2026-09-09T11:12:00Z" w16du:dateUtc="2026-09-09T09:12:00Z"/>
                <w:rFonts w:ascii="Arial" w:hAnsi="Arial" w:cs="Arial"/>
                <w:noProof/>
                <w:sz w:val="11"/>
                <w:szCs w:val="11"/>
              </w:rPr>
            </w:pPr>
            <w:del w:id="435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F176CB5" w14:textId="27D6F1CF" w:rsidR="00287B14" w:rsidRPr="00325356" w:rsidDel="00EC2039" w:rsidRDefault="00287B14" w:rsidP="006A491F">
            <w:pPr>
              <w:jc w:val="center"/>
              <w:rPr>
                <w:del w:id="4359" w:author="Tebokgo Mabuto (ECP)" w:date="2026-09-09T11:12:00Z" w16du:dateUtc="2026-09-09T09:12:00Z"/>
                <w:rFonts w:ascii="Arial" w:hAnsi="Arial" w:cs="Arial"/>
                <w:noProof/>
                <w:sz w:val="11"/>
                <w:szCs w:val="11"/>
              </w:rPr>
            </w:pPr>
            <w:del w:id="436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0B234EC" w14:textId="410E0CBB" w:rsidR="00287B14" w:rsidRPr="00325356" w:rsidDel="00EC2039" w:rsidRDefault="00287B14" w:rsidP="006A491F">
            <w:pPr>
              <w:jc w:val="center"/>
              <w:rPr>
                <w:del w:id="4361" w:author="Tebokgo Mabuto (ECP)" w:date="2026-09-09T11:12:00Z" w16du:dateUtc="2026-09-09T09:12:00Z"/>
                <w:rFonts w:ascii="Arial" w:hAnsi="Arial" w:cs="Arial"/>
                <w:noProof/>
                <w:sz w:val="11"/>
                <w:szCs w:val="11"/>
              </w:rPr>
            </w:pPr>
            <w:del w:id="436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FA4FB0E" w14:textId="718AE664" w:rsidR="00287B14" w:rsidRPr="00325356" w:rsidDel="00EC2039" w:rsidRDefault="00287B14" w:rsidP="006A491F">
            <w:pPr>
              <w:jc w:val="center"/>
              <w:rPr>
                <w:del w:id="4363" w:author="Tebokgo Mabuto (ECP)" w:date="2026-09-09T11:12:00Z" w16du:dateUtc="2026-09-09T09:12:00Z"/>
                <w:rFonts w:ascii="Arial" w:hAnsi="Arial" w:cs="Arial"/>
                <w:noProof/>
                <w:sz w:val="11"/>
                <w:szCs w:val="11"/>
              </w:rPr>
            </w:pPr>
            <w:del w:id="436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7402035" w14:textId="66992046" w:rsidR="00287B14" w:rsidRPr="00325356" w:rsidDel="00EC2039" w:rsidRDefault="00287B14" w:rsidP="006A491F">
            <w:pPr>
              <w:jc w:val="center"/>
              <w:rPr>
                <w:del w:id="4365" w:author="Tebokgo Mabuto (ECP)" w:date="2026-09-09T11:12:00Z" w16du:dateUtc="2026-09-09T09:12:00Z"/>
                <w:rFonts w:ascii="Arial" w:hAnsi="Arial" w:cs="Arial"/>
                <w:noProof/>
                <w:sz w:val="11"/>
                <w:szCs w:val="11"/>
              </w:rPr>
            </w:pPr>
            <w:del w:id="436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2204135" w14:textId="66B18894" w:rsidR="00287B14" w:rsidRPr="00325356" w:rsidDel="00EC2039" w:rsidRDefault="00287B14" w:rsidP="006A491F">
            <w:pPr>
              <w:jc w:val="center"/>
              <w:rPr>
                <w:del w:id="4367" w:author="Tebokgo Mabuto (ECP)" w:date="2026-09-09T11:12:00Z" w16du:dateUtc="2026-09-09T09:12:00Z"/>
                <w:rFonts w:ascii="Arial" w:hAnsi="Arial" w:cs="Arial"/>
                <w:noProof/>
                <w:sz w:val="11"/>
                <w:szCs w:val="11"/>
              </w:rPr>
            </w:pPr>
            <w:del w:id="436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A7271AE" w14:textId="572BC287" w:rsidR="00287B14" w:rsidRPr="00325356" w:rsidDel="00EC2039" w:rsidRDefault="00287B14" w:rsidP="006A491F">
            <w:pPr>
              <w:jc w:val="center"/>
              <w:rPr>
                <w:del w:id="4369" w:author="Tebokgo Mabuto (ECP)" w:date="2026-09-09T11:12:00Z" w16du:dateUtc="2026-09-09T09:12:00Z"/>
                <w:rFonts w:ascii="Arial" w:hAnsi="Arial" w:cs="Arial"/>
                <w:noProof/>
                <w:sz w:val="11"/>
                <w:szCs w:val="11"/>
              </w:rPr>
            </w:pPr>
            <w:del w:id="4370"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24DDD13F" w14:textId="759C8701" w:rsidTr="006A491F">
        <w:trPr>
          <w:trHeight w:val="290"/>
          <w:del w:id="4371" w:author="Tebokgo Mabuto (ECP)" w:date="2026-09-09T11:12:00Z" w16du:dateUtc="2026-09-09T09:12:00Z"/>
        </w:trPr>
        <w:tc>
          <w:tcPr>
            <w:tcW w:w="802" w:type="dxa"/>
            <w:vAlign w:val="center"/>
          </w:tcPr>
          <w:p w14:paraId="259EF1B9" w14:textId="3D50DE6C" w:rsidR="00287B14" w:rsidRPr="00325356" w:rsidDel="00EC2039" w:rsidRDefault="00287B14" w:rsidP="006A491F">
            <w:pPr>
              <w:jc w:val="center"/>
              <w:rPr>
                <w:del w:id="4372" w:author="Tebokgo Mabuto (ECP)" w:date="2026-09-09T11:12:00Z" w16du:dateUtc="2026-09-09T09:12:00Z"/>
                <w:rFonts w:ascii="Arial" w:hAnsi="Arial" w:cs="Arial"/>
                <w:noProof/>
                <w:sz w:val="11"/>
                <w:szCs w:val="11"/>
              </w:rPr>
            </w:pPr>
            <w:del w:id="4373" w:author="Tebokgo Mabuto (ECP)" w:date="2026-09-09T11:12:00Z" w16du:dateUtc="2026-09-09T09:12:00Z">
              <w:r w:rsidRPr="00325356" w:rsidDel="00EC2039">
                <w:rPr>
                  <w:rFonts w:ascii="Arial" w:hAnsi="Arial" w:cs="Arial"/>
                  <w:noProof/>
                  <w:sz w:val="11"/>
                  <w:szCs w:val="11"/>
                </w:rPr>
                <w:delText>CM</w:delText>
              </w:r>
            </w:del>
          </w:p>
        </w:tc>
        <w:tc>
          <w:tcPr>
            <w:tcW w:w="411" w:type="dxa"/>
            <w:vAlign w:val="center"/>
          </w:tcPr>
          <w:p w14:paraId="5DAC1E06" w14:textId="3B51005D" w:rsidR="00287B14" w:rsidRPr="00325356" w:rsidDel="00EC2039" w:rsidRDefault="00287B14" w:rsidP="006A491F">
            <w:pPr>
              <w:jc w:val="center"/>
              <w:rPr>
                <w:del w:id="4374" w:author="Tebokgo Mabuto (ECP)" w:date="2026-09-09T11:12:00Z" w16du:dateUtc="2026-09-09T09:12:00Z"/>
                <w:rFonts w:ascii="Arial" w:hAnsi="Arial" w:cs="Arial"/>
                <w:noProof/>
                <w:sz w:val="11"/>
                <w:szCs w:val="11"/>
              </w:rPr>
            </w:pPr>
            <w:del w:id="437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F08A186" w14:textId="4CA5386D" w:rsidR="00287B14" w:rsidRPr="00325356" w:rsidDel="00EC2039" w:rsidRDefault="00287B14" w:rsidP="006A491F">
            <w:pPr>
              <w:jc w:val="center"/>
              <w:rPr>
                <w:del w:id="4376" w:author="Tebokgo Mabuto (ECP)" w:date="2026-09-09T11:12:00Z" w16du:dateUtc="2026-09-09T09:12:00Z"/>
                <w:rFonts w:ascii="Arial" w:hAnsi="Arial" w:cs="Arial"/>
                <w:noProof/>
                <w:sz w:val="11"/>
                <w:szCs w:val="11"/>
              </w:rPr>
            </w:pPr>
            <w:del w:id="437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7929673F" w14:textId="3BA2AFC3" w:rsidR="00287B14" w:rsidRPr="00325356" w:rsidDel="00EC2039" w:rsidRDefault="00287B14" w:rsidP="006A491F">
            <w:pPr>
              <w:jc w:val="center"/>
              <w:rPr>
                <w:del w:id="4378" w:author="Tebokgo Mabuto (ECP)" w:date="2026-09-09T11:12:00Z" w16du:dateUtc="2026-09-09T09:12:00Z"/>
                <w:rFonts w:ascii="Arial" w:hAnsi="Arial" w:cs="Arial"/>
                <w:noProof/>
                <w:sz w:val="11"/>
                <w:szCs w:val="11"/>
              </w:rPr>
            </w:pPr>
            <w:del w:id="437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46AC65C" w14:textId="37549285" w:rsidR="00287B14" w:rsidRPr="00325356" w:rsidDel="00EC2039" w:rsidRDefault="00287B14" w:rsidP="006A491F">
            <w:pPr>
              <w:jc w:val="center"/>
              <w:rPr>
                <w:del w:id="4380" w:author="Tebokgo Mabuto (ECP)" w:date="2026-09-09T11:12:00Z" w16du:dateUtc="2026-09-09T09:12:00Z"/>
                <w:rFonts w:ascii="Arial" w:hAnsi="Arial" w:cs="Arial"/>
                <w:noProof/>
                <w:sz w:val="11"/>
                <w:szCs w:val="11"/>
              </w:rPr>
            </w:pPr>
            <w:del w:id="4381" w:author="Tebokgo Mabuto (ECP)" w:date="2026-09-09T11:12:00Z" w16du:dateUtc="2026-09-09T09:12:00Z">
              <w:r w:rsidRPr="00325356" w:rsidDel="00EC2039">
                <w:rPr>
                  <w:rFonts w:ascii="Arial" w:hAnsi="Arial" w:cs="Arial"/>
                  <w:noProof/>
                  <w:sz w:val="11"/>
                  <w:szCs w:val="11"/>
                </w:rPr>
                <w:delText>5</w:delText>
              </w:r>
            </w:del>
          </w:p>
        </w:tc>
        <w:tc>
          <w:tcPr>
            <w:tcW w:w="441" w:type="dxa"/>
            <w:vAlign w:val="center"/>
          </w:tcPr>
          <w:p w14:paraId="4F48959B" w14:textId="23FB8D46" w:rsidR="00287B14" w:rsidRPr="00325356" w:rsidDel="00EC2039" w:rsidRDefault="00287B14" w:rsidP="006A491F">
            <w:pPr>
              <w:jc w:val="center"/>
              <w:rPr>
                <w:del w:id="4382" w:author="Tebokgo Mabuto (ECP)" w:date="2026-09-09T11:12:00Z" w16du:dateUtc="2026-09-09T09:12:00Z"/>
                <w:rFonts w:ascii="Arial" w:hAnsi="Arial" w:cs="Arial"/>
                <w:noProof/>
                <w:sz w:val="11"/>
                <w:szCs w:val="11"/>
              </w:rPr>
            </w:pPr>
            <w:del w:id="438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2EA04183" w14:textId="0FC0EAA9" w:rsidR="00287B14" w:rsidRPr="00325356" w:rsidDel="00EC2039" w:rsidRDefault="00287B14" w:rsidP="006A491F">
            <w:pPr>
              <w:jc w:val="center"/>
              <w:rPr>
                <w:del w:id="4384" w:author="Tebokgo Mabuto (ECP)" w:date="2026-09-09T11:12:00Z" w16du:dateUtc="2026-09-09T09:12:00Z"/>
                <w:rFonts w:ascii="Arial" w:hAnsi="Arial" w:cs="Arial"/>
                <w:noProof/>
                <w:sz w:val="11"/>
                <w:szCs w:val="11"/>
              </w:rPr>
            </w:pPr>
            <w:del w:id="438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4FE0F23" w14:textId="00B706AF" w:rsidR="00287B14" w:rsidRPr="00325356" w:rsidDel="00EC2039" w:rsidRDefault="00287B14" w:rsidP="006A491F">
            <w:pPr>
              <w:jc w:val="center"/>
              <w:rPr>
                <w:del w:id="4386" w:author="Tebokgo Mabuto (ECP)" w:date="2026-09-09T11:12:00Z" w16du:dateUtc="2026-09-09T09:12:00Z"/>
                <w:rFonts w:ascii="Arial" w:hAnsi="Arial" w:cs="Arial"/>
                <w:noProof/>
                <w:sz w:val="11"/>
                <w:szCs w:val="11"/>
              </w:rPr>
            </w:pPr>
            <w:del w:id="438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19795AC" w14:textId="68EA0EBD" w:rsidR="00287B14" w:rsidRPr="00325356" w:rsidDel="00EC2039" w:rsidRDefault="00287B14" w:rsidP="006A491F">
            <w:pPr>
              <w:jc w:val="center"/>
              <w:rPr>
                <w:del w:id="4388" w:author="Tebokgo Mabuto (ECP)" w:date="2026-09-09T11:12:00Z" w16du:dateUtc="2026-09-09T09:12:00Z"/>
                <w:rFonts w:ascii="Arial" w:hAnsi="Arial" w:cs="Arial"/>
                <w:b/>
                <w:bCs/>
                <w:noProof/>
                <w:sz w:val="11"/>
                <w:szCs w:val="11"/>
              </w:rPr>
            </w:pPr>
            <w:del w:id="4389" w:author="Tebokgo Mabuto (ECP)" w:date="2026-09-09T11:12:00Z" w16du:dateUtc="2026-09-09T09:12:00Z">
              <w:r w:rsidRPr="00325356" w:rsidDel="00EC2039">
                <w:rPr>
                  <w:rFonts w:ascii="Arial" w:hAnsi="Arial" w:cs="Arial"/>
                  <w:b/>
                  <w:bCs/>
                  <w:noProof/>
                  <w:sz w:val="11"/>
                  <w:szCs w:val="11"/>
                </w:rPr>
                <w:delText>5</w:delText>
              </w:r>
            </w:del>
          </w:p>
        </w:tc>
        <w:tc>
          <w:tcPr>
            <w:tcW w:w="411" w:type="dxa"/>
            <w:vAlign w:val="center"/>
          </w:tcPr>
          <w:p w14:paraId="1F55A6CD" w14:textId="36236E57" w:rsidR="00287B14" w:rsidRPr="00325356" w:rsidDel="00EC2039" w:rsidRDefault="00287B14" w:rsidP="006A491F">
            <w:pPr>
              <w:jc w:val="center"/>
              <w:rPr>
                <w:del w:id="4390" w:author="Tebokgo Mabuto (ECP)" w:date="2026-09-09T11:12:00Z" w16du:dateUtc="2026-09-09T09:12:00Z"/>
                <w:rFonts w:ascii="Arial" w:hAnsi="Arial" w:cs="Arial"/>
                <w:noProof/>
                <w:sz w:val="11"/>
                <w:szCs w:val="11"/>
              </w:rPr>
            </w:pPr>
            <w:del w:id="4391"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3ECCC9B" w14:textId="06D740BF" w:rsidR="00287B14" w:rsidRPr="00325356" w:rsidDel="00EC2039" w:rsidRDefault="00287B14" w:rsidP="006A491F">
            <w:pPr>
              <w:jc w:val="center"/>
              <w:rPr>
                <w:del w:id="4392" w:author="Tebokgo Mabuto (ECP)" w:date="2026-09-09T11:12:00Z" w16du:dateUtc="2026-09-09T09:12:00Z"/>
                <w:rFonts w:ascii="Arial" w:hAnsi="Arial" w:cs="Arial"/>
                <w:noProof/>
                <w:sz w:val="11"/>
                <w:szCs w:val="11"/>
              </w:rPr>
            </w:pPr>
            <w:del w:id="439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E7230C0" w14:textId="23C94387" w:rsidR="00287B14" w:rsidRPr="00325356" w:rsidDel="00EC2039" w:rsidRDefault="00287B14" w:rsidP="006A491F">
            <w:pPr>
              <w:jc w:val="center"/>
              <w:rPr>
                <w:del w:id="4394" w:author="Tebokgo Mabuto (ECP)" w:date="2026-09-09T11:12:00Z" w16du:dateUtc="2026-09-09T09:12:00Z"/>
                <w:rFonts w:ascii="Arial" w:hAnsi="Arial" w:cs="Arial"/>
                <w:noProof/>
                <w:sz w:val="11"/>
                <w:szCs w:val="11"/>
              </w:rPr>
            </w:pPr>
            <w:del w:id="4395" w:author="Tebokgo Mabuto (ECP)" w:date="2026-09-09T11:12:00Z" w16du:dateUtc="2026-09-09T09:12:00Z">
              <w:r w:rsidRPr="00325356" w:rsidDel="00EC2039">
                <w:rPr>
                  <w:rFonts w:ascii="Arial" w:hAnsi="Arial" w:cs="Arial"/>
                  <w:noProof/>
                  <w:sz w:val="11"/>
                  <w:szCs w:val="11"/>
                </w:rPr>
                <w:delText>2.5</w:delText>
              </w:r>
            </w:del>
          </w:p>
        </w:tc>
        <w:tc>
          <w:tcPr>
            <w:tcW w:w="411" w:type="dxa"/>
            <w:shd w:val="clear" w:color="auto" w:fill="A6A6A6" w:themeFill="background1" w:themeFillShade="A6"/>
            <w:vAlign w:val="center"/>
          </w:tcPr>
          <w:p w14:paraId="1DC4F272" w14:textId="0B4B92EA" w:rsidR="00287B14" w:rsidRPr="00325356" w:rsidDel="00EC2039" w:rsidRDefault="00287B14" w:rsidP="006A491F">
            <w:pPr>
              <w:jc w:val="center"/>
              <w:rPr>
                <w:del w:id="4396" w:author="Tebokgo Mabuto (ECP)" w:date="2026-09-09T11:12:00Z" w16du:dateUtc="2026-09-09T09:12:00Z"/>
                <w:rFonts w:ascii="Arial" w:hAnsi="Arial" w:cs="Arial"/>
                <w:noProof/>
                <w:sz w:val="11"/>
                <w:szCs w:val="11"/>
              </w:rPr>
            </w:pPr>
            <w:del w:id="439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2795B7D6" w14:textId="2C29A045" w:rsidR="00287B14" w:rsidRPr="00325356" w:rsidDel="00EC2039" w:rsidRDefault="00287B14" w:rsidP="006A491F">
            <w:pPr>
              <w:jc w:val="center"/>
              <w:rPr>
                <w:del w:id="4398" w:author="Tebokgo Mabuto (ECP)" w:date="2026-09-09T11:12:00Z" w16du:dateUtc="2026-09-09T09:12:00Z"/>
                <w:rFonts w:ascii="Arial" w:hAnsi="Arial" w:cs="Arial"/>
                <w:noProof/>
                <w:sz w:val="11"/>
                <w:szCs w:val="11"/>
              </w:rPr>
            </w:pPr>
            <w:del w:id="4399"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5BA5DF7" w14:textId="27DBD060" w:rsidR="00287B14" w:rsidRPr="00325356" w:rsidDel="00EC2039" w:rsidRDefault="00287B14" w:rsidP="006A491F">
            <w:pPr>
              <w:jc w:val="center"/>
              <w:rPr>
                <w:del w:id="4400" w:author="Tebokgo Mabuto (ECP)" w:date="2026-09-09T11:12:00Z" w16du:dateUtc="2026-09-09T09:12:00Z"/>
                <w:rFonts w:ascii="Arial" w:hAnsi="Arial" w:cs="Arial"/>
                <w:noProof/>
                <w:sz w:val="11"/>
                <w:szCs w:val="11"/>
              </w:rPr>
            </w:pPr>
            <w:del w:id="440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9B3A2AC" w14:textId="3EA34DA0" w:rsidR="00287B14" w:rsidRPr="00325356" w:rsidDel="00EC2039" w:rsidRDefault="00287B14" w:rsidP="006A491F">
            <w:pPr>
              <w:jc w:val="center"/>
              <w:rPr>
                <w:del w:id="4402" w:author="Tebokgo Mabuto (ECP)" w:date="2026-09-09T11:12:00Z" w16du:dateUtc="2026-09-09T09:12:00Z"/>
                <w:rFonts w:ascii="Arial" w:hAnsi="Arial" w:cs="Arial"/>
                <w:noProof/>
                <w:sz w:val="11"/>
                <w:szCs w:val="11"/>
              </w:rPr>
            </w:pPr>
            <w:del w:id="440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B748770" w14:textId="1E79827A" w:rsidR="00287B14" w:rsidRPr="00325356" w:rsidDel="00EC2039" w:rsidRDefault="00287B14" w:rsidP="006A491F">
            <w:pPr>
              <w:jc w:val="center"/>
              <w:rPr>
                <w:del w:id="4404" w:author="Tebokgo Mabuto (ECP)" w:date="2026-09-09T11:12:00Z" w16du:dateUtc="2026-09-09T09:12:00Z"/>
                <w:rFonts w:ascii="Arial" w:hAnsi="Arial" w:cs="Arial"/>
                <w:noProof/>
                <w:sz w:val="11"/>
                <w:szCs w:val="11"/>
              </w:rPr>
            </w:pPr>
            <w:del w:id="440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07C9D32" w14:textId="3006D9A9" w:rsidR="00287B14" w:rsidRPr="00325356" w:rsidDel="00EC2039" w:rsidRDefault="00287B14" w:rsidP="006A491F">
            <w:pPr>
              <w:jc w:val="center"/>
              <w:rPr>
                <w:del w:id="4406" w:author="Tebokgo Mabuto (ECP)" w:date="2026-09-09T11:12:00Z" w16du:dateUtc="2026-09-09T09:12:00Z"/>
                <w:rFonts w:ascii="Arial" w:hAnsi="Arial" w:cs="Arial"/>
                <w:noProof/>
                <w:sz w:val="11"/>
                <w:szCs w:val="11"/>
              </w:rPr>
            </w:pPr>
            <w:del w:id="440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7A741E9" w14:textId="4BC79A06" w:rsidR="00287B14" w:rsidRPr="00325356" w:rsidDel="00EC2039" w:rsidRDefault="00287B14" w:rsidP="006A491F">
            <w:pPr>
              <w:jc w:val="center"/>
              <w:rPr>
                <w:del w:id="4408" w:author="Tebokgo Mabuto (ECP)" w:date="2026-09-09T11:12:00Z" w16du:dateUtc="2026-09-09T09:12:00Z"/>
                <w:rFonts w:ascii="Arial" w:hAnsi="Arial" w:cs="Arial"/>
                <w:noProof/>
                <w:sz w:val="11"/>
                <w:szCs w:val="11"/>
              </w:rPr>
            </w:pPr>
            <w:del w:id="440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6984AB6" w14:textId="3A750CD2" w:rsidR="00287B14" w:rsidRPr="00325356" w:rsidDel="00EC2039" w:rsidRDefault="00287B14" w:rsidP="006A491F">
            <w:pPr>
              <w:jc w:val="center"/>
              <w:rPr>
                <w:del w:id="4410" w:author="Tebokgo Mabuto (ECP)" w:date="2026-09-09T11:12:00Z" w16du:dateUtc="2026-09-09T09:12:00Z"/>
                <w:rFonts w:ascii="Arial" w:hAnsi="Arial" w:cs="Arial"/>
                <w:noProof/>
                <w:sz w:val="11"/>
                <w:szCs w:val="11"/>
              </w:rPr>
            </w:pPr>
            <w:del w:id="441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B76CB09" w14:textId="4E8DA287" w:rsidR="00287B14" w:rsidRPr="00325356" w:rsidDel="00EC2039" w:rsidRDefault="00287B14" w:rsidP="006A491F">
            <w:pPr>
              <w:jc w:val="center"/>
              <w:rPr>
                <w:del w:id="4412" w:author="Tebokgo Mabuto (ECP)" w:date="2026-09-09T11:12:00Z" w16du:dateUtc="2026-09-09T09:12:00Z"/>
                <w:rFonts w:ascii="Arial" w:hAnsi="Arial" w:cs="Arial"/>
                <w:noProof/>
                <w:sz w:val="11"/>
                <w:szCs w:val="11"/>
              </w:rPr>
            </w:pPr>
            <w:del w:id="441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757E479" w14:textId="7A976A2B" w:rsidR="00287B14" w:rsidRPr="00325356" w:rsidDel="00EC2039" w:rsidRDefault="00287B14" w:rsidP="006A491F">
            <w:pPr>
              <w:jc w:val="center"/>
              <w:rPr>
                <w:del w:id="4414" w:author="Tebokgo Mabuto (ECP)" w:date="2026-09-09T11:12:00Z" w16du:dateUtc="2026-09-09T09:12:00Z"/>
                <w:rFonts w:ascii="Arial" w:hAnsi="Arial" w:cs="Arial"/>
                <w:noProof/>
                <w:sz w:val="11"/>
                <w:szCs w:val="11"/>
              </w:rPr>
            </w:pPr>
            <w:del w:id="441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1E4C562" w14:textId="7215CF31" w:rsidR="00287B14" w:rsidRPr="00325356" w:rsidDel="00EC2039" w:rsidRDefault="00287B14" w:rsidP="006A491F">
            <w:pPr>
              <w:jc w:val="center"/>
              <w:rPr>
                <w:del w:id="4416" w:author="Tebokgo Mabuto (ECP)" w:date="2026-09-09T11:12:00Z" w16du:dateUtc="2026-09-09T09:12:00Z"/>
                <w:rFonts w:ascii="Arial" w:hAnsi="Arial" w:cs="Arial"/>
                <w:noProof/>
                <w:sz w:val="11"/>
                <w:szCs w:val="11"/>
              </w:rPr>
            </w:pPr>
            <w:del w:id="441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07508C3" w14:textId="14149B75" w:rsidR="00287B14" w:rsidRPr="00325356" w:rsidDel="00EC2039" w:rsidRDefault="00287B14" w:rsidP="006A491F">
            <w:pPr>
              <w:jc w:val="center"/>
              <w:rPr>
                <w:del w:id="4418" w:author="Tebokgo Mabuto (ECP)" w:date="2026-09-09T11:12:00Z" w16du:dateUtc="2026-09-09T09:12:00Z"/>
                <w:rFonts w:ascii="Arial" w:hAnsi="Arial" w:cs="Arial"/>
                <w:noProof/>
                <w:sz w:val="11"/>
                <w:szCs w:val="11"/>
              </w:rPr>
            </w:pPr>
            <w:del w:id="4419"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77169979" w14:textId="09FE27E2" w:rsidTr="006A491F">
        <w:trPr>
          <w:trHeight w:val="290"/>
          <w:del w:id="4420" w:author="Tebokgo Mabuto (ECP)" w:date="2026-09-09T11:12:00Z" w16du:dateUtc="2026-09-09T09:12:00Z"/>
        </w:trPr>
        <w:tc>
          <w:tcPr>
            <w:tcW w:w="802" w:type="dxa"/>
            <w:vAlign w:val="center"/>
          </w:tcPr>
          <w:p w14:paraId="6CB11E66" w14:textId="040A0ED2" w:rsidR="00287B14" w:rsidRPr="00325356" w:rsidDel="00EC2039" w:rsidRDefault="00287B14" w:rsidP="006A491F">
            <w:pPr>
              <w:jc w:val="center"/>
              <w:rPr>
                <w:del w:id="4421" w:author="Tebokgo Mabuto (ECP)" w:date="2026-09-09T11:12:00Z" w16du:dateUtc="2026-09-09T09:12:00Z"/>
                <w:rFonts w:ascii="Arial" w:hAnsi="Arial" w:cs="Arial"/>
                <w:noProof/>
                <w:sz w:val="11"/>
                <w:szCs w:val="11"/>
              </w:rPr>
            </w:pPr>
            <w:del w:id="4422" w:author="Tebokgo Mabuto (ECP)" w:date="2026-09-09T11:12:00Z" w16du:dateUtc="2026-09-09T09:12:00Z">
              <w:r w:rsidRPr="00325356" w:rsidDel="00EC2039">
                <w:rPr>
                  <w:rFonts w:ascii="Arial" w:hAnsi="Arial" w:cs="Arial"/>
                  <w:noProof/>
                  <w:sz w:val="11"/>
                  <w:szCs w:val="11"/>
                </w:rPr>
                <w:delText>SA</w:delText>
              </w:r>
            </w:del>
          </w:p>
        </w:tc>
        <w:tc>
          <w:tcPr>
            <w:tcW w:w="411" w:type="dxa"/>
            <w:vAlign w:val="center"/>
          </w:tcPr>
          <w:p w14:paraId="61E82374" w14:textId="14E695F4" w:rsidR="00287B14" w:rsidRPr="00325356" w:rsidDel="00EC2039" w:rsidRDefault="00287B14" w:rsidP="006A491F">
            <w:pPr>
              <w:jc w:val="center"/>
              <w:rPr>
                <w:del w:id="4423" w:author="Tebokgo Mabuto (ECP)" w:date="2026-09-09T11:12:00Z" w16du:dateUtc="2026-09-09T09:12:00Z"/>
                <w:rFonts w:ascii="Arial" w:hAnsi="Arial" w:cs="Arial"/>
                <w:noProof/>
                <w:sz w:val="11"/>
                <w:szCs w:val="11"/>
              </w:rPr>
            </w:pPr>
            <w:del w:id="442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1A50D0F" w14:textId="1CC499F1" w:rsidR="00287B14" w:rsidRPr="00325356" w:rsidDel="00EC2039" w:rsidRDefault="00287B14" w:rsidP="006A491F">
            <w:pPr>
              <w:jc w:val="center"/>
              <w:rPr>
                <w:del w:id="4425" w:author="Tebokgo Mabuto (ECP)" w:date="2026-09-09T11:12:00Z" w16du:dateUtc="2026-09-09T09:12:00Z"/>
                <w:rFonts w:ascii="Arial" w:hAnsi="Arial" w:cs="Arial"/>
                <w:noProof/>
                <w:sz w:val="11"/>
                <w:szCs w:val="11"/>
              </w:rPr>
            </w:pPr>
            <w:del w:id="442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3F2ABD9" w14:textId="20E10106" w:rsidR="00287B14" w:rsidRPr="00325356" w:rsidDel="00EC2039" w:rsidRDefault="00287B14" w:rsidP="006A491F">
            <w:pPr>
              <w:jc w:val="center"/>
              <w:rPr>
                <w:del w:id="4427" w:author="Tebokgo Mabuto (ECP)" w:date="2026-09-09T11:12:00Z" w16du:dateUtc="2026-09-09T09:12:00Z"/>
                <w:rFonts w:ascii="Arial" w:hAnsi="Arial" w:cs="Arial"/>
                <w:noProof/>
                <w:sz w:val="11"/>
                <w:szCs w:val="11"/>
              </w:rPr>
            </w:pPr>
            <w:del w:id="442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FB794E7" w14:textId="21D45577" w:rsidR="00287B14" w:rsidRPr="00325356" w:rsidDel="00EC2039" w:rsidRDefault="00287B14" w:rsidP="006A491F">
            <w:pPr>
              <w:jc w:val="center"/>
              <w:rPr>
                <w:del w:id="4429" w:author="Tebokgo Mabuto (ECP)" w:date="2026-09-09T11:12:00Z" w16du:dateUtc="2026-09-09T09:12:00Z"/>
                <w:rFonts w:ascii="Arial" w:hAnsi="Arial" w:cs="Arial"/>
                <w:noProof/>
                <w:sz w:val="11"/>
                <w:szCs w:val="11"/>
              </w:rPr>
            </w:pPr>
            <w:del w:id="4430"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60D81910" w14:textId="3AC497FA" w:rsidR="00287B14" w:rsidRPr="00325356" w:rsidDel="00EC2039" w:rsidRDefault="00287B14" w:rsidP="006A491F">
            <w:pPr>
              <w:jc w:val="center"/>
              <w:rPr>
                <w:del w:id="4431" w:author="Tebokgo Mabuto (ECP)" w:date="2026-09-09T11:12:00Z" w16du:dateUtc="2026-09-09T09:12:00Z"/>
                <w:rFonts w:ascii="Arial" w:hAnsi="Arial" w:cs="Arial"/>
                <w:noProof/>
                <w:sz w:val="11"/>
                <w:szCs w:val="11"/>
              </w:rPr>
            </w:pPr>
            <w:del w:id="4432" w:author="Tebokgo Mabuto (ECP)" w:date="2026-09-09T11:12:00Z" w16du:dateUtc="2026-09-09T09:12:00Z">
              <w:r w:rsidRPr="00325356" w:rsidDel="00EC2039">
                <w:rPr>
                  <w:rFonts w:ascii="Arial" w:hAnsi="Arial" w:cs="Arial"/>
                  <w:noProof/>
                  <w:sz w:val="11"/>
                  <w:szCs w:val="11"/>
                </w:rPr>
                <w:delText>3.75</w:delText>
              </w:r>
            </w:del>
          </w:p>
        </w:tc>
        <w:tc>
          <w:tcPr>
            <w:tcW w:w="411" w:type="dxa"/>
            <w:vAlign w:val="center"/>
          </w:tcPr>
          <w:p w14:paraId="5D466F06" w14:textId="66BAF1B3" w:rsidR="00287B14" w:rsidRPr="00325356" w:rsidDel="00EC2039" w:rsidRDefault="00287B14" w:rsidP="006A491F">
            <w:pPr>
              <w:jc w:val="center"/>
              <w:rPr>
                <w:del w:id="4433" w:author="Tebokgo Mabuto (ECP)" w:date="2026-09-09T11:12:00Z" w16du:dateUtc="2026-09-09T09:12:00Z"/>
                <w:rFonts w:ascii="Arial" w:hAnsi="Arial" w:cs="Arial"/>
                <w:noProof/>
                <w:sz w:val="11"/>
                <w:szCs w:val="11"/>
              </w:rPr>
            </w:pPr>
            <w:del w:id="443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21E2ED0" w14:textId="5C0C9AB1" w:rsidR="00287B14" w:rsidRPr="00325356" w:rsidDel="00EC2039" w:rsidRDefault="00287B14" w:rsidP="006A491F">
            <w:pPr>
              <w:jc w:val="center"/>
              <w:rPr>
                <w:del w:id="4435" w:author="Tebokgo Mabuto (ECP)" w:date="2026-09-09T11:12:00Z" w16du:dateUtc="2026-09-09T09:12:00Z"/>
                <w:rFonts w:ascii="Arial" w:hAnsi="Arial" w:cs="Arial"/>
                <w:noProof/>
                <w:sz w:val="11"/>
                <w:szCs w:val="11"/>
              </w:rPr>
            </w:pPr>
            <w:del w:id="4436"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0AF6E883" w14:textId="4DA6992D" w:rsidR="00287B14" w:rsidRPr="00325356" w:rsidDel="00EC2039" w:rsidRDefault="00287B14" w:rsidP="006A491F">
            <w:pPr>
              <w:jc w:val="center"/>
              <w:rPr>
                <w:del w:id="4437" w:author="Tebokgo Mabuto (ECP)" w:date="2026-09-09T11:12:00Z" w16du:dateUtc="2026-09-09T09:12:00Z"/>
                <w:rFonts w:ascii="Arial" w:hAnsi="Arial" w:cs="Arial"/>
                <w:b/>
                <w:bCs/>
                <w:noProof/>
                <w:sz w:val="11"/>
                <w:szCs w:val="11"/>
              </w:rPr>
            </w:pPr>
            <w:del w:id="4438" w:author="Tebokgo Mabuto (ECP)" w:date="2026-09-09T11:12:00Z" w16du:dateUtc="2026-09-09T09:12:00Z">
              <w:r w:rsidRPr="00325356" w:rsidDel="00EC2039">
                <w:rPr>
                  <w:rFonts w:ascii="Arial" w:hAnsi="Arial" w:cs="Arial"/>
                  <w:b/>
                  <w:bCs/>
                  <w:noProof/>
                  <w:sz w:val="11"/>
                  <w:szCs w:val="11"/>
                </w:rPr>
                <w:delText>5</w:delText>
              </w:r>
            </w:del>
          </w:p>
        </w:tc>
        <w:tc>
          <w:tcPr>
            <w:tcW w:w="411" w:type="dxa"/>
            <w:vAlign w:val="center"/>
          </w:tcPr>
          <w:p w14:paraId="3D42A250" w14:textId="7831D459" w:rsidR="00287B14" w:rsidRPr="00325356" w:rsidDel="00EC2039" w:rsidRDefault="00287B14" w:rsidP="006A491F">
            <w:pPr>
              <w:jc w:val="center"/>
              <w:rPr>
                <w:del w:id="4439" w:author="Tebokgo Mabuto (ECP)" w:date="2026-09-09T11:12:00Z" w16du:dateUtc="2026-09-09T09:12:00Z"/>
                <w:rFonts w:ascii="Arial" w:hAnsi="Arial" w:cs="Arial"/>
                <w:noProof/>
                <w:sz w:val="11"/>
                <w:szCs w:val="11"/>
              </w:rPr>
            </w:pPr>
            <w:del w:id="4440"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40599DCC" w14:textId="2E7969C8" w:rsidR="00287B14" w:rsidRPr="00325356" w:rsidDel="00EC2039" w:rsidRDefault="00287B14" w:rsidP="006A491F">
            <w:pPr>
              <w:jc w:val="center"/>
              <w:rPr>
                <w:del w:id="4441" w:author="Tebokgo Mabuto (ECP)" w:date="2026-09-09T11:12:00Z" w16du:dateUtc="2026-09-09T09:12:00Z"/>
                <w:rFonts w:ascii="Arial" w:hAnsi="Arial" w:cs="Arial"/>
                <w:noProof/>
                <w:sz w:val="11"/>
                <w:szCs w:val="11"/>
              </w:rPr>
            </w:pPr>
            <w:del w:id="4442"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49076091" w14:textId="47B622B8" w:rsidR="00287B14" w:rsidRPr="00325356" w:rsidDel="00EC2039" w:rsidRDefault="00287B14" w:rsidP="006A491F">
            <w:pPr>
              <w:jc w:val="center"/>
              <w:rPr>
                <w:del w:id="4443" w:author="Tebokgo Mabuto (ECP)" w:date="2026-09-09T11:12:00Z" w16du:dateUtc="2026-09-09T09:12:00Z"/>
                <w:rFonts w:ascii="Arial" w:hAnsi="Arial" w:cs="Arial"/>
                <w:noProof/>
                <w:sz w:val="11"/>
                <w:szCs w:val="11"/>
              </w:rPr>
            </w:pPr>
            <w:del w:id="444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B108320" w14:textId="1CAE281B" w:rsidR="00287B14" w:rsidRPr="00325356" w:rsidDel="00EC2039" w:rsidRDefault="00287B14" w:rsidP="006A491F">
            <w:pPr>
              <w:jc w:val="center"/>
              <w:rPr>
                <w:del w:id="4445" w:author="Tebokgo Mabuto (ECP)" w:date="2026-09-09T11:12:00Z" w16du:dateUtc="2026-09-09T09:12:00Z"/>
                <w:rFonts w:ascii="Arial" w:hAnsi="Arial" w:cs="Arial"/>
                <w:noProof/>
                <w:sz w:val="11"/>
                <w:szCs w:val="11"/>
              </w:rPr>
            </w:pPr>
            <w:del w:id="4446" w:author="Tebokgo Mabuto (ECP)" w:date="2026-09-09T11:12:00Z" w16du:dateUtc="2026-09-09T09:12:00Z">
              <w:r w:rsidRPr="00325356" w:rsidDel="00EC2039">
                <w:rPr>
                  <w:rFonts w:ascii="Arial" w:hAnsi="Arial" w:cs="Arial"/>
                  <w:noProof/>
                  <w:sz w:val="11"/>
                  <w:szCs w:val="11"/>
                </w:rPr>
                <w:delText>2.5</w:delText>
              </w:r>
            </w:del>
          </w:p>
        </w:tc>
        <w:tc>
          <w:tcPr>
            <w:tcW w:w="411" w:type="dxa"/>
            <w:shd w:val="clear" w:color="auto" w:fill="A6A6A6" w:themeFill="background1" w:themeFillShade="A6"/>
            <w:vAlign w:val="center"/>
          </w:tcPr>
          <w:p w14:paraId="03834469" w14:textId="5CB58E39" w:rsidR="00287B14" w:rsidRPr="00325356" w:rsidDel="00EC2039" w:rsidRDefault="00287B14" w:rsidP="006A491F">
            <w:pPr>
              <w:jc w:val="center"/>
              <w:rPr>
                <w:del w:id="4447" w:author="Tebokgo Mabuto (ECP)" w:date="2026-09-09T11:12:00Z" w16du:dateUtc="2026-09-09T09:12:00Z"/>
                <w:rFonts w:ascii="Arial" w:hAnsi="Arial" w:cs="Arial"/>
                <w:noProof/>
                <w:sz w:val="11"/>
                <w:szCs w:val="11"/>
              </w:rPr>
            </w:pPr>
            <w:del w:id="4448"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5DE42531" w14:textId="6A012667" w:rsidR="00287B14" w:rsidRPr="00325356" w:rsidDel="00EC2039" w:rsidRDefault="00287B14" w:rsidP="006A491F">
            <w:pPr>
              <w:jc w:val="center"/>
              <w:rPr>
                <w:del w:id="4449" w:author="Tebokgo Mabuto (ECP)" w:date="2026-09-09T11:12:00Z" w16du:dateUtc="2026-09-09T09:12:00Z"/>
                <w:rFonts w:ascii="Arial" w:hAnsi="Arial" w:cs="Arial"/>
                <w:noProof/>
                <w:sz w:val="11"/>
                <w:szCs w:val="11"/>
              </w:rPr>
            </w:pPr>
            <w:del w:id="445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473B9B8" w14:textId="17447857" w:rsidR="00287B14" w:rsidRPr="00325356" w:rsidDel="00EC2039" w:rsidRDefault="00287B14" w:rsidP="006A491F">
            <w:pPr>
              <w:jc w:val="center"/>
              <w:rPr>
                <w:del w:id="4451" w:author="Tebokgo Mabuto (ECP)" w:date="2026-09-09T11:12:00Z" w16du:dateUtc="2026-09-09T09:12:00Z"/>
                <w:rFonts w:ascii="Arial" w:hAnsi="Arial" w:cs="Arial"/>
                <w:noProof/>
                <w:sz w:val="11"/>
                <w:szCs w:val="11"/>
              </w:rPr>
            </w:pPr>
            <w:del w:id="445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6A8976B" w14:textId="1DA12603" w:rsidR="00287B14" w:rsidRPr="00325356" w:rsidDel="00EC2039" w:rsidRDefault="00287B14" w:rsidP="006A491F">
            <w:pPr>
              <w:jc w:val="center"/>
              <w:rPr>
                <w:del w:id="4453" w:author="Tebokgo Mabuto (ECP)" w:date="2026-09-09T11:12:00Z" w16du:dateUtc="2026-09-09T09:12:00Z"/>
                <w:rFonts w:ascii="Arial" w:hAnsi="Arial" w:cs="Arial"/>
                <w:noProof/>
                <w:sz w:val="11"/>
                <w:szCs w:val="11"/>
              </w:rPr>
            </w:pPr>
            <w:del w:id="445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CC5B9F6" w14:textId="7B4A1784" w:rsidR="00287B14" w:rsidRPr="00325356" w:rsidDel="00EC2039" w:rsidRDefault="00287B14" w:rsidP="006A491F">
            <w:pPr>
              <w:jc w:val="center"/>
              <w:rPr>
                <w:del w:id="4455" w:author="Tebokgo Mabuto (ECP)" w:date="2026-09-09T11:12:00Z" w16du:dateUtc="2026-09-09T09:12:00Z"/>
                <w:rFonts w:ascii="Arial" w:hAnsi="Arial" w:cs="Arial"/>
                <w:noProof/>
                <w:sz w:val="11"/>
                <w:szCs w:val="11"/>
              </w:rPr>
            </w:pPr>
            <w:del w:id="445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87C0741" w14:textId="7929716F" w:rsidR="00287B14" w:rsidRPr="00325356" w:rsidDel="00EC2039" w:rsidRDefault="00287B14" w:rsidP="006A491F">
            <w:pPr>
              <w:jc w:val="center"/>
              <w:rPr>
                <w:del w:id="4457" w:author="Tebokgo Mabuto (ECP)" w:date="2026-09-09T11:12:00Z" w16du:dateUtc="2026-09-09T09:12:00Z"/>
                <w:rFonts w:ascii="Arial" w:hAnsi="Arial" w:cs="Arial"/>
                <w:noProof/>
                <w:sz w:val="11"/>
                <w:szCs w:val="11"/>
              </w:rPr>
            </w:pPr>
            <w:del w:id="445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92F303D" w14:textId="64FE732B" w:rsidR="00287B14" w:rsidRPr="00325356" w:rsidDel="00EC2039" w:rsidRDefault="00287B14" w:rsidP="006A491F">
            <w:pPr>
              <w:jc w:val="center"/>
              <w:rPr>
                <w:del w:id="4459" w:author="Tebokgo Mabuto (ECP)" w:date="2026-09-09T11:12:00Z" w16du:dateUtc="2026-09-09T09:12:00Z"/>
                <w:rFonts w:ascii="Arial" w:hAnsi="Arial" w:cs="Arial"/>
                <w:noProof/>
                <w:sz w:val="11"/>
                <w:szCs w:val="11"/>
              </w:rPr>
            </w:pPr>
            <w:del w:id="446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25A7605" w14:textId="453684E8" w:rsidR="00287B14" w:rsidRPr="00325356" w:rsidDel="00EC2039" w:rsidRDefault="00287B14" w:rsidP="006A491F">
            <w:pPr>
              <w:jc w:val="center"/>
              <w:rPr>
                <w:del w:id="4461" w:author="Tebokgo Mabuto (ECP)" w:date="2026-09-09T11:12:00Z" w16du:dateUtc="2026-09-09T09:12:00Z"/>
                <w:rFonts w:ascii="Arial" w:hAnsi="Arial" w:cs="Arial"/>
                <w:noProof/>
                <w:sz w:val="11"/>
                <w:szCs w:val="11"/>
              </w:rPr>
            </w:pPr>
            <w:del w:id="446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36E59D5" w14:textId="1E83F2EA" w:rsidR="00287B14" w:rsidRPr="00325356" w:rsidDel="00EC2039" w:rsidRDefault="00287B14" w:rsidP="006A491F">
            <w:pPr>
              <w:jc w:val="center"/>
              <w:rPr>
                <w:del w:id="4463" w:author="Tebokgo Mabuto (ECP)" w:date="2026-09-09T11:12:00Z" w16du:dateUtc="2026-09-09T09:12:00Z"/>
                <w:rFonts w:ascii="Arial" w:hAnsi="Arial" w:cs="Arial"/>
                <w:noProof/>
                <w:sz w:val="11"/>
                <w:szCs w:val="11"/>
              </w:rPr>
            </w:pPr>
            <w:del w:id="446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B792D2E" w14:textId="7F5EC204" w:rsidR="00287B14" w:rsidRPr="00325356" w:rsidDel="00EC2039" w:rsidRDefault="00287B14" w:rsidP="006A491F">
            <w:pPr>
              <w:jc w:val="center"/>
              <w:rPr>
                <w:del w:id="4465" w:author="Tebokgo Mabuto (ECP)" w:date="2026-09-09T11:12:00Z" w16du:dateUtc="2026-09-09T09:12:00Z"/>
                <w:rFonts w:ascii="Arial" w:hAnsi="Arial" w:cs="Arial"/>
                <w:noProof/>
                <w:sz w:val="11"/>
                <w:szCs w:val="11"/>
              </w:rPr>
            </w:pPr>
            <w:del w:id="446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2C6FE4D" w14:textId="2AAEABB6" w:rsidR="00287B14" w:rsidRPr="00325356" w:rsidDel="00EC2039" w:rsidRDefault="00287B14" w:rsidP="006A491F">
            <w:pPr>
              <w:jc w:val="center"/>
              <w:rPr>
                <w:del w:id="4467" w:author="Tebokgo Mabuto (ECP)" w:date="2026-09-09T11:12:00Z" w16du:dateUtc="2026-09-09T09:12:00Z"/>
                <w:rFonts w:ascii="Arial" w:hAnsi="Arial" w:cs="Arial"/>
                <w:noProof/>
                <w:sz w:val="11"/>
                <w:szCs w:val="11"/>
              </w:rPr>
            </w:pPr>
            <w:del w:id="4468"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4E0DF8E5" w14:textId="74B8B532" w:rsidTr="006A491F">
        <w:trPr>
          <w:trHeight w:val="290"/>
          <w:del w:id="4469" w:author="Tebokgo Mabuto (ECP)" w:date="2026-09-09T11:12:00Z" w16du:dateUtc="2026-09-09T09:12:00Z"/>
        </w:trPr>
        <w:tc>
          <w:tcPr>
            <w:tcW w:w="802" w:type="dxa"/>
            <w:vAlign w:val="center"/>
          </w:tcPr>
          <w:p w14:paraId="390ABE6E" w14:textId="780275E9" w:rsidR="00287B14" w:rsidRPr="00325356" w:rsidDel="00EC2039" w:rsidRDefault="00287B14" w:rsidP="006A491F">
            <w:pPr>
              <w:jc w:val="center"/>
              <w:rPr>
                <w:del w:id="4470" w:author="Tebokgo Mabuto (ECP)" w:date="2026-09-09T11:12:00Z" w16du:dateUtc="2026-09-09T09:12:00Z"/>
                <w:rFonts w:ascii="Arial" w:hAnsi="Arial" w:cs="Arial"/>
                <w:noProof/>
                <w:sz w:val="11"/>
                <w:szCs w:val="11"/>
              </w:rPr>
            </w:pPr>
            <w:del w:id="4471" w:author="Tebokgo Mabuto (ECP)" w:date="2026-09-09T11:12:00Z" w16du:dateUtc="2026-09-09T09:12:00Z">
              <w:r w:rsidRPr="00325356" w:rsidDel="00EC2039">
                <w:rPr>
                  <w:rFonts w:ascii="Arial" w:hAnsi="Arial" w:cs="Arial"/>
                  <w:noProof/>
                  <w:sz w:val="11"/>
                  <w:szCs w:val="11"/>
                </w:rPr>
                <w:delText>MT</w:delText>
              </w:r>
            </w:del>
          </w:p>
        </w:tc>
        <w:tc>
          <w:tcPr>
            <w:tcW w:w="411" w:type="dxa"/>
            <w:vAlign w:val="center"/>
          </w:tcPr>
          <w:p w14:paraId="6C384505" w14:textId="6BDA0A03" w:rsidR="00287B14" w:rsidRPr="00325356" w:rsidDel="00EC2039" w:rsidRDefault="00287B14" w:rsidP="006A491F">
            <w:pPr>
              <w:jc w:val="center"/>
              <w:rPr>
                <w:del w:id="4472" w:author="Tebokgo Mabuto (ECP)" w:date="2026-09-09T11:12:00Z" w16du:dateUtc="2026-09-09T09:12:00Z"/>
                <w:rFonts w:ascii="Arial" w:hAnsi="Arial" w:cs="Arial"/>
                <w:noProof/>
                <w:sz w:val="11"/>
                <w:szCs w:val="11"/>
              </w:rPr>
            </w:pPr>
            <w:del w:id="447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5BCC076" w14:textId="06B2C8B2" w:rsidR="00287B14" w:rsidRPr="00325356" w:rsidDel="00EC2039" w:rsidRDefault="00287B14" w:rsidP="006A491F">
            <w:pPr>
              <w:jc w:val="center"/>
              <w:rPr>
                <w:del w:id="4474" w:author="Tebokgo Mabuto (ECP)" w:date="2026-09-09T11:12:00Z" w16du:dateUtc="2026-09-09T09:12:00Z"/>
                <w:rFonts w:ascii="Arial" w:hAnsi="Arial" w:cs="Arial"/>
                <w:noProof/>
                <w:sz w:val="11"/>
                <w:szCs w:val="11"/>
              </w:rPr>
            </w:pPr>
            <w:del w:id="447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5303B37" w14:textId="497EB50D" w:rsidR="00287B14" w:rsidRPr="00325356" w:rsidDel="00EC2039" w:rsidRDefault="00287B14" w:rsidP="006A491F">
            <w:pPr>
              <w:jc w:val="center"/>
              <w:rPr>
                <w:del w:id="4476" w:author="Tebokgo Mabuto (ECP)" w:date="2026-09-09T11:12:00Z" w16du:dateUtc="2026-09-09T09:12:00Z"/>
                <w:rFonts w:ascii="Arial" w:hAnsi="Arial" w:cs="Arial"/>
                <w:noProof/>
                <w:sz w:val="11"/>
                <w:szCs w:val="11"/>
              </w:rPr>
            </w:pPr>
            <w:del w:id="447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65CB0B4" w14:textId="6C830382" w:rsidR="00287B14" w:rsidRPr="00325356" w:rsidDel="00EC2039" w:rsidRDefault="00287B14" w:rsidP="006A491F">
            <w:pPr>
              <w:jc w:val="center"/>
              <w:rPr>
                <w:del w:id="4478" w:author="Tebokgo Mabuto (ECP)" w:date="2026-09-09T11:12:00Z" w16du:dateUtc="2026-09-09T09:12:00Z"/>
                <w:rFonts w:ascii="Arial" w:hAnsi="Arial" w:cs="Arial"/>
                <w:noProof/>
                <w:sz w:val="11"/>
                <w:szCs w:val="11"/>
              </w:rPr>
            </w:pPr>
            <w:del w:id="4479"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3CF3CFD1" w14:textId="6FCD8877" w:rsidR="00287B14" w:rsidRPr="00325356" w:rsidDel="00EC2039" w:rsidRDefault="00287B14" w:rsidP="006A491F">
            <w:pPr>
              <w:jc w:val="center"/>
              <w:rPr>
                <w:del w:id="4480" w:author="Tebokgo Mabuto (ECP)" w:date="2026-09-09T11:12:00Z" w16du:dateUtc="2026-09-09T09:12:00Z"/>
                <w:rFonts w:ascii="Arial" w:hAnsi="Arial" w:cs="Arial"/>
                <w:noProof/>
                <w:sz w:val="11"/>
                <w:szCs w:val="11"/>
              </w:rPr>
            </w:pPr>
            <w:del w:id="448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0786A60" w14:textId="022D5153" w:rsidR="00287B14" w:rsidRPr="00325356" w:rsidDel="00EC2039" w:rsidRDefault="00287B14" w:rsidP="006A491F">
            <w:pPr>
              <w:jc w:val="center"/>
              <w:rPr>
                <w:del w:id="4482" w:author="Tebokgo Mabuto (ECP)" w:date="2026-09-09T11:12:00Z" w16du:dateUtc="2026-09-09T09:12:00Z"/>
                <w:rFonts w:ascii="Arial" w:hAnsi="Arial" w:cs="Arial"/>
                <w:noProof/>
                <w:sz w:val="11"/>
                <w:szCs w:val="11"/>
              </w:rPr>
            </w:pPr>
            <w:del w:id="448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695E2D4" w14:textId="455EFEBE" w:rsidR="00287B14" w:rsidRPr="00325356" w:rsidDel="00EC2039" w:rsidRDefault="00287B14" w:rsidP="006A491F">
            <w:pPr>
              <w:jc w:val="center"/>
              <w:rPr>
                <w:del w:id="4484" w:author="Tebokgo Mabuto (ECP)" w:date="2026-09-09T11:12:00Z" w16du:dateUtc="2026-09-09T09:12:00Z"/>
                <w:rFonts w:ascii="Arial" w:hAnsi="Arial" w:cs="Arial"/>
                <w:noProof/>
                <w:sz w:val="11"/>
                <w:szCs w:val="11"/>
              </w:rPr>
            </w:pPr>
            <w:del w:id="448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F2BC5E4" w14:textId="385B123B" w:rsidR="00287B14" w:rsidRPr="00325356" w:rsidDel="00EC2039" w:rsidRDefault="00287B14" w:rsidP="006A491F">
            <w:pPr>
              <w:jc w:val="center"/>
              <w:rPr>
                <w:del w:id="4486" w:author="Tebokgo Mabuto (ECP)" w:date="2026-09-09T11:12:00Z" w16du:dateUtc="2026-09-09T09:12:00Z"/>
                <w:rFonts w:ascii="Arial" w:hAnsi="Arial" w:cs="Arial"/>
                <w:b/>
                <w:bCs/>
                <w:noProof/>
                <w:sz w:val="11"/>
                <w:szCs w:val="11"/>
              </w:rPr>
            </w:pPr>
            <w:del w:id="4487" w:author="Tebokgo Mabuto (ECP)" w:date="2026-09-09T11:12:00Z" w16du:dateUtc="2026-09-09T09:12:00Z">
              <w:r w:rsidRPr="00325356" w:rsidDel="00EC2039">
                <w:rPr>
                  <w:rFonts w:ascii="Arial" w:hAnsi="Arial" w:cs="Arial"/>
                  <w:b/>
                  <w:bCs/>
                  <w:noProof/>
                  <w:sz w:val="11"/>
                  <w:szCs w:val="11"/>
                </w:rPr>
                <w:delText>2.5</w:delText>
              </w:r>
            </w:del>
          </w:p>
        </w:tc>
        <w:tc>
          <w:tcPr>
            <w:tcW w:w="411" w:type="dxa"/>
            <w:vAlign w:val="center"/>
          </w:tcPr>
          <w:p w14:paraId="5D53A4BA" w14:textId="13B381FC" w:rsidR="00287B14" w:rsidRPr="00325356" w:rsidDel="00EC2039" w:rsidRDefault="00287B14" w:rsidP="006A491F">
            <w:pPr>
              <w:jc w:val="center"/>
              <w:rPr>
                <w:del w:id="4488" w:author="Tebokgo Mabuto (ECP)" w:date="2026-09-09T11:12:00Z" w16du:dateUtc="2026-09-09T09:12:00Z"/>
                <w:rFonts w:ascii="Arial" w:hAnsi="Arial" w:cs="Arial"/>
                <w:noProof/>
                <w:sz w:val="11"/>
                <w:szCs w:val="11"/>
              </w:rPr>
            </w:pPr>
            <w:del w:id="448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CE358CC" w14:textId="3870ADE3" w:rsidR="00287B14" w:rsidRPr="00325356" w:rsidDel="00EC2039" w:rsidRDefault="00287B14" w:rsidP="006A491F">
            <w:pPr>
              <w:jc w:val="center"/>
              <w:rPr>
                <w:del w:id="4490" w:author="Tebokgo Mabuto (ECP)" w:date="2026-09-09T11:12:00Z" w16du:dateUtc="2026-09-09T09:12:00Z"/>
                <w:rFonts w:ascii="Arial" w:hAnsi="Arial" w:cs="Arial"/>
                <w:noProof/>
                <w:sz w:val="11"/>
                <w:szCs w:val="11"/>
              </w:rPr>
            </w:pPr>
            <w:del w:id="449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8D27328" w14:textId="7FBD659D" w:rsidR="00287B14" w:rsidRPr="00325356" w:rsidDel="00EC2039" w:rsidRDefault="00287B14" w:rsidP="006A491F">
            <w:pPr>
              <w:jc w:val="center"/>
              <w:rPr>
                <w:del w:id="4492" w:author="Tebokgo Mabuto (ECP)" w:date="2026-09-09T11:12:00Z" w16du:dateUtc="2026-09-09T09:12:00Z"/>
                <w:rFonts w:ascii="Arial" w:hAnsi="Arial" w:cs="Arial"/>
                <w:noProof/>
                <w:sz w:val="11"/>
                <w:szCs w:val="11"/>
              </w:rPr>
            </w:pPr>
            <w:del w:id="449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C98B8D8" w14:textId="5C0C6087" w:rsidR="00287B14" w:rsidRPr="00325356" w:rsidDel="00EC2039" w:rsidRDefault="00287B14" w:rsidP="006A491F">
            <w:pPr>
              <w:jc w:val="center"/>
              <w:rPr>
                <w:del w:id="4494" w:author="Tebokgo Mabuto (ECP)" w:date="2026-09-09T11:12:00Z" w16du:dateUtc="2026-09-09T09:12:00Z"/>
                <w:rFonts w:ascii="Arial" w:hAnsi="Arial" w:cs="Arial"/>
                <w:noProof/>
                <w:sz w:val="11"/>
                <w:szCs w:val="11"/>
              </w:rPr>
            </w:pPr>
            <w:del w:id="449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9F82537" w14:textId="6B6E497B" w:rsidR="00287B14" w:rsidRPr="00325356" w:rsidDel="00EC2039" w:rsidRDefault="00287B14" w:rsidP="006A491F">
            <w:pPr>
              <w:jc w:val="center"/>
              <w:rPr>
                <w:del w:id="4496" w:author="Tebokgo Mabuto (ECP)" w:date="2026-09-09T11:12:00Z" w16du:dateUtc="2026-09-09T09:12:00Z"/>
                <w:rFonts w:ascii="Arial" w:hAnsi="Arial" w:cs="Arial"/>
                <w:noProof/>
                <w:sz w:val="11"/>
                <w:szCs w:val="11"/>
              </w:rPr>
            </w:pPr>
            <w:del w:id="4497" w:author="Tebokgo Mabuto (ECP)" w:date="2026-09-09T11:12:00Z" w16du:dateUtc="2026-09-09T09:12:00Z">
              <w:r w:rsidRPr="00325356" w:rsidDel="00EC2039">
                <w:rPr>
                  <w:rFonts w:ascii="Arial" w:hAnsi="Arial" w:cs="Arial"/>
                  <w:noProof/>
                  <w:sz w:val="11"/>
                  <w:szCs w:val="11"/>
                </w:rPr>
                <w:delText>0</w:delText>
              </w:r>
            </w:del>
          </w:p>
        </w:tc>
        <w:tc>
          <w:tcPr>
            <w:tcW w:w="411" w:type="dxa"/>
            <w:shd w:val="clear" w:color="auto" w:fill="A6A6A6" w:themeFill="background1" w:themeFillShade="A6"/>
            <w:vAlign w:val="center"/>
          </w:tcPr>
          <w:p w14:paraId="7FB8746F" w14:textId="5B9E0651" w:rsidR="00287B14" w:rsidRPr="00325356" w:rsidDel="00EC2039" w:rsidRDefault="00287B14" w:rsidP="006A491F">
            <w:pPr>
              <w:jc w:val="center"/>
              <w:rPr>
                <w:del w:id="4498" w:author="Tebokgo Mabuto (ECP)" w:date="2026-09-09T11:12:00Z" w16du:dateUtc="2026-09-09T09:12:00Z"/>
                <w:rFonts w:ascii="Arial" w:hAnsi="Arial" w:cs="Arial"/>
                <w:noProof/>
                <w:sz w:val="11"/>
                <w:szCs w:val="11"/>
              </w:rPr>
            </w:pPr>
            <w:del w:id="4499"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257D523" w14:textId="3FC3241A" w:rsidR="00287B14" w:rsidRPr="00325356" w:rsidDel="00EC2039" w:rsidRDefault="00287B14" w:rsidP="006A491F">
            <w:pPr>
              <w:jc w:val="center"/>
              <w:rPr>
                <w:del w:id="4500" w:author="Tebokgo Mabuto (ECP)" w:date="2026-09-09T11:12:00Z" w16du:dateUtc="2026-09-09T09:12:00Z"/>
                <w:rFonts w:ascii="Arial" w:hAnsi="Arial" w:cs="Arial"/>
                <w:noProof/>
                <w:sz w:val="11"/>
                <w:szCs w:val="11"/>
              </w:rPr>
            </w:pPr>
            <w:del w:id="450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E9881A5" w14:textId="69FC2D12" w:rsidR="00287B14" w:rsidRPr="00325356" w:rsidDel="00EC2039" w:rsidRDefault="00287B14" w:rsidP="006A491F">
            <w:pPr>
              <w:jc w:val="center"/>
              <w:rPr>
                <w:del w:id="4502" w:author="Tebokgo Mabuto (ECP)" w:date="2026-09-09T11:12:00Z" w16du:dateUtc="2026-09-09T09:12:00Z"/>
                <w:rFonts w:ascii="Arial" w:hAnsi="Arial" w:cs="Arial"/>
                <w:noProof/>
                <w:sz w:val="11"/>
                <w:szCs w:val="11"/>
              </w:rPr>
            </w:pPr>
            <w:del w:id="450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BB2804B" w14:textId="36F7FDF2" w:rsidR="00287B14" w:rsidRPr="00325356" w:rsidDel="00EC2039" w:rsidRDefault="00287B14" w:rsidP="006A491F">
            <w:pPr>
              <w:jc w:val="center"/>
              <w:rPr>
                <w:del w:id="4504" w:author="Tebokgo Mabuto (ECP)" w:date="2026-09-09T11:12:00Z" w16du:dateUtc="2026-09-09T09:12:00Z"/>
                <w:rFonts w:ascii="Arial" w:hAnsi="Arial" w:cs="Arial"/>
                <w:noProof/>
                <w:sz w:val="11"/>
                <w:szCs w:val="11"/>
              </w:rPr>
            </w:pPr>
            <w:del w:id="450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9F07F8F" w14:textId="44475465" w:rsidR="00287B14" w:rsidRPr="00325356" w:rsidDel="00EC2039" w:rsidRDefault="00287B14" w:rsidP="006A491F">
            <w:pPr>
              <w:jc w:val="center"/>
              <w:rPr>
                <w:del w:id="4506" w:author="Tebokgo Mabuto (ECP)" w:date="2026-09-09T11:12:00Z" w16du:dateUtc="2026-09-09T09:12:00Z"/>
                <w:rFonts w:ascii="Arial" w:hAnsi="Arial" w:cs="Arial"/>
                <w:noProof/>
                <w:sz w:val="11"/>
                <w:szCs w:val="11"/>
              </w:rPr>
            </w:pPr>
            <w:del w:id="450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A5A6147" w14:textId="0B1AC5B4" w:rsidR="00287B14" w:rsidRPr="00325356" w:rsidDel="00EC2039" w:rsidRDefault="00287B14" w:rsidP="006A491F">
            <w:pPr>
              <w:jc w:val="center"/>
              <w:rPr>
                <w:del w:id="4508" w:author="Tebokgo Mabuto (ECP)" w:date="2026-09-09T11:12:00Z" w16du:dateUtc="2026-09-09T09:12:00Z"/>
                <w:rFonts w:ascii="Arial" w:hAnsi="Arial" w:cs="Arial"/>
                <w:noProof/>
                <w:sz w:val="11"/>
                <w:szCs w:val="11"/>
              </w:rPr>
            </w:pPr>
            <w:del w:id="450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852897B" w14:textId="553BA0CC" w:rsidR="00287B14" w:rsidRPr="00325356" w:rsidDel="00EC2039" w:rsidRDefault="00287B14" w:rsidP="006A491F">
            <w:pPr>
              <w:jc w:val="center"/>
              <w:rPr>
                <w:del w:id="4510" w:author="Tebokgo Mabuto (ECP)" w:date="2026-09-09T11:12:00Z" w16du:dateUtc="2026-09-09T09:12:00Z"/>
                <w:rFonts w:ascii="Arial" w:hAnsi="Arial" w:cs="Arial"/>
                <w:noProof/>
                <w:sz w:val="11"/>
                <w:szCs w:val="11"/>
              </w:rPr>
            </w:pPr>
            <w:del w:id="451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170FF5D" w14:textId="4072D0CA" w:rsidR="00287B14" w:rsidRPr="00325356" w:rsidDel="00EC2039" w:rsidRDefault="00287B14" w:rsidP="006A491F">
            <w:pPr>
              <w:jc w:val="center"/>
              <w:rPr>
                <w:del w:id="4512" w:author="Tebokgo Mabuto (ECP)" w:date="2026-09-09T11:12:00Z" w16du:dateUtc="2026-09-09T09:12:00Z"/>
                <w:rFonts w:ascii="Arial" w:hAnsi="Arial" w:cs="Arial"/>
                <w:noProof/>
                <w:sz w:val="11"/>
                <w:szCs w:val="11"/>
              </w:rPr>
            </w:pPr>
            <w:del w:id="451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70157CC" w14:textId="6DE0F172" w:rsidR="00287B14" w:rsidRPr="00325356" w:rsidDel="00EC2039" w:rsidRDefault="00287B14" w:rsidP="006A491F">
            <w:pPr>
              <w:jc w:val="center"/>
              <w:rPr>
                <w:del w:id="4514" w:author="Tebokgo Mabuto (ECP)" w:date="2026-09-09T11:12:00Z" w16du:dateUtc="2026-09-09T09:12:00Z"/>
                <w:rFonts w:ascii="Arial" w:hAnsi="Arial" w:cs="Arial"/>
                <w:noProof/>
                <w:sz w:val="11"/>
                <w:szCs w:val="11"/>
              </w:rPr>
            </w:pPr>
            <w:del w:id="451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991EBC0" w14:textId="110B2C8C" w:rsidR="00287B14" w:rsidRPr="00325356" w:rsidDel="00EC2039" w:rsidRDefault="00287B14" w:rsidP="006A491F">
            <w:pPr>
              <w:jc w:val="center"/>
              <w:rPr>
                <w:del w:id="4516" w:author="Tebokgo Mabuto (ECP)" w:date="2026-09-09T11:12:00Z" w16du:dateUtc="2026-09-09T09:12:00Z"/>
                <w:rFonts w:ascii="Arial" w:hAnsi="Arial" w:cs="Arial"/>
                <w:noProof/>
                <w:sz w:val="11"/>
                <w:szCs w:val="11"/>
              </w:rPr>
            </w:pPr>
            <w:del w:id="4517"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79201C14" w14:textId="65D339DD" w:rsidTr="006A491F">
        <w:trPr>
          <w:trHeight w:val="290"/>
          <w:del w:id="4518" w:author="Tebokgo Mabuto (ECP)" w:date="2026-09-09T11:12:00Z" w16du:dateUtc="2026-09-09T09:12:00Z"/>
        </w:trPr>
        <w:tc>
          <w:tcPr>
            <w:tcW w:w="802" w:type="dxa"/>
            <w:vAlign w:val="center"/>
          </w:tcPr>
          <w:p w14:paraId="0912425C" w14:textId="0A9FC29F" w:rsidR="00287B14" w:rsidRPr="00325356" w:rsidDel="00EC2039" w:rsidRDefault="00287B14" w:rsidP="006A491F">
            <w:pPr>
              <w:jc w:val="center"/>
              <w:rPr>
                <w:del w:id="4519" w:author="Tebokgo Mabuto (ECP)" w:date="2026-09-09T11:12:00Z" w16du:dateUtc="2026-09-09T09:12:00Z"/>
                <w:rFonts w:ascii="Arial" w:hAnsi="Arial" w:cs="Arial"/>
                <w:noProof/>
                <w:sz w:val="11"/>
                <w:szCs w:val="11"/>
              </w:rPr>
            </w:pPr>
            <w:del w:id="4520" w:author="Tebokgo Mabuto (ECP)" w:date="2026-09-09T11:12:00Z" w16du:dateUtc="2026-09-09T09:12:00Z">
              <w:r w:rsidRPr="00325356" w:rsidDel="00EC2039">
                <w:rPr>
                  <w:rFonts w:ascii="Arial" w:hAnsi="Arial" w:cs="Arial"/>
                  <w:noProof/>
                  <w:sz w:val="11"/>
                  <w:szCs w:val="11"/>
                </w:rPr>
                <w:delText>ETS</w:delText>
              </w:r>
            </w:del>
          </w:p>
        </w:tc>
        <w:tc>
          <w:tcPr>
            <w:tcW w:w="411" w:type="dxa"/>
            <w:vAlign w:val="center"/>
          </w:tcPr>
          <w:p w14:paraId="1C887CBF" w14:textId="6CC33F2C" w:rsidR="00287B14" w:rsidRPr="00325356" w:rsidDel="00EC2039" w:rsidRDefault="00287B14" w:rsidP="006A491F">
            <w:pPr>
              <w:jc w:val="center"/>
              <w:rPr>
                <w:del w:id="4521" w:author="Tebokgo Mabuto (ECP)" w:date="2026-09-09T11:12:00Z" w16du:dateUtc="2026-09-09T09:12:00Z"/>
                <w:rFonts w:ascii="Arial" w:hAnsi="Arial" w:cs="Arial"/>
                <w:noProof/>
                <w:sz w:val="11"/>
                <w:szCs w:val="11"/>
              </w:rPr>
            </w:pPr>
            <w:del w:id="452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B265D24" w14:textId="639D88AF" w:rsidR="00287B14" w:rsidRPr="00325356" w:rsidDel="00EC2039" w:rsidRDefault="00287B14" w:rsidP="006A491F">
            <w:pPr>
              <w:jc w:val="center"/>
              <w:rPr>
                <w:del w:id="4523" w:author="Tebokgo Mabuto (ECP)" w:date="2026-09-09T11:12:00Z" w16du:dateUtc="2026-09-09T09:12:00Z"/>
                <w:rFonts w:ascii="Arial" w:hAnsi="Arial" w:cs="Arial"/>
                <w:noProof/>
                <w:sz w:val="11"/>
                <w:szCs w:val="11"/>
              </w:rPr>
            </w:pPr>
            <w:del w:id="452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9CFF8EE" w14:textId="462C0A26" w:rsidR="00287B14" w:rsidRPr="00325356" w:rsidDel="00EC2039" w:rsidRDefault="00287B14" w:rsidP="006A491F">
            <w:pPr>
              <w:jc w:val="center"/>
              <w:rPr>
                <w:del w:id="4525" w:author="Tebokgo Mabuto (ECP)" w:date="2026-09-09T11:12:00Z" w16du:dateUtc="2026-09-09T09:12:00Z"/>
                <w:rFonts w:ascii="Arial" w:hAnsi="Arial" w:cs="Arial"/>
                <w:noProof/>
                <w:sz w:val="11"/>
                <w:szCs w:val="11"/>
              </w:rPr>
            </w:pPr>
            <w:del w:id="452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A8DADE8" w14:textId="41439E17" w:rsidR="00287B14" w:rsidRPr="00325356" w:rsidDel="00EC2039" w:rsidRDefault="00287B14" w:rsidP="006A491F">
            <w:pPr>
              <w:jc w:val="center"/>
              <w:rPr>
                <w:del w:id="4527" w:author="Tebokgo Mabuto (ECP)" w:date="2026-09-09T11:12:00Z" w16du:dateUtc="2026-09-09T09:12:00Z"/>
                <w:rFonts w:ascii="Arial" w:hAnsi="Arial" w:cs="Arial"/>
                <w:noProof/>
                <w:sz w:val="11"/>
                <w:szCs w:val="11"/>
              </w:rPr>
            </w:pPr>
            <w:del w:id="4528"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38558941" w14:textId="67E24FE0" w:rsidR="00287B14" w:rsidRPr="00325356" w:rsidDel="00EC2039" w:rsidRDefault="00287B14" w:rsidP="006A491F">
            <w:pPr>
              <w:jc w:val="center"/>
              <w:rPr>
                <w:del w:id="4529" w:author="Tebokgo Mabuto (ECP)" w:date="2026-09-09T11:12:00Z" w16du:dateUtc="2026-09-09T09:12:00Z"/>
                <w:rFonts w:ascii="Arial" w:hAnsi="Arial" w:cs="Arial"/>
                <w:noProof/>
                <w:sz w:val="11"/>
                <w:szCs w:val="11"/>
              </w:rPr>
            </w:pPr>
            <w:del w:id="453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47F52A3" w14:textId="78F5E630" w:rsidR="00287B14" w:rsidRPr="00325356" w:rsidDel="00EC2039" w:rsidRDefault="00287B14" w:rsidP="006A491F">
            <w:pPr>
              <w:jc w:val="center"/>
              <w:rPr>
                <w:del w:id="4531" w:author="Tebokgo Mabuto (ECP)" w:date="2026-09-09T11:12:00Z" w16du:dateUtc="2026-09-09T09:12:00Z"/>
                <w:rFonts w:ascii="Arial" w:hAnsi="Arial" w:cs="Arial"/>
                <w:noProof/>
                <w:sz w:val="11"/>
                <w:szCs w:val="11"/>
              </w:rPr>
            </w:pPr>
            <w:del w:id="453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39210C1" w14:textId="0C22A50A" w:rsidR="00287B14" w:rsidRPr="00325356" w:rsidDel="00EC2039" w:rsidRDefault="00287B14" w:rsidP="006A491F">
            <w:pPr>
              <w:jc w:val="center"/>
              <w:rPr>
                <w:del w:id="4533" w:author="Tebokgo Mabuto (ECP)" w:date="2026-09-09T11:12:00Z" w16du:dateUtc="2026-09-09T09:12:00Z"/>
                <w:rFonts w:ascii="Arial" w:hAnsi="Arial" w:cs="Arial"/>
                <w:noProof/>
                <w:sz w:val="11"/>
                <w:szCs w:val="11"/>
              </w:rPr>
            </w:pPr>
            <w:del w:id="453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5999846" w14:textId="40E9F6AE" w:rsidR="00287B14" w:rsidRPr="00325356" w:rsidDel="00EC2039" w:rsidRDefault="00287B14" w:rsidP="006A491F">
            <w:pPr>
              <w:jc w:val="center"/>
              <w:rPr>
                <w:del w:id="4535" w:author="Tebokgo Mabuto (ECP)" w:date="2026-09-09T11:12:00Z" w16du:dateUtc="2026-09-09T09:12:00Z"/>
                <w:rFonts w:ascii="Arial" w:hAnsi="Arial" w:cs="Arial"/>
                <w:b/>
                <w:bCs/>
                <w:noProof/>
                <w:sz w:val="11"/>
                <w:szCs w:val="11"/>
              </w:rPr>
            </w:pPr>
            <w:del w:id="4536" w:author="Tebokgo Mabuto (ECP)" w:date="2026-09-09T11:12:00Z" w16du:dateUtc="2026-09-09T09:12:00Z">
              <w:r w:rsidRPr="00325356" w:rsidDel="00EC2039">
                <w:rPr>
                  <w:rFonts w:ascii="Arial" w:hAnsi="Arial" w:cs="Arial"/>
                  <w:b/>
                  <w:bCs/>
                  <w:noProof/>
                  <w:sz w:val="11"/>
                  <w:szCs w:val="11"/>
                </w:rPr>
                <w:delText>0</w:delText>
              </w:r>
            </w:del>
          </w:p>
        </w:tc>
        <w:tc>
          <w:tcPr>
            <w:tcW w:w="411" w:type="dxa"/>
            <w:vAlign w:val="center"/>
          </w:tcPr>
          <w:p w14:paraId="20739F4E" w14:textId="7BD0A1F8" w:rsidR="00287B14" w:rsidRPr="00325356" w:rsidDel="00EC2039" w:rsidRDefault="00287B14" w:rsidP="006A491F">
            <w:pPr>
              <w:jc w:val="center"/>
              <w:rPr>
                <w:del w:id="4537" w:author="Tebokgo Mabuto (ECP)" w:date="2026-09-09T11:12:00Z" w16du:dateUtc="2026-09-09T09:12:00Z"/>
                <w:rFonts w:ascii="Arial" w:hAnsi="Arial" w:cs="Arial"/>
                <w:noProof/>
                <w:sz w:val="11"/>
                <w:szCs w:val="11"/>
              </w:rPr>
            </w:pPr>
            <w:del w:id="4538" w:author="Tebokgo Mabuto (ECP)" w:date="2026-09-09T11:12:00Z" w16du:dateUtc="2026-09-09T09:12:00Z">
              <w:r w:rsidRPr="00325356" w:rsidDel="00EC2039">
                <w:rPr>
                  <w:rFonts w:ascii="Arial" w:hAnsi="Arial" w:cs="Arial"/>
                  <w:noProof/>
                  <w:sz w:val="11"/>
                  <w:szCs w:val="11"/>
                </w:rPr>
                <w:delText>0</w:delText>
              </w:r>
            </w:del>
          </w:p>
        </w:tc>
        <w:tc>
          <w:tcPr>
            <w:tcW w:w="411" w:type="dxa"/>
            <w:shd w:val="clear" w:color="auto" w:fill="A6A6A6" w:themeFill="background1" w:themeFillShade="A6"/>
            <w:vAlign w:val="center"/>
          </w:tcPr>
          <w:p w14:paraId="0EB34024" w14:textId="4A1C4D16" w:rsidR="00287B14" w:rsidRPr="00325356" w:rsidDel="00EC2039" w:rsidRDefault="00287B14" w:rsidP="006A491F">
            <w:pPr>
              <w:jc w:val="center"/>
              <w:rPr>
                <w:del w:id="4539" w:author="Tebokgo Mabuto (ECP)" w:date="2026-09-09T11:12:00Z" w16du:dateUtc="2026-09-09T09:12:00Z"/>
                <w:rFonts w:ascii="Arial" w:hAnsi="Arial" w:cs="Arial"/>
                <w:noProof/>
                <w:sz w:val="11"/>
                <w:szCs w:val="11"/>
              </w:rPr>
            </w:pPr>
            <w:del w:id="4540" w:author="Tebokgo Mabuto (ECP)" w:date="2026-09-09T11:12:00Z" w16du:dateUtc="2026-09-09T09:12:00Z">
              <w:r w:rsidRPr="00325356" w:rsidDel="00EC2039">
                <w:rPr>
                  <w:rFonts w:ascii="Arial" w:hAnsi="Arial" w:cs="Arial"/>
                  <w:noProof/>
                  <w:sz w:val="11"/>
                  <w:szCs w:val="11"/>
                </w:rPr>
                <w:delText>0</w:delText>
              </w:r>
            </w:del>
          </w:p>
        </w:tc>
        <w:tc>
          <w:tcPr>
            <w:tcW w:w="411" w:type="dxa"/>
            <w:shd w:val="clear" w:color="auto" w:fill="A6A6A6" w:themeFill="background1" w:themeFillShade="A6"/>
            <w:vAlign w:val="center"/>
          </w:tcPr>
          <w:p w14:paraId="0DB05F87" w14:textId="5B6EDC02" w:rsidR="00287B14" w:rsidRPr="00325356" w:rsidDel="00EC2039" w:rsidRDefault="00287B14" w:rsidP="006A491F">
            <w:pPr>
              <w:jc w:val="center"/>
              <w:rPr>
                <w:del w:id="4541" w:author="Tebokgo Mabuto (ECP)" w:date="2026-09-09T11:12:00Z" w16du:dateUtc="2026-09-09T09:12:00Z"/>
                <w:rFonts w:ascii="Arial" w:hAnsi="Arial" w:cs="Arial"/>
                <w:noProof/>
                <w:sz w:val="11"/>
                <w:szCs w:val="11"/>
              </w:rPr>
            </w:pPr>
            <w:del w:id="454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24D653B" w14:textId="2D28C6A1" w:rsidR="00287B14" w:rsidRPr="00325356" w:rsidDel="00EC2039" w:rsidRDefault="00287B14" w:rsidP="006A491F">
            <w:pPr>
              <w:jc w:val="center"/>
              <w:rPr>
                <w:del w:id="4543" w:author="Tebokgo Mabuto (ECP)" w:date="2026-09-09T11:12:00Z" w16du:dateUtc="2026-09-09T09:12:00Z"/>
                <w:rFonts w:ascii="Arial" w:hAnsi="Arial" w:cs="Arial"/>
                <w:noProof/>
                <w:sz w:val="11"/>
                <w:szCs w:val="11"/>
              </w:rPr>
            </w:pPr>
            <w:del w:id="454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E316233" w14:textId="3A187B41" w:rsidR="00287B14" w:rsidRPr="00325356" w:rsidDel="00EC2039" w:rsidRDefault="00287B14" w:rsidP="006A491F">
            <w:pPr>
              <w:jc w:val="center"/>
              <w:rPr>
                <w:del w:id="4545" w:author="Tebokgo Mabuto (ECP)" w:date="2026-09-09T11:12:00Z" w16du:dateUtc="2026-09-09T09:12:00Z"/>
                <w:rFonts w:ascii="Arial" w:hAnsi="Arial" w:cs="Arial"/>
                <w:noProof/>
                <w:sz w:val="11"/>
                <w:szCs w:val="11"/>
              </w:rPr>
            </w:pPr>
            <w:del w:id="454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791093B" w14:textId="406311B8" w:rsidR="00287B14" w:rsidRPr="00325356" w:rsidDel="00EC2039" w:rsidRDefault="00287B14" w:rsidP="006A491F">
            <w:pPr>
              <w:jc w:val="center"/>
              <w:rPr>
                <w:del w:id="4547" w:author="Tebokgo Mabuto (ECP)" w:date="2026-09-09T11:12:00Z" w16du:dateUtc="2026-09-09T09:12:00Z"/>
                <w:rFonts w:ascii="Arial" w:hAnsi="Arial" w:cs="Arial"/>
                <w:noProof/>
                <w:sz w:val="11"/>
                <w:szCs w:val="11"/>
              </w:rPr>
            </w:pPr>
            <w:del w:id="454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21BF9F1" w14:textId="5A5BB2ED" w:rsidR="00287B14" w:rsidRPr="00325356" w:rsidDel="00EC2039" w:rsidRDefault="00287B14" w:rsidP="006A491F">
            <w:pPr>
              <w:jc w:val="center"/>
              <w:rPr>
                <w:del w:id="4549" w:author="Tebokgo Mabuto (ECP)" w:date="2026-09-09T11:12:00Z" w16du:dateUtc="2026-09-09T09:12:00Z"/>
                <w:rFonts w:ascii="Arial" w:hAnsi="Arial" w:cs="Arial"/>
                <w:noProof/>
                <w:sz w:val="11"/>
                <w:szCs w:val="11"/>
              </w:rPr>
            </w:pPr>
            <w:del w:id="4550"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65086C4" w14:textId="1B8938E8" w:rsidR="00287B14" w:rsidRPr="00325356" w:rsidDel="00EC2039" w:rsidRDefault="00287B14" w:rsidP="006A491F">
            <w:pPr>
              <w:jc w:val="center"/>
              <w:rPr>
                <w:del w:id="4551" w:author="Tebokgo Mabuto (ECP)" w:date="2026-09-09T11:12:00Z" w16du:dateUtc="2026-09-09T09:12:00Z"/>
                <w:rFonts w:ascii="Arial" w:hAnsi="Arial" w:cs="Arial"/>
                <w:noProof/>
                <w:sz w:val="11"/>
                <w:szCs w:val="11"/>
              </w:rPr>
            </w:pPr>
            <w:del w:id="455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A4EDC7B" w14:textId="3D2CAB61" w:rsidR="00287B14" w:rsidRPr="00325356" w:rsidDel="00EC2039" w:rsidRDefault="00287B14" w:rsidP="006A491F">
            <w:pPr>
              <w:jc w:val="center"/>
              <w:rPr>
                <w:del w:id="4553" w:author="Tebokgo Mabuto (ECP)" w:date="2026-09-09T11:12:00Z" w16du:dateUtc="2026-09-09T09:12:00Z"/>
                <w:rFonts w:ascii="Arial" w:hAnsi="Arial" w:cs="Arial"/>
                <w:noProof/>
                <w:sz w:val="11"/>
                <w:szCs w:val="11"/>
              </w:rPr>
            </w:pPr>
            <w:del w:id="455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E6D14E7" w14:textId="1D423CB7" w:rsidR="00287B14" w:rsidRPr="00325356" w:rsidDel="00EC2039" w:rsidRDefault="00287B14" w:rsidP="006A491F">
            <w:pPr>
              <w:jc w:val="center"/>
              <w:rPr>
                <w:del w:id="4555" w:author="Tebokgo Mabuto (ECP)" w:date="2026-09-09T11:12:00Z" w16du:dateUtc="2026-09-09T09:12:00Z"/>
                <w:rFonts w:ascii="Arial" w:hAnsi="Arial" w:cs="Arial"/>
                <w:noProof/>
                <w:sz w:val="11"/>
                <w:szCs w:val="11"/>
              </w:rPr>
            </w:pPr>
            <w:del w:id="455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9C7C0EE" w14:textId="11A8DC4C" w:rsidR="00287B14" w:rsidRPr="00325356" w:rsidDel="00EC2039" w:rsidRDefault="00287B14" w:rsidP="006A491F">
            <w:pPr>
              <w:jc w:val="center"/>
              <w:rPr>
                <w:del w:id="4557" w:author="Tebokgo Mabuto (ECP)" w:date="2026-09-09T11:12:00Z" w16du:dateUtc="2026-09-09T09:12:00Z"/>
                <w:rFonts w:ascii="Arial" w:hAnsi="Arial" w:cs="Arial"/>
                <w:noProof/>
                <w:sz w:val="11"/>
                <w:szCs w:val="11"/>
              </w:rPr>
            </w:pPr>
            <w:del w:id="455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F412A39" w14:textId="354ED13B" w:rsidR="00287B14" w:rsidRPr="00325356" w:rsidDel="00EC2039" w:rsidRDefault="00287B14" w:rsidP="006A491F">
            <w:pPr>
              <w:jc w:val="center"/>
              <w:rPr>
                <w:del w:id="4559" w:author="Tebokgo Mabuto (ECP)" w:date="2026-09-09T11:12:00Z" w16du:dateUtc="2026-09-09T09:12:00Z"/>
                <w:rFonts w:ascii="Arial" w:hAnsi="Arial" w:cs="Arial"/>
                <w:noProof/>
                <w:sz w:val="11"/>
                <w:szCs w:val="11"/>
              </w:rPr>
            </w:pPr>
            <w:del w:id="456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1FDBCA7" w14:textId="21DE5297" w:rsidR="00287B14" w:rsidRPr="00325356" w:rsidDel="00EC2039" w:rsidRDefault="00287B14" w:rsidP="006A491F">
            <w:pPr>
              <w:jc w:val="center"/>
              <w:rPr>
                <w:del w:id="4561" w:author="Tebokgo Mabuto (ECP)" w:date="2026-09-09T11:12:00Z" w16du:dateUtc="2026-09-09T09:12:00Z"/>
                <w:rFonts w:ascii="Arial" w:hAnsi="Arial" w:cs="Arial"/>
                <w:noProof/>
                <w:sz w:val="11"/>
                <w:szCs w:val="11"/>
              </w:rPr>
            </w:pPr>
            <w:del w:id="456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E3B1487" w14:textId="204294BD" w:rsidR="00287B14" w:rsidRPr="00325356" w:rsidDel="00EC2039" w:rsidRDefault="00287B14" w:rsidP="006A491F">
            <w:pPr>
              <w:jc w:val="center"/>
              <w:rPr>
                <w:del w:id="4563" w:author="Tebokgo Mabuto (ECP)" w:date="2026-09-09T11:12:00Z" w16du:dateUtc="2026-09-09T09:12:00Z"/>
                <w:rFonts w:ascii="Arial" w:hAnsi="Arial" w:cs="Arial"/>
                <w:noProof/>
                <w:sz w:val="11"/>
                <w:szCs w:val="11"/>
              </w:rPr>
            </w:pPr>
            <w:del w:id="456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B8F7248" w14:textId="7AA34D23" w:rsidR="00287B14" w:rsidRPr="00325356" w:rsidDel="00EC2039" w:rsidRDefault="00287B14" w:rsidP="006A491F">
            <w:pPr>
              <w:jc w:val="center"/>
              <w:rPr>
                <w:del w:id="4565" w:author="Tebokgo Mabuto (ECP)" w:date="2026-09-09T11:12:00Z" w16du:dateUtc="2026-09-09T09:12:00Z"/>
                <w:rFonts w:ascii="Arial" w:hAnsi="Arial" w:cs="Arial"/>
                <w:noProof/>
                <w:sz w:val="11"/>
                <w:szCs w:val="11"/>
              </w:rPr>
            </w:pPr>
            <w:del w:id="4566"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7A912F4E" w14:textId="73758F59" w:rsidTr="006A491F">
        <w:trPr>
          <w:trHeight w:val="290"/>
          <w:del w:id="4567" w:author="Tebokgo Mabuto (ECP)" w:date="2026-09-09T11:12:00Z" w16du:dateUtc="2026-09-09T09:12:00Z"/>
        </w:trPr>
        <w:tc>
          <w:tcPr>
            <w:tcW w:w="802" w:type="dxa"/>
            <w:vAlign w:val="center"/>
          </w:tcPr>
          <w:p w14:paraId="5FE22912" w14:textId="3B72946A" w:rsidR="00287B14" w:rsidRPr="00325356" w:rsidDel="00EC2039" w:rsidRDefault="00287B14" w:rsidP="006A491F">
            <w:pPr>
              <w:jc w:val="center"/>
              <w:rPr>
                <w:del w:id="4568" w:author="Tebokgo Mabuto (ECP)" w:date="2026-09-09T11:12:00Z" w16du:dateUtc="2026-09-09T09:12:00Z"/>
                <w:rFonts w:ascii="Arial" w:hAnsi="Arial" w:cs="Arial"/>
                <w:noProof/>
                <w:sz w:val="11"/>
                <w:szCs w:val="11"/>
              </w:rPr>
            </w:pPr>
            <w:del w:id="4569" w:author="Tebokgo Mabuto (ECP)" w:date="2026-09-09T11:12:00Z" w16du:dateUtc="2026-09-09T09:12:00Z">
              <w:r w:rsidRPr="00325356" w:rsidDel="00EC2039">
                <w:rPr>
                  <w:rFonts w:ascii="Arial" w:hAnsi="Arial" w:cs="Arial"/>
                  <w:noProof/>
                  <w:sz w:val="11"/>
                  <w:szCs w:val="11"/>
                </w:rPr>
                <w:delText>DS(T)</w:delText>
              </w:r>
            </w:del>
          </w:p>
        </w:tc>
        <w:tc>
          <w:tcPr>
            <w:tcW w:w="411" w:type="dxa"/>
            <w:vAlign w:val="center"/>
          </w:tcPr>
          <w:p w14:paraId="024E707C" w14:textId="67C6B259" w:rsidR="00287B14" w:rsidRPr="00325356" w:rsidDel="00EC2039" w:rsidRDefault="00287B14" w:rsidP="006A491F">
            <w:pPr>
              <w:jc w:val="center"/>
              <w:rPr>
                <w:del w:id="4570" w:author="Tebokgo Mabuto (ECP)" w:date="2026-09-09T11:12:00Z" w16du:dateUtc="2026-09-09T09:12:00Z"/>
                <w:rFonts w:ascii="Arial" w:hAnsi="Arial" w:cs="Arial"/>
                <w:noProof/>
                <w:sz w:val="11"/>
                <w:szCs w:val="11"/>
              </w:rPr>
            </w:pPr>
            <w:del w:id="457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63DE977" w14:textId="547B351E" w:rsidR="00287B14" w:rsidRPr="00325356" w:rsidDel="00EC2039" w:rsidRDefault="00287B14" w:rsidP="006A491F">
            <w:pPr>
              <w:jc w:val="center"/>
              <w:rPr>
                <w:del w:id="4572" w:author="Tebokgo Mabuto (ECP)" w:date="2026-09-09T11:12:00Z" w16du:dateUtc="2026-09-09T09:12:00Z"/>
                <w:rFonts w:ascii="Arial" w:hAnsi="Arial" w:cs="Arial"/>
                <w:noProof/>
                <w:sz w:val="11"/>
                <w:szCs w:val="11"/>
              </w:rPr>
            </w:pPr>
            <w:del w:id="457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0323859" w14:textId="59413AE2" w:rsidR="00287B14" w:rsidRPr="00325356" w:rsidDel="00EC2039" w:rsidRDefault="00287B14" w:rsidP="006A491F">
            <w:pPr>
              <w:jc w:val="center"/>
              <w:rPr>
                <w:del w:id="4574" w:author="Tebokgo Mabuto (ECP)" w:date="2026-09-09T11:12:00Z" w16du:dateUtc="2026-09-09T09:12:00Z"/>
                <w:rFonts w:ascii="Arial" w:hAnsi="Arial" w:cs="Arial"/>
                <w:noProof/>
                <w:sz w:val="11"/>
                <w:szCs w:val="11"/>
              </w:rPr>
            </w:pPr>
            <w:del w:id="457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1A88F12" w14:textId="6DF421DB" w:rsidR="00287B14" w:rsidRPr="00325356" w:rsidDel="00EC2039" w:rsidRDefault="00287B14" w:rsidP="006A491F">
            <w:pPr>
              <w:jc w:val="center"/>
              <w:rPr>
                <w:del w:id="4576" w:author="Tebokgo Mabuto (ECP)" w:date="2026-09-09T11:12:00Z" w16du:dateUtc="2026-09-09T09:12:00Z"/>
                <w:rFonts w:ascii="Arial" w:hAnsi="Arial" w:cs="Arial"/>
                <w:noProof/>
                <w:sz w:val="11"/>
                <w:szCs w:val="11"/>
              </w:rPr>
            </w:pPr>
            <w:del w:id="4577"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3A8545C2" w14:textId="7658F22C" w:rsidR="00287B14" w:rsidRPr="00325356" w:rsidDel="00EC2039" w:rsidRDefault="00287B14" w:rsidP="006A491F">
            <w:pPr>
              <w:jc w:val="center"/>
              <w:rPr>
                <w:del w:id="4578" w:author="Tebokgo Mabuto (ECP)" w:date="2026-09-09T11:12:00Z" w16du:dateUtc="2026-09-09T09:12:00Z"/>
                <w:rFonts w:ascii="Arial" w:hAnsi="Arial" w:cs="Arial"/>
                <w:noProof/>
                <w:sz w:val="11"/>
                <w:szCs w:val="11"/>
              </w:rPr>
            </w:pPr>
            <w:del w:id="457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5D2015D" w14:textId="7CFD6BDF" w:rsidR="00287B14" w:rsidRPr="00325356" w:rsidDel="00EC2039" w:rsidRDefault="00287B14" w:rsidP="006A491F">
            <w:pPr>
              <w:jc w:val="center"/>
              <w:rPr>
                <w:del w:id="4580" w:author="Tebokgo Mabuto (ECP)" w:date="2026-09-09T11:12:00Z" w16du:dateUtc="2026-09-09T09:12:00Z"/>
                <w:rFonts w:ascii="Arial" w:hAnsi="Arial" w:cs="Arial"/>
                <w:noProof/>
                <w:sz w:val="11"/>
                <w:szCs w:val="11"/>
              </w:rPr>
            </w:pPr>
            <w:del w:id="458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48B2295" w14:textId="6BDDB38E" w:rsidR="00287B14" w:rsidRPr="00325356" w:rsidDel="00EC2039" w:rsidRDefault="00287B14" w:rsidP="006A491F">
            <w:pPr>
              <w:jc w:val="center"/>
              <w:rPr>
                <w:del w:id="4582" w:author="Tebokgo Mabuto (ECP)" w:date="2026-09-09T11:12:00Z" w16du:dateUtc="2026-09-09T09:12:00Z"/>
                <w:rFonts w:ascii="Arial" w:hAnsi="Arial" w:cs="Arial"/>
                <w:noProof/>
                <w:sz w:val="11"/>
                <w:szCs w:val="11"/>
              </w:rPr>
            </w:pPr>
            <w:del w:id="458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8BA60C7" w14:textId="74DDB5AE" w:rsidR="00287B14" w:rsidRPr="00325356" w:rsidDel="00EC2039" w:rsidRDefault="00287B14" w:rsidP="006A491F">
            <w:pPr>
              <w:jc w:val="center"/>
              <w:rPr>
                <w:del w:id="4584" w:author="Tebokgo Mabuto (ECP)" w:date="2026-09-09T11:12:00Z" w16du:dateUtc="2026-09-09T09:12:00Z"/>
                <w:rFonts w:ascii="Arial" w:hAnsi="Arial" w:cs="Arial"/>
                <w:b/>
                <w:bCs/>
                <w:noProof/>
                <w:sz w:val="11"/>
                <w:szCs w:val="11"/>
              </w:rPr>
            </w:pPr>
            <w:del w:id="4585" w:author="Tebokgo Mabuto (ECP)" w:date="2026-09-09T11:12:00Z" w16du:dateUtc="2026-09-09T09:12:00Z">
              <w:r w:rsidRPr="00325356" w:rsidDel="00EC2039">
                <w:rPr>
                  <w:rFonts w:ascii="Arial" w:hAnsi="Arial" w:cs="Arial"/>
                  <w:b/>
                  <w:bCs/>
                  <w:noProof/>
                  <w:sz w:val="11"/>
                  <w:szCs w:val="11"/>
                </w:rPr>
                <w:delText>0</w:delText>
              </w:r>
            </w:del>
          </w:p>
        </w:tc>
        <w:tc>
          <w:tcPr>
            <w:tcW w:w="411" w:type="dxa"/>
            <w:vAlign w:val="center"/>
          </w:tcPr>
          <w:p w14:paraId="511FAA67" w14:textId="40AF5A03" w:rsidR="00287B14" w:rsidRPr="00325356" w:rsidDel="00EC2039" w:rsidRDefault="00287B14" w:rsidP="006A491F">
            <w:pPr>
              <w:jc w:val="center"/>
              <w:rPr>
                <w:del w:id="4586" w:author="Tebokgo Mabuto (ECP)" w:date="2026-09-09T11:12:00Z" w16du:dateUtc="2026-09-09T09:12:00Z"/>
                <w:rFonts w:ascii="Arial" w:hAnsi="Arial" w:cs="Arial"/>
                <w:noProof/>
                <w:sz w:val="11"/>
                <w:szCs w:val="11"/>
              </w:rPr>
            </w:pPr>
            <w:del w:id="458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6D911C7" w14:textId="4BFCD2B0" w:rsidR="00287B14" w:rsidRPr="00325356" w:rsidDel="00EC2039" w:rsidRDefault="00287B14" w:rsidP="006A491F">
            <w:pPr>
              <w:jc w:val="center"/>
              <w:rPr>
                <w:del w:id="4588" w:author="Tebokgo Mabuto (ECP)" w:date="2026-09-09T11:12:00Z" w16du:dateUtc="2026-09-09T09:12:00Z"/>
                <w:rFonts w:ascii="Arial" w:hAnsi="Arial" w:cs="Arial"/>
                <w:noProof/>
                <w:sz w:val="11"/>
                <w:szCs w:val="11"/>
              </w:rPr>
            </w:pPr>
            <w:del w:id="458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08BC966" w14:textId="47EA0C4B" w:rsidR="00287B14" w:rsidRPr="00325356" w:rsidDel="00EC2039" w:rsidRDefault="00287B14" w:rsidP="006A491F">
            <w:pPr>
              <w:jc w:val="center"/>
              <w:rPr>
                <w:del w:id="4590" w:author="Tebokgo Mabuto (ECP)" w:date="2026-09-09T11:12:00Z" w16du:dateUtc="2026-09-09T09:12:00Z"/>
                <w:rFonts w:ascii="Arial" w:hAnsi="Arial" w:cs="Arial"/>
                <w:noProof/>
                <w:sz w:val="11"/>
                <w:szCs w:val="11"/>
              </w:rPr>
            </w:pPr>
            <w:del w:id="459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DBA1A2E" w14:textId="3E0D4B51" w:rsidR="00287B14" w:rsidRPr="00325356" w:rsidDel="00EC2039" w:rsidRDefault="00287B14" w:rsidP="006A491F">
            <w:pPr>
              <w:jc w:val="center"/>
              <w:rPr>
                <w:del w:id="4592" w:author="Tebokgo Mabuto (ECP)" w:date="2026-09-09T11:12:00Z" w16du:dateUtc="2026-09-09T09:12:00Z"/>
                <w:rFonts w:ascii="Arial" w:hAnsi="Arial" w:cs="Arial"/>
                <w:noProof/>
                <w:sz w:val="11"/>
                <w:szCs w:val="11"/>
              </w:rPr>
            </w:pPr>
            <w:del w:id="459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78B4588" w14:textId="262BD284" w:rsidR="00287B14" w:rsidRPr="00325356" w:rsidDel="00EC2039" w:rsidRDefault="00287B14" w:rsidP="006A491F">
            <w:pPr>
              <w:jc w:val="center"/>
              <w:rPr>
                <w:del w:id="4594" w:author="Tebokgo Mabuto (ECP)" w:date="2026-09-09T11:12:00Z" w16du:dateUtc="2026-09-09T09:12:00Z"/>
                <w:rFonts w:ascii="Arial" w:hAnsi="Arial" w:cs="Arial"/>
                <w:noProof/>
                <w:sz w:val="11"/>
                <w:szCs w:val="11"/>
              </w:rPr>
            </w:pPr>
            <w:del w:id="459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4F73EAF" w14:textId="4B108270" w:rsidR="00287B14" w:rsidRPr="00325356" w:rsidDel="00EC2039" w:rsidRDefault="00287B14" w:rsidP="006A491F">
            <w:pPr>
              <w:jc w:val="center"/>
              <w:rPr>
                <w:del w:id="4596" w:author="Tebokgo Mabuto (ECP)" w:date="2026-09-09T11:12:00Z" w16du:dateUtc="2026-09-09T09:12:00Z"/>
                <w:rFonts w:ascii="Arial" w:hAnsi="Arial" w:cs="Arial"/>
                <w:noProof/>
                <w:sz w:val="11"/>
                <w:szCs w:val="11"/>
              </w:rPr>
            </w:pPr>
            <w:del w:id="459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C2C95F7" w14:textId="7C2852F3" w:rsidR="00287B14" w:rsidRPr="00325356" w:rsidDel="00EC2039" w:rsidRDefault="00287B14" w:rsidP="006A491F">
            <w:pPr>
              <w:jc w:val="center"/>
              <w:rPr>
                <w:del w:id="4598" w:author="Tebokgo Mabuto (ECP)" w:date="2026-09-09T11:12:00Z" w16du:dateUtc="2026-09-09T09:12:00Z"/>
                <w:rFonts w:ascii="Arial" w:hAnsi="Arial" w:cs="Arial"/>
                <w:noProof/>
                <w:sz w:val="11"/>
                <w:szCs w:val="11"/>
              </w:rPr>
            </w:pPr>
            <w:del w:id="4599" w:author="Tebokgo Mabuto (ECP)" w:date="2026-09-09T11:12:00Z" w16du:dateUtc="2026-09-09T09:12:00Z">
              <w:r w:rsidRPr="00325356" w:rsidDel="00EC2039">
                <w:rPr>
                  <w:rFonts w:ascii="Arial" w:hAnsi="Arial" w:cs="Arial"/>
                  <w:noProof/>
                  <w:sz w:val="11"/>
                  <w:szCs w:val="11"/>
                </w:rPr>
                <w:delText>0</w:delText>
              </w:r>
            </w:del>
          </w:p>
        </w:tc>
        <w:tc>
          <w:tcPr>
            <w:tcW w:w="411" w:type="dxa"/>
            <w:shd w:val="clear" w:color="auto" w:fill="A6A6A6" w:themeFill="background1" w:themeFillShade="A6"/>
            <w:vAlign w:val="center"/>
          </w:tcPr>
          <w:p w14:paraId="35820F21" w14:textId="3DD37D85" w:rsidR="00287B14" w:rsidRPr="00325356" w:rsidDel="00EC2039" w:rsidRDefault="00287B14" w:rsidP="006A491F">
            <w:pPr>
              <w:jc w:val="center"/>
              <w:rPr>
                <w:del w:id="4600" w:author="Tebokgo Mabuto (ECP)" w:date="2026-09-09T11:12:00Z" w16du:dateUtc="2026-09-09T09:12:00Z"/>
                <w:rFonts w:ascii="Arial" w:hAnsi="Arial" w:cs="Arial"/>
                <w:noProof/>
                <w:sz w:val="11"/>
                <w:szCs w:val="11"/>
              </w:rPr>
            </w:pPr>
            <w:del w:id="4601"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598B3C21" w14:textId="450FFC8E" w:rsidR="00287B14" w:rsidRPr="00325356" w:rsidDel="00EC2039" w:rsidRDefault="00287B14" w:rsidP="006A491F">
            <w:pPr>
              <w:jc w:val="center"/>
              <w:rPr>
                <w:del w:id="4602" w:author="Tebokgo Mabuto (ECP)" w:date="2026-09-09T11:12:00Z" w16du:dateUtc="2026-09-09T09:12:00Z"/>
                <w:rFonts w:ascii="Arial" w:hAnsi="Arial" w:cs="Arial"/>
                <w:noProof/>
                <w:sz w:val="11"/>
                <w:szCs w:val="11"/>
              </w:rPr>
            </w:pPr>
            <w:del w:id="4603"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D8EA158" w14:textId="149CE245" w:rsidR="00287B14" w:rsidRPr="00325356" w:rsidDel="00EC2039" w:rsidRDefault="00287B14" w:rsidP="006A491F">
            <w:pPr>
              <w:jc w:val="center"/>
              <w:rPr>
                <w:del w:id="4604" w:author="Tebokgo Mabuto (ECP)" w:date="2026-09-09T11:12:00Z" w16du:dateUtc="2026-09-09T09:12:00Z"/>
                <w:rFonts w:ascii="Arial" w:hAnsi="Arial" w:cs="Arial"/>
                <w:noProof/>
                <w:sz w:val="11"/>
                <w:szCs w:val="11"/>
              </w:rPr>
            </w:pPr>
            <w:del w:id="460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3D08143" w14:textId="7E6575C4" w:rsidR="00287B14" w:rsidRPr="00325356" w:rsidDel="00EC2039" w:rsidRDefault="00287B14" w:rsidP="006A491F">
            <w:pPr>
              <w:jc w:val="center"/>
              <w:rPr>
                <w:del w:id="4606" w:author="Tebokgo Mabuto (ECP)" w:date="2026-09-09T11:12:00Z" w16du:dateUtc="2026-09-09T09:12:00Z"/>
                <w:rFonts w:ascii="Arial" w:hAnsi="Arial" w:cs="Arial"/>
                <w:noProof/>
                <w:sz w:val="11"/>
                <w:szCs w:val="11"/>
              </w:rPr>
            </w:pPr>
            <w:del w:id="460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0FBCE72" w14:textId="35933149" w:rsidR="00287B14" w:rsidRPr="00325356" w:rsidDel="00EC2039" w:rsidRDefault="00287B14" w:rsidP="006A491F">
            <w:pPr>
              <w:jc w:val="center"/>
              <w:rPr>
                <w:del w:id="4608" w:author="Tebokgo Mabuto (ECP)" w:date="2026-09-09T11:12:00Z" w16du:dateUtc="2026-09-09T09:12:00Z"/>
                <w:rFonts w:ascii="Arial" w:hAnsi="Arial" w:cs="Arial"/>
                <w:noProof/>
                <w:sz w:val="11"/>
                <w:szCs w:val="11"/>
              </w:rPr>
            </w:pPr>
            <w:del w:id="460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72B9C7D" w14:textId="43B62A66" w:rsidR="00287B14" w:rsidRPr="00325356" w:rsidDel="00EC2039" w:rsidRDefault="00287B14" w:rsidP="006A491F">
            <w:pPr>
              <w:jc w:val="center"/>
              <w:rPr>
                <w:del w:id="4610" w:author="Tebokgo Mabuto (ECP)" w:date="2026-09-09T11:12:00Z" w16du:dateUtc="2026-09-09T09:12:00Z"/>
                <w:rFonts w:ascii="Arial" w:hAnsi="Arial" w:cs="Arial"/>
                <w:noProof/>
                <w:sz w:val="11"/>
                <w:szCs w:val="11"/>
              </w:rPr>
            </w:pPr>
            <w:del w:id="461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F1F66A3" w14:textId="1DA7C070" w:rsidR="00287B14" w:rsidRPr="00325356" w:rsidDel="00EC2039" w:rsidRDefault="00287B14" w:rsidP="006A491F">
            <w:pPr>
              <w:jc w:val="center"/>
              <w:rPr>
                <w:del w:id="4612" w:author="Tebokgo Mabuto (ECP)" w:date="2026-09-09T11:12:00Z" w16du:dateUtc="2026-09-09T09:12:00Z"/>
                <w:rFonts w:ascii="Arial" w:hAnsi="Arial" w:cs="Arial"/>
                <w:noProof/>
                <w:sz w:val="11"/>
                <w:szCs w:val="11"/>
              </w:rPr>
            </w:pPr>
            <w:del w:id="461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2B1658A" w14:textId="364AED12" w:rsidR="00287B14" w:rsidRPr="00325356" w:rsidDel="00EC2039" w:rsidRDefault="00287B14" w:rsidP="006A491F">
            <w:pPr>
              <w:jc w:val="center"/>
              <w:rPr>
                <w:del w:id="4614" w:author="Tebokgo Mabuto (ECP)" w:date="2026-09-09T11:12:00Z" w16du:dateUtc="2026-09-09T09:12:00Z"/>
                <w:rFonts w:ascii="Arial" w:hAnsi="Arial" w:cs="Arial"/>
                <w:noProof/>
                <w:sz w:val="11"/>
                <w:szCs w:val="11"/>
              </w:rPr>
            </w:pPr>
            <w:del w:id="4615"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7BC07758" w14:textId="54BC5C9C" w:rsidTr="006A491F">
        <w:trPr>
          <w:trHeight w:val="290"/>
          <w:del w:id="4616" w:author="Tebokgo Mabuto (ECP)" w:date="2026-09-09T11:12:00Z" w16du:dateUtc="2026-09-09T09:12:00Z"/>
        </w:trPr>
        <w:tc>
          <w:tcPr>
            <w:tcW w:w="802" w:type="dxa"/>
            <w:vAlign w:val="center"/>
          </w:tcPr>
          <w:p w14:paraId="2ED0AAD0" w14:textId="7BCD672D" w:rsidR="00287B14" w:rsidRPr="00325356" w:rsidDel="00EC2039" w:rsidRDefault="00287B14" w:rsidP="006A491F">
            <w:pPr>
              <w:jc w:val="center"/>
              <w:rPr>
                <w:del w:id="4617" w:author="Tebokgo Mabuto (ECP)" w:date="2026-09-09T11:12:00Z" w16du:dateUtc="2026-09-09T09:12:00Z"/>
                <w:rFonts w:ascii="Arial" w:hAnsi="Arial" w:cs="Arial"/>
                <w:noProof/>
                <w:sz w:val="11"/>
                <w:szCs w:val="11"/>
              </w:rPr>
            </w:pPr>
            <w:del w:id="4618" w:author="Tebokgo Mabuto (ECP)" w:date="2026-09-09T11:12:00Z" w16du:dateUtc="2026-09-09T09:12:00Z">
              <w:r w:rsidRPr="00325356" w:rsidDel="00EC2039">
                <w:rPr>
                  <w:rFonts w:ascii="Arial" w:hAnsi="Arial" w:cs="Arial"/>
                  <w:noProof/>
                  <w:sz w:val="11"/>
                  <w:szCs w:val="11"/>
                </w:rPr>
                <w:delText>CE(T)</w:delText>
              </w:r>
            </w:del>
          </w:p>
        </w:tc>
        <w:tc>
          <w:tcPr>
            <w:tcW w:w="411" w:type="dxa"/>
            <w:vAlign w:val="center"/>
          </w:tcPr>
          <w:p w14:paraId="1635C18F" w14:textId="10D31132" w:rsidR="00287B14" w:rsidRPr="00325356" w:rsidDel="00EC2039" w:rsidRDefault="00287B14" w:rsidP="006A491F">
            <w:pPr>
              <w:jc w:val="center"/>
              <w:rPr>
                <w:del w:id="4619" w:author="Tebokgo Mabuto (ECP)" w:date="2026-09-09T11:12:00Z" w16du:dateUtc="2026-09-09T09:12:00Z"/>
                <w:rFonts w:ascii="Arial" w:hAnsi="Arial" w:cs="Arial"/>
                <w:noProof/>
                <w:sz w:val="11"/>
                <w:szCs w:val="11"/>
              </w:rPr>
            </w:pPr>
            <w:del w:id="462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74F562E" w14:textId="28DB6D31" w:rsidR="00287B14" w:rsidRPr="00325356" w:rsidDel="00EC2039" w:rsidRDefault="00287B14" w:rsidP="006A491F">
            <w:pPr>
              <w:jc w:val="center"/>
              <w:rPr>
                <w:del w:id="4621" w:author="Tebokgo Mabuto (ECP)" w:date="2026-09-09T11:12:00Z" w16du:dateUtc="2026-09-09T09:12:00Z"/>
                <w:rFonts w:ascii="Arial" w:hAnsi="Arial" w:cs="Arial"/>
                <w:noProof/>
                <w:sz w:val="11"/>
                <w:szCs w:val="11"/>
              </w:rPr>
            </w:pPr>
            <w:del w:id="462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9A9E446" w14:textId="553581C3" w:rsidR="00287B14" w:rsidRPr="00325356" w:rsidDel="00EC2039" w:rsidRDefault="00287B14" w:rsidP="006A491F">
            <w:pPr>
              <w:jc w:val="center"/>
              <w:rPr>
                <w:del w:id="4623" w:author="Tebokgo Mabuto (ECP)" w:date="2026-09-09T11:12:00Z" w16du:dateUtc="2026-09-09T09:12:00Z"/>
                <w:rFonts w:ascii="Arial" w:hAnsi="Arial" w:cs="Arial"/>
                <w:noProof/>
                <w:sz w:val="11"/>
                <w:szCs w:val="11"/>
              </w:rPr>
            </w:pPr>
            <w:del w:id="462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5A728CB" w14:textId="5E69173C" w:rsidR="00287B14" w:rsidRPr="00325356" w:rsidDel="00EC2039" w:rsidRDefault="00287B14" w:rsidP="006A491F">
            <w:pPr>
              <w:jc w:val="center"/>
              <w:rPr>
                <w:del w:id="4625" w:author="Tebokgo Mabuto (ECP)" w:date="2026-09-09T11:12:00Z" w16du:dateUtc="2026-09-09T09:12:00Z"/>
                <w:rFonts w:ascii="Arial" w:hAnsi="Arial" w:cs="Arial"/>
                <w:noProof/>
                <w:sz w:val="11"/>
                <w:szCs w:val="11"/>
              </w:rPr>
            </w:pPr>
            <w:del w:id="4626"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28D4EC02" w14:textId="1214767B" w:rsidR="00287B14" w:rsidRPr="00325356" w:rsidDel="00EC2039" w:rsidRDefault="00287B14" w:rsidP="006A491F">
            <w:pPr>
              <w:jc w:val="center"/>
              <w:rPr>
                <w:del w:id="4627" w:author="Tebokgo Mabuto (ECP)" w:date="2026-09-09T11:12:00Z" w16du:dateUtc="2026-09-09T09:12:00Z"/>
                <w:rFonts w:ascii="Arial" w:hAnsi="Arial" w:cs="Arial"/>
                <w:noProof/>
                <w:sz w:val="11"/>
                <w:szCs w:val="11"/>
              </w:rPr>
            </w:pPr>
            <w:del w:id="4628"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0B6ED0BC" w14:textId="6B694465" w:rsidR="00287B14" w:rsidRPr="00325356" w:rsidDel="00EC2039" w:rsidRDefault="00287B14" w:rsidP="006A491F">
            <w:pPr>
              <w:jc w:val="center"/>
              <w:rPr>
                <w:del w:id="4629" w:author="Tebokgo Mabuto (ECP)" w:date="2026-09-09T11:12:00Z" w16du:dateUtc="2026-09-09T09:12:00Z"/>
                <w:rFonts w:ascii="Arial" w:hAnsi="Arial" w:cs="Arial"/>
                <w:noProof/>
                <w:sz w:val="11"/>
                <w:szCs w:val="11"/>
              </w:rPr>
            </w:pPr>
            <w:del w:id="4630"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54A8521" w14:textId="664BAF2E" w:rsidR="00287B14" w:rsidRPr="00325356" w:rsidDel="00EC2039" w:rsidRDefault="00287B14" w:rsidP="006A491F">
            <w:pPr>
              <w:jc w:val="center"/>
              <w:rPr>
                <w:del w:id="4631" w:author="Tebokgo Mabuto (ECP)" w:date="2026-09-09T11:12:00Z" w16du:dateUtc="2026-09-09T09:12:00Z"/>
                <w:rFonts w:ascii="Arial" w:hAnsi="Arial" w:cs="Arial"/>
                <w:noProof/>
                <w:sz w:val="11"/>
                <w:szCs w:val="11"/>
              </w:rPr>
            </w:pPr>
            <w:del w:id="463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6E20BBF" w14:textId="26295178" w:rsidR="00287B14" w:rsidRPr="00325356" w:rsidDel="00EC2039" w:rsidRDefault="00287B14" w:rsidP="006A491F">
            <w:pPr>
              <w:jc w:val="center"/>
              <w:rPr>
                <w:del w:id="4633" w:author="Tebokgo Mabuto (ECP)" w:date="2026-09-09T11:12:00Z" w16du:dateUtc="2026-09-09T09:12:00Z"/>
                <w:rFonts w:ascii="Arial" w:hAnsi="Arial" w:cs="Arial"/>
                <w:b/>
                <w:bCs/>
                <w:noProof/>
                <w:sz w:val="11"/>
                <w:szCs w:val="11"/>
              </w:rPr>
            </w:pPr>
            <w:del w:id="4634" w:author="Tebokgo Mabuto (ECP)" w:date="2026-09-09T11:12:00Z" w16du:dateUtc="2026-09-09T09:12:00Z">
              <w:r w:rsidRPr="00325356" w:rsidDel="00EC2039">
                <w:rPr>
                  <w:rFonts w:ascii="Arial" w:hAnsi="Arial" w:cs="Arial"/>
                  <w:b/>
                  <w:bCs/>
                  <w:noProof/>
                  <w:sz w:val="11"/>
                  <w:szCs w:val="11"/>
                </w:rPr>
                <w:delText>5</w:delText>
              </w:r>
            </w:del>
          </w:p>
        </w:tc>
        <w:tc>
          <w:tcPr>
            <w:tcW w:w="411" w:type="dxa"/>
            <w:vAlign w:val="center"/>
          </w:tcPr>
          <w:p w14:paraId="28E9602D" w14:textId="6BDC7FA5" w:rsidR="00287B14" w:rsidRPr="00325356" w:rsidDel="00EC2039" w:rsidRDefault="00287B14" w:rsidP="006A491F">
            <w:pPr>
              <w:jc w:val="center"/>
              <w:rPr>
                <w:del w:id="4635" w:author="Tebokgo Mabuto (ECP)" w:date="2026-09-09T11:12:00Z" w16du:dateUtc="2026-09-09T09:12:00Z"/>
                <w:rFonts w:ascii="Arial" w:hAnsi="Arial" w:cs="Arial"/>
                <w:noProof/>
                <w:sz w:val="11"/>
                <w:szCs w:val="11"/>
              </w:rPr>
            </w:pPr>
            <w:del w:id="463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C1B6442" w14:textId="4C9D5235" w:rsidR="00287B14" w:rsidRPr="00325356" w:rsidDel="00EC2039" w:rsidRDefault="00287B14" w:rsidP="006A491F">
            <w:pPr>
              <w:jc w:val="center"/>
              <w:rPr>
                <w:del w:id="4637" w:author="Tebokgo Mabuto (ECP)" w:date="2026-09-09T11:12:00Z" w16du:dateUtc="2026-09-09T09:12:00Z"/>
                <w:rFonts w:ascii="Arial" w:hAnsi="Arial" w:cs="Arial"/>
                <w:noProof/>
                <w:sz w:val="11"/>
                <w:szCs w:val="11"/>
              </w:rPr>
            </w:pPr>
            <w:del w:id="4638"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1E1FD82" w14:textId="01AD3875" w:rsidR="00287B14" w:rsidRPr="00325356" w:rsidDel="00EC2039" w:rsidRDefault="00287B14" w:rsidP="006A491F">
            <w:pPr>
              <w:jc w:val="center"/>
              <w:rPr>
                <w:del w:id="4639" w:author="Tebokgo Mabuto (ECP)" w:date="2026-09-09T11:12:00Z" w16du:dateUtc="2026-09-09T09:12:00Z"/>
                <w:rFonts w:ascii="Arial" w:hAnsi="Arial" w:cs="Arial"/>
                <w:noProof/>
                <w:sz w:val="11"/>
                <w:szCs w:val="11"/>
              </w:rPr>
            </w:pPr>
            <w:del w:id="4640" w:author="Tebokgo Mabuto (ECP)" w:date="2026-09-09T11:12:00Z" w16du:dateUtc="2026-09-09T09:12:00Z">
              <w:r w:rsidRPr="00325356" w:rsidDel="00EC2039">
                <w:rPr>
                  <w:rFonts w:ascii="Arial" w:hAnsi="Arial" w:cs="Arial"/>
                  <w:noProof/>
                  <w:sz w:val="11"/>
                  <w:szCs w:val="11"/>
                </w:rPr>
                <w:delText>0</w:delText>
              </w:r>
            </w:del>
          </w:p>
        </w:tc>
        <w:tc>
          <w:tcPr>
            <w:tcW w:w="411" w:type="dxa"/>
            <w:shd w:val="clear" w:color="auto" w:fill="A6A6A6" w:themeFill="background1" w:themeFillShade="A6"/>
            <w:vAlign w:val="center"/>
          </w:tcPr>
          <w:p w14:paraId="35C753A5" w14:textId="6C5A4097" w:rsidR="00287B14" w:rsidRPr="00325356" w:rsidDel="00EC2039" w:rsidRDefault="00287B14" w:rsidP="006A491F">
            <w:pPr>
              <w:jc w:val="center"/>
              <w:rPr>
                <w:del w:id="4641" w:author="Tebokgo Mabuto (ECP)" w:date="2026-09-09T11:12:00Z" w16du:dateUtc="2026-09-09T09:12:00Z"/>
                <w:rFonts w:ascii="Arial" w:hAnsi="Arial" w:cs="Arial"/>
                <w:noProof/>
                <w:sz w:val="11"/>
                <w:szCs w:val="11"/>
              </w:rPr>
            </w:pPr>
            <w:del w:id="4642"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AE0BE9A" w14:textId="3228AF0C" w:rsidR="00287B14" w:rsidRPr="00325356" w:rsidDel="00EC2039" w:rsidRDefault="00287B14" w:rsidP="006A491F">
            <w:pPr>
              <w:jc w:val="center"/>
              <w:rPr>
                <w:del w:id="4643" w:author="Tebokgo Mabuto (ECP)" w:date="2026-09-09T11:12:00Z" w16du:dateUtc="2026-09-09T09:12:00Z"/>
                <w:rFonts w:ascii="Arial" w:hAnsi="Arial" w:cs="Arial"/>
                <w:noProof/>
                <w:sz w:val="11"/>
                <w:szCs w:val="11"/>
              </w:rPr>
            </w:pPr>
            <w:del w:id="464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AFCF5BB" w14:textId="150D2F49" w:rsidR="00287B14" w:rsidRPr="00325356" w:rsidDel="00EC2039" w:rsidRDefault="00287B14" w:rsidP="006A491F">
            <w:pPr>
              <w:jc w:val="center"/>
              <w:rPr>
                <w:del w:id="4645" w:author="Tebokgo Mabuto (ECP)" w:date="2026-09-09T11:12:00Z" w16du:dateUtc="2026-09-09T09:12:00Z"/>
                <w:rFonts w:ascii="Arial" w:hAnsi="Arial" w:cs="Arial"/>
                <w:noProof/>
                <w:sz w:val="11"/>
                <w:szCs w:val="11"/>
              </w:rPr>
            </w:pPr>
            <w:del w:id="464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56BF454" w14:textId="48CBC906" w:rsidR="00287B14" w:rsidRPr="00325356" w:rsidDel="00EC2039" w:rsidRDefault="00287B14" w:rsidP="006A491F">
            <w:pPr>
              <w:jc w:val="center"/>
              <w:rPr>
                <w:del w:id="4647" w:author="Tebokgo Mabuto (ECP)" w:date="2026-09-09T11:12:00Z" w16du:dateUtc="2026-09-09T09:12:00Z"/>
                <w:rFonts w:ascii="Arial" w:hAnsi="Arial" w:cs="Arial"/>
                <w:noProof/>
                <w:sz w:val="11"/>
                <w:szCs w:val="11"/>
              </w:rPr>
            </w:pPr>
            <w:del w:id="464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9891BDA" w14:textId="0D597253" w:rsidR="00287B14" w:rsidRPr="00325356" w:rsidDel="00EC2039" w:rsidRDefault="00287B14" w:rsidP="006A491F">
            <w:pPr>
              <w:jc w:val="center"/>
              <w:rPr>
                <w:del w:id="4649" w:author="Tebokgo Mabuto (ECP)" w:date="2026-09-09T11:12:00Z" w16du:dateUtc="2026-09-09T09:12:00Z"/>
                <w:rFonts w:ascii="Arial" w:hAnsi="Arial" w:cs="Arial"/>
                <w:noProof/>
                <w:sz w:val="11"/>
                <w:szCs w:val="11"/>
              </w:rPr>
            </w:pPr>
            <w:del w:id="465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BFE2BCC" w14:textId="4416260B" w:rsidR="00287B14" w:rsidRPr="00325356" w:rsidDel="00EC2039" w:rsidRDefault="00287B14" w:rsidP="006A491F">
            <w:pPr>
              <w:jc w:val="center"/>
              <w:rPr>
                <w:del w:id="4651" w:author="Tebokgo Mabuto (ECP)" w:date="2026-09-09T11:12:00Z" w16du:dateUtc="2026-09-09T09:12:00Z"/>
                <w:rFonts w:ascii="Arial" w:hAnsi="Arial" w:cs="Arial"/>
                <w:noProof/>
                <w:sz w:val="11"/>
                <w:szCs w:val="11"/>
              </w:rPr>
            </w:pPr>
            <w:del w:id="4652"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0E31464" w14:textId="40A5B1F0" w:rsidR="00287B14" w:rsidRPr="00325356" w:rsidDel="00EC2039" w:rsidRDefault="00287B14" w:rsidP="006A491F">
            <w:pPr>
              <w:jc w:val="center"/>
              <w:rPr>
                <w:del w:id="4653" w:author="Tebokgo Mabuto (ECP)" w:date="2026-09-09T11:12:00Z" w16du:dateUtc="2026-09-09T09:12:00Z"/>
                <w:rFonts w:ascii="Arial" w:hAnsi="Arial" w:cs="Arial"/>
                <w:noProof/>
                <w:sz w:val="11"/>
                <w:szCs w:val="11"/>
              </w:rPr>
            </w:pPr>
            <w:del w:id="4654"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72920DBA" w14:textId="613B5134" w:rsidR="00287B14" w:rsidRPr="00325356" w:rsidDel="00EC2039" w:rsidRDefault="00287B14" w:rsidP="006A491F">
            <w:pPr>
              <w:jc w:val="center"/>
              <w:rPr>
                <w:del w:id="4655" w:author="Tebokgo Mabuto (ECP)" w:date="2026-09-09T11:12:00Z" w16du:dateUtc="2026-09-09T09:12:00Z"/>
                <w:rFonts w:ascii="Arial" w:hAnsi="Arial" w:cs="Arial"/>
                <w:noProof/>
                <w:sz w:val="11"/>
                <w:szCs w:val="11"/>
              </w:rPr>
            </w:pPr>
            <w:del w:id="465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8258AC2" w14:textId="1482578C" w:rsidR="00287B14" w:rsidRPr="00325356" w:rsidDel="00EC2039" w:rsidRDefault="00287B14" w:rsidP="006A491F">
            <w:pPr>
              <w:jc w:val="center"/>
              <w:rPr>
                <w:del w:id="4657" w:author="Tebokgo Mabuto (ECP)" w:date="2026-09-09T11:12:00Z" w16du:dateUtc="2026-09-09T09:12:00Z"/>
                <w:rFonts w:ascii="Arial" w:hAnsi="Arial" w:cs="Arial"/>
                <w:noProof/>
                <w:sz w:val="11"/>
                <w:szCs w:val="11"/>
              </w:rPr>
            </w:pPr>
            <w:del w:id="465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3492DCA" w14:textId="348750BC" w:rsidR="00287B14" w:rsidRPr="00325356" w:rsidDel="00EC2039" w:rsidRDefault="00287B14" w:rsidP="006A491F">
            <w:pPr>
              <w:jc w:val="center"/>
              <w:rPr>
                <w:del w:id="4659" w:author="Tebokgo Mabuto (ECP)" w:date="2026-09-09T11:12:00Z" w16du:dateUtc="2026-09-09T09:12:00Z"/>
                <w:rFonts w:ascii="Arial" w:hAnsi="Arial" w:cs="Arial"/>
                <w:noProof/>
                <w:sz w:val="11"/>
                <w:szCs w:val="11"/>
              </w:rPr>
            </w:pPr>
            <w:del w:id="4660"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96E54C8" w14:textId="607F18AD" w:rsidR="00287B14" w:rsidRPr="00325356" w:rsidDel="00EC2039" w:rsidRDefault="00287B14" w:rsidP="006A491F">
            <w:pPr>
              <w:jc w:val="center"/>
              <w:rPr>
                <w:del w:id="4661" w:author="Tebokgo Mabuto (ECP)" w:date="2026-09-09T11:12:00Z" w16du:dateUtc="2026-09-09T09:12:00Z"/>
                <w:rFonts w:ascii="Arial" w:hAnsi="Arial" w:cs="Arial"/>
                <w:noProof/>
                <w:sz w:val="11"/>
                <w:szCs w:val="11"/>
              </w:rPr>
            </w:pPr>
            <w:del w:id="466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8B7518E" w14:textId="3ACC8FFB" w:rsidR="00287B14" w:rsidRPr="00325356" w:rsidDel="00EC2039" w:rsidRDefault="00287B14" w:rsidP="006A491F">
            <w:pPr>
              <w:jc w:val="center"/>
              <w:rPr>
                <w:del w:id="4663" w:author="Tebokgo Mabuto (ECP)" w:date="2026-09-09T11:12:00Z" w16du:dateUtc="2026-09-09T09:12:00Z"/>
                <w:rFonts w:ascii="Arial" w:hAnsi="Arial" w:cs="Arial"/>
                <w:noProof/>
                <w:sz w:val="11"/>
                <w:szCs w:val="11"/>
              </w:rPr>
            </w:pPr>
            <w:del w:id="4664"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493DA352" w14:textId="67C617A6" w:rsidTr="006A491F">
        <w:trPr>
          <w:trHeight w:val="290"/>
          <w:del w:id="4665" w:author="Tebokgo Mabuto (ECP)" w:date="2026-09-09T11:12:00Z" w16du:dateUtc="2026-09-09T09:12:00Z"/>
        </w:trPr>
        <w:tc>
          <w:tcPr>
            <w:tcW w:w="802" w:type="dxa"/>
            <w:vAlign w:val="center"/>
          </w:tcPr>
          <w:p w14:paraId="21AF651B" w14:textId="15482F29" w:rsidR="00287B14" w:rsidRPr="00325356" w:rsidDel="00EC2039" w:rsidRDefault="00287B14" w:rsidP="006A491F">
            <w:pPr>
              <w:jc w:val="center"/>
              <w:rPr>
                <w:del w:id="4666" w:author="Tebokgo Mabuto (ECP)" w:date="2026-09-09T11:12:00Z" w16du:dateUtc="2026-09-09T09:12:00Z"/>
                <w:rFonts w:ascii="Arial" w:hAnsi="Arial" w:cs="Arial"/>
                <w:noProof/>
                <w:sz w:val="11"/>
                <w:szCs w:val="11"/>
              </w:rPr>
            </w:pPr>
            <w:del w:id="4667" w:author="Tebokgo Mabuto (ECP)" w:date="2026-09-09T11:12:00Z" w16du:dateUtc="2026-09-09T09:12:00Z">
              <w:r w:rsidRPr="00325356" w:rsidDel="00EC2039">
                <w:rPr>
                  <w:rFonts w:ascii="Arial" w:hAnsi="Arial" w:cs="Arial"/>
                  <w:noProof/>
                  <w:sz w:val="11"/>
                  <w:szCs w:val="11"/>
                </w:rPr>
                <w:delText>CM(T)</w:delText>
              </w:r>
            </w:del>
          </w:p>
        </w:tc>
        <w:tc>
          <w:tcPr>
            <w:tcW w:w="411" w:type="dxa"/>
            <w:vAlign w:val="center"/>
          </w:tcPr>
          <w:p w14:paraId="60C67348" w14:textId="4E18B08C" w:rsidR="00287B14" w:rsidRPr="00325356" w:rsidDel="00EC2039" w:rsidRDefault="00287B14" w:rsidP="006A491F">
            <w:pPr>
              <w:jc w:val="center"/>
              <w:rPr>
                <w:del w:id="4668" w:author="Tebokgo Mabuto (ECP)" w:date="2026-09-09T11:12:00Z" w16du:dateUtc="2026-09-09T09:12:00Z"/>
                <w:rFonts w:ascii="Arial" w:hAnsi="Arial" w:cs="Arial"/>
                <w:noProof/>
                <w:sz w:val="11"/>
                <w:szCs w:val="11"/>
              </w:rPr>
            </w:pPr>
            <w:del w:id="466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8416D05" w14:textId="55F9E72F" w:rsidR="00287B14" w:rsidRPr="00325356" w:rsidDel="00EC2039" w:rsidRDefault="00287B14" w:rsidP="006A491F">
            <w:pPr>
              <w:jc w:val="center"/>
              <w:rPr>
                <w:del w:id="4670" w:author="Tebokgo Mabuto (ECP)" w:date="2026-09-09T11:12:00Z" w16du:dateUtc="2026-09-09T09:12:00Z"/>
                <w:rFonts w:ascii="Arial" w:hAnsi="Arial" w:cs="Arial"/>
                <w:noProof/>
                <w:sz w:val="11"/>
                <w:szCs w:val="11"/>
              </w:rPr>
            </w:pPr>
            <w:del w:id="467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10026D1" w14:textId="3F1FD463" w:rsidR="00287B14" w:rsidRPr="00325356" w:rsidDel="00EC2039" w:rsidRDefault="00287B14" w:rsidP="006A491F">
            <w:pPr>
              <w:jc w:val="center"/>
              <w:rPr>
                <w:del w:id="4672" w:author="Tebokgo Mabuto (ECP)" w:date="2026-09-09T11:12:00Z" w16du:dateUtc="2026-09-09T09:12:00Z"/>
                <w:rFonts w:ascii="Arial" w:hAnsi="Arial" w:cs="Arial"/>
                <w:noProof/>
                <w:sz w:val="11"/>
                <w:szCs w:val="11"/>
              </w:rPr>
            </w:pPr>
            <w:del w:id="4673"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DDDFD23" w14:textId="4B373D33" w:rsidR="00287B14" w:rsidRPr="00325356" w:rsidDel="00EC2039" w:rsidRDefault="00287B14" w:rsidP="006A491F">
            <w:pPr>
              <w:jc w:val="center"/>
              <w:rPr>
                <w:del w:id="4674" w:author="Tebokgo Mabuto (ECP)" w:date="2026-09-09T11:12:00Z" w16du:dateUtc="2026-09-09T09:12:00Z"/>
                <w:rFonts w:ascii="Arial" w:hAnsi="Arial" w:cs="Arial"/>
                <w:noProof/>
                <w:sz w:val="11"/>
                <w:szCs w:val="11"/>
              </w:rPr>
            </w:pPr>
            <w:del w:id="4675" w:author="Tebokgo Mabuto (ECP)" w:date="2026-09-09T11:12:00Z" w16du:dateUtc="2026-09-09T09:12:00Z">
              <w:r w:rsidRPr="00325356" w:rsidDel="00EC2039">
                <w:rPr>
                  <w:rFonts w:ascii="Arial" w:hAnsi="Arial" w:cs="Arial"/>
                  <w:noProof/>
                  <w:sz w:val="11"/>
                  <w:szCs w:val="11"/>
                </w:rPr>
                <w:delText>2.5</w:delText>
              </w:r>
            </w:del>
          </w:p>
        </w:tc>
        <w:tc>
          <w:tcPr>
            <w:tcW w:w="441" w:type="dxa"/>
            <w:vAlign w:val="center"/>
          </w:tcPr>
          <w:p w14:paraId="0845000F" w14:textId="5404E5B3" w:rsidR="00287B14" w:rsidRPr="00325356" w:rsidDel="00EC2039" w:rsidRDefault="00287B14" w:rsidP="006A491F">
            <w:pPr>
              <w:jc w:val="center"/>
              <w:rPr>
                <w:del w:id="4676" w:author="Tebokgo Mabuto (ECP)" w:date="2026-09-09T11:12:00Z" w16du:dateUtc="2026-09-09T09:12:00Z"/>
                <w:rFonts w:ascii="Arial" w:hAnsi="Arial" w:cs="Arial"/>
                <w:noProof/>
                <w:sz w:val="11"/>
                <w:szCs w:val="11"/>
              </w:rPr>
            </w:pPr>
            <w:del w:id="467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5A1FF8D8" w14:textId="4FE532D5" w:rsidR="00287B14" w:rsidRPr="00325356" w:rsidDel="00EC2039" w:rsidRDefault="00287B14" w:rsidP="006A491F">
            <w:pPr>
              <w:jc w:val="center"/>
              <w:rPr>
                <w:del w:id="4678" w:author="Tebokgo Mabuto (ECP)" w:date="2026-09-09T11:12:00Z" w16du:dateUtc="2026-09-09T09:12:00Z"/>
                <w:rFonts w:ascii="Arial" w:hAnsi="Arial" w:cs="Arial"/>
                <w:noProof/>
                <w:sz w:val="11"/>
                <w:szCs w:val="11"/>
              </w:rPr>
            </w:pPr>
            <w:del w:id="4679"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79A558E" w14:textId="5EA8C6B0" w:rsidR="00287B14" w:rsidRPr="00325356" w:rsidDel="00EC2039" w:rsidRDefault="00287B14" w:rsidP="006A491F">
            <w:pPr>
              <w:jc w:val="center"/>
              <w:rPr>
                <w:del w:id="4680" w:author="Tebokgo Mabuto (ECP)" w:date="2026-09-09T11:12:00Z" w16du:dateUtc="2026-09-09T09:12:00Z"/>
                <w:rFonts w:ascii="Arial" w:hAnsi="Arial" w:cs="Arial"/>
                <w:noProof/>
                <w:sz w:val="11"/>
                <w:szCs w:val="11"/>
              </w:rPr>
            </w:pPr>
            <w:del w:id="468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6D0EF52" w14:textId="71E24B57" w:rsidR="00287B14" w:rsidRPr="00325356" w:rsidDel="00EC2039" w:rsidRDefault="00287B14" w:rsidP="006A491F">
            <w:pPr>
              <w:jc w:val="center"/>
              <w:rPr>
                <w:del w:id="4682" w:author="Tebokgo Mabuto (ECP)" w:date="2026-09-09T11:12:00Z" w16du:dateUtc="2026-09-09T09:12:00Z"/>
                <w:rFonts w:ascii="Arial" w:hAnsi="Arial" w:cs="Arial"/>
                <w:b/>
                <w:bCs/>
                <w:noProof/>
                <w:sz w:val="11"/>
                <w:szCs w:val="11"/>
              </w:rPr>
            </w:pPr>
            <w:del w:id="4683" w:author="Tebokgo Mabuto (ECP)" w:date="2026-09-09T11:12:00Z" w16du:dateUtc="2026-09-09T09:12:00Z">
              <w:r w:rsidRPr="00325356" w:rsidDel="00EC2039">
                <w:rPr>
                  <w:rFonts w:ascii="Arial" w:hAnsi="Arial" w:cs="Arial"/>
                  <w:b/>
                  <w:bCs/>
                  <w:noProof/>
                  <w:sz w:val="11"/>
                  <w:szCs w:val="11"/>
                </w:rPr>
                <w:delText>5</w:delText>
              </w:r>
            </w:del>
          </w:p>
        </w:tc>
        <w:tc>
          <w:tcPr>
            <w:tcW w:w="411" w:type="dxa"/>
            <w:vAlign w:val="center"/>
          </w:tcPr>
          <w:p w14:paraId="6879E23F" w14:textId="41E6403D" w:rsidR="00287B14" w:rsidRPr="00325356" w:rsidDel="00EC2039" w:rsidRDefault="00287B14" w:rsidP="006A491F">
            <w:pPr>
              <w:jc w:val="center"/>
              <w:rPr>
                <w:del w:id="4684" w:author="Tebokgo Mabuto (ECP)" w:date="2026-09-09T11:12:00Z" w16du:dateUtc="2026-09-09T09:12:00Z"/>
                <w:rFonts w:ascii="Arial" w:hAnsi="Arial" w:cs="Arial"/>
                <w:noProof/>
                <w:sz w:val="11"/>
                <w:szCs w:val="11"/>
              </w:rPr>
            </w:pPr>
            <w:del w:id="468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6E97357" w14:textId="322DA782" w:rsidR="00287B14" w:rsidRPr="00325356" w:rsidDel="00EC2039" w:rsidRDefault="00287B14" w:rsidP="006A491F">
            <w:pPr>
              <w:jc w:val="center"/>
              <w:rPr>
                <w:del w:id="4686" w:author="Tebokgo Mabuto (ECP)" w:date="2026-09-09T11:12:00Z" w16du:dateUtc="2026-09-09T09:12:00Z"/>
                <w:rFonts w:ascii="Arial" w:hAnsi="Arial" w:cs="Arial"/>
                <w:noProof/>
                <w:sz w:val="11"/>
                <w:szCs w:val="11"/>
              </w:rPr>
            </w:pPr>
            <w:del w:id="468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4FA8C06" w14:textId="73089AF1" w:rsidR="00287B14" w:rsidRPr="00325356" w:rsidDel="00EC2039" w:rsidRDefault="00287B14" w:rsidP="006A491F">
            <w:pPr>
              <w:jc w:val="center"/>
              <w:rPr>
                <w:del w:id="4688" w:author="Tebokgo Mabuto (ECP)" w:date="2026-09-09T11:12:00Z" w16du:dateUtc="2026-09-09T09:12:00Z"/>
                <w:rFonts w:ascii="Arial" w:hAnsi="Arial" w:cs="Arial"/>
                <w:noProof/>
                <w:sz w:val="11"/>
                <w:szCs w:val="11"/>
              </w:rPr>
            </w:pPr>
            <w:del w:id="468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ADA9D97" w14:textId="58AB064F" w:rsidR="00287B14" w:rsidRPr="00325356" w:rsidDel="00EC2039" w:rsidRDefault="00287B14" w:rsidP="006A491F">
            <w:pPr>
              <w:jc w:val="center"/>
              <w:rPr>
                <w:del w:id="4690" w:author="Tebokgo Mabuto (ECP)" w:date="2026-09-09T11:12:00Z" w16du:dateUtc="2026-09-09T09:12:00Z"/>
                <w:rFonts w:ascii="Arial" w:hAnsi="Arial" w:cs="Arial"/>
                <w:noProof/>
                <w:sz w:val="11"/>
                <w:szCs w:val="11"/>
              </w:rPr>
            </w:pPr>
            <w:del w:id="4691"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2FDC9AC6" w14:textId="7A95B2CA" w:rsidR="00287B14" w:rsidRPr="00325356" w:rsidDel="00EC2039" w:rsidRDefault="00287B14" w:rsidP="006A491F">
            <w:pPr>
              <w:jc w:val="center"/>
              <w:rPr>
                <w:del w:id="4692" w:author="Tebokgo Mabuto (ECP)" w:date="2026-09-09T11:12:00Z" w16du:dateUtc="2026-09-09T09:12:00Z"/>
                <w:rFonts w:ascii="Arial" w:hAnsi="Arial" w:cs="Arial"/>
                <w:noProof/>
                <w:sz w:val="11"/>
                <w:szCs w:val="11"/>
              </w:rPr>
            </w:pPr>
            <w:del w:id="4693"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D2A6D94" w14:textId="792E7219" w:rsidR="00287B14" w:rsidRPr="00325356" w:rsidDel="00EC2039" w:rsidRDefault="00287B14" w:rsidP="006A491F">
            <w:pPr>
              <w:jc w:val="center"/>
              <w:rPr>
                <w:del w:id="4694" w:author="Tebokgo Mabuto (ECP)" w:date="2026-09-09T11:12:00Z" w16du:dateUtc="2026-09-09T09:12:00Z"/>
                <w:rFonts w:ascii="Arial" w:hAnsi="Arial" w:cs="Arial"/>
                <w:noProof/>
                <w:sz w:val="11"/>
                <w:szCs w:val="11"/>
              </w:rPr>
            </w:pPr>
            <w:del w:id="469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FBAA3D4" w14:textId="6AF4BE28" w:rsidR="00287B14" w:rsidRPr="00325356" w:rsidDel="00EC2039" w:rsidRDefault="00287B14" w:rsidP="006A491F">
            <w:pPr>
              <w:jc w:val="center"/>
              <w:rPr>
                <w:del w:id="4696" w:author="Tebokgo Mabuto (ECP)" w:date="2026-09-09T11:12:00Z" w16du:dateUtc="2026-09-09T09:12:00Z"/>
                <w:rFonts w:ascii="Arial" w:hAnsi="Arial" w:cs="Arial"/>
                <w:noProof/>
                <w:sz w:val="11"/>
                <w:szCs w:val="11"/>
              </w:rPr>
            </w:pPr>
            <w:del w:id="469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62BC66B" w14:textId="2D9D245B" w:rsidR="00287B14" w:rsidRPr="00325356" w:rsidDel="00EC2039" w:rsidRDefault="00287B14" w:rsidP="006A491F">
            <w:pPr>
              <w:jc w:val="center"/>
              <w:rPr>
                <w:del w:id="4698" w:author="Tebokgo Mabuto (ECP)" w:date="2026-09-09T11:12:00Z" w16du:dateUtc="2026-09-09T09:12:00Z"/>
                <w:rFonts w:ascii="Arial" w:hAnsi="Arial" w:cs="Arial"/>
                <w:noProof/>
                <w:sz w:val="11"/>
                <w:szCs w:val="11"/>
              </w:rPr>
            </w:pPr>
            <w:del w:id="469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867DEDF" w14:textId="0F48DA77" w:rsidR="00287B14" w:rsidRPr="00325356" w:rsidDel="00EC2039" w:rsidRDefault="00287B14" w:rsidP="006A491F">
            <w:pPr>
              <w:jc w:val="center"/>
              <w:rPr>
                <w:del w:id="4700" w:author="Tebokgo Mabuto (ECP)" w:date="2026-09-09T11:12:00Z" w16du:dateUtc="2026-09-09T09:12:00Z"/>
                <w:rFonts w:ascii="Arial" w:hAnsi="Arial" w:cs="Arial"/>
                <w:noProof/>
                <w:sz w:val="11"/>
                <w:szCs w:val="11"/>
              </w:rPr>
            </w:pPr>
            <w:del w:id="4701" w:author="Tebokgo Mabuto (ECP)" w:date="2026-09-09T11:12:00Z" w16du:dateUtc="2026-09-09T09:12:00Z">
              <w:r w:rsidRPr="00325356" w:rsidDel="00EC2039">
                <w:rPr>
                  <w:rFonts w:ascii="Arial" w:hAnsi="Arial" w:cs="Arial"/>
                  <w:noProof/>
                  <w:sz w:val="11"/>
                  <w:szCs w:val="11"/>
                </w:rPr>
                <w:delText>2.5</w:delText>
              </w:r>
            </w:del>
          </w:p>
        </w:tc>
        <w:tc>
          <w:tcPr>
            <w:tcW w:w="411" w:type="dxa"/>
            <w:shd w:val="clear" w:color="auto" w:fill="A6A6A6" w:themeFill="background1" w:themeFillShade="A6"/>
            <w:vAlign w:val="center"/>
          </w:tcPr>
          <w:p w14:paraId="73DDEF58" w14:textId="7001477B" w:rsidR="00287B14" w:rsidRPr="00325356" w:rsidDel="00EC2039" w:rsidRDefault="00287B14" w:rsidP="006A491F">
            <w:pPr>
              <w:jc w:val="center"/>
              <w:rPr>
                <w:del w:id="4702" w:author="Tebokgo Mabuto (ECP)" w:date="2026-09-09T11:12:00Z" w16du:dateUtc="2026-09-09T09:12:00Z"/>
                <w:rFonts w:ascii="Arial" w:hAnsi="Arial" w:cs="Arial"/>
                <w:noProof/>
                <w:sz w:val="11"/>
                <w:szCs w:val="11"/>
              </w:rPr>
            </w:pPr>
            <w:del w:id="470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2433F71C" w14:textId="791AA513" w:rsidR="00287B14" w:rsidRPr="00325356" w:rsidDel="00EC2039" w:rsidRDefault="00287B14" w:rsidP="006A491F">
            <w:pPr>
              <w:jc w:val="center"/>
              <w:rPr>
                <w:del w:id="4704" w:author="Tebokgo Mabuto (ECP)" w:date="2026-09-09T11:12:00Z" w16du:dateUtc="2026-09-09T09:12:00Z"/>
                <w:rFonts w:ascii="Arial" w:hAnsi="Arial" w:cs="Arial"/>
                <w:noProof/>
                <w:sz w:val="11"/>
                <w:szCs w:val="11"/>
              </w:rPr>
            </w:pPr>
            <w:del w:id="470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89BB5A0" w14:textId="24CB5652" w:rsidR="00287B14" w:rsidRPr="00325356" w:rsidDel="00EC2039" w:rsidRDefault="00287B14" w:rsidP="006A491F">
            <w:pPr>
              <w:jc w:val="center"/>
              <w:rPr>
                <w:del w:id="4706" w:author="Tebokgo Mabuto (ECP)" w:date="2026-09-09T11:12:00Z" w16du:dateUtc="2026-09-09T09:12:00Z"/>
                <w:rFonts w:ascii="Arial" w:hAnsi="Arial" w:cs="Arial"/>
                <w:noProof/>
                <w:sz w:val="11"/>
                <w:szCs w:val="11"/>
              </w:rPr>
            </w:pPr>
            <w:del w:id="470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893ADC5" w14:textId="554D8C55" w:rsidR="00287B14" w:rsidRPr="00325356" w:rsidDel="00EC2039" w:rsidRDefault="00287B14" w:rsidP="006A491F">
            <w:pPr>
              <w:jc w:val="center"/>
              <w:rPr>
                <w:del w:id="4708" w:author="Tebokgo Mabuto (ECP)" w:date="2026-09-09T11:12:00Z" w16du:dateUtc="2026-09-09T09:12:00Z"/>
                <w:rFonts w:ascii="Arial" w:hAnsi="Arial" w:cs="Arial"/>
                <w:noProof/>
                <w:sz w:val="11"/>
                <w:szCs w:val="11"/>
              </w:rPr>
            </w:pPr>
            <w:del w:id="470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47E0EBF" w14:textId="6CCEBBD5" w:rsidR="00287B14" w:rsidRPr="00325356" w:rsidDel="00EC2039" w:rsidRDefault="00287B14" w:rsidP="006A491F">
            <w:pPr>
              <w:jc w:val="center"/>
              <w:rPr>
                <w:del w:id="4710" w:author="Tebokgo Mabuto (ECP)" w:date="2026-09-09T11:12:00Z" w16du:dateUtc="2026-09-09T09:12:00Z"/>
                <w:rFonts w:ascii="Arial" w:hAnsi="Arial" w:cs="Arial"/>
                <w:noProof/>
                <w:sz w:val="11"/>
                <w:szCs w:val="11"/>
              </w:rPr>
            </w:pPr>
            <w:del w:id="4711"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308875D" w14:textId="3903F476" w:rsidR="00287B14" w:rsidRPr="00325356" w:rsidDel="00EC2039" w:rsidRDefault="00287B14" w:rsidP="006A491F">
            <w:pPr>
              <w:jc w:val="center"/>
              <w:rPr>
                <w:del w:id="4712" w:author="Tebokgo Mabuto (ECP)" w:date="2026-09-09T11:12:00Z" w16du:dateUtc="2026-09-09T09:12:00Z"/>
                <w:rFonts w:ascii="Arial" w:hAnsi="Arial" w:cs="Arial"/>
                <w:noProof/>
                <w:sz w:val="11"/>
                <w:szCs w:val="11"/>
              </w:rPr>
            </w:pPr>
            <w:del w:id="4713"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094989F7" w14:textId="3884B552" w:rsidTr="006A491F">
        <w:trPr>
          <w:trHeight w:val="290"/>
          <w:del w:id="4714" w:author="Tebokgo Mabuto (ECP)" w:date="2026-09-09T11:12:00Z" w16du:dateUtc="2026-09-09T09:12:00Z"/>
        </w:trPr>
        <w:tc>
          <w:tcPr>
            <w:tcW w:w="802" w:type="dxa"/>
            <w:vAlign w:val="center"/>
          </w:tcPr>
          <w:p w14:paraId="5CAF64E4" w14:textId="78300CB5" w:rsidR="00287B14" w:rsidRPr="00325356" w:rsidDel="00EC2039" w:rsidRDefault="00287B14" w:rsidP="006A491F">
            <w:pPr>
              <w:jc w:val="center"/>
              <w:rPr>
                <w:del w:id="4715" w:author="Tebokgo Mabuto (ECP)" w:date="2026-09-09T11:12:00Z" w16du:dateUtc="2026-09-09T09:12:00Z"/>
                <w:rFonts w:ascii="Arial" w:hAnsi="Arial" w:cs="Arial"/>
                <w:noProof/>
                <w:sz w:val="11"/>
                <w:szCs w:val="11"/>
              </w:rPr>
            </w:pPr>
            <w:del w:id="4716" w:author="Tebokgo Mabuto (ECP)" w:date="2026-09-09T11:12:00Z" w16du:dateUtc="2026-09-09T09:12:00Z">
              <w:r w:rsidRPr="00325356" w:rsidDel="00EC2039">
                <w:rPr>
                  <w:rFonts w:ascii="Arial" w:hAnsi="Arial" w:cs="Arial"/>
                  <w:noProof/>
                  <w:sz w:val="11"/>
                  <w:szCs w:val="11"/>
                </w:rPr>
                <w:delText>ETS(T)</w:delText>
              </w:r>
            </w:del>
          </w:p>
        </w:tc>
        <w:tc>
          <w:tcPr>
            <w:tcW w:w="411" w:type="dxa"/>
            <w:vAlign w:val="center"/>
          </w:tcPr>
          <w:p w14:paraId="4FBE7271" w14:textId="37AF3ADB" w:rsidR="00287B14" w:rsidRPr="00325356" w:rsidDel="00EC2039" w:rsidRDefault="00287B14" w:rsidP="006A491F">
            <w:pPr>
              <w:jc w:val="center"/>
              <w:rPr>
                <w:del w:id="4717" w:author="Tebokgo Mabuto (ECP)" w:date="2026-09-09T11:12:00Z" w16du:dateUtc="2026-09-09T09:12:00Z"/>
                <w:rFonts w:ascii="Arial" w:hAnsi="Arial" w:cs="Arial"/>
                <w:noProof/>
                <w:sz w:val="11"/>
                <w:szCs w:val="11"/>
              </w:rPr>
            </w:pPr>
            <w:del w:id="471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8393D4E" w14:textId="1D08F469" w:rsidR="00287B14" w:rsidRPr="00325356" w:rsidDel="00EC2039" w:rsidRDefault="00287B14" w:rsidP="006A491F">
            <w:pPr>
              <w:jc w:val="center"/>
              <w:rPr>
                <w:del w:id="4719" w:author="Tebokgo Mabuto (ECP)" w:date="2026-09-09T11:12:00Z" w16du:dateUtc="2026-09-09T09:12:00Z"/>
                <w:rFonts w:ascii="Arial" w:hAnsi="Arial" w:cs="Arial"/>
                <w:noProof/>
                <w:sz w:val="11"/>
                <w:szCs w:val="11"/>
              </w:rPr>
            </w:pPr>
            <w:del w:id="472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6F1B487" w14:textId="25FB3470" w:rsidR="00287B14" w:rsidRPr="00325356" w:rsidDel="00EC2039" w:rsidRDefault="00287B14" w:rsidP="006A491F">
            <w:pPr>
              <w:jc w:val="center"/>
              <w:rPr>
                <w:del w:id="4721" w:author="Tebokgo Mabuto (ECP)" w:date="2026-09-09T11:12:00Z" w16du:dateUtc="2026-09-09T09:12:00Z"/>
                <w:rFonts w:ascii="Arial" w:hAnsi="Arial" w:cs="Arial"/>
                <w:noProof/>
                <w:sz w:val="11"/>
                <w:szCs w:val="11"/>
              </w:rPr>
            </w:pPr>
            <w:del w:id="472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1A754B2" w14:textId="6B8E5D5F" w:rsidR="00287B14" w:rsidRPr="00325356" w:rsidDel="00EC2039" w:rsidRDefault="00287B14" w:rsidP="006A491F">
            <w:pPr>
              <w:jc w:val="center"/>
              <w:rPr>
                <w:del w:id="4723" w:author="Tebokgo Mabuto (ECP)" w:date="2026-09-09T11:12:00Z" w16du:dateUtc="2026-09-09T09:12:00Z"/>
                <w:rFonts w:ascii="Arial" w:hAnsi="Arial" w:cs="Arial"/>
                <w:noProof/>
                <w:sz w:val="11"/>
                <w:szCs w:val="11"/>
              </w:rPr>
            </w:pPr>
            <w:del w:id="4724" w:author="Tebokgo Mabuto (ECP)" w:date="2026-09-09T11:12:00Z" w16du:dateUtc="2026-09-09T09:12:00Z">
              <w:r w:rsidRPr="00325356" w:rsidDel="00EC2039">
                <w:rPr>
                  <w:rFonts w:ascii="Arial" w:hAnsi="Arial" w:cs="Arial"/>
                  <w:noProof/>
                  <w:sz w:val="11"/>
                  <w:szCs w:val="11"/>
                </w:rPr>
                <w:delText>0</w:delText>
              </w:r>
            </w:del>
          </w:p>
        </w:tc>
        <w:tc>
          <w:tcPr>
            <w:tcW w:w="441" w:type="dxa"/>
            <w:vAlign w:val="center"/>
          </w:tcPr>
          <w:p w14:paraId="2B68E63D" w14:textId="6E1D5DF8" w:rsidR="00287B14" w:rsidRPr="00325356" w:rsidDel="00EC2039" w:rsidRDefault="00287B14" w:rsidP="006A491F">
            <w:pPr>
              <w:jc w:val="center"/>
              <w:rPr>
                <w:del w:id="4725" w:author="Tebokgo Mabuto (ECP)" w:date="2026-09-09T11:12:00Z" w16du:dateUtc="2026-09-09T09:12:00Z"/>
                <w:rFonts w:ascii="Arial" w:hAnsi="Arial" w:cs="Arial"/>
                <w:noProof/>
                <w:sz w:val="11"/>
                <w:szCs w:val="11"/>
              </w:rPr>
            </w:pPr>
            <w:del w:id="472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2558720" w14:textId="70E902F2" w:rsidR="00287B14" w:rsidRPr="00325356" w:rsidDel="00EC2039" w:rsidRDefault="00287B14" w:rsidP="006A491F">
            <w:pPr>
              <w:jc w:val="center"/>
              <w:rPr>
                <w:del w:id="4727" w:author="Tebokgo Mabuto (ECP)" w:date="2026-09-09T11:12:00Z" w16du:dateUtc="2026-09-09T09:12:00Z"/>
                <w:rFonts w:ascii="Arial" w:hAnsi="Arial" w:cs="Arial"/>
                <w:noProof/>
                <w:sz w:val="11"/>
                <w:szCs w:val="11"/>
              </w:rPr>
            </w:pPr>
            <w:del w:id="472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62DD614" w14:textId="781C8F66" w:rsidR="00287B14" w:rsidRPr="00325356" w:rsidDel="00EC2039" w:rsidRDefault="00287B14" w:rsidP="006A491F">
            <w:pPr>
              <w:jc w:val="center"/>
              <w:rPr>
                <w:del w:id="4729" w:author="Tebokgo Mabuto (ECP)" w:date="2026-09-09T11:12:00Z" w16du:dateUtc="2026-09-09T09:12:00Z"/>
                <w:rFonts w:ascii="Arial" w:hAnsi="Arial" w:cs="Arial"/>
                <w:noProof/>
                <w:sz w:val="11"/>
                <w:szCs w:val="11"/>
              </w:rPr>
            </w:pPr>
            <w:del w:id="473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77A960E" w14:textId="3D159795" w:rsidR="00287B14" w:rsidRPr="00325356" w:rsidDel="00EC2039" w:rsidRDefault="00287B14" w:rsidP="006A491F">
            <w:pPr>
              <w:jc w:val="center"/>
              <w:rPr>
                <w:del w:id="4731" w:author="Tebokgo Mabuto (ECP)" w:date="2026-09-09T11:12:00Z" w16du:dateUtc="2026-09-09T09:12:00Z"/>
                <w:rFonts w:ascii="Arial" w:hAnsi="Arial" w:cs="Arial"/>
                <w:b/>
                <w:bCs/>
                <w:noProof/>
                <w:sz w:val="11"/>
                <w:szCs w:val="11"/>
              </w:rPr>
            </w:pPr>
            <w:del w:id="4732" w:author="Tebokgo Mabuto (ECP)" w:date="2026-09-09T11:12:00Z" w16du:dateUtc="2026-09-09T09:12:00Z">
              <w:r w:rsidRPr="00325356" w:rsidDel="00EC2039">
                <w:rPr>
                  <w:rFonts w:ascii="Arial" w:hAnsi="Arial" w:cs="Arial"/>
                  <w:b/>
                  <w:bCs/>
                  <w:noProof/>
                  <w:sz w:val="11"/>
                  <w:szCs w:val="11"/>
                </w:rPr>
                <w:delText>0</w:delText>
              </w:r>
            </w:del>
          </w:p>
        </w:tc>
        <w:tc>
          <w:tcPr>
            <w:tcW w:w="411" w:type="dxa"/>
            <w:vAlign w:val="center"/>
          </w:tcPr>
          <w:p w14:paraId="74DB7A4A" w14:textId="3E526C8F" w:rsidR="00287B14" w:rsidRPr="00325356" w:rsidDel="00EC2039" w:rsidRDefault="00287B14" w:rsidP="006A491F">
            <w:pPr>
              <w:jc w:val="center"/>
              <w:rPr>
                <w:del w:id="4733" w:author="Tebokgo Mabuto (ECP)" w:date="2026-09-09T11:12:00Z" w16du:dateUtc="2026-09-09T09:12:00Z"/>
                <w:rFonts w:ascii="Arial" w:hAnsi="Arial" w:cs="Arial"/>
                <w:noProof/>
                <w:sz w:val="11"/>
                <w:szCs w:val="11"/>
              </w:rPr>
            </w:pPr>
            <w:del w:id="473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2EF559B" w14:textId="6B4AE90A" w:rsidR="00287B14" w:rsidRPr="00325356" w:rsidDel="00EC2039" w:rsidRDefault="00287B14" w:rsidP="006A491F">
            <w:pPr>
              <w:jc w:val="center"/>
              <w:rPr>
                <w:del w:id="4735" w:author="Tebokgo Mabuto (ECP)" w:date="2026-09-09T11:12:00Z" w16du:dateUtc="2026-09-09T09:12:00Z"/>
                <w:rFonts w:ascii="Arial" w:hAnsi="Arial" w:cs="Arial"/>
                <w:noProof/>
                <w:sz w:val="11"/>
                <w:szCs w:val="11"/>
              </w:rPr>
            </w:pPr>
            <w:del w:id="473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2B3E45D" w14:textId="77B1080A" w:rsidR="00287B14" w:rsidRPr="00325356" w:rsidDel="00EC2039" w:rsidRDefault="00287B14" w:rsidP="006A491F">
            <w:pPr>
              <w:jc w:val="center"/>
              <w:rPr>
                <w:del w:id="4737" w:author="Tebokgo Mabuto (ECP)" w:date="2026-09-09T11:12:00Z" w16du:dateUtc="2026-09-09T09:12:00Z"/>
                <w:rFonts w:ascii="Arial" w:hAnsi="Arial" w:cs="Arial"/>
                <w:noProof/>
                <w:sz w:val="11"/>
                <w:szCs w:val="11"/>
              </w:rPr>
            </w:pPr>
            <w:del w:id="473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A4CA172" w14:textId="3ABC73DE" w:rsidR="00287B14" w:rsidRPr="00325356" w:rsidDel="00EC2039" w:rsidRDefault="00287B14" w:rsidP="006A491F">
            <w:pPr>
              <w:jc w:val="center"/>
              <w:rPr>
                <w:del w:id="4739" w:author="Tebokgo Mabuto (ECP)" w:date="2026-09-09T11:12:00Z" w16du:dateUtc="2026-09-09T09:12:00Z"/>
                <w:rFonts w:ascii="Arial" w:hAnsi="Arial" w:cs="Arial"/>
                <w:noProof/>
                <w:sz w:val="11"/>
                <w:szCs w:val="11"/>
              </w:rPr>
            </w:pPr>
            <w:del w:id="474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8DA6E33" w14:textId="5DCA6E3F" w:rsidR="00287B14" w:rsidRPr="00325356" w:rsidDel="00EC2039" w:rsidRDefault="00287B14" w:rsidP="006A491F">
            <w:pPr>
              <w:jc w:val="center"/>
              <w:rPr>
                <w:del w:id="4741" w:author="Tebokgo Mabuto (ECP)" w:date="2026-09-09T11:12:00Z" w16du:dateUtc="2026-09-09T09:12:00Z"/>
                <w:rFonts w:ascii="Arial" w:hAnsi="Arial" w:cs="Arial"/>
                <w:noProof/>
                <w:sz w:val="11"/>
                <w:szCs w:val="11"/>
              </w:rPr>
            </w:pPr>
            <w:del w:id="474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EC287EB" w14:textId="6CC835B1" w:rsidR="00287B14" w:rsidRPr="00325356" w:rsidDel="00EC2039" w:rsidRDefault="00287B14" w:rsidP="006A491F">
            <w:pPr>
              <w:jc w:val="center"/>
              <w:rPr>
                <w:del w:id="4743" w:author="Tebokgo Mabuto (ECP)" w:date="2026-09-09T11:12:00Z" w16du:dateUtc="2026-09-09T09:12:00Z"/>
                <w:rFonts w:ascii="Arial" w:hAnsi="Arial" w:cs="Arial"/>
                <w:noProof/>
                <w:sz w:val="11"/>
                <w:szCs w:val="11"/>
              </w:rPr>
            </w:pPr>
            <w:del w:id="474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7E54A12" w14:textId="1A508A93" w:rsidR="00287B14" w:rsidRPr="00325356" w:rsidDel="00EC2039" w:rsidRDefault="00287B14" w:rsidP="006A491F">
            <w:pPr>
              <w:jc w:val="center"/>
              <w:rPr>
                <w:del w:id="4745" w:author="Tebokgo Mabuto (ECP)" w:date="2026-09-09T11:12:00Z" w16du:dateUtc="2026-09-09T09:12:00Z"/>
                <w:rFonts w:ascii="Arial" w:hAnsi="Arial" w:cs="Arial"/>
                <w:noProof/>
                <w:sz w:val="11"/>
                <w:szCs w:val="11"/>
              </w:rPr>
            </w:pPr>
            <w:del w:id="474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2574638" w14:textId="3612F80E" w:rsidR="00287B14" w:rsidRPr="00325356" w:rsidDel="00EC2039" w:rsidRDefault="00287B14" w:rsidP="006A491F">
            <w:pPr>
              <w:jc w:val="center"/>
              <w:rPr>
                <w:del w:id="4747" w:author="Tebokgo Mabuto (ECP)" w:date="2026-09-09T11:12:00Z" w16du:dateUtc="2026-09-09T09:12:00Z"/>
                <w:rFonts w:ascii="Arial" w:hAnsi="Arial" w:cs="Arial"/>
                <w:noProof/>
                <w:sz w:val="11"/>
                <w:szCs w:val="11"/>
              </w:rPr>
            </w:pPr>
            <w:del w:id="474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92D963A" w14:textId="233F7206" w:rsidR="00287B14" w:rsidRPr="00325356" w:rsidDel="00EC2039" w:rsidRDefault="00287B14" w:rsidP="006A491F">
            <w:pPr>
              <w:jc w:val="center"/>
              <w:rPr>
                <w:del w:id="4749" w:author="Tebokgo Mabuto (ECP)" w:date="2026-09-09T11:12:00Z" w16du:dateUtc="2026-09-09T09:12:00Z"/>
                <w:rFonts w:ascii="Arial" w:hAnsi="Arial" w:cs="Arial"/>
                <w:noProof/>
                <w:sz w:val="11"/>
                <w:szCs w:val="11"/>
              </w:rPr>
            </w:pPr>
            <w:del w:id="475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4E91EA5" w14:textId="0A590112" w:rsidR="00287B14" w:rsidRPr="00325356" w:rsidDel="00EC2039" w:rsidRDefault="00287B14" w:rsidP="006A491F">
            <w:pPr>
              <w:jc w:val="center"/>
              <w:rPr>
                <w:del w:id="4751" w:author="Tebokgo Mabuto (ECP)" w:date="2026-09-09T11:12:00Z" w16du:dateUtc="2026-09-09T09:12:00Z"/>
                <w:rFonts w:ascii="Arial" w:hAnsi="Arial" w:cs="Arial"/>
                <w:noProof/>
                <w:sz w:val="11"/>
                <w:szCs w:val="11"/>
              </w:rPr>
            </w:pPr>
            <w:del w:id="4752" w:author="Tebokgo Mabuto (ECP)" w:date="2026-09-09T11:12:00Z" w16du:dateUtc="2026-09-09T09:12:00Z">
              <w:r w:rsidRPr="00325356" w:rsidDel="00EC2039">
                <w:rPr>
                  <w:rFonts w:ascii="Arial" w:hAnsi="Arial" w:cs="Arial"/>
                  <w:noProof/>
                  <w:sz w:val="11"/>
                  <w:szCs w:val="11"/>
                </w:rPr>
                <w:delText>0</w:delText>
              </w:r>
            </w:del>
          </w:p>
        </w:tc>
        <w:tc>
          <w:tcPr>
            <w:tcW w:w="411" w:type="dxa"/>
            <w:shd w:val="clear" w:color="auto" w:fill="A6A6A6" w:themeFill="background1" w:themeFillShade="A6"/>
            <w:vAlign w:val="center"/>
          </w:tcPr>
          <w:p w14:paraId="4E4955D0" w14:textId="4EF21068" w:rsidR="00287B14" w:rsidRPr="00325356" w:rsidDel="00EC2039" w:rsidRDefault="00287B14" w:rsidP="006A491F">
            <w:pPr>
              <w:jc w:val="center"/>
              <w:rPr>
                <w:del w:id="4753" w:author="Tebokgo Mabuto (ECP)" w:date="2026-09-09T11:12:00Z" w16du:dateUtc="2026-09-09T09:12:00Z"/>
                <w:rFonts w:ascii="Arial" w:hAnsi="Arial" w:cs="Arial"/>
                <w:noProof/>
                <w:sz w:val="11"/>
                <w:szCs w:val="11"/>
              </w:rPr>
            </w:pPr>
            <w:del w:id="4754"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E6DFD67" w14:textId="50611675" w:rsidR="00287B14" w:rsidRPr="00325356" w:rsidDel="00EC2039" w:rsidRDefault="00287B14" w:rsidP="006A491F">
            <w:pPr>
              <w:jc w:val="center"/>
              <w:rPr>
                <w:del w:id="4755" w:author="Tebokgo Mabuto (ECP)" w:date="2026-09-09T11:12:00Z" w16du:dateUtc="2026-09-09T09:12:00Z"/>
                <w:rFonts w:ascii="Arial" w:hAnsi="Arial" w:cs="Arial"/>
                <w:noProof/>
                <w:sz w:val="11"/>
                <w:szCs w:val="11"/>
              </w:rPr>
            </w:pPr>
            <w:del w:id="4756"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0C9F4764" w14:textId="2B7B3DE4" w:rsidR="00287B14" w:rsidRPr="00325356" w:rsidDel="00EC2039" w:rsidRDefault="00287B14" w:rsidP="006A491F">
            <w:pPr>
              <w:jc w:val="center"/>
              <w:rPr>
                <w:del w:id="4757" w:author="Tebokgo Mabuto (ECP)" w:date="2026-09-09T11:12:00Z" w16du:dateUtc="2026-09-09T09:12:00Z"/>
                <w:rFonts w:ascii="Arial" w:hAnsi="Arial" w:cs="Arial"/>
                <w:noProof/>
                <w:sz w:val="11"/>
                <w:szCs w:val="11"/>
              </w:rPr>
            </w:pPr>
            <w:del w:id="4758"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5827B41" w14:textId="17E3F334" w:rsidR="00287B14" w:rsidRPr="00325356" w:rsidDel="00EC2039" w:rsidRDefault="00287B14" w:rsidP="006A491F">
            <w:pPr>
              <w:jc w:val="center"/>
              <w:rPr>
                <w:del w:id="4759" w:author="Tebokgo Mabuto (ECP)" w:date="2026-09-09T11:12:00Z" w16du:dateUtc="2026-09-09T09:12:00Z"/>
                <w:rFonts w:ascii="Arial" w:hAnsi="Arial" w:cs="Arial"/>
                <w:noProof/>
                <w:sz w:val="11"/>
                <w:szCs w:val="11"/>
              </w:rPr>
            </w:pPr>
            <w:del w:id="476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9BF41BC" w14:textId="55765AC2" w:rsidR="00287B14" w:rsidRPr="00325356" w:rsidDel="00EC2039" w:rsidRDefault="00287B14" w:rsidP="006A491F">
            <w:pPr>
              <w:jc w:val="center"/>
              <w:rPr>
                <w:del w:id="4761" w:author="Tebokgo Mabuto (ECP)" w:date="2026-09-09T11:12:00Z" w16du:dateUtc="2026-09-09T09:12:00Z"/>
                <w:rFonts w:ascii="Arial" w:hAnsi="Arial" w:cs="Arial"/>
                <w:noProof/>
                <w:sz w:val="11"/>
                <w:szCs w:val="11"/>
              </w:rPr>
            </w:pPr>
            <w:del w:id="4762"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29DA0932" w14:textId="7D936B01" w:rsidTr="006A491F">
        <w:trPr>
          <w:trHeight w:val="290"/>
          <w:del w:id="4763" w:author="Tebokgo Mabuto (ECP)" w:date="2026-09-09T11:12:00Z" w16du:dateUtc="2026-09-09T09:12:00Z"/>
        </w:trPr>
        <w:tc>
          <w:tcPr>
            <w:tcW w:w="802" w:type="dxa"/>
            <w:vAlign w:val="center"/>
          </w:tcPr>
          <w:p w14:paraId="653E72D7" w14:textId="10B6A3E9" w:rsidR="00287B14" w:rsidRPr="00325356" w:rsidDel="00EC2039" w:rsidRDefault="00287B14" w:rsidP="006A491F">
            <w:pPr>
              <w:jc w:val="center"/>
              <w:rPr>
                <w:del w:id="4764" w:author="Tebokgo Mabuto (ECP)" w:date="2026-09-09T11:12:00Z" w16du:dateUtc="2026-09-09T09:12:00Z"/>
                <w:rFonts w:ascii="Arial" w:hAnsi="Arial" w:cs="Arial"/>
                <w:noProof/>
                <w:sz w:val="11"/>
                <w:szCs w:val="11"/>
              </w:rPr>
            </w:pPr>
            <w:del w:id="4765" w:author="Tebokgo Mabuto (ECP)" w:date="2026-09-09T11:12:00Z" w16du:dateUtc="2026-09-09T09:12:00Z">
              <w:r w:rsidRPr="00325356" w:rsidDel="00EC2039">
                <w:rPr>
                  <w:rFonts w:ascii="Arial" w:hAnsi="Arial" w:cs="Arial"/>
                  <w:noProof/>
                  <w:sz w:val="11"/>
                  <w:szCs w:val="11"/>
                </w:rPr>
                <w:delText>ES</w:delText>
              </w:r>
            </w:del>
          </w:p>
        </w:tc>
        <w:tc>
          <w:tcPr>
            <w:tcW w:w="411" w:type="dxa"/>
            <w:vAlign w:val="center"/>
          </w:tcPr>
          <w:p w14:paraId="27C87F18" w14:textId="1DCE6C1C" w:rsidR="00287B14" w:rsidRPr="00325356" w:rsidDel="00EC2039" w:rsidRDefault="00287B14" w:rsidP="006A491F">
            <w:pPr>
              <w:jc w:val="center"/>
              <w:rPr>
                <w:del w:id="4766" w:author="Tebokgo Mabuto (ECP)" w:date="2026-09-09T11:12:00Z" w16du:dateUtc="2026-09-09T09:12:00Z"/>
                <w:rFonts w:ascii="Arial" w:hAnsi="Arial" w:cs="Arial"/>
                <w:noProof/>
                <w:sz w:val="11"/>
                <w:szCs w:val="11"/>
              </w:rPr>
            </w:pPr>
            <w:del w:id="476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1C07F27" w14:textId="575FBD93" w:rsidR="00287B14" w:rsidRPr="00325356" w:rsidDel="00EC2039" w:rsidRDefault="00287B14" w:rsidP="006A491F">
            <w:pPr>
              <w:jc w:val="center"/>
              <w:rPr>
                <w:del w:id="4768" w:author="Tebokgo Mabuto (ECP)" w:date="2026-09-09T11:12:00Z" w16du:dateUtc="2026-09-09T09:12:00Z"/>
                <w:rFonts w:ascii="Arial" w:hAnsi="Arial" w:cs="Arial"/>
                <w:noProof/>
                <w:sz w:val="11"/>
                <w:szCs w:val="11"/>
              </w:rPr>
            </w:pPr>
            <w:del w:id="476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0DAE74A" w14:textId="6F97414C" w:rsidR="00287B14" w:rsidRPr="00325356" w:rsidDel="00EC2039" w:rsidRDefault="00287B14" w:rsidP="006A491F">
            <w:pPr>
              <w:jc w:val="center"/>
              <w:rPr>
                <w:del w:id="4770" w:author="Tebokgo Mabuto (ECP)" w:date="2026-09-09T11:12:00Z" w16du:dateUtc="2026-09-09T09:12:00Z"/>
                <w:rFonts w:ascii="Arial" w:hAnsi="Arial" w:cs="Arial"/>
                <w:noProof/>
                <w:sz w:val="11"/>
                <w:szCs w:val="11"/>
              </w:rPr>
            </w:pPr>
            <w:del w:id="477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8E7DFD8" w14:textId="56FADA05" w:rsidR="00287B14" w:rsidRPr="00325356" w:rsidDel="00EC2039" w:rsidRDefault="00287B14" w:rsidP="006A491F">
            <w:pPr>
              <w:jc w:val="center"/>
              <w:rPr>
                <w:del w:id="4772" w:author="Tebokgo Mabuto (ECP)" w:date="2026-09-09T11:12:00Z" w16du:dateUtc="2026-09-09T09:12:00Z"/>
                <w:rFonts w:ascii="Arial" w:hAnsi="Arial" w:cs="Arial"/>
                <w:noProof/>
                <w:sz w:val="11"/>
                <w:szCs w:val="11"/>
              </w:rPr>
            </w:pPr>
            <w:del w:id="4773" w:author="Tebokgo Mabuto (ECP)" w:date="2026-09-09T11:12:00Z" w16du:dateUtc="2026-09-09T09:12:00Z">
              <w:r w:rsidRPr="00325356" w:rsidDel="00EC2039">
                <w:rPr>
                  <w:rFonts w:ascii="Arial" w:hAnsi="Arial" w:cs="Arial"/>
                  <w:noProof/>
                  <w:sz w:val="11"/>
                  <w:szCs w:val="11"/>
                </w:rPr>
                <w:delText>0</w:delText>
              </w:r>
            </w:del>
          </w:p>
        </w:tc>
        <w:tc>
          <w:tcPr>
            <w:tcW w:w="441" w:type="dxa"/>
            <w:vAlign w:val="center"/>
          </w:tcPr>
          <w:p w14:paraId="028332C5" w14:textId="17CD9C8B" w:rsidR="00287B14" w:rsidRPr="00325356" w:rsidDel="00EC2039" w:rsidRDefault="00287B14" w:rsidP="006A491F">
            <w:pPr>
              <w:jc w:val="center"/>
              <w:rPr>
                <w:del w:id="4774" w:author="Tebokgo Mabuto (ECP)" w:date="2026-09-09T11:12:00Z" w16du:dateUtc="2026-09-09T09:12:00Z"/>
                <w:rFonts w:ascii="Arial" w:hAnsi="Arial" w:cs="Arial"/>
                <w:noProof/>
                <w:sz w:val="11"/>
                <w:szCs w:val="11"/>
              </w:rPr>
            </w:pPr>
            <w:del w:id="477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E3F661C" w14:textId="51282794" w:rsidR="00287B14" w:rsidRPr="00325356" w:rsidDel="00EC2039" w:rsidRDefault="00287B14" w:rsidP="006A491F">
            <w:pPr>
              <w:jc w:val="center"/>
              <w:rPr>
                <w:del w:id="4776" w:author="Tebokgo Mabuto (ECP)" w:date="2026-09-09T11:12:00Z" w16du:dateUtc="2026-09-09T09:12:00Z"/>
                <w:rFonts w:ascii="Arial" w:hAnsi="Arial" w:cs="Arial"/>
                <w:noProof/>
                <w:sz w:val="11"/>
                <w:szCs w:val="11"/>
              </w:rPr>
            </w:pPr>
            <w:del w:id="477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13D495E" w14:textId="1E7E89E6" w:rsidR="00287B14" w:rsidRPr="00325356" w:rsidDel="00EC2039" w:rsidRDefault="00287B14" w:rsidP="006A491F">
            <w:pPr>
              <w:jc w:val="center"/>
              <w:rPr>
                <w:del w:id="4778" w:author="Tebokgo Mabuto (ECP)" w:date="2026-09-09T11:12:00Z" w16du:dateUtc="2026-09-09T09:12:00Z"/>
                <w:rFonts w:ascii="Arial" w:hAnsi="Arial" w:cs="Arial"/>
                <w:noProof/>
                <w:sz w:val="11"/>
                <w:szCs w:val="11"/>
              </w:rPr>
            </w:pPr>
            <w:del w:id="477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7347C09" w14:textId="121F1168" w:rsidR="00287B14" w:rsidRPr="00325356" w:rsidDel="00EC2039" w:rsidRDefault="00287B14" w:rsidP="006A491F">
            <w:pPr>
              <w:jc w:val="center"/>
              <w:rPr>
                <w:del w:id="4780" w:author="Tebokgo Mabuto (ECP)" w:date="2026-09-09T11:12:00Z" w16du:dateUtc="2026-09-09T09:12:00Z"/>
                <w:rFonts w:ascii="Arial" w:hAnsi="Arial" w:cs="Arial"/>
                <w:b/>
                <w:bCs/>
                <w:noProof/>
                <w:sz w:val="11"/>
                <w:szCs w:val="11"/>
              </w:rPr>
            </w:pPr>
            <w:del w:id="4781" w:author="Tebokgo Mabuto (ECP)" w:date="2026-09-09T11:12:00Z" w16du:dateUtc="2026-09-09T09:12:00Z">
              <w:r w:rsidRPr="00325356" w:rsidDel="00EC2039">
                <w:rPr>
                  <w:rFonts w:ascii="Arial" w:hAnsi="Arial" w:cs="Arial"/>
                  <w:b/>
                  <w:bCs/>
                  <w:noProof/>
                  <w:sz w:val="11"/>
                  <w:szCs w:val="11"/>
                </w:rPr>
                <w:delText>0</w:delText>
              </w:r>
            </w:del>
          </w:p>
        </w:tc>
        <w:tc>
          <w:tcPr>
            <w:tcW w:w="411" w:type="dxa"/>
            <w:vAlign w:val="center"/>
          </w:tcPr>
          <w:p w14:paraId="0387136E" w14:textId="7ED722A6" w:rsidR="00287B14" w:rsidRPr="00325356" w:rsidDel="00EC2039" w:rsidRDefault="00287B14" w:rsidP="006A491F">
            <w:pPr>
              <w:jc w:val="center"/>
              <w:rPr>
                <w:del w:id="4782" w:author="Tebokgo Mabuto (ECP)" w:date="2026-09-09T11:12:00Z" w16du:dateUtc="2026-09-09T09:12:00Z"/>
                <w:rFonts w:ascii="Arial" w:hAnsi="Arial" w:cs="Arial"/>
                <w:noProof/>
                <w:sz w:val="11"/>
                <w:szCs w:val="11"/>
              </w:rPr>
            </w:pPr>
            <w:del w:id="478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001123D" w14:textId="5CFBC371" w:rsidR="00287B14" w:rsidRPr="00325356" w:rsidDel="00EC2039" w:rsidRDefault="00287B14" w:rsidP="006A491F">
            <w:pPr>
              <w:jc w:val="center"/>
              <w:rPr>
                <w:del w:id="4784" w:author="Tebokgo Mabuto (ECP)" w:date="2026-09-09T11:12:00Z" w16du:dateUtc="2026-09-09T09:12:00Z"/>
                <w:rFonts w:ascii="Arial" w:hAnsi="Arial" w:cs="Arial"/>
                <w:noProof/>
                <w:sz w:val="11"/>
                <w:szCs w:val="11"/>
              </w:rPr>
            </w:pPr>
            <w:del w:id="478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4259F99" w14:textId="40FD00DA" w:rsidR="00287B14" w:rsidRPr="00325356" w:rsidDel="00EC2039" w:rsidRDefault="00287B14" w:rsidP="006A491F">
            <w:pPr>
              <w:jc w:val="center"/>
              <w:rPr>
                <w:del w:id="4786" w:author="Tebokgo Mabuto (ECP)" w:date="2026-09-09T11:12:00Z" w16du:dateUtc="2026-09-09T09:12:00Z"/>
                <w:rFonts w:ascii="Arial" w:hAnsi="Arial" w:cs="Arial"/>
                <w:noProof/>
                <w:sz w:val="11"/>
                <w:szCs w:val="11"/>
              </w:rPr>
            </w:pPr>
            <w:del w:id="478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268B115" w14:textId="0945BB1D" w:rsidR="00287B14" w:rsidRPr="00325356" w:rsidDel="00EC2039" w:rsidRDefault="00287B14" w:rsidP="006A491F">
            <w:pPr>
              <w:jc w:val="center"/>
              <w:rPr>
                <w:del w:id="4788" w:author="Tebokgo Mabuto (ECP)" w:date="2026-09-09T11:12:00Z" w16du:dateUtc="2026-09-09T09:12:00Z"/>
                <w:rFonts w:ascii="Arial" w:hAnsi="Arial" w:cs="Arial"/>
                <w:noProof/>
                <w:sz w:val="11"/>
                <w:szCs w:val="11"/>
              </w:rPr>
            </w:pPr>
            <w:del w:id="478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55E603F" w14:textId="3F205BE9" w:rsidR="00287B14" w:rsidRPr="00325356" w:rsidDel="00EC2039" w:rsidRDefault="00287B14" w:rsidP="006A491F">
            <w:pPr>
              <w:jc w:val="center"/>
              <w:rPr>
                <w:del w:id="4790" w:author="Tebokgo Mabuto (ECP)" w:date="2026-09-09T11:12:00Z" w16du:dateUtc="2026-09-09T09:12:00Z"/>
                <w:rFonts w:ascii="Arial" w:hAnsi="Arial" w:cs="Arial"/>
                <w:noProof/>
                <w:sz w:val="11"/>
                <w:szCs w:val="11"/>
              </w:rPr>
            </w:pPr>
            <w:del w:id="479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09F471F" w14:textId="69C0BDE2" w:rsidR="00287B14" w:rsidRPr="00325356" w:rsidDel="00EC2039" w:rsidRDefault="00287B14" w:rsidP="006A491F">
            <w:pPr>
              <w:jc w:val="center"/>
              <w:rPr>
                <w:del w:id="4792" w:author="Tebokgo Mabuto (ECP)" w:date="2026-09-09T11:12:00Z" w16du:dateUtc="2026-09-09T09:12:00Z"/>
                <w:rFonts w:ascii="Arial" w:hAnsi="Arial" w:cs="Arial"/>
                <w:noProof/>
                <w:sz w:val="11"/>
                <w:szCs w:val="11"/>
              </w:rPr>
            </w:pPr>
            <w:del w:id="479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978623B" w14:textId="439513AD" w:rsidR="00287B14" w:rsidRPr="00325356" w:rsidDel="00EC2039" w:rsidRDefault="00287B14" w:rsidP="006A491F">
            <w:pPr>
              <w:jc w:val="center"/>
              <w:rPr>
                <w:del w:id="4794" w:author="Tebokgo Mabuto (ECP)" w:date="2026-09-09T11:12:00Z" w16du:dateUtc="2026-09-09T09:12:00Z"/>
                <w:rFonts w:ascii="Arial" w:hAnsi="Arial" w:cs="Arial"/>
                <w:noProof/>
                <w:sz w:val="11"/>
                <w:szCs w:val="11"/>
              </w:rPr>
            </w:pPr>
            <w:del w:id="479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A5D2F8E" w14:textId="06522380" w:rsidR="00287B14" w:rsidRPr="00325356" w:rsidDel="00EC2039" w:rsidRDefault="00287B14" w:rsidP="006A491F">
            <w:pPr>
              <w:jc w:val="center"/>
              <w:rPr>
                <w:del w:id="4796" w:author="Tebokgo Mabuto (ECP)" w:date="2026-09-09T11:12:00Z" w16du:dateUtc="2026-09-09T09:12:00Z"/>
                <w:rFonts w:ascii="Arial" w:hAnsi="Arial" w:cs="Arial"/>
                <w:noProof/>
                <w:sz w:val="11"/>
                <w:szCs w:val="11"/>
              </w:rPr>
            </w:pPr>
            <w:del w:id="4797"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3F5FDF4" w14:textId="68F75B30" w:rsidR="00287B14" w:rsidRPr="00325356" w:rsidDel="00EC2039" w:rsidRDefault="00287B14" w:rsidP="006A491F">
            <w:pPr>
              <w:jc w:val="center"/>
              <w:rPr>
                <w:del w:id="4798" w:author="Tebokgo Mabuto (ECP)" w:date="2026-09-09T11:12:00Z" w16du:dateUtc="2026-09-09T09:12:00Z"/>
                <w:rFonts w:ascii="Arial" w:hAnsi="Arial" w:cs="Arial"/>
                <w:noProof/>
                <w:sz w:val="11"/>
                <w:szCs w:val="11"/>
              </w:rPr>
            </w:pPr>
            <w:del w:id="479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F1C4949" w14:textId="5BC260CC" w:rsidR="00287B14" w:rsidRPr="00325356" w:rsidDel="00EC2039" w:rsidRDefault="00287B14" w:rsidP="006A491F">
            <w:pPr>
              <w:jc w:val="center"/>
              <w:rPr>
                <w:del w:id="4800" w:author="Tebokgo Mabuto (ECP)" w:date="2026-09-09T11:12:00Z" w16du:dateUtc="2026-09-09T09:12:00Z"/>
                <w:rFonts w:ascii="Arial" w:hAnsi="Arial" w:cs="Arial"/>
                <w:noProof/>
                <w:sz w:val="11"/>
                <w:szCs w:val="11"/>
              </w:rPr>
            </w:pPr>
            <w:del w:id="480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B3478F1" w14:textId="1798C37D" w:rsidR="00287B14" w:rsidRPr="00325356" w:rsidDel="00EC2039" w:rsidRDefault="00287B14" w:rsidP="006A491F">
            <w:pPr>
              <w:jc w:val="center"/>
              <w:rPr>
                <w:del w:id="4802" w:author="Tebokgo Mabuto (ECP)" w:date="2026-09-09T11:12:00Z" w16du:dateUtc="2026-09-09T09:12:00Z"/>
                <w:rFonts w:ascii="Arial" w:hAnsi="Arial" w:cs="Arial"/>
                <w:noProof/>
                <w:sz w:val="11"/>
                <w:szCs w:val="11"/>
              </w:rPr>
            </w:pPr>
            <w:del w:id="4803" w:author="Tebokgo Mabuto (ECP)" w:date="2026-09-09T11:12:00Z" w16du:dateUtc="2026-09-09T09:12:00Z">
              <w:r w:rsidRPr="00325356" w:rsidDel="00EC2039">
                <w:rPr>
                  <w:rFonts w:ascii="Arial" w:hAnsi="Arial" w:cs="Arial"/>
                  <w:noProof/>
                  <w:sz w:val="11"/>
                  <w:szCs w:val="11"/>
                </w:rPr>
                <w:delText>2.5</w:delText>
              </w:r>
            </w:del>
          </w:p>
        </w:tc>
        <w:tc>
          <w:tcPr>
            <w:tcW w:w="411" w:type="dxa"/>
            <w:shd w:val="clear" w:color="auto" w:fill="A6A6A6" w:themeFill="background1" w:themeFillShade="A6"/>
            <w:vAlign w:val="center"/>
          </w:tcPr>
          <w:p w14:paraId="2710A678" w14:textId="6C48E1F6" w:rsidR="00287B14" w:rsidRPr="00325356" w:rsidDel="00EC2039" w:rsidRDefault="00287B14" w:rsidP="006A491F">
            <w:pPr>
              <w:jc w:val="center"/>
              <w:rPr>
                <w:del w:id="4804" w:author="Tebokgo Mabuto (ECP)" w:date="2026-09-09T11:12:00Z" w16du:dateUtc="2026-09-09T09:12:00Z"/>
                <w:rFonts w:ascii="Arial" w:hAnsi="Arial" w:cs="Arial"/>
                <w:noProof/>
                <w:sz w:val="11"/>
                <w:szCs w:val="11"/>
              </w:rPr>
            </w:pPr>
            <w:del w:id="4805"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44CF193E" w14:textId="139D7939" w:rsidR="00287B14" w:rsidRPr="00325356" w:rsidDel="00EC2039" w:rsidRDefault="00287B14" w:rsidP="006A491F">
            <w:pPr>
              <w:jc w:val="center"/>
              <w:rPr>
                <w:del w:id="4806" w:author="Tebokgo Mabuto (ECP)" w:date="2026-09-09T11:12:00Z" w16du:dateUtc="2026-09-09T09:12:00Z"/>
                <w:rFonts w:ascii="Arial" w:hAnsi="Arial" w:cs="Arial"/>
                <w:noProof/>
                <w:sz w:val="11"/>
                <w:szCs w:val="11"/>
              </w:rPr>
            </w:pPr>
            <w:del w:id="480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8083C95" w14:textId="09CA3A4F" w:rsidR="00287B14" w:rsidRPr="00325356" w:rsidDel="00EC2039" w:rsidRDefault="00287B14" w:rsidP="006A491F">
            <w:pPr>
              <w:jc w:val="center"/>
              <w:rPr>
                <w:del w:id="4808" w:author="Tebokgo Mabuto (ECP)" w:date="2026-09-09T11:12:00Z" w16du:dateUtc="2026-09-09T09:12:00Z"/>
                <w:rFonts w:ascii="Arial" w:hAnsi="Arial" w:cs="Arial"/>
                <w:noProof/>
                <w:sz w:val="11"/>
                <w:szCs w:val="11"/>
              </w:rPr>
            </w:pPr>
            <w:del w:id="4809"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F0910E5" w14:textId="5AEAD252" w:rsidR="00287B14" w:rsidRPr="00325356" w:rsidDel="00EC2039" w:rsidRDefault="00287B14" w:rsidP="006A491F">
            <w:pPr>
              <w:jc w:val="center"/>
              <w:rPr>
                <w:del w:id="4810" w:author="Tebokgo Mabuto (ECP)" w:date="2026-09-09T11:12:00Z" w16du:dateUtc="2026-09-09T09:12:00Z"/>
                <w:rFonts w:ascii="Arial" w:hAnsi="Arial" w:cs="Arial"/>
                <w:noProof/>
                <w:sz w:val="11"/>
                <w:szCs w:val="11"/>
              </w:rPr>
            </w:pPr>
            <w:del w:id="4811"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0458ED27" w14:textId="0FC8DA88" w:rsidTr="006A491F">
        <w:trPr>
          <w:trHeight w:val="290"/>
          <w:del w:id="4812" w:author="Tebokgo Mabuto (ECP)" w:date="2026-09-09T11:12:00Z" w16du:dateUtc="2026-09-09T09:12:00Z"/>
        </w:trPr>
        <w:tc>
          <w:tcPr>
            <w:tcW w:w="802" w:type="dxa"/>
            <w:vAlign w:val="center"/>
          </w:tcPr>
          <w:p w14:paraId="2C9F7B23" w14:textId="23040330" w:rsidR="00287B14" w:rsidRPr="00325356" w:rsidDel="00EC2039" w:rsidRDefault="00287B14" w:rsidP="006A491F">
            <w:pPr>
              <w:jc w:val="center"/>
              <w:rPr>
                <w:del w:id="4813" w:author="Tebokgo Mabuto (ECP)" w:date="2026-09-09T11:12:00Z" w16du:dateUtc="2026-09-09T09:12:00Z"/>
                <w:rFonts w:ascii="Arial" w:hAnsi="Arial" w:cs="Arial"/>
                <w:noProof/>
                <w:sz w:val="11"/>
                <w:szCs w:val="11"/>
              </w:rPr>
            </w:pPr>
            <w:del w:id="4814" w:author="Tebokgo Mabuto (ECP)" w:date="2026-09-09T11:12:00Z" w16du:dateUtc="2026-09-09T09:12:00Z">
              <w:r w:rsidRPr="00325356" w:rsidDel="00EC2039">
                <w:rPr>
                  <w:rFonts w:ascii="Arial" w:hAnsi="Arial" w:cs="Arial"/>
                  <w:noProof/>
                  <w:sz w:val="11"/>
                  <w:szCs w:val="11"/>
                </w:rPr>
                <w:delText>MS</w:delText>
              </w:r>
            </w:del>
          </w:p>
        </w:tc>
        <w:tc>
          <w:tcPr>
            <w:tcW w:w="411" w:type="dxa"/>
            <w:vAlign w:val="center"/>
          </w:tcPr>
          <w:p w14:paraId="7D43BB7D" w14:textId="19B58E1E" w:rsidR="00287B14" w:rsidRPr="00325356" w:rsidDel="00EC2039" w:rsidRDefault="00287B14" w:rsidP="006A491F">
            <w:pPr>
              <w:jc w:val="center"/>
              <w:rPr>
                <w:del w:id="4815" w:author="Tebokgo Mabuto (ECP)" w:date="2026-09-09T11:12:00Z" w16du:dateUtc="2026-09-09T09:12:00Z"/>
                <w:rFonts w:ascii="Arial" w:hAnsi="Arial" w:cs="Arial"/>
                <w:noProof/>
                <w:sz w:val="11"/>
                <w:szCs w:val="11"/>
              </w:rPr>
            </w:pPr>
            <w:del w:id="481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A7C9915" w14:textId="2BBDFECE" w:rsidR="00287B14" w:rsidRPr="00325356" w:rsidDel="00EC2039" w:rsidRDefault="00287B14" w:rsidP="006A491F">
            <w:pPr>
              <w:jc w:val="center"/>
              <w:rPr>
                <w:del w:id="4817" w:author="Tebokgo Mabuto (ECP)" w:date="2026-09-09T11:12:00Z" w16du:dateUtc="2026-09-09T09:12:00Z"/>
                <w:rFonts w:ascii="Arial" w:hAnsi="Arial" w:cs="Arial"/>
                <w:noProof/>
                <w:sz w:val="11"/>
                <w:szCs w:val="11"/>
              </w:rPr>
            </w:pPr>
            <w:del w:id="481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909790C" w14:textId="11E9341D" w:rsidR="00287B14" w:rsidRPr="00325356" w:rsidDel="00EC2039" w:rsidRDefault="00287B14" w:rsidP="006A491F">
            <w:pPr>
              <w:jc w:val="center"/>
              <w:rPr>
                <w:del w:id="4819" w:author="Tebokgo Mabuto (ECP)" w:date="2026-09-09T11:12:00Z" w16du:dateUtc="2026-09-09T09:12:00Z"/>
                <w:rFonts w:ascii="Arial" w:hAnsi="Arial" w:cs="Arial"/>
                <w:noProof/>
                <w:sz w:val="11"/>
                <w:szCs w:val="11"/>
              </w:rPr>
            </w:pPr>
            <w:del w:id="482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B758099" w14:textId="0281125D" w:rsidR="00287B14" w:rsidRPr="00325356" w:rsidDel="00EC2039" w:rsidRDefault="00287B14" w:rsidP="006A491F">
            <w:pPr>
              <w:jc w:val="center"/>
              <w:rPr>
                <w:del w:id="4821" w:author="Tebokgo Mabuto (ECP)" w:date="2026-09-09T11:12:00Z" w16du:dateUtc="2026-09-09T09:12:00Z"/>
                <w:rFonts w:ascii="Arial" w:hAnsi="Arial" w:cs="Arial"/>
                <w:noProof/>
                <w:sz w:val="11"/>
                <w:szCs w:val="11"/>
              </w:rPr>
            </w:pPr>
            <w:del w:id="4822" w:author="Tebokgo Mabuto (ECP)" w:date="2026-09-09T11:12:00Z" w16du:dateUtc="2026-09-09T09:12:00Z">
              <w:r w:rsidRPr="00325356" w:rsidDel="00EC2039">
                <w:rPr>
                  <w:rFonts w:ascii="Arial" w:hAnsi="Arial" w:cs="Arial"/>
                  <w:noProof/>
                  <w:sz w:val="11"/>
                  <w:szCs w:val="11"/>
                </w:rPr>
                <w:delText>0</w:delText>
              </w:r>
            </w:del>
          </w:p>
        </w:tc>
        <w:tc>
          <w:tcPr>
            <w:tcW w:w="441" w:type="dxa"/>
            <w:vAlign w:val="center"/>
          </w:tcPr>
          <w:p w14:paraId="75D3531B" w14:textId="19F89999" w:rsidR="00287B14" w:rsidRPr="00325356" w:rsidDel="00EC2039" w:rsidRDefault="00287B14" w:rsidP="006A491F">
            <w:pPr>
              <w:jc w:val="center"/>
              <w:rPr>
                <w:del w:id="4823" w:author="Tebokgo Mabuto (ECP)" w:date="2026-09-09T11:12:00Z" w16du:dateUtc="2026-09-09T09:12:00Z"/>
                <w:rFonts w:ascii="Arial" w:hAnsi="Arial" w:cs="Arial"/>
                <w:noProof/>
                <w:sz w:val="11"/>
                <w:szCs w:val="11"/>
              </w:rPr>
            </w:pPr>
            <w:del w:id="482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72837BB" w14:textId="59BA5931" w:rsidR="00287B14" w:rsidRPr="00325356" w:rsidDel="00EC2039" w:rsidRDefault="00287B14" w:rsidP="006A491F">
            <w:pPr>
              <w:jc w:val="center"/>
              <w:rPr>
                <w:del w:id="4825" w:author="Tebokgo Mabuto (ECP)" w:date="2026-09-09T11:12:00Z" w16du:dateUtc="2026-09-09T09:12:00Z"/>
                <w:rFonts w:ascii="Arial" w:hAnsi="Arial" w:cs="Arial"/>
                <w:noProof/>
                <w:sz w:val="11"/>
                <w:szCs w:val="11"/>
              </w:rPr>
            </w:pPr>
            <w:del w:id="482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CEEE3C3" w14:textId="5FE58651" w:rsidR="00287B14" w:rsidRPr="00325356" w:rsidDel="00EC2039" w:rsidRDefault="00287B14" w:rsidP="006A491F">
            <w:pPr>
              <w:jc w:val="center"/>
              <w:rPr>
                <w:del w:id="4827" w:author="Tebokgo Mabuto (ECP)" w:date="2026-09-09T11:12:00Z" w16du:dateUtc="2026-09-09T09:12:00Z"/>
                <w:rFonts w:ascii="Arial" w:hAnsi="Arial" w:cs="Arial"/>
                <w:noProof/>
                <w:sz w:val="11"/>
                <w:szCs w:val="11"/>
              </w:rPr>
            </w:pPr>
            <w:del w:id="482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3A4A016" w14:textId="63475114" w:rsidR="00287B14" w:rsidRPr="00325356" w:rsidDel="00EC2039" w:rsidRDefault="00287B14" w:rsidP="006A491F">
            <w:pPr>
              <w:jc w:val="center"/>
              <w:rPr>
                <w:del w:id="4829" w:author="Tebokgo Mabuto (ECP)" w:date="2026-09-09T11:12:00Z" w16du:dateUtc="2026-09-09T09:12:00Z"/>
                <w:rFonts w:ascii="Arial" w:hAnsi="Arial" w:cs="Arial"/>
                <w:b/>
                <w:bCs/>
                <w:noProof/>
                <w:sz w:val="11"/>
                <w:szCs w:val="11"/>
              </w:rPr>
            </w:pPr>
            <w:del w:id="4830" w:author="Tebokgo Mabuto (ECP)" w:date="2026-09-09T11:12:00Z" w16du:dateUtc="2026-09-09T09:12:00Z">
              <w:r w:rsidRPr="00325356" w:rsidDel="00EC2039">
                <w:rPr>
                  <w:rFonts w:ascii="Arial" w:hAnsi="Arial" w:cs="Arial"/>
                  <w:b/>
                  <w:bCs/>
                  <w:noProof/>
                  <w:sz w:val="11"/>
                  <w:szCs w:val="11"/>
                </w:rPr>
                <w:delText>0</w:delText>
              </w:r>
            </w:del>
          </w:p>
        </w:tc>
        <w:tc>
          <w:tcPr>
            <w:tcW w:w="411" w:type="dxa"/>
            <w:vAlign w:val="center"/>
          </w:tcPr>
          <w:p w14:paraId="7D9E235C" w14:textId="556F2D7A" w:rsidR="00287B14" w:rsidRPr="00325356" w:rsidDel="00EC2039" w:rsidRDefault="00287B14" w:rsidP="006A491F">
            <w:pPr>
              <w:jc w:val="center"/>
              <w:rPr>
                <w:del w:id="4831" w:author="Tebokgo Mabuto (ECP)" w:date="2026-09-09T11:12:00Z" w16du:dateUtc="2026-09-09T09:12:00Z"/>
                <w:rFonts w:ascii="Arial" w:hAnsi="Arial" w:cs="Arial"/>
                <w:noProof/>
                <w:sz w:val="11"/>
                <w:szCs w:val="11"/>
              </w:rPr>
            </w:pPr>
            <w:del w:id="483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6BF898B" w14:textId="5053612B" w:rsidR="00287B14" w:rsidRPr="00325356" w:rsidDel="00EC2039" w:rsidRDefault="00287B14" w:rsidP="006A491F">
            <w:pPr>
              <w:jc w:val="center"/>
              <w:rPr>
                <w:del w:id="4833" w:author="Tebokgo Mabuto (ECP)" w:date="2026-09-09T11:12:00Z" w16du:dateUtc="2026-09-09T09:12:00Z"/>
                <w:rFonts w:ascii="Arial" w:hAnsi="Arial" w:cs="Arial"/>
                <w:noProof/>
                <w:sz w:val="11"/>
                <w:szCs w:val="11"/>
              </w:rPr>
            </w:pPr>
            <w:del w:id="483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D0C5C8E" w14:textId="4F45524B" w:rsidR="00287B14" w:rsidRPr="00325356" w:rsidDel="00EC2039" w:rsidRDefault="00287B14" w:rsidP="006A491F">
            <w:pPr>
              <w:jc w:val="center"/>
              <w:rPr>
                <w:del w:id="4835" w:author="Tebokgo Mabuto (ECP)" w:date="2026-09-09T11:12:00Z" w16du:dateUtc="2026-09-09T09:12:00Z"/>
                <w:rFonts w:ascii="Arial" w:hAnsi="Arial" w:cs="Arial"/>
                <w:noProof/>
                <w:sz w:val="11"/>
                <w:szCs w:val="11"/>
              </w:rPr>
            </w:pPr>
            <w:del w:id="483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E47A33C" w14:textId="2222F8C8" w:rsidR="00287B14" w:rsidRPr="00325356" w:rsidDel="00EC2039" w:rsidRDefault="00287B14" w:rsidP="006A491F">
            <w:pPr>
              <w:jc w:val="center"/>
              <w:rPr>
                <w:del w:id="4837" w:author="Tebokgo Mabuto (ECP)" w:date="2026-09-09T11:12:00Z" w16du:dateUtc="2026-09-09T09:12:00Z"/>
                <w:rFonts w:ascii="Arial" w:hAnsi="Arial" w:cs="Arial"/>
                <w:noProof/>
                <w:sz w:val="11"/>
                <w:szCs w:val="11"/>
              </w:rPr>
            </w:pPr>
            <w:del w:id="483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D4DDAC8" w14:textId="7A80E627" w:rsidR="00287B14" w:rsidRPr="00325356" w:rsidDel="00EC2039" w:rsidRDefault="00287B14" w:rsidP="006A491F">
            <w:pPr>
              <w:jc w:val="center"/>
              <w:rPr>
                <w:del w:id="4839" w:author="Tebokgo Mabuto (ECP)" w:date="2026-09-09T11:12:00Z" w16du:dateUtc="2026-09-09T09:12:00Z"/>
                <w:rFonts w:ascii="Arial" w:hAnsi="Arial" w:cs="Arial"/>
                <w:noProof/>
                <w:sz w:val="11"/>
                <w:szCs w:val="11"/>
              </w:rPr>
            </w:pPr>
            <w:del w:id="484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ECF2E61" w14:textId="2D9EF7F0" w:rsidR="00287B14" w:rsidRPr="00325356" w:rsidDel="00EC2039" w:rsidRDefault="00287B14" w:rsidP="006A491F">
            <w:pPr>
              <w:jc w:val="center"/>
              <w:rPr>
                <w:del w:id="4841" w:author="Tebokgo Mabuto (ECP)" w:date="2026-09-09T11:12:00Z" w16du:dateUtc="2026-09-09T09:12:00Z"/>
                <w:rFonts w:ascii="Arial" w:hAnsi="Arial" w:cs="Arial"/>
                <w:noProof/>
                <w:sz w:val="11"/>
                <w:szCs w:val="11"/>
              </w:rPr>
            </w:pPr>
            <w:del w:id="484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D3325AA" w14:textId="2D23D1F5" w:rsidR="00287B14" w:rsidRPr="00325356" w:rsidDel="00EC2039" w:rsidRDefault="00287B14" w:rsidP="006A491F">
            <w:pPr>
              <w:jc w:val="center"/>
              <w:rPr>
                <w:del w:id="4843" w:author="Tebokgo Mabuto (ECP)" w:date="2026-09-09T11:12:00Z" w16du:dateUtc="2026-09-09T09:12:00Z"/>
                <w:rFonts w:ascii="Arial" w:hAnsi="Arial" w:cs="Arial"/>
                <w:noProof/>
                <w:sz w:val="11"/>
                <w:szCs w:val="11"/>
              </w:rPr>
            </w:pPr>
            <w:del w:id="4844"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3E38D036" w14:textId="24E16859" w:rsidR="00287B14" w:rsidRPr="00325356" w:rsidDel="00EC2039" w:rsidRDefault="00287B14" w:rsidP="006A491F">
            <w:pPr>
              <w:jc w:val="center"/>
              <w:rPr>
                <w:del w:id="4845" w:author="Tebokgo Mabuto (ECP)" w:date="2026-09-09T11:12:00Z" w16du:dateUtc="2026-09-09T09:12:00Z"/>
                <w:rFonts w:ascii="Arial" w:hAnsi="Arial" w:cs="Arial"/>
                <w:noProof/>
                <w:sz w:val="11"/>
                <w:szCs w:val="11"/>
              </w:rPr>
            </w:pPr>
            <w:del w:id="484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4987F36" w14:textId="48DC16CF" w:rsidR="00287B14" w:rsidRPr="00325356" w:rsidDel="00EC2039" w:rsidRDefault="00287B14" w:rsidP="006A491F">
            <w:pPr>
              <w:jc w:val="center"/>
              <w:rPr>
                <w:del w:id="4847" w:author="Tebokgo Mabuto (ECP)" w:date="2026-09-09T11:12:00Z" w16du:dateUtc="2026-09-09T09:12:00Z"/>
                <w:rFonts w:ascii="Arial" w:hAnsi="Arial" w:cs="Arial"/>
                <w:noProof/>
                <w:sz w:val="11"/>
                <w:szCs w:val="11"/>
              </w:rPr>
            </w:pPr>
            <w:del w:id="484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954FB0F" w14:textId="18F290FF" w:rsidR="00287B14" w:rsidRPr="00325356" w:rsidDel="00EC2039" w:rsidRDefault="00287B14" w:rsidP="006A491F">
            <w:pPr>
              <w:jc w:val="center"/>
              <w:rPr>
                <w:del w:id="4849" w:author="Tebokgo Mabuto (ECP)" w:date="2026-09-09T11:12:00Z" w16du:dateUtc="2026-09-09T09:12:00Z"/>
                <w:rFonts w:ascii="Arial" w:hAnsi="Arial" w:cs="Arial"/>
                <w:noProof/>
                <w:sz w:val="11"/>
                <w:szCs w:val="11"/>
              </w:rPr>
            </w:pPr>
            <w:del w:id="485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C302A05" w14:textId="2784EB65" w:rsidR="00287B14" w:rsidRPr="00325356" w:rsidDel="00EC2039" w:rsidRDefault="00287B14" w:rsidP="006A491F">
            <w:pPr>
              <w:jc w:val="center"/>
              <w:rPr>
                <w:del w:id="4851" w:author="Tebokgo Mabuto (ECP)" w:date="2026-09-09T11:12:00Z" w16du:dateUtc="2026-09-09T09:12:00Z"/>
                <w:rFonts w:ascii="Arial" w:hAnsi="Arial" w:cs="Arial"/>
                <w:noProof/>
                <w:sz w:val="11"/>
                <w:szCs w:val="11"/>
              </w:rPr>
            </w:pPr>
            <w:del w:id="4852"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7EC8C4CC" w14:textId="19B1C087" w:rsidR="00287B14" w:rsidRPr="00325356" w:rsidDel="00EC2039" w:rsidRDefault="00287B14" w:rsidP="006A491F">
            <w:pPr>
              <w:jc w:val="center"/>
              <w:rPr>
                <w:del w:id="4853" w:author="Tebokgo Mabuto (ECP)" w:date="2026-09-09T11:12:00Z" w16du:dateUtc="2026-09-09T09:12:00Z"/>
                <w:rFonts w:ascii="Arial" w:hAnsi="Arial" w:cs="Arial"/>
                <w:noProof/>
                <w:sz w:val="11"/>
                <w:szCs w:val="11"/>
              </w:rPr>
            </w:pPr>
            <w:del w:id="4854" w:author="Tebokgo Mabuto (ECP)" w:date="2026-09-09T11:12:00Z" w16du:dateUtc="2026-09-09T09:12:00Z">
              <w:r w:rsidRPr="00325356" w:rsidDel="00EC2039">
                <w:rPr>
                  <w:rFonts w:ascii="Arial" w:hAnsi="Arial" w:cs="Arial"/>
                  <w:noProof/>
                  <w:sz w:val="11"/>
                  <w:szCs w:val="11"/>
                </w:rPr>
                <w:delText>2.5</w:delText>
              </w:r>
            </w:del>
          </w:p>
        </w:tc>
        <w:tc>
          <w:tcPr>
            <w:tcW w:w="411" w:type="dxa"/>
            <w:shd w:val="clear" w:color="auto" w:fill="A6A6A6" w:themeFill="background1" w:themeFillShade="A6"/>
            <w:vAlign w:val="center"/>
          </w:tcPr>
          <w:p w14:paraId="7732D525" w14:textId="04C007B2" w:rsidR="00287B14" w:rsidRPr="00325356" w:rsidDel="00EC2039" w:rsidRDefault="00287B14" w:rsidP="006A491F">
            <w:pPr>
              <w:jc w:val="center"/>
              <w:rPr>
                <w:del w:id="4855" w:author="Tebokgo Mabuto (ECP)" w:date="2026-09-09T11:12:00Z" w16du:dateUtc="2026-09-09T09:12:00Z"/>
                <w:rFonts w:ascii="Arial" w:hAnsi="Arial" w:cs="Arial"/>
                <w:noProof/>
                <w:sz w:val="11"/>
                <w:szCs w:val="11"/>
              </w:rPr>
            </w:pPr>
            <w:del w:id="4856"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7427E333" w14:textId="06DEB4CB" w:rsidR="00287B14" w:rsidRPr="00325356" w:rsidDel="00EC2039" w:rsidRDefault="00287B14" w:rsidP="006A491F">
            <w:pPr>
              <w:jc w:val="center"/>
              <w:rPr>
                <w:del w:id="4857" w:author="Tebokgo Mabuto (ECP)" w:date="2026-09-09T11:12:00Z" w16du:dateUtc="2026-09-09T09:12:00Z"/>
                <w:rFonts w:ascii="Arial" w:hAnsi="Arial" w:cs="Arial"/>
                <w:noProof/>
                <w:sz w:val="11"/>
                <w:szCs w:val="11"/>
              </w:rPr>
            </w:pPr>
            <w:del w:id="485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94417FC" w14:textId="7AC5C2A3" w:rsidR="00287B14" w:rsidRPr="00325356" w:rsidDel="00EC2039" w:rsidRDefault="00287B14" w:rsidP="006A491F">
            <w:pPr>
              <w:jc w:val="center"/>
              <w:rPr>
                <w:del w:id="4859" w:author="Tebokgo Mabuto (ECP)" w:date="2026-09-09T11:12:00Z" w16du:dateUtc="2026-09-09T09:12:00Z"/>
                <w:rFonts w:ascii="Arial" w:hAnsi="Arial" w:cs="Arial"/>
                <w:noProof/>
                <w:sz w:val="11"/>
                <w:szCs w:val="11"/>
              </w:rPr>
            </w:pPr>
            <w:del w:id="4860"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2E312D1E" w14:textId="7F253B65" w:rsidTr="006A491F">
        <w:trPr>
          <w:trHeight w:val="290"/>
          <w:del w:id="4861" w:author="Tebokgo Mabuto (ECP)" w:date="2026-09-09T11:12:00Z" w16du:dateUtc="2026-09-09T09:12:00Z"/>
        </w:trPr>
        <w:tc>
          <w:tcPr>
            <w:tcW w:w="802" w:type="dxa"/>
            <w:vAlign w:val="center"/>
          </w:tcPr>
          <w:p w14:paraId="628E9309" w14:textId="35F4F990" w:rsidR="00287B14" w:rsidRPr="00325356" w:rsidDel="00EC2039" w:rsidRDefault="00287B14" w:rsidP="006A491F">
            <w:pPr>
              <w:jc w:val="center"/>
              <w:rPr>
                <w:del w:id="4862" w:author="Tebokgo Mabuto (ECP)" w:date="2026-09-09T11:12:00Z" w16du:dateUtc="2026-09-09T09:12:00Z"/>
                <w:rFonts w:ascii="Arial" w:hAnsi="Arial" w:cs="Arial"/>
                <w:noProof/>
                <w:sz w:val="11"/>
                <w:szCs w:val="11"/>
              </w:rPr>
            </w:pPr>
            <w:del w:id="4863" w:author="Tebokgo Mabuto (ECP)" w:date="2026-09-09T11:12:00Z" w16du:dateUtc="2026-09-09T09:12:00Z">
              <w:r w:rsidRPr="00325356" w:rsidDel="00EC2039">
                <w:rPr>
                  <w:rFonts w:ascii="Arial" w:hAnsi="Arial" w:cs="Arial"/>
                  <w:noProof/>
                  <w:sz w:val="11"/>
                  <w:szCs w:val="11"/>
                </w:rPr>
                <w:delText>PE(E)</w:delText>
              </w:r>
            </w:del>
          </w:p>
        </w:tc>
        <w:tc>
          <w:tcPr>
            <w:tcW w:w="411" w:type="dxa"/>
            <w:vAlign w:val="center"/>
          </w:tcPr>
          <w:p w14:paraId="12AB9E02" w14:textId="1290E6CB" w:rsidR="00287B14" w:rsidRPr="00325356" w:rsidDel="00EC2039" w:rsidRDefault="00287B14" w:rsidP="006A491F">
            <w:pPr>
              <w:jc w:val="center"/>
              <w:rPr>
                <w:del w:id="4864" w:author="Tebokgo Mabuto (ECP)" w:date="2026-09-09T11:12:00Z" w16du:dateUtc="2026-09-09T09:12:00Z"/>
                <w:rFonts w:ascii="Arial" w:hAnsi="Arial" w:cs="Arial"/>
                <w:noProof/>
                <w:sz w:val="11"/>
                <w:szCs w:val="11"/>
              </w:rPr>
            </w:pPr>
            <w:del w:id="486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CD96F1E" w14:textId="0784BA0A" w:rsidR="00287B14" w:rsidRPr="00325356" w:rsidDel="00EC2039" w:rsidRDefault="00287B14" w:rsidP="006A491F">
            <w:pPr>
              <w:jc w:val="center"/>
              <w:rPr>
                <w:del w:id="4866" w:author="Tebokgo Mabuto (ECP)" w:date="2026-09-09T11:12:00Z" w16du:dateUtc="2026-09-09T09:12:00Z"/>
                <w:rFonts w:ascii="Arial" w:hAnsi="Arial" w:cs="Arial"/>
                <w:noProof/>
                <w:sz w:val="11"/>
                <w:szCs w:val="11"/>
              </w:rPr>
            </w:pPr>
            <w:del w:id="486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1C88BB2D" w14:textId="347EDE6A" w:rsidR="00287B14" w:rsidRPr="00325356" w:rsidDel="00EC2039" w:rsidRDefault="00287B14" w:rsidP="006A491F">
            <w:pPr>
              <w:jc w:val="center"/>
              <w:rPr>
                <w:del w:id="4868" w:author="Tebokgo Mabuto (ECP)" w:date="2026-09-09T11:12:00Z" w16du:dateUtc="2026-09-09T09:12:00Z"/>
                <w:rFonts w:ascii="Arial" w:hAnsi="Arial" w:cs="Arial"/>
                <w:noProof/>
                <w:sz w:val="11"/>
                <w:szCs w:val="11"/>
              </w:rPr>
            </w:pPr>
            <w:del w:id="486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48168B1" w14:textId="3B98C625" w:rsidR="00287B14" w:rsidRPr="00325356" w:rsidDel="00EC2039" w:rsidRDefault="00287B14" w:rsidP="006A491F">
            <w:pPr>
              <w:jc w:val="center"/>
              <w:rPr>
                <w:del w:id="4870" w:author="Tebokgo Mabuto (ECP)" w:date="2026-09-09T11:12:00Z" w16du:dateUtc="2026-09-09T09:12:00Z"/>
                <w:rFonts w:ascii="Arial" w:hAnsi="Arial" w:cs="Arial"/>
                <w:noProof/>
                <w:sz w:val="11"/>
                <w:szCs w:val="11"/>
              </w:rPr>
            </w:pPr>
            <w:del w:id="4871" w:author="Tebokgo Mabuto (ECP)" w:date="2026-09-09T11:12:00Z" w16du:dateUtc="2026-09-09T09:12:00Z">
              <w:r w:rsidRPr="00325356" w:rsidDel="00EC2039">
                <w:rPr>
                  <w:rFonts w:ascii="Arial" w:hAnsi="Arial" w:cs="Arial"/>
                  <w:noProof/>
                  <w:sz w:val="11"/>
                  <w:szCs w:val="11"/>
                </w:rPr>
                <w:delText>5</w:delText>
              </w:r>
            </w:del>
          </w:p>
        </w:tc>
        <w:tc>
          <w:tcPr>
            <w:tcW w:w="441" w:type="dxa"/>
            <w:vAlign w:val="center"/>
          </w:tcPr>
          <w:p w14:paraId="339A22BF" w14:textId="7798BFDA" w:rsidR="00287B14" w:rsidRPr="00325356" w:rsidDel="00EC2039" w:rsidRDefault="00287B14" w:rsidP="006A491F">
            <w:pPr>
              <w:jc w:val="center"/>
              <w:rPr>
                <w:del w:id="4872" w:author="Tebokgo Mabuto (ECP)" w:date="2026-09-09T11:12:00Z" w16du:dateUtc="2026-09-09T09:12:00Z"/>
                <w:rFonts w:ascii="Arial" w:hAnsi="Arial" w:cs="Arial"/>
                <w:noProof/>
                <w:sz w:val="11"/>
                <w:szCs w:val="11"/>
              </w:rPr>
            </w:pPr>
            <w:del w:id="487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3B33C810" w14:textId="6B34DCC5" w:rsidR="00287B14" w:rsidRPr="00325356" w:rsidDel="00EC2039" w:rsidRDefault="00287B14" w:rsidP="006A491F">
            <w:pPr>
              <w:jc w:val="center"/>
              <w:rPr>
                <w:del w:id="4874" w:author="Tebokgo Mabuto (ECP)" w:date="2026-09-09T11:12:00Z" w16du:dateUtc="2026-09-09T09:12:00Z"/>
                <w:rFonts w:ascii="Arial" w:hAnsi="Arial" w:cs="Arial"/>
                <w:noProof/>
                <w:sz w:val="11"/>
                <w:szCs w:val="11"/>
              </w:rPr>
            </w:pPr>
            <w:del w:id="487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4C8EDD03" w14:textId="1E8418B2" w:rsidR="00287B14" w:rsidRPr="00325356" w:rsidDel="00EC2039" w:rsidRDefault="00287B14" w:rsidP="006A491F">
            <w:pPr>
              <w:jc w:val="center"/>
              <w:rPr>
                <w:del w:id="4876" w:author="Tebokgo Mabuto (ECP)" w:date="2026-09-09T11:12:00Z" w16du:dateUtc="2026-09-09T09:12:00Z"/>
                <w:rFonts w:ascii="Arial" w:hAnsi="Arial" w:cs="Arial"/>
                <w:noProof/>
                <w:sz w:val="11"/>
                <w:szCs w:val="11"/>
              </w:rPr>
            </w:pPr>
            <w:del w:id="487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FC195B5" w14:textId="354E0065" w:rsidR="00287B14" w:rsidRPr="00325356" w:rsidDel="00EC2039" w:rsidRDefault="00287B14" w:rsidP="006A491F">
            <w:pPr>
              <w:jc w:val="center"/>
              <w:rPr>
                <w:del w:id="4878" w:author="Tebokgo Mabuto (ECP)" w:date="2026-09-09T11:12:00Z" w16du:dateUtc="2026-09-09T09:12:00Z"/>
                <w:rFonts w:ascii="Arial" w:hAnsi="Arial" w:cs="Arial"/>
                <w:b/>
                <w:bCs/>
                <w:noProof/>
                <w:sz w:val="11"/>
                <w:szCs w:val="11"/>
              </w:rPr>
            </w:pPr>
            <w:del w:id="4879" w:author="Tebokgo Mabuto (ECP)" w:date="2026-09-09T11:12:00Z" w16du:dateUtc="2026-09-09T09:12:00Z">
              <w:r w:rsidRPr="00325356" w:rsidDel="00EC2039">
                <w:rPr>
                  <w:rFonts w:ascii="Arial" w:hAnsi="Arial" w:cs="Arial"/>
                  <w:b/>
                  <w:bCs/>
                  <w:noProof/>
                  <w:sz w:val="11"/>
                  <w:szCs w:val="11"/>
                </w:rPr>
                <w:delText>5</w:delText>
              </w:r>
            </w:del>
          </w:p>
        </w:tc>
        <w:tc>
          <w:tcPr>
            <w:tcW w:w="411" w:type="dxa"/>
            <w:vAlign w:val="center"/>
          </w:tcPr>
          <w:p w14:paraId="6098FD85" w14:textId="0C509AD0" w:rsidR="00287B14" w:rsidRPr="00325356" w:rsidDel="00EC2039" w:rsidRDefault="00287B14" w:rsidP="006A491F">
            <w:pPr>
              <w:jc w:val="center"/>
              <w:rPr>
                <w:del w:id="4880" w:author="Tebokgo Mabuto (ECP)" w:date="2026-09-09T11:12:00Z" w16du:dateUtc="2026-09-09T09:12:00Z"/>
                <w:rFonts w:ascii="Arial" w:hAnsi="Arial" w:cs="Arial"/>
                <w:noProof/>
                <w:sz w:val="11"/>
                <w:szCs w:val="11"/>
              </w:rPr>
            </w:pPr>
            <w:del w:id="4881"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842BD11" w14:textId="129FC0F3" w:rsidR="00287B14" w:rsidRPr="00325356" w:rsidDel="00EC2039" w:rsidRDefault="00287B14" w:rsidP="006A491F">
            <w:pPr>
              <w:jc w:val="center"/>
              <w:rPr>
                <w:del w:id="4882" w:author="Tebokgo Mabuto (ECP)" w:date="2026-09-09T11:12:00Z" w16du:dateUtc="2026-09-09T09:12:00Z"/>
                <w:rFonts w:ascii="Arial" w:hAnsi="Arial" w:cs="Arial"/>
                <w:noProof/>
                <w:sz w:val="11"/>
                <w:szCs w:val="11"/>
              </w:rPr>
            </w:pPr>
            <w:del w:id="4883"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635C28A3" w14:textId="19F53ED3" w:rsidR="00287B14" w:rsidRPr="00325356" w:rsidDel="00EC2039" w:rsidRDefault="00287B14" w:rsidP="006A491F">
            <w:pPr>
              <w:jc w:val="center"/>
              <w:rPr>
                <w:del w:id="4884" w:author="Tebokgo Mabuto (ECP)" w:date="2026-09-09T11:12:00Z" w16du:dateUtc="2026-09-09T09:12:00Z"/>
                <w:rFonts w:ascii="Arial" w:hAnsi="Arial" w:cs="Arial"/>
                <w:noProof/>
                <w:sz w:val="11"/>
                <w:szCs w:val="11"/>
              </w:rPr>
            </w:pPr>
            <w:del w:id="4885"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18FF1E5" w14:textId="453D2706" w:rsidR="00287B14" w:rsidRPr="00325356" w:rsidDel="00EC2039" w:rsidRDefault="00287B14" w:rsidP="006A491F">
            <w:pPr>
              <w:jc w:val="center"/>
              <w:rPr>
                <w:del w:id="4886" w:author="Tebokgo Mabuto (ECP)" w:date="2026-09-09T11:12:00Z" w16du:dateUtc="2026-09-09T09:12:00Z"/>
                <w:rFonts w:ascii="Arial" w:hAnsi="Arial" w:cs="Arial"/>
                <w:noProof/>
                <w:sz w:val="11"/>
                <w:szCs w:val="11"/>
              </w:rPr>
            </w:pPr>
            <w:del w:id="488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6A3FC19E" w14:textId="16E79EA5" w:rsidR="00287B14" w:rsidRPr="00325356" w:rsidDel="00EC2039" w:rsidRDefault="00287B14" w:rsidP="006A491F">
            <w:pPr>
              <w:jc w:val="center"/>
              <w:rPr>
                <w:del w:id="4888" w:author="Tebokgo Mabuto (ECP)" w:date="2026-09-09T11:12:00Z" w16du:dateUtc="2026-09-09T09:12:00Z"/>
                <w:rFonts w:ascii="Arial" w:hAnsi="Arial" w:cs="Arial"/>
                <w:noProof/>
                <w:sz w:val="11"/>
                <w:szCs w:val="11"/>
              </w:rPr>
            </w:pPr>
            <w:del w:id="488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2AF3CC07" w14:textId="6455F6AD" w:rsidR="00287B14" w:rsidRPr="00325356" w:rsidDel="00EC2039" w:rsidRDefault="00287B14" w:rsidP="006A491F">
            <w:pPr>
              <w:jc w:val="center"/>
              <w:rPr>
                <w:del w:id="4890" w:author="Tebokgo Mabuto (ECP)" w:date="2026-09-09T11:12:00Z" w16du:dateUtc="2026-09-09T09:12:00Z"/>
                <w:rFonts w:ascii="Arial" w:hAnsi="Arial" w:cs="Arial"/>
                <w:noProof/>
                <w:sz w:val="11"/>
                <w:szCs w:val="11"/>
              </w:rPr>
            </w:pPr>
            <w:del w:id="489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5E6E528" w14:textId="074945BA" w:rsidR="00287B14" w:rsidRPr="00325356" w:rsidDel="00EC2039" w:rsidRDefault="00287B14" w:rsidP="006A491F">
            <w:pPr>
              <w:jc w:val="center"/>
              <w:rPr>
                <w:del w:id="4892" w:author="Tebokgo Mabuto (ECP)" w:date="2026-09-09T11:12:00Z" w16du:dateUtc="2026-09-09T09:12:00Z"/>
                <w:rFonts w:ascii="Arial" w:hAnsi="Arial" w:cs="Arial"/>
                <w:noProof/>
                <w:sz w:val="11"/>
                <w:szCs w:val="11"/>
              </w:rPr>
            </w:pPr>
            <w:del w:id="489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5F22DB5" w14:textId="49A33734" w:rsidR="00287B14" w:rsidRPr="00325356" w:rsidDel="00EC2039" w:rsidRDefault="00287B14" w:rsidP="006A491F">
            <w:pPr>
              <w:jc w:val="center"/>
              <w:rPr>
                <w:del w:id="4894" w:author="Tebokgo Mabuto (ECP)" w:date="2026-09-09T11:12:00Z" w16du:dateUtc="2026-09-09T09:12:00Z"/>
                <w:rFonts w:ascii="Arial" w:hAnsi="Arial" w:cs="Arial"/>
                <w:noProof/>
                <w:sz w:val="11"/>
                <w:szCs w:val="11"/>
              </w:rPr>
            </w:pPr>
            <w:del w:id="4895"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16D07477" w14:textId="5D6547B9" w:rsidR="00287B14" w:rsidRPr="00325356" w:rsidDel="00EC2039" w:rsidRDefault="00287B14" w:rsidP="006A491F">
            <w:pPr>
              <w:jc w:val="center"/>
              <w:rPr>
                <w:del w:id="4896" w:author="Tebokgo Mabuto (ECP)" w:date="2026-09-09T11:12:00Z" w16du:dateUtc="2026-09-09T09:12:00Z"/>
                <w:rFonts w:ascii="Arial" w:hAnsi="Arial" w:cs="Arial"/>
                <w:noProof/>
                <w:sz w:val="11"/>
                <w:szCs w:val="11"/>
              </w:rPr>
            </w:pPr>
            <w:del w:id="4897"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610A86F" w14:textId="134E2FDC" w:rsidR="00287B14" w:rsidRPr="00325356" w:rsidDel="00EC2039" w:rsidRDefault="00287B14" w:rsidP="006A491F">
            <w:pPr>
              <w:jc w:val="center"/>
              <w:rPr>
                <w:del w:id="4898" w:author="Tebokgo Mabuto (ECP)" w:date="2026-09-09T11:12:00Z" w16du:dateUtc="2026-09-09T09:12:00Z"/>
                <w:rFonts w:ascii="Arial" w:hAnsi="Arial" w:cs="Arial"/>
                <w:noProof/>
                <w:sz w:val="11"/>
                <w:szCs w:val="11"/>
              </w:rPr>
            </w:pPr>
            <w:del w:id="4899" w:author="Tebokgo Mabuto (ECP)" w:date="2026-09-09T11:12:00Z" w16du:dateUtc="2026-09-09T09:12:00Z">
              <w:r w:rsidRPr="00325356" w:rsidDel="00EC2039">
                <w:rPr>
                  <w:rFonts w:ascii="Arial" w:hAnsi="Arial" w:cs="Arial"/>
                  <w:noProof/>
                  <w:sz w:val="11"/>
                  <w:szCs w:val="11"/>
                </w:rPr>
                <w:delText>2.5</w:delText>
              </w:r>
            </w:del>
          </w:p>
        </w:tc>
        <w:tc>
          <w:tcPr>
            <w:tcW w:w="411" w:type="dxa"/>
            <w:vAlign w:val="center"/>
          </w:tcPr>
          <w:p w14:paraId="581A94CC" w14:textId="357E5178" w:rsidR="00287B14" w:rsidRPr="00325356" w:rsidDel="00EC2039" w:rsidRDefault="00287B14" w:rsidP="006A491F">
            <w:pPr>
              <w:jc w:val="center"/>
              <w:rPr>
                <w:del w:id="4900" w:author="Tebokgo Mabuto (ECP)" w:date="2026-09-09T11:12:00Z" w16du:dateUtc="2026-09-09T09:12:00Z"/>
                <w:rFonts w:ascii="Arial" w:hAnsi="Arial" w:cs="Arial"/>
                <w:noProof/>
                <w:sz w:val="11"/>
                <w:szCs w:val="11"/>
              </w:rPr>
            </w:pPr>
            <w:del w:id="4901"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ECB3439" w14:textId="35F59B85" w:rsidR="00287B14" w:rsidRPr="00325356" w:rsidDel="00EC2039" w:rsidRDefault="00287B14" w:rsidP="006A491F">
            <w:pPr>
              <w:jc w:val="center"/>
              <w:rPr>
                <w:del w:id="4902" w:author="Tebokgo Mabuto (ECP)" w:date="2026-09-09T11:12:00Z" w16du:dateUtc="2026-09-09T09:12:00Z"/>
                <w:rFonts w:ascii="Arial" w:hAnsi="Arial" w:cs="Arial"/>
                <w:noProof/>
                <w:sz w:val="11"/>
                <w:szCs w:val="11"/>
              </w:rPr>
            </w:pPr>
            <w:del w:id="4903"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49F2794" w14:textId="28CBF865" w:rsidR="00287B14" w:rsidRPr="00325356" w:rsidDel="00EC2039" w:rsidRDefault="00287B14" w:rsidP="006A491F">
            <w:pPr>
              <w:jc w:val="center"/>
              <w:rPr>
                <w:del w:id="4904" w:author="Tebokgo Mabuto (ECP)" w:date="2026-09-09T11:12:00Z" w16du:dateUtc="2026-09-09T09:12:00Z"/>
                <w:rFonts w:ascii="Arial" w:hAnsi="Arial" w:cs="Arial"/>
                <w:noProof/>
                <w:sz w:val="11"/>
                <w:szCs w:val="11"/>
              </w:rPr>
            </w:pPr>
            <w:del w:id="4905" w:author="Tebokgo Mabuto (ECP)" w:date="2026-09-09T11:12:00Z" w16du:dateUtc="2026-09-09T09:12:00Z">
              <w:r w:rsidRPr="00325356" w:rsidDel="00EC2039">
                <w:rPr>
                  <w:rFonts w:ascii="Arial" w:hAnsi="Arial" w:cs="Arial"/>
                  <w:noProof/>
                  <w:sz w:val="11"/>
                  <w:szCs w:val="11"/>
                </w:rPr>
                <w:delText>0</w:delText>
              </w:r>
            </w:del>
          </w:p>
        </w:tc>
        <w:tc>
          <w:tcPr>
            <w:tcW w:w="411" w:type="dxa"/>
            <w:shd w:val="clear" w:color="auto" w:fill="A6A6A6" w:themeFill="background1" w:themeFillShade="A6"/>
            <w:vAlign w:val="center"/>
          </w:tcPr>
          <w:p w14:paraId="08BE2D70" w14:textId="41A0FAB3" w:rsidR="00287B14" w:rsidRPr="00325356" w:rsidDel="00EC2039" w:rsidRDefault="00287B14" w:rsidP="006A491F">
            <w:pPr>
              <w:jc w:val="center"/>
              <w:rPr>
                <w:del w:id="4906" w:author="Tebokgo Mabuto (ECP)" w:date="2026-09-09T11:12:00Z" w16du:dateUtc="2026-09-09T09:12:00Z"/>
                <w:rFonts w:ascii="Arial" w:hAnsi="Arial" w:cs="Arial"/>
                <w:noProof/>
                <w:sz w:val="11"/>
                <w:szCs w:val="11"/>
              </w:rPr>
            </w:pPr>
            <w:del w:id="4907" w:author="Tebokgo Mabuto (ECP)" w:date="2026-09-09T11:12:00Z" w16du:dateUtc="2026-09-09T09:12:00Z">
              <w:r w:rsidRPr="00325356" w:rsidDel="00EC2039">
                <w:rPr>
                  <w:rFonts w:ascii="Arial" w:hAnsi="Arial" w:cs="Arial"/>
                  <w:noProof/>
                  <w:sz w:val="11"/>
                  <w:szCs w:val="11"/>
                </w:rPr>
                <w:delText>5</w:delText>
              </w:r>
            </w:del>
          </w:p>
        </w:tc>
        <w:tc>
          <w:tcPr>
            <w:tcW w:w="411" w:type="dxa"/>
            <w:vAlign w:val="center"/>
          </w:tcPr>
          <w:p w14:paraId="02E1DEE8" w14:textId="42101C94" w:rsidR="00287B14" w:rsidRPr="00325356" w:rsidDel="00EC2039" w:rsidRDefault="00287B14" w:rsidP="006A491F">
            <w:pPr>
              <w:jc w:val="center"/>
              <w:rPr>
                <w:del w:id="4908" w:author="Tebokgo Mabuto (ECP)" w:date="2026-09-09T11:12:00Z" w16du:dateUtc="2026-09-09T09:12:00Z"/>
                <w:rFonts w:ascii="Arial" w:hAnsi="Arial" w:cs="Arial"/>
                <w:noProof/>
                <w:sz w:val="11"/>
                <w:szCs w:val="11"/>
              </w:rPr>
            </w:pPr>
            <w:del w:id="4909" w:author="Tebokgo Mabuto (ECP)" w:date="2026-09-09T11:12:00Z" w16du:dateUtc="2026-09-09T09:12:00Z">
              <w:r w:rsidRPr="00325356" w:rsidDel="00EC2039">
                <w:rPr>
                  <w:rFonts w:ascii="Arial" w:hAnsi="Arial" w:cs="Arial"/>
                  <w:noProof/>
                  <w:sz w:val="11"/>
                  <w:szCs w:val="11"/>
                </w:rPr>
                <w:delText>0</w:delText>
              </w:r>
            </w:del>
          </w:p>
        </w:tc>
      </w:tr>
      <w:tr w:rsidR="00287B14" w:rsidRPr="00325356" w:rsidDel="00EC2039" w14:paraId="253F75DE" w14:textId="7AE5CF6B" w:rsidTr="006A491F">
        <w:trPr>
          <w:trHeight w:val="290"/>
          <w:del w:id="4910" w:author="Tebokgo Mabuto (ECP)" w:date="2026-09-09T11:12:00Z" w16du:dateUtc="2026-09-09T09:12:00Z"/>
        </w:trPr>
        <w:tc>
          <w:tcPr>
            <w:tcW w:w="802" w:type="dxa"/>
            <w:vAlign w:val="center"/>
          </w:tcPr>
          <w:p w14:paraId="2F9CB2A4" w14:textId="75638559" w:rsidR="00287B14" w:rsidRPr="00325356" w:rsidDel="00EC2039" w:rsidRDefault="00287B14" w:rsidP="006A491F">
            <w:pPr>
              <w:jc w:val="center"/>
              <w:rPr>
                <w:del w:id="4911" w:author="Tebokgo Mabuto (ECP)" w:date="2026-09-09T11:12:00Z" w16du:dateUtc="2026-09-09T09:12:00Z"/>
                <w:rFonts w:ascii="Arial" w:hAnsi="Arial" w:cs="Arial"/>
                <w:noProof/>
                <w:sz w:val="11"/>
                <w:szCs w:val="11"/>
              </w:rPr>
            </w:pPr>
            <w:del w:id="4912" w:author="Tebokgo Mabuto (ECP)" w:date="2026-09-09T11:12:00Z" w16du:dateUtc="2026-09-09T09:12:00Z">
              <w:r w:rsidRPr="00325356" w:rsidDel="00EC2039">
                <w:rPr>
                  <w:rFonts w:ascii="Arial" w:hAnsi="Arial" w:cs="Arial"/>
                  <w:noProof/>
                  <w:sz w:val="11"/>
                  <w:szCs w:val="11"/>
                </w:rPr>
                <w:delText>Undefined</w:delText>
              </w:r>
            </w:del>
          </w:p>
        </w:tc>
        <w:tc>
          <w:tcPr>
            <w:tcW w:w="411" w:type="dxa"/>
            <w:vAlign w:val="center"/>
          </w:tcPr>
          <w:p w14:paraId="297E06C9" w14:textId="3C3B1F8C" w:rsidR="00287B14" w:rsidRPr="00325356" w:rsidDel="00EC2039" w:rsidRDefault="00287B14" w:rsidP="006A491F">
            <w:pPr>
              <w:jc w:val="center"/>
              <w:rPr>
                <w:del w:id="4913" w:author="Tebokgo Mabuto (ECP)" w:date="2026-09-09T11:12:00Z" w16du:dateUtc="2026-09-09T09:12:00Z"/>
                <w:rFonts w:ascii="Arial" w:hAnsi="Arial" w:cs="Arial"/>
                <w:noProof/>
                <w:sz w:val="11"/>
                <w:szCs w:val="11"/>
              </w:rPr>
            </w:pPr>
            <w:del w:id="491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2D71240" w14:textId="0E2694F8" w:rsidR="00287B14" w:rsidRPr="00325356" w:rsidDel="00EC2039" w:rsidRDefault="00287B14" w:rsidP="006A491F">
            <w:pPr>
              <w:jc w:val="center"/>
              <w:rPr>
                <w:del w:id="4915" w:author="Tebokgo Mabuto (ECP)" w:date="2026-09-09T11:12:00Z" w16du:dateUtc="2026-09-09T09:12:00Z"/>
                <w:rFonts w:ascii="Arial" w:hAnsi="Arial" w:cs="Arial"/>
                <w:noProof/>
                <w:sz w:val="11"/>
                <w:szCs w:val="11"/>
              </w:rPr>
            </w:pPr>
            <w:del w:id="491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FE41B28" w14:textId="67068AEC" w:rsidR="00287B14" w:rsidRPr="00325356" w:rsidDel="00EC2039" w:rsidRDefault="00287B14" w:rsidP="006A491F">
            <w:pPr>
              <w:jc w:val="center"/>
              <w:rPr>
                <w:del w:id="4917" w:author="Tebokgo Mabuto (ECP)" w:date="2026-09-09T11:12:00Z" w16du:dateUtc="2026-09-09T09:12:00Z"/>
                <w:rFonts w:ascii="Arial" w:hAnsi="Arial" w:cs="Arial"/>
                <w:noProof/>
                <w:sz w:val="11"/>
                <w:szCs w:val="11"/>
              </w:rPr>
            </w:pPr>
            <w:del w:id="491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1CF2BBAE" w14:textId="57ABEAD3" w:rsidR="00287B14" w:rsidRPr="00325356" w:rsidDel="00EC2039" w:rsidRDefault="00287B14" w:rsidP="006A491F">
            <w:pPr>
              <w:jc w:val="center"/>
              <w:rPr>
                <w:del w:id="4919" w:author="Tebokgo Mabuto (ECP)" w:date="2026-09-09T11:12:00Z" w16du:dateUtc="2026-09-09T09:12:00Z"/>
                <w:rFonts w:ascii="Arial" w:hAnsi="Arial" w:cs="Arial"/>
                <w:noProof/>
                <w:sz w:val="11"/>
                <w:szCs w:val="11"/>
              </w:rPr>
            </w:pPr>
            <w:del w:id="4920" w:author="Tebokgo Mabuto (ECP)" w:date="2026-09-09T11:12:00Z" w16du:dateUtc="2026-09-09T09:12:00Z">
              <w:r w:rsidRPr="00325356" w:rsidDel="00EC2039">
                <w:rPr>
                  <w:rFonts w:ascii="Arial" w:hAnsi="Arial" w:cs="Arial"/>
                  <w:noProof/>
                  <w:sz w:val="11"/>
                  <w:szCs w:val="11"/>
                </w:rPr>
                <w:delText>0</w:delText>
              </w:r>
            </w:del>
          </w:p>
        </w:tc>
        <w:tc>
          <w:tcPr>
            <w:tcW w:w="441" w:type="dxa"/>
            <w:vAlign w:val="center"/>
          </w:tcPr>
          <w:p w14:paraId="2716B64A" w14:textId="6C91C85F" w:rsidR="00287B14" w:rsidRPr="00325356" w:rsidDel="00EC2039" w:rsidRDefault="00287B14" w:rsidP="006A491F">
            <w:pPr>
              <w:jc w:val="center"/>
              <w:rPr>
                <w:del w:id="4921" w:author="Tebokgo Mabuto (ECP)" w:date="2026-09-09T11:12:00Z" w16du:dateUtc="2026-09-09T09:12:00Z"/>
                <w:rFonts w:ascii="Arial" w:hAnsi="Arial" w:cs="Arial"/>
                <w:noProof/>
                <w:sz w:val="11"/>
                <w:szCs w:val="11"/>
              </w:rPr>
            </w:pPr>
            <w:del w:id="492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D5BF194" w14:textId="144CE6AA" w:rsidR="00287B14" w:rsidRPr="00325356" w:rsidDel="00EC2039" w:rsidRDefault="00287B14" w:rsidP="006A491F">
            <w:pPr>
              <w:jc w:val="center"/>
              <w:rPr>
                <w:del w:id="4923" w:author="Tebokgo Mabuto (ECP)" w:date="2026-09-09T11:12:00Z" w16du:dateUtc="2026-09-09T09:12:00Z"/>
                <w:rFonts w:ascii="Arial" w:hAnsi="Arial" w:cs="Arial"/>
                <w:noProof/>
                <w:sz w:val="11"/>
                <w:szCs w:val="11"/>
              </w:rPr>
            </w:pPr>
            <w:del w:id="492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3B4F7330" w14:textId="73A29506" w:rsidR="00287B14" w:rsidRPr="00325356" w:rsidDel="00EC2039" w:rsidRDefault="00287B14" w:rsidP="006A491F">
            <w:pPr>
              <w:jc w:val="center"/>
              <w:rPr>
                <w:del w:id="4925" w:author="Tebokgo Mabuto (ECP)" w:date="2026-09-09T11:12:00Z" w16du:dateUtc="2026-09-09T09:12:00Z"/>
                <w:rFonts w:ascii="Arial" w:hAnsi="Arial" w:cs="Arial"/>
                <w:noProof/>
                <w:sz w:val="11"/>
                <w:szCs w:val="11"/>
              </w:rPr>
            </w:pPr>
            <w:del w:id="492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202C9A8" w14:textId="7DCBA2B8" w:rsidR="00287B14" w:rsidRPr="00325356" w:rsidDel="00EC2039" w:rsidRDefault="00287B14" w:rsidP="006A491F">
            <w:pPr>
              <w:jc w:val="center"/>
              <w:rPr>
                <w:del w:id="4927" w:author="Tebokgo Mabuto (ECP)" w:date="2026-09-09T11:12:00Z" w16du:dateUtc="2026-09-09T09:12:00Z"/>
                <w:rFonts w:ascii="Arial" w:hAnsi="Arial" w:cs="Arial"/>
                <w:b/>
                <w:bCs/>
                <w:noProof/>
                <w:sz w:val="11"/>
                <w:szCs w:val="11"/>
              </w:rPr>
            </w:pPr>
            <w:del w:id="4928" w:author="Tebokgo Mabuto (ECP)" w:date="2026-09-09T11:12:00Z" w16du:dateUtc="2026-09-09T09:12:00Z">
              <w:r w:rsidRPr="00325356" w:rsidDel="00EC2039">
                <w:rPr>
                  <w:rFonts w:ascii="Arial" w:hAnsi="Arial" w:cs="Arial"/>
                  <w:b/>
                  <w:bCs/>
                  <w:noProof/>
                  <w:sz w:val="11"/>
                  <w:szCs w:val="11"/>
                </w:rPr>
                <w:delText>0</w:delText>
              </w:r>
            </w:del>
          </w:p>
        </w:tc>
        <w:tc>
          <w:tcPr>
            <w:tcW w:w="411" w:type="dxa"/>
            <w:vAlign w:val="center"/>
          </w:tcPr>
          <w:p w14:paraId="6FFF2E56" w14:textId="79CC43A6" w:rsidR="00287B14" w:rsidRPr="00325356" w:rsidDel="00EC2039" w:rsidRDefault="00287B14" w:rsidP="006A491F">
            <w:pPr>
              <w:jc w:val="center"/>
              <w:rPr>
                <w:del w:id="4929" w:author="Tebokgo Mabuto (ECP)" w:date="2026-09-09T11:12:00Z" w16du:dateUtc="2026-09-09T09:12:00Z"/>
                <w:rFonts w:ascii="Arial" w:hAnsi="Arial" w:cs="Arial"/>
                <w:noProof/>
                <w:sz w:val="11"/>
                <w:szCs w:val="11"/>
              </w:rPr>
            </w:pPr>
            <w:del w:id="493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BA18045" w14:textId="03BADF63" w:rsidR="00287B14" w:rsidRPr="00325356" w:rsidDel="00EC2039" w:rsidRDefault="00287B14" w:rsidP="006A491F">
            <w:pPr>
              <w:jc w:val="center"/>
              <w:rPr>
                <w:del w:id="4931" w:author="Tebokgo Mabuto (ECP)" w:date="2026-09-09T11:12:00Z" w16du:dateUtc="2026-09-09T09:12:00Z"/>
                <w:rFonts w:ascii="Arial" w:hAnsi="Arial" w:cs="Arial"/>
                <w:noProof/>
                <w:sz w:val="11"/>
                <w:szCs w:val="11"/>
              </w:rPr>
            </w:pPr>
            <w:del w:id="493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DC2A79D" w14:textId="50B3B281" w:rsidR="00287B14" w:rsidRPr="00325356" w:rsidDel="00EC2039" w:rsidRDefault="00287B14" w:rsidP="006A491F">
            <w:pPr>
              <w:jc w:val="center"/>
              <w:rPr>
                <w:del w:id="4933" w:author="Tebokgo Mabuto (ECP)" w:date="2026-09-09T11:12:00Z" w16du:dateUtc="2026-09-09T09:12:00Z"/>
                <w:rFonts w:ascii="Arial" w:hAnsi="Arial" w:cs="Arial"/>
                <w:noProof/>
                <w:sz w:val="11"/>
                <w:szCs w:val="11"/>
              </w:rPr>
            </w:pPr>
            <w:del w:id="493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FA515FD" w14:textId="151001D4" w:rsidR="00287B14" w:rsidRPr="00325356" w:rsidDel="00EC2039" w:rsidRDefault="00287B14" w:rsidP="006A491F">
            <w:pPr>
              <w:jc w:val="center"/>
              <w:rPr>
                <w:del w:id="4935" w:author="Tebokgo Mabuto (ECP)" w:date="2026-09-09T11:12:00Z" w16du:dateUtc="2026-09-09T09:12:00Z"/>
                <w:rFonts w:ascii="Arial" w:hAnsi="Arial" w:cs="Arial"/>
                <w:noProof/>
                <w:sz w:val="11"/>
                <w:szCs w:val="11"/>
              </w:rPr>
            </w:pPr>
            <w:del w:id="493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5B4970BD" w14:textId="2F959B3A" w:rsidR="00287B14" w:rsidRPr="00325356" w:rsidDel="00EC2039" w:rsidRDefault="00287B14" w:rsidP="006A491F">
            <w:pPr>
              <w:jc w:val="center"/>
              <w:rPr>
                <w:del w:id="4937" w:author="Tebokgo Mabuto (ECP)" w:date="2026-09-09T11:12:00Z" w16du:dateUtc="2026-09-09T09:12:00Z"/>
                <w:rFonts w:ascii="Arial" w:hAnsi="Arial" w:cs="Arial"/>
                <w:noProof/>
                <w:sz w:val="11"/>
                <w:szCs w:val="11"/>
              </w:rPr>
            </w:pPr>
            <w:del w:id="493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2B76D6BB" w14:textId="19A0EE9A" w:rsidR="00287B14" w:rsidRPr="00325356" w:rsidDel="00EC2039" w:rsidRDefault="00287B14" w:rsidP="006A491F">
            <w:pPr>
              <w:jc w:val="center"/>
              <w:rPr>
                <w:del w:id="4939" w:author="Tebokgo Mabuto (ECP)" w:date="2026-09-09T11:12:00Z" w16du:dateUtc="2026-09-09T09:12:00Z"/>
                <w:rFonts w:ascii="Arial" w:hAnsi="Arial" w:cs="Arial"/>
                <w:noProof/>
                <w:sz w:val="11"/>
                <w:szCs w:val="11"/>
              </w:rPr>
            </w:pPr>
            <w:del w:id="494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9189622" w14:textId="4BED1969" w:rsidR="00287B14" w:rsidRPr="00325356" w:rsidDel="00EC2039" w:rsidRDefault="00287B14" w:rsidP="006A491F">
            <w:pPr>
              <w:jc w:val="center"/>
              <w:rPr>
                <w:del w:id="4941" w:author="Tebokgo Mabuto (ECP)" w:date="2026-09-09T11:12:00Z" w16du:dateUtc="2026-09-09T09:12:00Z"/>
                <w:rFonts w:ascii="Arial" w:hAnsi="Arial" w:cs="Arial"/>
                <w:noProof/>
                <w:sz w:val="11"/>
                <w:szCs w:val="11"/>
              </w:rPr>
            </w:pPr>
            <w:del w:id="494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F4453CC" w14:textId="009E4AC0" w:rsidR="00287B14" w:rsidRPr="00325356" w:rsidDel="00EC2039" w:rsidRDefault="00287B14" w:rsidP="006A491F">
            <w:pPr>
              <w:jc w:val="center"/>
              <w:rPr>
                <w:del w:id="4943" w:author="Tebokgo Mabuto (ECP)" w:date="2026-09-09T11:12:00Z" w16du:dateUtc="2026-09-09T09:12:00Z"/>
                <w:rFonts w:ascii="Arial" w:hAnsi="Arial" w:cs="Arial"/>
                <w:noProof/>
                <w:sz w:val="11"/>
                <w:szCs w:val="11"/>
              </w:rPr>
            </w:pPr>
            <w:del w:id="494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B4F6A7D" w14:textId="313A23E8" w:rsidR="00287B14" w:rsidRPr="00325356" w:rsidDel="00EC2039" w:rsidRDefault="00287B14" w:rsidP="006A491F">
            <w:pPr>
              <w:jc w:val="center"/>
              <w:rPr>
                <w:del w:id="4945" w:author="Tebokgo Mabuto (ECP)" w:date="2026-09-09T11:12:00Z" w16du:dateUtc="2026-09-09T09:12:00Z"/>
                <w:rFonts w:ascii="Arial" w:hAnsi="Arial" w:cs="Arial"/>
                <w:noProof/>
                <w:sz w:val="11"/>
                <w:szCs w:val="11"/>
              </w:rPr>
            </w:pPr>
            <w:del w:id="4946"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0B50BC9" w14:textId="3B1DA5A5" w:rsidR="00287B14" w:rsidRPr="00325356" w:rsidDel="00EC2039" w:rsidRDefault="00287B14" w:rsidP="006A491F">
            <w:pPr>
              <w:jc w:val="center"/>
              <w:rPr>
                <w:del w:id="4947" w:author="Tebokgo Mabuto (ECP)" w:date="2026-09-09T11:12:00Z" w16du:dateUtc="2026-09-09T09:12:00Z"/>
                <w:rFonts w:ascii="Arial" w:hAnsi="Arial" w:cs="Arial"/>
                <w:noProof/>
                <w:sz w:val="11"/>
                <w:szCs w:val="11"/>
              </w:rPr>
            </w:pPr>
            <w:del w:id="4948"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7C91F7B5" w14:textId="7022E7B6" w:rsidR="00287B14" w:rsidRPr="00325356" w:rsidDel="00EC2039" w:rsidRDefault="00287B14" w:rsidP="006A491F">
            <w:pPr>
              <w:jc w:val="center"/>
              <w:rPr>
                <w:del w:id="4949" w:author="Tebokgo Mabuto (ECP)" w:date="2026-09-09T11:12:00Z" w16du:dateUtc="2026-09-09T09:12:00Z"/>
                <w:rFonts w:ascii="Arial" w:hAnsi="Arial" w:cs="Arial"/>
                <w:noProof/>
                <w:sz w:val="11"/>
                <w:szCs w:val="11"/>
              </w:rPr>
            </w:pPr>
            <w:del w:id="4950"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06D8C4DB" w14:textId="186D9271" w:rsidR="00287B14" w:rsidRPr="00325356" w:rsidDel="00EC2039" w:rsidRDefault="00287B14" w:rsidP="006A491F">
            <w:pPr>
              <w:jc w:val="center"/>
              <w:rPr>
                <w:del w:id="4951" w:author="Tebokgo Mabuto (ECP)" w:date="2026-09-09T11:12:00Z" w16du:dateUtc="2026-09-09T09:12:00Z"/>
                <w:rFonts w:ascii="Arial" w:hAnsi="Arial" w:cs="Arial"/>
                <w:noProof/>
                <w:sz w:val="11"/>
                <w:szCs w:val="11"/>
              </w:rPr>
            </w:pPr>
            <w:del w:id="4952"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4504C0D4" w14:textId="5B9D2A65" w:rsidR="00287B14" w:rsidRPr="00325356" w:rsidDel="00EC2039" w:rsidRDefault="00287B14" w:rsidP="006A491F">
            <w:pPr>
              <w:jc w:val="center"/>
              <w:rPr>
                <w:del w:id="4953" w:author="Tebokgo Mabuto (ECP)" w:date="2026-09-09T11:12:00Z" w16du:dateUtc="2026-09-09T09:12:00Z"/>
                <w:rFonts w:ascii="Arial" w:hAnsi="Arial" w:cs="Arial"/>
                <w:noProof/>
                <w:sz w:val="11"/>
                <w:szCs w:val="11"/>
              </w:rPr>
            </w:pPr>
            <w:del w:id="4954" w:author="Tebokgo Mabuto (ECP)" w:date="2026-09-09T11:12:00Z" w16du:dateUtc="2026-09-09T09:12:00Z">
              <w:r w:rsidRPr="00325356" w:rsidDel="00EC2039">
                <w:rPr>
                  <w:rFonts w:ascii="Arial" w:hAnsi="Arial" w:cs="Arial"/>
                  <w:noProof/>
                  <w:sz w:val="11"/>
                  <w:szCs w:val="11"/>
                </w:rPr>
                <w:delText>0</w:delText>
              </w:r>
            </w:del>
          </w:p>
        </w:tc>
        <w:tc>
          <w:tcPr>
            <w:tcW w:w="411" w:type="dxa"/>
            <w:vAlign w:val="center"/>
          </w:tcPr>
          <w:p w14:paraId="6266527D" w14:textId="6A51FF99" w:rsidR="00287B14" w:rsidRPr="00325356" w:rsidDel="00EC2039" w:rsidRDefault="00287B14" w:rsidP="006A491F">
            <w:pPr>
              <w:jc w:val="center"/>
              <w:rPr>
                <w:del w:id="4955" w:author="Tebokgo Mabuto (ECP)" w:date="2026-09-09T11:12:00Z" w16du:dateUtc="2026-09-09T09:12:00Z"/>
                <w:rFonts w:ascii="Arial" w:hAnsi="Arial" w:cs="Arial"/>
                <w:noProof/>
                <w:sz w:val="11"/>
                <w:szCs w:val="11"/>
              </w:rPr>
            </w:pPr>
            <w:del w:id="4956" w:author="Tebokgo Mabuto (ECP)" w:date="2026-09-09T11:12:00Z" w16du:dateUtc="2026-09-09T09:12:00Z">
              <w:r w:rsidRPr="00325356" w:rsidDel="00EC2039">
                <w:rPr>
                  <w:rFonts w:ascii="Arial" w:hAnsi="Arial" w:cs="Arial"/>
                  <w:noProof/>
                  <w:sz w:val="11"/>
                  <w:szCs w:val="11"/>
                </w:rPr>
                <w:delText>0</w:delText>
              </w:r>
            </w:del>
          </w:p>
        </w:tc>
        <w:tc>
          <w:tcPr>
            <w:tcW w:w="411" w:type="dxa"/>
            <w:shd w:val="clear" w:color="auto" w:fill="A6A6A6" w:themeFill="background1" w:themeFillShade="A6"/>
            <w:vAlign w:val="center"/>
          </w:tcPr>
          <w:p w14:paraId="0A777E93" w14:textId="100A6C34" w:rsidR="00287B14" w:rsidRPr="00325356" w:rsidDel="00EC2039" w:rsidRDefault="00287B14" w:rsidP="006A491F">
            <w:pPr>
              <w:jc w:val="center"/>
              <w:rPr>
                <w:del w:id="4957" w:author="Tebokgo Mabuto (ECP)" w:date="2026-09-09T11:12:00Z" w16du:dateUtc="2026-09-09T09:12:00Z"/>
                <w:rFonts w:ascii="Arial" w:hAnsi="Arial" w:cs="Arial"/>
                <w:noProof/>
                <w:sz w:val="11"/>
                <w:szCs w:val="11"/>
              </w:rPr>
            </w:pPr>
            <w:del w:id="4958" w:author="Tebokgo Mabuto (ECP)" w:date="2026-09-09T11:12:00Z" w16du:dateUtc="2026-09-09T09:12:00Z">
              <w:r w:rsidRPr="00325356" w:rsidDel="00EC2039">
                <w:rPr>
                  <w:rFonts w:ascii="Arial" w:hAnsi="Arial" w:cs="Arial"/>
                  <w:noProof/>
                  <w:sz w:val="11"/>
                  <w:szCs w:val="11"/>
                </w:rPr>
                <w:delText>0</w:delText>
              </w:r>
            </w:del>
          </w:p>
        </w:tc>
      </w:tr>
    </w:tbl>
    <w:p w14:paraId="0E997C6D" w14:textId="5D53357A" w:rsidR="00287B14" w:rsidRPr="00325356" w:rsidDel="00EC2039" w:rsidRDefault="00287B14" w:rsidP="00287B14">
      <w:pPr>
        <w:jc w:val="both"/>
        <w:rPr>
          <w:del w:id="4959" w:author="Tebokgo Mabuto (ECP)" w:date="2026-09-09T11:12:00Z" w16du:dateUtc="2026-09-09T09:12:00Z"/>
          <w:rFonts w:ascii="Arial" w:hAnsi="Arial" w:cs="Arial"/>
          <w:sz w:val="20"/>
          <w:szCs w:val="20"/>
        </w:rPr>
      </w:pPr>
    </w:p>
    <w:p w14:paraId="31470C9C" w14:textId="58843848" w:rsidR="00287B14" w:rsidRPr="00325356" w:rsidDel="00EC2039" w:rsidRDefault="00287B14" w:rsidP="00287B14">
      <w:pPr>
        <w:jc w:val="both"/>
        <w:rPr>
          <w:del w:id="4960" w:author="Tebokgo Mabuto (ECP)" w:date="2026-09-09T11:12:00Z" w16du:dateUtc="2026-09-09T09:12:00Z"/>
          <w:rFonts w:ascii="Arial" w:hAnsi="Arial" w:cs="Arial"/>
          <w:sz w:val="20"/>
          <w:szCs w:val="20"/>
        </w:rPr>
      </w:pPr>
      <w:del w:id="4961" w:author="Tebokgo Mabuto (ECP)" w:date="2026-09-09T11:12:00Z" w16du:dateUtc="2026-09-09T09:12:00Z">
        <w:r w:rsidRPr="00325356" w:rsidDel="00EC2039">
          <w:rPr>
            <w:rFonts w:ascii="Arial" w:hAnsi="Arial" w:cs="Arial"/>
            <w:sz w:val="20"/>
            <w:szCs w:val="20"/>
          </w:rPr>
          <w:delText>A maximum of 5 (five) points per project position held relevancy (technical experience) and 15 (fifteen) points overall for position held relevancy can be scored for each key person.</w:delText>
        </w:r>
      </w:del>
    </w:p>
    <w:p w14:paraId="0DBB7A31" w14:textId="63701804" w:rsidR="00287B14" w:rsidRPr="00325356" w:rsidDel="00EC2039" w:rsidRDefault="00287B14" w:rsidP="00287B14">
      <w:pPr>
        <w:rPr>
          <w:del w:id="4962" w:author="Tebokgo Mabuto (ECP)" w:date="2026-09-09T11:12:00Z" w16du:dateUtc="2026-09-09T09:12:00Z"/>
          <w:rFonts w:ascii="Arial" w:hAnsi="Arial" w:cs="Arial"/>
          <w:sz w:val="20"/>
          <w:szCs w:val="20"/>
        </w:rPr>
      </w:pPr>
    </w:p>
    <w:p w14:paraId="6C4B6225" w14:textId="2EEC5E33" w:rsidR="00287B14" w:rsidRPr="00325356" w:rsidDel="00EC2039" w:rsidRDefault="00287B14" w:rsidP="00287B14">
      <w:pPr>
        <w:jc w:val="both"/>
        <w:rPr>
          <w:del w:id="4963" w:author="Tebokgo Mabuto (ECP)" w:date="2026-09-09T11:12:00Z" w16du:dateUtc="2026-09-09T09:12:00Z"/>
          <w:rFonts w:ascii="Arial" w:hAnsi="Arial" w:cs="Arial"/>
          <w:sz w:val="20"/>
          <w:szCs w:val="20"/>
        </w:rPr>
      </w:pPr>
      <w:del w:id="4964" w:author="Tebokgo Mabuto (ECP)" w:date="2026-09-09T11:12:00Z" w16du:dateUtc="2026-09-09T09:12:00Z">
        <w:r w:rsidRPr="00325356" w:rsidDel="00EC2039">
          <w:rPr>
            <w:rFonts w:ascii="Arial" w:hAnsi="Arial" w:cs="Arial"/>
            <w:sz w:val="20"/>
            <w:szCs w:val="20"/>
          </w:rPr>
          <w:delText>Therefore, a total of 45 (forty-five) points can be scored for each key person listed in the tender document. The total for all key persons is totaled and this score is then converted back down into a score of a maximum of 30 (thirty) for technical knowledge.</w:delText>
        </w:r>
      </w:del>
    </w:p>
    <w:p w14:paraId="23011610" w14:textId="3CE68B6A" w:rsidR="00287B14" w:rsidRPr="00325356" w:rsidDel="00EC2039" w:rsidRDefault="00287B14" w:rsidP="00287B14">
      <w:pPr>
        <w:jc w:val="both"/>
        <w:rPr>
          <w:del w:id="4965" w:author="Tebokgo Mabuto (ECP)" w:date="2026-09-09T11:12:00Z" w16du:dateUtc="2026-09-09T09:12:00Z"/>
          <w:rFonts w:ascii="Arial" w:hAnsi="Arial" w:cs="Arial"/>
          <w:sz w:val="20"/>
          <w:szCs w:val="20"/>
        </w:rPr>
      </w:pPr>
    </w:p>
    <w:p w14:paraId="7BB81796" w14:textId="737F46E2" w:rsidR="00287B14" w:rsidRPr="00325356" w:rsidDel="00EC2039" w:rsidRDefault="00287B14" w:rsidP="00287B14">
      <w:pPr>
        <w:jc w:val="both"/>
        <w:rPr>
          <w:del w:id="4966" w:author="Tebokgo Mabuto (ECP)" w:date="2026-09-09T11:12:00Z" w16du:dateUtc="2026-09-09T09:12:00Z"/>
          <w:rFonts w:ascii="Arial" w:hAnsi="Arial" w:cs="Arial"/>
          <w:sz w:val="20"/>
          <w:szCs w:val="20"/>
        </w:rPr>
      </w:pPr>
    </w:p>
    <w:p w14:paraId="606DC309" w14:textId="4E4D8DEA" w:rsidR="00287B14" w:rsidRPr="00325356" w:rsidDel="00EC2039" w:rsidRDefault="00800131" w:rsidP="00287B14">
      <w:pPr>
        <w:jc w:val="both"/>
        <w:rPr>
          <w:del w:id="4967" w:author="Tebokgo Mabuto (ECP)" w:date="2026-09-09T11:12:00Z" w16du:dateUtc="2026-09-09T09:12:00Z"/>
          <w:rFonts w:ascii="Arial" w:hAnsi="Arial" w:cs="Arial"/>
          <w:b/>
          <w:sz w:val="20"/>
          <w:szCs w:val="20"/>
          <w:u w:val="single"/>
        </w:rPr>
      </w:pPr>
      <w:del w:id="4968" w:author="Tebokgo Mabuto (ECP)" w:date="2026-09-09T11:12:00Z" w16du:dateUtc="2026-09-09T09:12:00Z">
        <w:r w:rsidRPr="00325356" w:rsidDel="00EC2039">
          <w:rPr>
            <w:rFonts w:ascii="Arial" w:hAnsi="Arial" w:cs="Arial"/>
            <w:b/>
            <w:sz w:val="20"/>
            <w:szCs w:val="20"/>
            <w:u w:val="single"/>
          </w:rPr>
          <w:delText>MANAGEMENT KNOWLEDGE (15):</w:delText>
        </w:r>
      </w:del>
    </w:p>
    <w:p w14:paraId="6DE01FAF" w14:textId="104A2BA5" w:rsidR="00287B14" w:rsidRPr="00325356" w:rsidDel="00EC2039" w:rsidRDefault="00287B14" w:rsidP="00287B14">
      <w:pPr>
        <w:jc w:val="both"/>
        <w:rPr>
          <w:del w:id="4969" w:author="Tebokgo Mabuto (ECP)" w:date="2026-09-09T11:12:00Z" w16du:dateUtc="2026-09-09T09:12:00Z"/>
          <w:rFonts w:ascii="Arial" w:hAnsi="Arial" w:cs="Arial"/>
          <w:sz w:val="20"/>
          <w:szCs w:val="20"/>
        </w:rPr>
      </w:pPr>
    </w:p>
    <w:p w14:paraId="4A2C8099" w14:textId="323F603C" w:rsidR="00287B14" w:rsidRPr="00325356" w:rsidDel="00EC2039" w:rsidRDefault="00287B14" w:rsidP="00287B14">
      <w:pPr>
        <w:jc w:val="both"/>
        <w:rPr>
          <w:del w:id="4970" w:author="Tebokgo Mabuto (ECP)" w:date="2026-09-09T11:12:00Z" w16du:dateUtc="2026-09-09T09:12:00Z"/>
          <w:rFonts w:ascii="Arial" w:hAnsi="Arial" w:cs="Arial"/>
          <w:sz w:val="20"/>
          <w:szCs w:val="20"/>
        </w:rPr>
      </w:pPr>
      <w:del w:id="4971" w:author="Tebokgo Mabuto (ECP)" w:date="2026-09-09T11:12:00Z" w16du:dateUtc="2026-09-09T09:12:00Z">
        <w:r w:rsidRPr="00325356" w:rsidDel="00EC2039">
          <w:rPr>
            <w:rFonts w:ascii="Arial" w:hAnsi="Arial" w:cs="Arial"/>
            <w:sz w:val="20"/>
            <w:szCs w:val="20"/>
          </w:rPr>
          <w:delText xml:space="preserve">The same returnable schedules as for </w:delText>
        </w:r>
        <w:r w:rsidR="00325356" w:rsidRPr="00325356" w:rsidDel="00EC2039">
          <w:rPr>
            <w:rFonts w:ascii="Arial" w:hAnsi="Arial" w:cs="Arial"/>
            <w:sz w:val="20"/>
            <w:szCs w:val="20"/>
          </w:rPr>
          <w:delText>Technical</w:delText>
        </w:r>
        <w:r w:rsidRPr="00325356" w:rsidDel="00EC2039">
          <w:rPr>
            <w:rFonts w:ascii="Arial" w:hAnsi="Arial" w:cs="Arial"/>
            <w:sz w:val="20"/>
            <w:szCs w:val="20"/>
          </w:rPr>
          <w:delText xml:space="preserve"> Knowledge are used to evaluate the Managerial Knowledge.</w:delText>
        </w:r>
      </w:del>
    </w:p>
    <w:p w14:paraId="284E4985" w14:textId="445BAF2B" w:rsidR="00287B14" w:rsidRPr="00325356" w:rsidDel="00EC2039" w:rsidRDefault="00287B14" w:rsidP="00287B14">
      <w:pPr>
        <w:jc w:val="both"/>
        <w:rPr>
          <w:del w:id="4972" w:author="Tebokgo Mabuto (ECP)" w:date="2026-09-09T11:12:00Z" w16du:dateUtc="2026-09-09T09:12:00Z"/>
          <w:rFonts w:ascii="Arial" w:hAnsi="Arial" w:cs="Arial"/>
          <w:sz w:val="20"/>
          <w:szCs w:val="20"/>
        </w:rPr>
      </w:pPr>
    </w:p>
    <w:p w14:paraId="5E674849" w14:textId="3CF35536" w:rsidR="00287B14" w:rsidRPr="00325356" w:rsidDel="00EC2039" w:rsidRDefault="00287B14" w:rsidP="00287B14">
      <w:pPr>
        <w:jc w:val="both"/>
        <w:rPr>
          <w:del w:id="4973" w:author="Tebokgo Mabuto (ECP)" w:date="2026-09-09T11:12:00Z" w16du:dateUtc="2026-09-09T09:12:00Z"/>
          <w:rFonts w:ascii="Arial" w:hAnsi="Arial" w:cs="Arial"/>
          <w:sz w:val="20"/>
          <w:szCs w:val="20"/>
        </w:rPr>
      </w:pPr>
      <w:del w:id="4974" w:author="Tebokgo Mabuto (ECP)" w:date="2026-09-09T11:12:00Z" w16du:dateUtc="2026-09-09T09:12:00Z">
        <w:r w:rsidRPr="00325356" w:rsidDel="00EC2039">
          <w:rPr>
            <w:rFonts w:ascii="Arial" w:hAnsi="Arial" w:cs="Arial"/>
            <w:sz w:val="20"/>
            <w:szCs w:val="20"/>
          </w:rPr>
          <w:delText>For management knowledge up to two (2) areas are evaluated:</w:delText>
        </w:r>
      </w:del>
    </w:p>
    <w:p w14:paraId="3B4CF19C" w14:textId="76F8BF13" w:rsidR="00287B14" w:rsidRPr="00325356" w:rsidDel="00EC2039" w:rsidRDefault="00287B14" w:rsidP="00A45B23">
      <w:pPr>
        <w:pStyle w:val="ListParagraph"/>
        <w:widowControl/>
        <w:numPr>
          <w:ilvl w:val="0"/>
          <w:numId w:val="131"/>
        </w:numPr>
        <w:autoSpaceDE/>
        <w:autoSpaceDN/>
        <w:spacing w:after="160" w:line="259" w:lineRule="auto"/>
        <w:ind w:left="567" w:hanging="567"/>
        <w:contextualSpacing/>
        <w:jc w:val="both"/>
        <w:rPr>
          <w:del w:id="4975" w:author="Tebokgo Mabuto (ECP)" w:date="2026-09-09T11:12:00Z" w16du:dateUtc="2026-09-09T09:12:00Z"/>
          <w:sz w:val="20"/>
          <w:szCs w:val="20"/>
        </w:rPr>
      </w:pPr>
      <w:del w:id="4976" w:author="Tebokgo Mabuto (ECP)" w:date="2026-09-09T11:12:00Z" w16du:dateUtc="2026-09-09T09:12:00Z">
        <w:r w:rsidRPr="00325356" w:rsidDel="00EC2039">
          <w:rPr>
            <w:sz w:val="20"/>
            <w:szCs w:val="20"/>
          </w:rPr>
          <w:delText>Client</w:delText>
        </w:r>
      </w:del>
    </w:p>
    <w:p w14:paraId="11DDC664" w14:textId="558295C9" w:rsidR="00287B14" w:rsidRPr="00325356" w:rsidDel="00EC2039" w:rsidRDefault="00287B14" w:rsidP="00A45B23">
      <w:pPr>
        <w:pStyle w:val="ListParagraph"/>
        <w:widowControl/>
        <w:numPr>
          <w:ilvl w:val="0"/>
          <w:numId w:val="131"/>
        </w:numPr>
        <w:autoSpaceDE/>
        <w:autoSpaceDN/>
        <w:spacing w:line="259" w:lineRule="auto"/>
        <w:ind w:left="567" w:hanging="567"/>
        <w:contextualSpacing/>
        <w:jc w:val="both"/>
        <w:rPr>
          <w:del w:id="4977" w:author="Tebokgo Mabuto (ECP)" w:date="2026-09-09T11:12:00Z" w16du:dateUtc="2026-09-09T09:12:00Z"/>
          <w:sz w:val="20"/>
          <w:szCs w:val="20"/>
        </w:rPr>
      </w:pPr>
      <w:del w:id="4978" w:author="Tebokgo Mabuto (ECP)" w:date="2026-09-09T11:12:00Z" w16du:dateUtc="2026-09-09T09:12:00Z">
        <w:r w:rsidRPr="00325356" w:rsidDel="00EC2039">
          <w:rPr>
            <w:sz w:val="20"/>
            <w:szCs w:val="20"/>
          </w:rPr>
          <w:delText>Position Held (Only for managerial positions, e.g. PL; CE)</w:delText>
        </w:r>
      </w:del>
    </w:p>
    <w:p w14:paraId="0410A035" w14:textId="0DB91657" w:rsidR="00287B14" w:rsidRPr="00325356" w:rsidDel="00EC2039" w:rsidRDefault="00287B14" w:rsidP="00287B14">
      <w:pPr>
        <w:jc w:val="both"/>
        <w:rPr>
          <w:del w:id="4979" w:author="Tebokgo Mabuto (ECP)" w:date="2026-09-09T11:12:00Z" w16du:dateUtc="2026-09-09T09:12:00Z"/>
          <w:rFonts w:ascii="Arial" w:hAnsi="Arial" w:cs="Arial"/>
          <w:sz w:val="20"/>
          <w:szCs w:val="20"/>
          <w:u w:val="single"/>
        </w:rPr>
      </w:pPr>
    </w:p>
    <w:p w14:paraId="081D471E" w14:textId="1C77D5C0" w:rsidR="00287B14" w:rsidRPr="00325356" w:rsidDel="00EC2039" w:rsidRDefault="00287B14" w:rsidP="00A45B23">
      <w:pPr>
        <w:pStyle w:val="ListParagraph"/>
        <w:widowControl/>
        <w:numPr>
          <w:ilvl w:val="0"/>
          <w:numId w:val="132"/>
        </w:numPr>
        <w:autoSpaceDE/>
        <w:autoSpaceDN/>
        <w:spacing w:line="259" w:lineRule="auto"/>
        <w:ind w:left="567" w:hanging="567"/>
        <w:contextualSpacing/>
        <w:jc w:val="both"/>
        <w:rPr>
          <w:del w:id="4980" w:author="Tebokgo Mabuto (ECP)" w:date="2026-09-09T11:12:00Z" w16du:dateUtc="2026-09-09T09:12:00Z"/>
          <w:sz w:val="20"/>
          <w:szCs w:val="20"/>
          <w:u w:val="single"/>
        </w:rPr>
      </w:pPr>
      <w:del w:id="4981" w:author="Tebokgo Mabuto (ECP)" w:date="2026-09-09T11:12:00Z" w16du:dateUtc="2026-09-09T09:12:00Z">
        <w:r w:rsidRPr="00325356" w:rsidDel="00EC2039">
          <w:rPr>
            <w:sz w:val="20"/>
            <w:szCs w:val="20"/>
            <w:u w:val="single"/>
          </w:rPr>
          <w:delText>Client</w:delText>
        </w:r>
      </w:del>
    </w:p>
    <w:p w14:paraId="663DF1AF" w14:textId="3C4FE35E" w:rsidR="00287B14" w:rsidRPr="00325356" w:rsidDel="00EC2039" w:rsidRDefault="00287B14" w:rsidP="00287B14">
      <w:pPr>
        <w:ind w:left="360"/>
        <w:jc w:val="both"/>
        <w:rPr>
          <w:del w:id="4982" w:author="Tebokgo Mabuto (ECP)" w:date="2026-09-09T11:12:00Z" w16du:dateUtc="2026-09-09T09:12:00Z"/>
          <w:rFonts w:ascii="Arial" w:hAnsi="Arial" w:cs="Arial"/>
          <w:sz w:val="20"/>
          <w:szCs w:val="20"/>
        </w:rPr>
      </w:pPr>
    </w:p>
    <w:p w14:paraId="716DB1B8" w14:textId="25782D13" w:rsidR="00287B14" w:rsidRPr="00325356" w:rsidDel="00EC2039" w:rsidRDefault="00287B14" w:rsidP="00287B14">
      <w:pPr>
        <w:jc w:val="both"/>
        <w:rPr>
          <w:del w:id="4983" w:author="Tebokgo Mabuto (ECP)" w:date="2026-09-09T11:12:00Z" w16du:dateUtc="2026-09-09T09:12:00Z"/>
          <w:rFonts w:ascii="Arial" w:hAnsi="Arial" w:cs="Arial"/>
          <w:sz w:val="20"/>
          <w:szCs w:val="20"/>
        </w:rPr>
      </w:pPr>
      <w:del w:id="4984" w:author="Tebokgo Mabuto (ECP)" w:date="2026-09-09T11:12:00Z" w16du:dateUtc="2026-09-09T09:12:00Z">
        <w:r w:rsidRPr="00325356" w:rsidDel="00EC2039">
          <w:rPr>
            <w:rFonts w:ascii="Arial" w:hAnsi="Arial" w:cs="Arial"/>
            <w:sz w:val="20"/>
            <w:szCs w:val="20"/>
          </w:rPr>
          <w:delText>The tender is allocated points for the client the work experience was done for:</w:delText>
        </w:r>
      </w:del>
    </w:p>
    <w:p w14:paraId="1847D64F" w14:textId="0E660779" w:rsidR="00287B14" w:rsidRPr="00325356" w:rsidDel="00EC2039" w:rsidRDefault="00287B14" w:rsidP="00287B14">
      <w:pPr>
        <w:jc w:val="both"/>
        <w:rPr>
          <w:del w:id="4985" w:author="Tebokgo Mabuto (ECP)" w:date="2026-09-09T11:12:00Z" w16du:dateUtc="2026-09-09T09:12:00Z"/>
          <w:rFonts w:ascii="Arial" w:hAnsi="Arial" w:cs="Arial"/>
          <w:sz w:val="20"/>
          <w:szCs w:val="20"/>
        </w:rPr>
      </w:pPr>
    </w:p>
    <w:tbl>
      <w:tblPr>
        <w:tblStyle w:val="TableGrid"/>
        <w:tblW w:w="0" w:type="auto"/>
        <w:tblLook w:val="04A0" w:firstRow="1" w:lastRow="0" w:firstColumn="1" w:lastColumn="0" w:noHBand="0" w:noVBand="1"/>
      </w:tblPr>
      <w:tblGrid>
        <w:gridCol w:w="4794"/>
        <w:gridCol w:w="4795"/>
      </w:tblGrid>
      <w:tr w:rsidR="00287B14" w:rsidRPr="00325356" w:rsidDel="00EC2039" w14:paraId="7207AB5D" w14:textId="3CD3763D" w:rsidTr="006A491F">
        <w:trPr>
          <w:trHeight w:val="254"/>
          <w:del w:id="4986" w:author="Tebokgo Mabuto (ECP)" w:date="2026-09-09T11:12:00Z" w16du:dateUtc="2026-09-09T09:12:00Z"/>
        </w:trPr>
        <w:tc>
          <w:tcPr>
            <w:tcW w:w="4794" w:type="dxa"/>
          </w:tcPr>
          <w:p w14:paraId="16F54EEC" w14:textId="65B37749" w:rsidR="00287B14" w:rsidRPr="00325356" w:rsidDel="00EC2039" w:rsidRDefault="00287B14" w:rsidP="006A491F">
            <w:pPr>
              <w:jc w:val="center"/>
              <w:rPr>
                <w:del w:id="4987" w:author="Tebokgo Mabuto (ECP)" w:date="2026-09-09T11:12:00Z" w16du:dateUtc="2026-09-09T09:12:00Z"/>
                <w:rFonts w:ascii="Arial" w:hAnsi="Arial" w:cs="Arial"/>
                <w:b/>
                <w:bCs/>
                <w:sz w:val="20"/>
                <w:szCs w:val="20"/>
              </w:rPr>
            </w:pPr>
            <w:del w:id="4988" w:author="Tebokgo Mabuto (ECP)" w:date="2026-09-09T11:12:00Z" w16du:dateUtc="2026-09-09T09:12:00Z">
              <w:r w:rsidRPr="00325356" w:rsidDel="00EC2039">
                <w:rPr>
                  <w:rFonts w:ascii="Arial" w:hAnsi="Arial" w:cs="Arial"/>
                  <w:b/>
                  <w:bCs/>
                  <w:sz w:val="20"/>
                  <w:szCs w:val="20"/>
                </w:rPr>
                <w:delText>CLIENT CODE</w:delText>
              </w:r>
            </w:del>
          </w:p>
        </w:tc>
        <w:tc>
          <w:tcPr>
            <w:tcW w:w="4795" w:type="dxa"/>
          </w:tcPr>
          <w:p w14:paraId="5BE16C61" w14:textId="1D4D62C9" w:rsidR="00287B14" w:rsidRPr="00325356" w:rsidDel="00EC2039" w:rsidRDefault="00287B14" w:rsidP="006A491F">
            <w:pPr>
              <w:jc w:val="center"/>
              <w:rPr>
                <w:del w:id="4989" w:author="Tebokgo Mabuto (ECP)" w:date="2026-09-09T11:12:00Z" w16du:dateUtc="2026-09-09T09:12:00Z"/>
                <w:rFonts w:ascii="Arial" w:hAnsi="Arial" w:cs="Arial"/>
                <w:b/>
                <w:bCs/>
                <w:sz w:val="20"/>
                <w:szCs w:val="20"/>
              </w:rPr>
            </w:pPr>
            <w:del w:id="4990" w:author="Tebokgo Mabuto (ECP)" w:date="2026-09-09T11:12:00Z" w16du:dateUtc="2026-09-09T09:12:00Z">
              <w:r w:rsidRPr="00325356" w:rsidDel="00EC2039">
                <w:rPr>
                  <w:rFonts w:ascii="Arial" w:hAnsi="Arial" w:cs="Arial"/>
                  <w:b/>
                  <w:bCs/>
                  <w:sz w:val="20"/>
                  <w:szCs w:val="20"/>
                </w:rPr>
                <w:delText>POINT</w:delText>
              </w:r>
            </w:del>
          </w:p>
        </w:tc>
      </w:tr>
      <w:tr w:rsidR="00287B14" w:rsidRPr="00325356" w:rsidDel="00EC2039" w14:paraId="2F0017FD" w14:textId="3204A46B" w:rsidTr="006A491F">
        <w:trPr>
          <w:trHeight w:val="254"/>
          <w:del w:id="4991" w:author="Tebokgo Mabuto (ECP)" w:date="2026-09-09T11:12:00Z" w16du:dateUtc="2026-09-09T09:12:00Z"/>
        </w:trPr>
        <w:tc>
          <w:tcPr>
            <w:tcW w:w="4794" w:type="dxa"/>
          </w:tcPr>
          <w:p w14:paraId="2B45FEBB" w14:textId="1C714561" w:rsidR="00287B14" w:rsidRPr="00325356" w:rsidDel="00EC2039" w:rsidRDefault="00287B14" w:rsidP="006A491F">
            <w:pPr>
              <w:jc w:val="both"/>
              <w:rPr>
                <w:del w:id="4992" w:author="Tebokgo Mabuto (ECP)" w:date="2026-09-09T11:12:00Z" w16du:dateUtc="2026-09-09T09:12:00Z"/>
                <w:rFonts w:ascii="Arial" w:hAnsi="Arial" w:cs="Arial"/>
                <w:sz w:val="20"/>
                <w:szCs w:val="20"/>
              </w:rPr>
            </w:pPr>
            <w:del w:id="4993" w:author="Tebokgo Mabuto (ECP)" w:date="2026-09-09T11:12:00Z" w16du:dateUtc="2026-09-09T09:12:00Z">
              <w:r w:rsidRPr="00325356" w:rsidDel="00EC2039">
                <w:rPr>
                  <w:rFonts w:ascii="Arial" w:hAnsi="Arial" w:cs="Arial"/>
                  <w:sz w:val="20"/>
                  <w:szCs w:val="20"/>
                </w:rPr>
                <w:delText>National Roads Authority</w:delText>
              </w:r>
            </w:del>
          </w:p>
        </w:tc>
        <w:tc>
          <w:tcPr>
            <w:tcW w:w="4795" w:type="dxa"/>
          </w:tcPr>
          <w:p w14:paraId="374A0DCC" w14:textId="6EA45959" w:rsidR="00287B14" w:rsidRPr="00325356" w:rsidDel="00EC2039" w:rsidRDefault="00287B14" w:rsidP="006A491F">
            <w:pPr>
              <w:jc w:val="center"/>
              <w:rPr>
                <w:del w:id="4994" w:author="Tebokgo Mabuto (ECP)" w:date="2026-09-09T11:12:00Z" w16du:dateUtc="2026-09-09T09:12:00Z"/>
                <w:rFonts w:ascii="Arial" w:hAnsi="Arial" w:cs="Arial"/>
                <w:sz w:val="20"/>
                <w:szCs w:val="20"/>
              </w:rPr>
            </w:pPr>
            <w:del w:id="4995" w:author="Tebokgo Mabuto (ECP)" w:date="2026-09-09T11:12:00Z" w16du:dateUtc="2026-09-09T09:12:00Z">
              <w:r w:rsidRPr="00325356" w:rsidDel="00EC2039">
                <w:rPr>
                  <w:rFonts w:ascii="Arial" w:hAnsi="Arial" w:cs="Arial"/>
                  <w:sz w:val="20"/>
                  <w:szCs w:val="20"/>
                </w:rPr>
                <w:delText>5</w:delText>
              </w:r>
            </w:del>
          </w:p>
        </w:tc>
      </w:tr>
      <w:tr w:rsidR="00287B14" w:rsidRPr="00325356" w:rsidDel="00EC2039" w14:paraId="7BC29944" w14:textId="785F5E81" w:rsidTr="006A491F">
        <w:trPr>
          <w:trHeight w:val="254"/>
          <w:del w:id="4996" w:author="Tebokgo Mabuto (ECP)" w:date="2026-09-09T11:12:00Z" w16du:dateUtc="2026-09-09T09:12:00Z"/>
        </w:trPr>
        <w:tc>
          <w:tcPr>
            <w:tcW w:w="4794" w:type="dxa"/>
          </w:tcPr>
          <w:p w14:paraId="31A50653" w14:textId="4A3914D4" w:rsidR="00287B14" w:rsidRPr="00325356" w:rsidDel="00EC2039" w:rsidRDefault="00287B14" w:rsidP="006A491F">
            <w:pPr>
              <w:jc w:val="both"/>
              <w:rPr>
                <w:del w:id="4997" w:author="Tebokgo Mabuto (ECP)" w:date="2026-09-09T11:12:00Z" w16du:dateUtc="2026-09-09T09:12:00Z"/>
                <w:rFonts w:ascii="Arial" w:hAnsi="Arial" w:cs="Arial"/>
                <w:sz w:val="20"/>
                <w:szCs w:val="20"/>
              </w:rPr>
            </w:pPr>
            <w:del w:id="4998" w:author="Tebokgo Mabuto (ECP)" w:date="2026-09-09T11:12:00Z" w16du:dateUtc="2026-09-09T09:12:00Z">
              <w:r w:rsidRPr="00325356" w:rsidDel="00EC2039">
                <w:rPr>
                  <w:rFonts w:ascii="Arial" w:hAnsi="Arial" w:cs="Arial"/>
                  <w:sz w:val="20"/>
                  <w:szCs w:val="20"/>
                </w:rPr>
                <w:delText>Concessionaire</w:delText>
              </w:r>
            </w:del>
          </w:p>
        </w:tc>
        <w:tc>
          <w:tcPr>
            <w:tcW w:w="4795" w:type="dxa"/>
          </w:tcPr>
          <w:p w14:paraId="22F06796" w14:textId="6F1E4C3B" w:rsidR="00287B14" w:rsidRPr="00325356" w:rsidDel="00EC2039" w:rsidRDefault="00287B14" w:rsidP="006A491F">
            <w:pPr>
              <w:jc w:val="center"/>
              <w:rPr>
                <w:del w:id="4999" w:author="Tebokgo Mabuto (ECP)" w:date="2026-09-09T11:12:00Z" w16du:dateUtc="2026-09-09T09:12:00Z"/>
                <w:rFonts w:ascii="Arial" w:hAnsi="Arial" w:cs="Arial"/>
                <w:sz w:val="20"/>
                <w:szCs w:val="20"/>
              </w:rPr>
            </w:pPr>
            <w:del w:id="5000" w:author="Tebokgo Mabuto (ECP)" w:date="2026-09-09T11:12:00Z" w16du:dateUtc="2026-09-09T09:12:00Z">
              <w:r w:rsidRPr="00325356" w:rsidDel="00EC2039">
                <w:rPr>
                  <w:rFonts w:ascii="Arial" w:hAnsi="Arial" w:cs="Arial"/>
                  <w:sz w:val="20"/>
                  <w:szCs w:val="20"/>
                </w:rPr>
                <w:delText>5</w:delText>
              </w:r>
            </w:del>
          </w:p>
        </w:tc>
      </w:tr>
      <w:tr w:rsidR="00287B14" w:rsidRPr="00325356" w:rsidDel="00EC2039" w14:paraId="0A1AF913" w14:textId="19FD94C2" w:rsidTr="006A491F">
        <w:trPr>
          <w:trHeight w:val="254"/>
          <w:del w:id="5001" w:author="Tebokgo Mabuto (ECP)" w:date="2026-09-09T11:12:00Z" w16du:dateUtc="2026-09-09T09:12:00Z"/>
        </w:trPr>
        <w:tc>
          <w:tcPr>
            <w:tcW w:w="4794" w:type="dxa"/>
          </w:tcPr>
          <w:p w14:paraId="737EB33F" w14:textId="4D34E9A2" w:rsidR="00287B14" w:rsidRPr="00325356" w:rsidDel="00EC2039" w:rsidRDefault="00287B14" w:rsidP="006A491F">
            <w:pPr>
              <w:jc w:val="both"/>
              <w:rPr>
                <w:del w:id="5002" w:author="Tebokgo Mabuto (ECP)" w:date="2026-09-09T11:12:00Z" w16du:dateUtc="2026-09-09T09:12:00Z"/>
                <w:rFonts w:ascii="Arial" w:hAnsi="Arial" w:cs="Arial"/>
                <w:sz w:val="20"/>
                <w:szCs w:val="20"/>
              </w:rPr>
            </w:pPr>
            <w:del w:id="5003" w:author="Tebokgo Mabuto (ECP)" w:date="2026-09-09T11:12:00Z" w16du:dateUtc="2026-09-09T09:12:00Z">
              <w:r w:rsidRPr="00325356" w:rsidDel="00EC2039">
                <w:rPr>
                  <w:rFonts w:ascii="Arial" w:hAnsi="Arial" w:cs="Arial"/>
                  <w:sz w:val="20"/>
                  <w:szCs w:val="20"/>
                </w:rPr>
                <w:delText>Provincial Authority</w:delText>
              </w:r>
            </w:del>
          </w:p>
        </w:tc>
        <w:tc>
          <w:tcPr>
            <w:tcW w:w="4795" w:type="dxa"/>
          </w:tcPr>
          <w:p w14:paraId="5EAF674E" w14:textId="0010A7AF" w:rsidR="00287B14" w:rsidRPr="00325356" w:rsidDel="00EC2039" w:rsidRDefault="00287B14" w:rsidP="006A491F">
            <w:pPr>
              <w:jc w:val="center"/>
              <w:rPr>
                <w:del w:id="5004" w:author="Tebokgo Mabuto (ECP)" w:date="2026-09-09T11:12:00Z" w16du:dateUtc="2026-09-09T09:12:00Z"/>
                <w:rFonts w:ascii="Arial" w:hAnsi="Arial" w:cs="Arial"/>
                <w:sz w:val="20"/>
                <w:szCs w:val="20"/>
              </w:rPr>
            </w:pPr>
            <w:del w:id="5005" w:author="Tebokgo Mabuto (ECP)" w:date="2026-09-09T11:12:00Z" w16du:dateUtc="2026-09-09T09:12:00Z">
              <w:r w:rsidRPr="00325356" w:rsidDel="00EC2039">
                <w:rPr>
                  <w:rFonts w:ascii="Arial" w:hAnsi="Arial" w:cs="Arial"/>
                  <w:sz w:val="20"/>
                  <w:szCs w:val="20"/>
                </w:rPr>
                <w:delText>5</w:delText>
              </w:r>
            </w:del>
          </w:p>
        </w:tc>
      </w:tr>
      <w:tr w:rsidR="00287B14" w:rsidRPr="00325356" w:rsidDel="00EC2039" w14:paraId="73D67805" w14:textId="0C4C1DA2" w:rsidTr="006A491F">
        <w:trPr>
          <w:trHeight w:val="254"/>
          <w:del w:id="5006" w:author="Tebokgo Mabuto (ECP)" w:date="2026-09-09T11:12:00Z" w16du:dateUtc="2026-09-09T09:12:00Z"/>
        </w:trPr>
        <w:tc>
          <w:tcPr>
            <w:tcW w:w="4794" w:type="dxa"/>
          </w:tcPr>
          <w:p w14:paraId="47D20A4B" w14:textId="393D95DB" w:rsidR="00287B14" w:rsidRPr="00325356" w:rsidDel="00EC2039" w:rsidRDefault="00287B14" w:rsidP="006A491F">
            <w:pPr>
              <w:jc w:val="both"/>
              <w:rPr>
                <w:del w:id="5007" w:author="Tebokgo Mabuto (ECP)" w:date="2026-09-09T11:12:00Z" w16du:dateUtc="2026-09-09T09:12:00Z"/>
                <w:rFonts w:ascii="Arial" w:hAnsi="Arial" w:cs="Arial"/>
                <w:sz w:val="20"/>
                <w:szCs w:val="20"/>
              </w:rPr>
            </w:pPr>
            <w:del w:id="5008" w:author="Tebokgo Mabuto (ECP)" w:date="2026-09-09T11:12:00Z" w16du:dateUtc="2026-09-09T09:12:00Z">
              <w:r w:rsidRPr="00325356" w:rsidDel="00EC2039">
                <w:rPr>
                  <w:rFonts w:ascii="Arial" w:hAnsi="Arial" w:cs="Arial"/>
                  <w:sz w:val="20"/>
                  <w:szCs w:val="20"/>
                </w:rPr>
                <w:delText>Relevant SOE</w:delText>
              </w:r>
            </w:del>
          </w:p>
        </w:tc>
        <w:tc>
          <w:tcPr>
            <w:tcW w:w="4795" w:type="dxa"/>
          </w:tcPr>
          <w:p w14:paraId="5FE1C885" w14:textId="53695E1B" w:rsidR="00287B14" w:rsidRPr="00325356" w:rsidDel="00EC2039" w:rsidRDefault="00287B14" w:rsidP="006A491F">
            <w:pPr>
              <w:jc w:val="center"/>
              <w:rPr>
                <w:del w:id="5009" w:author="Tebokgo Mabuto (ECP)" w:date="2026-09-09T11:12:00Z" w16du:dateUtc="2026-09-09T09:12:00Z"/>
                <w:rFonts w:ascii="Arial" w:hAnsi="Arial" w:cs="Arial"/>
                <w:sz w:val="20"/>
                <w:szCs w:val="20"/>
              </w:rPr>
            </w:pPr>
            <w:del w:id="5010" w:author="Tebokgo Mabuto (ECP)" w:date="2026-09-09T11:12:00Z" w16du:dateUtc="2026-09-09T09:12:00Z">
              <w:r w:rsidRPr="00325356" w:rsidDel="00EC2039">
                <w:rPr>
                  <w:rFonts w:ascii="Arial" w:hAnsi="Arial" w:cs="Arial"/>
                  <w:sz w:val="20"/>
                  <w:szCs w:val="20"/>
                </w:rPr>
                <w:delText>4.5</w:delText>
              </w:r>
            </w:del>
          </w:p>
        </w:tc>
      </w:tr>
      <w:tr w:rsidR="00287B14" w:rsidRPr="00325356" w:rsidDel="00EC2039" w14:paraId="4C44718B" w14:textId="09035F4F" w:rsidTr="006A491F">
        <w:trPr>
          <w:trHeight w:val="254"/>
          <w:del w:id="5011" w:author="Tebokgo Mabuto (ECP)" w:date="2026-09-09T11:12:00Z" w16du:dateUtc="2026-09-09T09:12:00Z"/>
        </w:trPr>
        <w:tc>
          <w:tcPr>
            <w:tcW w:w="4794" w:type="dxa"/>
          </w:tcPr>
          <w:p w14:paraId="05C752A1" w14:textId="730085F7" w:rsidR="00287B14" w:rsidRPr="00325356" w:rsidDel="00EC2039" w:rsidRDefault="00287B14" w:rsidP="006A491F">
            <w:pPr>
              <w:jc w:val="both"/>
              <w:rPr>
                <w:del w:id="5012" w:author="Tebokgo Mabuto (ECP)" w:date="2026-09-09T11:12:00Z" w16du:dateUtc="2026-09-09T09:12:00Z"/>
                <w:rFonts w:ascii="Arial" w:hAnsi="Arial" w:cs="Arial"/>
                <w:sz w:val="20"/>
                <w:szCs w:val="20"/>
              </w:rPr>
            </w:pPr>
            <w:del w:id="5013" w:author="Tebokgo Mabuto (ECP)" w:date="2026-09-09T11:12:00Z" w16du:dateUtc="2026-09-09T09:12:00Z">
              <w:r w:rsidRPr="00325356" w:rsidDel="00EC2039">
                <w:rPr>
                  <w:rFonts w:ascii="Arial" w:hAnsi="Arial" w:cs="Arial"/>
                  <w:sz w:val="20"/>
                  <w:szCs w:val="20"/>
                </w:rPr>
                <w:delText>Metro Council</w:delText>
              </w:r>
            </w:del>
          </w:p>
        </w:tc>
        <w:tc>
          <w:tcPr>
            <w:tcW w:w="4795" w:type="dxa"/>
          </w:tcPr>
          <w:p w14:paraId="4AB992E0" w14:textId="51A383C8" w:rsidR="00287B14" w:rsidRPr="00325356" w:rsidDel="00EC2039" w:rsidRDefault="00287B14" w:rsidP="006A491F">
            <w:pPr>
              <w:jc w:val="center"/>
              <w:rPr>
                <w:del w:id="5014" w:author="Tebokgo Mabuto (ECP)" w:date="2026-09-09T11:12:00Z" w16du:dateUtc="2026-09-09T09:12:00Z"/>
                <w:rFonts w:ascii="Arial" w:hAnsi="Arial" w:cs="Arial"/>
                <w:sz w:val="20"/>
                <w:szCs w:val="20"/>
              </w:rPr>
            </w:pPr>
            <w:del w:id="5015" w:author="Tebokgo Mabuto (ECP)" w:date="2026-09-09T11:12:00Z" w16du:dateUtc="2026-09-09T09:12:00Z">
              <w:r w:rsidRPr="00325356" w:rsidDel="00EC2039">
                <w:rPr>
                  <w:rFonts w:ascii="Arial" w:hAnsi="Arial" w:cs="Arial"/>
                  <w:sz w:val="20"/>
                  <w:szCs w:val="20"/>
                </w:rPr>
                <w:delText>4.5</w:delText>
              </w:r>
            </w:del>
          </w:p>
        </w:tc>
      </w:tr>
      <w:tr w:rsidR="00287B14" w:rsidRPr="00325356" w:rsidDel="00EC2039" w14:paraId="5DD023BD" w14:textId="33FC584E" w:rsidTr="006A491F">
        <w:trPr>
          <w:trHeight w:val="254"/>
          <w:del w:id="5016" w:author="Tebokgo Mabuto (ECP)" w:date="2026-09-09T11:12:00Z" w16du:dateUtc="2026-09-09T09:12:00Z"/>
        </w:trPr>
        <w:tc>
          <w:tcPr>
            <w:tcW w:w="4794" w:type="dxa"/>
          </w:tcPr>
          <w:p w14:paraId="78C4B6FC" w14:textId="09BDE376" w:rsidR="00287B14" w:rsidRPr="00325356" w:rsidDel="00EC2039" w:rsidRDefault="00287B14" w:rsidP="006A491F">
            <w:pPr>
              <w:jc w:val="both"/>
              <w:rPr>
                <w:del w:id="5017" w:author="Tebokgo Mabuto (ECP)" w:date="2026-09-09T11:12:00Z" w16du:dateUtc="2026-09-09T09:12:00Z"/>
                <w:rFonts w:ascii="Arial" w:hAnsi="Arial" w:cs="Arial"/>
                <w:sz w:val="20"/>
                <w:szCs w:val="20"/>
              </w:rPr>
            </w:pPr>
            <w:del w:id="5018" w:author="Tebokgo Mabuto (ECP)" w:date="2026-09-09T11:12:00Z" w16du:dateUtc="2026-09-09T09:12:00Z">
              <w:r w:rsidRPr="00325356" w:rsidDel="00EC2039">
                <w:rPr>
                  <w:rFonts w:ascii="Arial" w:hAnsi="Arial" w:cs="Arial"/>
                  <w:sz w:val="20"/>
                  <w:szCs w:val="20"/>
                </w:rPr>
                <w:delText>Municipality</w:delText>
              </w:r>
            </w:del>
          </w:p>
        </w:tc>
        <w:tc>
          <w:tcPr>
            <w:tcW w:w="4795" w:type="dxa"/>
          </w:tcPr>
          <w:p w14:paraId="2DACEB6B" w14:textId="2D7D1E33" w:rsidR="00287B14" w:rsidRPr="00325356" w:rsidDel="00EC2039" w:rsidRDefault="00287B14" w:rsidP="006A491F">
            <w:pPr>
              <w:jc w:val="center"/>
              <w:rPr>
                <w:del w:id="5019" w:author="Tebokgo Mabuto (ECP)" w:date="2026-09-09T11:12:00Z" w16du:dateUtc="2026-09-09T09:12:00Z"/>
                <w:rFonts w:ascii="Arial" w:hAnsi="Arial" w:cs="Arial"/>
                <w:sz w:val="20"/>
                <w:szCs w:val="20"/>
              </w:rPr>
            </w:pPr>
            <w:del w:id="5020" w:author="Tebokgo Mabuto (ECP)" w:date="2026-09-09T11:12:00Z" w16du:dateUtc="2026-09-09T09:12:00Z">
              <w:r w:rsidRPr="00325356" w:rsidDel="00EC2039">
                <w:rPr>
                  <w:rFonts w:ascii="Arial" w:hAnsi="Arial" w:cs="Arial"/>
                  <w:sz w:val="20"/>
                  <w:szCs w:val="20"/>
                </w:rPr>
                <w:delText>4</w:delText>
              </w:r>
            </w:del>
          </w:p>
        </w:tc>
      </w:tr>
      <w:tr w:rsidR="00287B14" w:rsidRPr="00325356" w:rsidDel="00EC2039" w14:paraId="6859630C" w14:textId="654DD417" w:rsidTr="006A491F">
        <w:trPr>
          <w:trHeight w:val="254"/>
          <w:del w:id="5021" w:author="Tebokgo Mabuto (ECP)" w:date="2026-09-09T11:12:00Z" w16du:dateUtc="2026-09-09T09:12:00Z"/>
        </w:trPr>
        <w:tc>
          <w:tcPr>
            <w:tcW w:w="4794" w:type="dxa"/>
          </w:tcPr>
          <w:p w14:paraId="14F7E886" w14:textId="5AF22848" w:rsidR="00287B14" w:rsidRPr="00325356" w:rsidDel="00EC2039" w:rsidRDefault="00287B14" w:rsidP="006A491F">
            <w:pPr>
              <w:jc w:val="both"/>
              <w:rPr>
                <w:del w:id="5022" w:author="Tebokgo Mabuto (ECP)" w:date="2026-09-09T11:12:00Z" w16du:dateUtc="2026-09-09T09:12:00Z"/>
                <w:rFonts w:ascii="Arial" w:hAnsi="Arial" w:cs="Arial"/>
                <w:sz w:val="20"/>
                <w:szCs w:val="20"/>
              </w:rPr>
            </w:pPr>
            <w:del w:id="5023" w:author="Tebokgo Mabuto (ECP)" w:date="2026-09-09T11:12:00Z" w16du:dateUtc="2026-09-09T09:12:00Z">
              <w:r w:rsidRPr="00325356" w:rsidDel="00EC2039">
                <w:rPr>
                  <w:rFonts w:ascii="Arial" w:hAnsi="Arial" w:cs="Arial"/>
                  <w:sz w:val="20"/>
                  <w:szCs w:val="20"/>
                </w:rPr>
                <w:delText xml:space="preserve">Private </w:delText>
              </w:r>
            </w:del>
          </w:p>
        </w:tc>
        <w:tc>
          <w:tcPr>
            <w:tcW w:w="4795" w:type="dxa"/>
          </w:tcPr>
          <w:p w14:paraId="05A00E83" w14:textId="7D5C9F07" w:rsidR="00287B14" w:rsidRPr="00325356" w:rsidDel="00EC2039" w:rsidRDefault="00287B14" w:rsidP="006A491F">
            <w:pPr>
              <w:jc w:val="center"/>
              <w:rPr>
                <w:del w:id="5024" w:author="Tebokgo Mabuto (ECP)" w:date="2026-09-09T11:12:00Z" w16du:dateUtc="2026-09-09T09:12:00Z"/>
                <w:rFonts w:ascii="Arial" w:hAnsi="Arial" w:cs="Arial"/>
                <w:sz w:val="20"/>
                <w:szCs w:val="20"/>
              </w:rPr>
            </w:pPr>
            <w:del w:id="5025" w:author="Tebokgo Mabuto (ECP)" w:date="2026-09-09T11:12:00Z" w16du:dateUtc="2026-09-09T09:12:00Z">
              <w:r w:rsidRPr="00325356" w:rsidDel="00EC2039">
                <w:rPr>
                  <w:rFonts w:ascii="Arial" w:hAnsi="Arial" w:cs="Arial"/>
                  <w:sz w:val="20"/>
                  <w:szCs w:val="20"/>
                </w:rPr>
                <w:delText>3.75</w:delText>
              </w:r>
            </w:del>
          </w:p>
        </w:tc>
      </w:tr>
      <w:tr w:rsidR="00287B14" w:rsidRPr="00325356" w:rsidDel="00EC2039" w14:paraId="65AF153C" w14:textId="6B938CEB" w:rsidTr="006A491F">
        <w:trPr>
          <w:trHeight w:val="254"/>
          <w:del w:id="5026" w:author="Tebokgo Mabuto (ECP)" w:date="2026-09-09T11:12:00Z" w16du:dateUtc="2026-09-09T09:12:00Z"/>
        </w:trPr>
        <w:tc>
          <w:tcPr>
            <w:tcW w:w="4794" w:type="dxa"/>
          </w:tcPr>
          <w:p w14:paraId="4839AAAF" w14:textId="08C48A5F" w:rsidR="00287B14" w:rsidRPr="00325356" w:rsidDel="00EC2039" w:rsidRDefault="00287B14" w:rsidP="006A491F">
            <w:pPr>
              <w:jc w:val="both"/>
              <w:rPr>
                <w:del w:id="5027" w:author="Tebokgo Mabuto (ECP)" w:date="2026-09-09T11:12:00Z" w16du:dateUtc="2026-09-09T09:12:00Z"/>
                <w:rFonts w:ascii="Arial" w:hAnsi="Arial" w:cs="Arial"/>
                <w:sz w:val="20"/>
                <w:szCs w:val="20"/>
              </w:rPr>
            </w:pPr>
            <w:del w:id="5028" w:author="Tebokgo Mabuto (ECP)" w:date="2026-09-09T11:12:00Z" w16du:dateUtc="2026-09-09T09:12:00Z">
              <w:r w:rsidRPr="00325356" w:rsidDel="00EC2039">
                <w:rPr>
                  <w:rFonts w:ascii="Arial" w:hAnsi="Arial" w:cs="Arial"/>
                  <w:sz w:val="20"/>
                  <w:szCs w:val="20"/>
                </w:rPr>
                <w:delText>Other</w:delText>
              </w:r>
            </w:del>
          </w:p>
        </w:tc>
        <w:tc>
          <w:tcPr>
            <w:tcW w:w="4795" w:type="dxa"/>
          </w:tcPr>
          <w:p w14:paraId="6755E7EB" w14:textId="668DDE3C" w:rsidR="00287B14" w:rsidRPr="00325356" w:rsidDel="00EC2039" w:rsidRDefault="00287B14" w:rsidP="006A491F">
            <w:pPr>
              <w:jc w:val="center"/>
              <w:rPr>
                <w:del w:id="5029" w:author="Tebokgo Mabuto (ECP)" w:date="2026-09-09T11:12:00Z" w16du:dateUtc="2026-09-09T09:12:00Z"/>
                <w:rFonts w:ascii="Arial" w:hAnsi="Arial" w:cs="Arial"/>
                <w:sz w:val="20"/>
                <w:szCs w:val="20"/>
              </w:rPr>
            </w:pPr>
            <w:del w:id="5030" w:author="Tebokgo Mabuto (ECP)" w:date="2026-09-09T11:12:00Z" w16du:dateUtc="2026-09-09T09:12:00Z">
              <w:r w:rsidRPr="00325356" w:rsidDel="00EC2039">
                <w:rPr>
                  <w:rFonts w:ascii="Arial" w:hAnsi="Arial" w:cs="Arial"/>
                  <w:sz w:val="20"/>
                  <w:szCs w:val="20"/>
                </w:rPr>
                <w:delText>3.75</w:delText>
              </w:r>
            </w:del>
          </w:p>
        </w:tc>
      </w:tr>
    </w:tbl>
    <w:p w14:paraId="08CE8A19" w14:textId="16920D82" w:rsidR="00287B14" w:rsidRPr="00325356" w:rsidDel="00EC2039" w:rsidRDefault="00287B14" w:rsidP="00287B14">
      <w:pPr>
        <w:jc w:val="both"/>
        <w:rPr>
          <w:del w:id="5031" w:author="Tebokgo Mabuto (ECP)" w:date="2026-09-09T11:12:00Z" w16du:dateUtc="2026-09-09T09:12:00Z"/>
          <w:rFonts w:ascii="Arial" w:hAnsi="Arial" w:cs="Arial"/>
          <w:sz w:val="20"/>
          <w:szCs w:val="20"/>
        </w:rPr>
      </w:pPr>
    </w:p>
    <w:p w14:paraId="769498C0" w14:textId="7C64B0E3" w:rsidR="00287B14" w:rsidRPr="00325356" w:rsidDel="00EC2039" w:rsidRDefault="00287B14" w:rsidP="00287B14">
      <w:pPr>
        <w:jc w:val="both"/>
        <w:rPr>
          <w:del w:id="5032" w:author="Tebokgo Mabuto (ECP)" w:date="2026-09-09T11:12:00Z" w16du:dateUtc="2026-09-09T09:12:00Z"/>
          <w:rFonts w:ascii="Arial" w:hAnsi="Arial" w:cs="Arial"/>
          <w:sz w:val="20"/>
          <w:szCs w:val="20"/>
        </w:rPr>
      </w:pPr>
      <w:del w:id="5033" w:author="Tebokgo Mabuto (ECP)" w:date="2026-09-09T11:12:00Z" w16du:dateUtc="2026-09-09T09:12:00Z">
        <w:r w:rsidRPr="00325356" w:rsidDel="00EC2039">
          <w:rPr>
            <w:rFonts w:ascii="Arial" w:hAnsi="Arial" w:cs="Arial"/>
            <w:sz w:val="20"/>
            <w:szCs w:val="20"/>
          </w:rPr>
          <w:delText>A maximum of 5 (five) points per project client relevancy and 15 (fifteen) points overall for client relevancy can be scored.</w:delText>
        </w:r>
      </w:del>
    </w:p>
    <w:p w14:paraId="3DB4FC61" w14:textId="3DE2E8FB" w:rsidR="00287B14" w:rsidRPr="00325356" w:rsidDel="00EC2039" w:rsidRDefault="00287B14" w:rsidP="00287B14">
      <w:pPr>
        <w:jc w:val="both"/>
        <w:rPr>
          <w:del w:id="5034" w:author="Tebokgo Mabuto (ECP)" w:date="2026-09-09T11:12:00Z" w16du:dateUtc="2026-09-09T09:12:00Z"/>
          <w:rFonts w:ascii="Arial" w:hAnsi="Arial" w:cs="Arial"/>
          <w:sz w:val="20"/>
          <w:szCs w:val="20"/>
        </w:rPr>
      </w:pPr>
    </w:p>
    <w:p w14:paraId="6342EE2D" w14:textId="4510AA0B" w:rsidR="00287B14" w:rsidRPr="00325356" w:rsidDel="00EC2039" w:rsidRDefault="00287B14" w:rsidP="00287B14">
      <w:pPr>
        <w:jc w:val="both"/>
        <w:rPr>
          <w:del w:id="5035" w:author="Tebokgo Mabuto (ECP)" w:date="2026-09-09T11:12:00Z" w16du:dateUtc="2026-09-09T09:12:00Z"/>
          <w:rFonts w:ascii="Arial" w:hAnsi="Arial" w:cs="Arial"/>
          <w:sz w:val="20"/>
          <w:szCs w:val="20"/>
        </w:rPr>
      </w:pPr>
    </w:p>
    <w:p w14:paraId="19B8257E" w14:textId="73782532" w:rsidR="00287B14" w:rsidRPr="00325356" w:rsidDel="00EC2039" w:rsidRDefault="00287B14" w:rsidP="00A45B23">
      <w:pPr>
        <w:pStyle w:val="ListParagraph"/>
        <w:widowControl/>
        <w:numPr>
          <w:ilvl w:val="0"/>
          <w:numId w:val="133"/>
        </w:numPr>
        <w:autoSpaceDE/>
        <w:autoSpaceDN/>
        <w:ind w:left="567" w:hanging="567"/>
        <w:contextualSpacing/>
        <w:jc w:val="both"/>
        <w:rPr>
          <w:del w:id="5036" w:author="Tebokgo Mabuto (ECP)" w:date="2026-09-09T11:12:00Z" w16du:dateUtc="2026-09-09T09:12:00Z"/>
          <w:sz w:val="20"/>
          <w:szCs w:val="20"/>
          <w:u w:val="single"/>
        </w:rPr>
      </w:pPr>
      <w:del w:id="5037" w:author="Tebokgo Mabuto (ECP)" w:date="2026-09-09T11:12:00Z" w16du:dateUtc="2026-09-09T09:12:00Z">
        <w:r w:rsidRPr="00325356" w:rsidDel="00EC2039">
          <w:rPr>
            <w:sz w:val="20"/>
            <w:szCs w:val="20"/>
            <w:u w:val="single"/>
          </w:rPr>
          <w:delText>Position Held (Only for managerial positions)</w:delText>
        </w:r>
      </w:del>
    </w:p>
    <w:p w14:paraId="488310E4" w14:textId="6337EDF1" w:rsidR="00287B14" w:rsidRPr="00325356" w:rsidDel="00EC2039" w:rsidRDefault="00287B14" w:rsidP="00287B14">
      <w:pPr>
        <w:jc w:val="both"/>
        <w:rPr>
          <w:del w:id="5038" w:author="Tebokgo Mabuto (ECP)" w:date="2026-09-09T11:12:00Z" w16du:dateUtc="2026-09-09T09:12:00Z"/>
          <w:rFonts w:ascii="Arial" w:hAnsi="Arial" w:cs="Arial"/>
          <w:sz w:val="20"/>
          <w:szCs w:val="20"/>
        </w:rPr>
      </w:pPr>
    </w:p>
    <w:p w14:paraId="672BC48E" w14:textId="466007C2" w:rsidR="00287B14" w:rsidRPr="00325356" w:rsidDel="00EC2039" w:rsidRDefault="00287B14" w:rsidP="00287B14">
      <w:pPr>
        <w:jc w:val="both"/>
        <w:rPr>
          <w:del w:id="5039" w:author="Tebokgo Mabuto (ECP)" w:date="2026-09-09T11:12:00Z" w16du:dateUtc="2026-09-09T09:12:00Z"/>
          <w:rFonts w:ascii="Arial" w:hAnsi="Arial" w:cs="Arial"/>
          <w:sz w:val="20"/>
          <w:szCs w:val="20"/>
        </w:rPr>
      </w:pPr>
      <w:del w:id="5040" w:author="Tebokgo Mabuto (ECP)" w:date="2026-09-09T11:12:00Z" w16du:dateUtc="2026-09-09T09:12:00Z">
        <w:r w:rsidRPr="00325356" w:rsidDel="00EC2039">
          <w:rPr>
            <w:rFonts w:ascii="Arial" w:hAnsi="Arial" w:cs="Arial"/>
            <w:sz w:val="20"/>
            <w:szCs w:val="20"/>
          </w:rPr>
          <w:delText xml:space="preserve">This is only used for certain key positions that are expected to perform a managerial function during the contract. The relevance of the position held during the managerial experience against the position that is tendered for is evaluated: </w:delText>
        </w:r>
      </w:del>
    </w:p>
    <w:p w14:paraId="1520719A" w14:textId="6D1664BB" w:rsidR="00287B14" w:rsidRPr="00325356" w:rsidDel="00EC2039" w:rsidRDefault="00287B14" w:rsidP="00287B14">
      <w:pPr>
        <w:jc w:val="both"/>
        <w:rPr>
          <w:del w:id="5041" w:author="Tebokgo Mabuto (ECP)" w:date="2026-09-09T11:12:00Z" w16du:dateUtc="2026-09-09T09:12:00Z"/>
          <w:rFonts w:ascii="Arial" w:hAnsi="Arial" w:cs="Arial"/>
          <w:sz w:val="20"/>
          <w:szCs w:val="20"/>
        </w:rPr>
      </w:pPr>
    </w:p>
    <w:p w14:paraId="18B2D7A5" w14:textId="58C773BC" w:rsidR="00287B14" w:rsidRPr="00325356" w:rsidDel="00EC2039" w:rsidRDefault="00287B14" w:rsidP="00287B14">
      <w:pPr>
        <w:jc w:val="both"/>
        <w:rPr>
          <w:del w:id="5042" w:author="Tebokgo Mabuto (ECP)" w:date="2026-09-09T11:12:00Z" w16du:dateUtc="2026-09-09T09:12:00Z"/>
          <w:rFonts w:ascii="Arial" w:hAnsi="Arial" w:cs="Arial"/>
          <w:sz w:val="20"/>
          <w:szCs w:val="20"/>
          <w:u w:val="single"/>
        </w:rPr>
      </w:pPr>
      <w:del w:id="5043" w:author="Tebokgo Mabuto (ECP)" w:date="2026-09-09T11:12:00Z" w16du:dateUtc="2026-09-09T09:12:00Z">
        <w:r w:rsidRPr="00325356" w:rsidDel="00EC2039">
          <w:rPr>
            <w:rFonts w:ascii="Arial" w:hAnsi="Arial" w:cs="Arial"/>
            <w:sz w:val="20"/>
            <w:szCs w:val="20"/>
            <w:u w:val="single"/>
          </w:rPr>
          <w:delText>Managerial Experience</w:delText>
        </w:r>
      </w:del>
    </w:p>
    <w:p w14:paraId="20079F59" w14:textId="76AFE5A2" w:rsidR="00287B14" w:rsidRPr="00325356" w:rsidDel="00EC2039" w:rsidRDefault="00287B14" w:rsidP="00287B14">
      <w:pPr>
        <w:jc w:val="both"/>
        <w:rPr>
          <w:del w:id="5044" w:author="Tebokgo Mabuto (ECP)" w:date="2026-09-09T11:12:00Z" w16du:dateUtc="2026-09-09T09:12:00Z"/>
          <w:rFonts w:ascii="Arial" w:hAnsi="Arial" w:cs="Arial"/>
          <w:sz w:val="20"/>
          <w:szCs w:val="20"/>
        </w:rPr>
      </w:pPr>
    </w:p>
    <w:tbl>
      <w:tblPr>
        <w:tblStyle w:val="TableGrid"/>
        <w:tblW w:w="9691" w:type="dxa"/>
        <w:tblLook w:val="04A0" w:firstRow="1" w:lastRow="0" w:firstColumn="1" w:lastColumn="0" w:noHBand="0" w:noVBand="1"/>
      </w:tblPr>
      <w:tblGrid>
        <w:gridCol w:w="1174"/>
        <w:gridCol w:w="712"/>
        <w:gridCol w:w="712"/>
        <w:gridCol w:w="712"/>
        <w:gridCol w:w="712"/>
        <w:gridCol w:w="712"/>
        <w:gridCol w:w="712"/>
        <w:gridCol w:w="712"/>
        <w:gridCol w:w="925"/>
        <w:gridCol w:w="2608"/>
      </w:tblGrid>
      <w:tr w:rsidR="00287B14" w:rsidRPr="00325356" w:rsidDel="00EC2039" w14:paraId="47A86D50" w14:textId="2FD01AA6" w:rsidTr="006A491F">
        <w:trPr>
          <w:trHeight w:val="1592"/>
          <w:del w:id="5045" w:author="Tebokgo Mabuto (ECP)" w:date="2026-09-09T11:12:00Z" w16du:dateUtc="2026-09-09T09:12:00Z"/>
        </w:trPr>
        <w:tc>
          <w:tcPr>
            <w:tcW w:w="1174" w:type="dxa"/>
            <w:tcBorders>
              <w:tl2br w:val="single" w:sz="4" w:space="0" w:color="auto"/>
            </w:tcBorders>
          </w:tcPr>
          <w:p w14:paraId="5F78DAF8" w14:textId="685DB6AD" w:rsidR="00287B14" w:rsidRPr="00325356" w:rsidDel="00EC2039" w:rsidRDefault="00287B14" w:rsidP="006A491F">
            <w:pPr>
              <w:jc w:val="both"/>
              <w:rPr>
                <w:del w:id="5046" w:author="Tebokgo Mabuto (ECP)" w:date="2026-09-09T11:12:00Z" w16du:dateUtc="2026-09-09T09:12:00Z"/>
                <w:rFonts w:ascii="Arial" w:hAnsi="Arial" w:cs="Arial"/>
                <w:sz w:val="16"/>
                <w:szCs w:val="16"/>
              </w:rPr>
            </w:pPr>
            <w:del w:id="5047" w:author="Tebokgo Mabuto (ECP)" w:date="2026-09-09T11:12:00Z" w16du:dateUtc="2026-09-09T09:12:00Z">
              <w:r w:rsidRPr="00325356" w:rsidDel="00EC2039">
                <w:rPr>
                  <w:rFonts w:ascii="Arial" w:hAnsi="Arial" w:cs="Arial"/>
                  <w:sz w:val="16"/>
                  <w:szCs w:val="16"/>
                </w:rPr>
                <w:delText xml:space="preserve">       Position </w:delText>
              </w:r>
            </w:del>
          </w:p>
          <w:p w14:paraId="3A753A6E" w14:textId="24FD60D4" w:rsidR="00287B14" w:rsidRPr="00325356" w:rsidDel="00EC2039" w:rsidRDefault="00287B14" w:rsidP="006A491F">
            <w:pPr>
              <w:jc w:val="both"/>
              <w:rPr>
                <w:del w:id="5048" w:author="Tebokgo Mabuto (ECP)" w:date="2026-09-09T11:12:00Z" w16du:dateUtc="2026-09-09T09:12:00Z"/>
                <w:rFonts w:ascii="Arial" w:hAnsi="Arial" w:cs="Arial"/>
                <w:sz w:val="16"/>
                <w:szCs w:val="16"/>
              </w:rPr>
            </w:pPr>
            <w:del w:id="5049" w:author="Tebokgo Mabuto (ECP)" w:date="2026-09-09T11:12:00Z" w16du:dateUtc="2026-09-09T09:12:00Z">
              <w:r w:rsidRPr="00325356" w:rsidDel="00EC2039">
                <w:rPr>
                  <w:rFonts w:ascii="Arial" w:hAnsi="Arial" w:cs="Arial"/>
                  <w:sz w:val="16"/>
                  <w:szCs w:val="16"/>
                </w:rPr>
                <w:delText xml:space="preserve">             Req.</w:delText>
              </w:r>
            </w:del>
          </w:p>
          <w:p w14:paraId="3E4F5BBD" w14:textId="27785918" w:rsidR="00287B14" w:rsidRPr="00325356" w:rsidDel="00EC2039" w:rsidRDefault="00287B14" w:rsidP="006A491F">
            <w:pPr>
              <w:jc w:val="both"/>
              <w:rPr>
                <w:del w:id="5050" w:author="Tebokgo Mabuto (ECP)" w:date="2026-09-09T11:12:00Z" w16du:dateUtc="2026-09-09T09:12:00Z"/>
                <w:rFonts w:ascii="Arial" w:hAnsi="Arial" w:cs="Arial"/>
                <w:sz w:val="16"/>
                <w:szCs w:val="16"/>
              </w:rPr>
            </w:pPr>
          </w:p>
          <w:p w14:paraId="057F29F8" w14:textId="4EFEAA69" w:rsidR="00287B14" w:rsidRPr="00325356" w:rsidDel="00EC2039" w:rsidRDefault="00287B14" w:rsidP="006A491F">
            <w:pPr>
              <w:jc w:val="both"/>
              <w:rPr>
                <w:del w:id="5051" w:author="Tebokgo Mabuto (ECP)" w:date="2026-09-09T11:12:00Z" w16du:dateUtc="2026-09-09T09:12:00Z"/>
                <w:rFonts w:ascii="Arial" w:hAnsi="Arial" w:cs="Arial"/>
                <w:sz w:val="16"/>
                <w:szCs w:val="16"/>
              </w:rPr>
            </w:pPr>
          </w:p>
          <w:p w14:paraId="7A79CD6E" w14:textId="1ADC5CEE" w:rsidR="00287B14" w:rsidRPr="00325356" w:rsidDel="00EC2039" w:rsidRDefault="00287B14" w:rsidP="006A491F">
            <w:pPr>
              <w:jc w:val="both"/>
              <w:rPr>
                <w:del w:id="5052" w:author="Tebokgo Mabuto (ECP)" w:date="2026-09-09T11:12:00Z" w16du:dateUtc="2026-09-09T09:12:00Z"/>
                <w:rFonts w:ascii="Arial" w:hAnsi="Arial" w:cs="Arial"/>
                <w:sz w:val="16"/>
                <w:szCs w:val="16"/>
              </w:rPr>
            </w:pPr>
          </w:p>
          <w:p w14:paraId="2DCAF9F6" w14:textId="12E5E7B0" w:rsidR="00287B14" w:rsidRPr="00325356" w:rsidDel="00EC2039" w:rsidRDefault="00287B14" w:rsidP="006A491F">
            <w:pPr>
              <w:jc w:val="both"/>
              <w:rPr>
                <w:del w:id="5053" w:author="Tebokgo Mabuto (ECP)" w:date="2026-09-09T11:12:00Z" w16du:dateUtc="2026-09-09T09:12:00Z"/>
                <w:rFonts w:ascii="Arial" w:hAnsi="Arial" w:cs="Arial"/>
                <w:sz w:val="16"/>
                <w:szCs w:val="16"/>
              </w:rPr>
            </w:pPr>
          </w:p>
          <w:p w14:paraId="5EE415BA" w14:textId="18F5FA85" w:rsidR="00287B14" w:rsidRPr="00325356" w:rsidDel="00EC2039" w:rsidRDefault="00287B14" w:rsidP="006A491F">
            <w:pPr>
              <w:jc w:val="both"/>
              <w:rPr>
                <w:del w:id="5054" w:author="Tebokgo Mabuto (ECP)" w:date="2026-09-09T11:12:00Z" w16du:dateUtc="2026-09-09T09:12:00Z"/>
                <w:rFonts w:ascii="Arial" w:hAnsi="Arial" w:cs="Arial"/>
                <w:sz w:val="16"/>
                <w:szCs w:val="16"/>
              </w:rPr>
            </w:pPr>
          </w:p>
          <w:p w14:paraId="6F2265B9" w14:textId="08960DCA" w:rsidR="00287B14" w:rsidRPr="00325356" w:rsidDel="00EC2039" w:rsidRDefault="00287B14" w:rsidP="006A491F">
            <w:pPr>
              <w:jc w:val="both"/>
              <w:rPr>
                <w:del w:id="5055" w:author="Tebokgo Mabuto (ECP)" w:date="2026-09-09T11:12:00Z" w16du:dateUtc="2026-09-09T09:12:00Z"/>
                <w:rFonts w:ascii="Arial" w:hAnsi="Arial" w:cs="Arial"/>
                <w:sz w:val="16"/>
                <w:szCs w:val="16"/>
              </w:rPr>
            </w:pPr>
            <w:del w:id="5056" w:author="Tebokgo Mabuto (ECP)" w:date="2026-09-09T11:12:00Z" w16du:dateUtc="2026-09-09T09:12:00Z">
              <w:r w:rsidRPr="00325356" w:rsidDel="00EC2039">
                <w:rPr>
                  <w:rFonts w:ascii="Arial" w:hAnsi="Arial" w:cs="Arial"/>
                  <w:sz w:val="16"/>
                  <w:szCs w:val="16"/>
                </w:rPr>
                <w:delText>Experience.</w:delText>
              </w:r>
            </w:del>
          </w:p>
        </w:tc>
        <w:tc>
          <w:tcPr>
            <w:tcW w:w="712" w:type="dxa"/>
          </w:tcPr>
          <w:p w14:paraId="15A54C4B" w14:textId="1419EA0D" w:rsidR="00287B14" w:rsidRPr="00325356" w:rsidDel="00EC2039" w:rsidRDefault="00287B14" w:rsidP="006A491F">
            <w:pPr>
              <w:jc w:val="center"/>
              <w:rPr>
                <w:del w:id="5057" w:author="Tebokgo Mabuto (ECP)" w:date="2026-09-09T11:12:00Z" w16du:dateUtc="2026-09-09T09:12:00Z"/>
                <w:rFonts w:ascii="Arial" w:hAnsi="Arial" w:cs="Arial"/>
                <w:b/>
                <w:bCs/>
                <w:sz w:val="16"/>
                <w:szCs w:val="16"/>
              </w:rPr>
            </w:pPr>
            <w:del w:id="5058" w:author="Tebokgo Mabuto (ECP)" w:date="2026-09-09T11:12:00Z" w16du:dateUtc="2026-09-09T09:12:00Z">
              <w:r w:rsidRPr="00325356" w:rsidDel="00EC2039">
                <w:rPr>
                  <w:rFonts w:ascii="Arial" w:hAnsi="Arial" w:cs="Arial"/>
                  <w:b/>
                  <w:bCs/>
                  <w:sz w:val="16"/>
                  <w:szCs w:val="16"/>
                </w:rPr>
                <w:delText>PL</w:delText>
              </w:r>
            </w:del>
          </w:p>
        </w:tc>
        <w:tc>
          <w:tcPr>
            <w:tcW w:w="712" w:type="dxa"/>
          </w:tcPr>
          <w:p w14:paraId="016C83E2" w14:textId="1F6CD870" w:rsidR="00287B14" w:rsidRPr="00325356" w:rsidDel="00EC2039" w:rsidRDefault="00287B14" w:rsidP="006A491F">
            <w:pPr>
              <w:jc w:val="center"/>
              <w:rPr>
                <w:del w:id="5059" w:author="Tebokgo Mabuto (ECP)" w:date="2026-09-09T11:12:00Z" w16du:dateUtc="2026-09-09T09:12:00Z"/>
                <w:rFonts w:ascii="Arial" w:hAnsi="Arial" w:cs="Arial"/>
                <w:b/>
                <w:bCs/>
                <w:sz w:val="16"/>
                <w:szCs w:val="16"/>
              </w:rPr>
            </w:pPr>
            <w:del w:id="5060" w:author="Tebokgo Mabuto (ECP)" w:date="2026-09-09T11:12:00Z" w16du:dateUtc="2026-09-09T09:12:00Z">
              <w:r w:rsidRPr="00325356" w:rsidDel="00EC2039">
                <w:rPr>
                  <w:rFonts w:ascii="Arial" w:hAnsi="Arial" w:cs="Arial"/>
                  <w:b/>
                  <w:bCs/>
                  <w:sz w:val="16"/>
                  <w:szCs w:val="16"/>
                </w:rPr>
                <w:delText>CE</w:delText>
              </w:r>
            </w:del>
          </w:p>
        </w:tc>
        <w:tc>
          <w:tcPr>
            <w:tcW w:w="712" w:type="dxa"/>
          </w:tcPr>
          <w:p w14:paraId="3B0C3624" w14:textId="08B0D7CF" w:rsidR="00287B14" w:rsidRPr="00325356" w:rsidDel="00EC2039" w:rsidRDefault="00287B14" w:rsidP="006A491F">
            <w:pPr>
              <w:jc w:val="center"/>
              <w:rPr>
                <w:del w:id="5061" w:author="Tebokgo Mabuto (ECP)" w:date="2026-09-09T11:12:00Z" w16du:dateUtc="2026-09-09T09:12:00Z"/>
                <w:rFonts w:ascii="Arial" w:hAnsi="Arial" w:cs="Arial"/>
                <w:b/>
                <w:bCs/>
                <w:sz w:val="16"/>
                <w:szCs w:val="16"/>
              </w:rPr>
            </w:pPr>
            <w:del w:id="5062" w:author="Tebokgo Mabuto (ECP)" w:date="2026-09-09T11:12:00Z" w16du:dateUtc="2026-09-09T09:12:00Z">
              <w:r w:rsidRPr="00325356" w:rsidDel="00EC2039">
                <w:rPr>
                  <w:rFonts w:ascii="Arial" w:hAnsi="Arial" w:cs="Arial"/>
                  <w:b/>
                  <w:bCs/>
                  <w:sz w:val="16"/>
                  <w:szCs w:val="16"/>
                </w:rPr>
                <w:delText>RE</w:delText>
              </w:r>
            </w:del>
          </w:p>
        </w:tc>
        <w:tc>
          <w:tcPr>
            <w:tcW w:w="712" w:type="dxa"/>
          </w:tcPr>
          <w:p w14:paraId="5E85D007" w14:textId="40EF70E7" w:rsidR="00287B14" w:rsidRPr="00325356" w:rsidDel="00EC2039" w:rsidRDefault="00287B14" w:rsidP="006A491F">
            <w:pPr>
              <w:jc w:val="center"/>
              <w:rPr>
                <w:del w:id="5063" w:author="Tebokgo Mabuto (ECP)" w:date="2026-09-09T11:12:00Z" w16du:dateUtc="2026-09-09T09:12:00Z"/>
                <w:rFonts w:ascii="Arial" w:hAnsi="Arial" w:cs="Arial"/>
                <w:b/>
                <w:bCs/>
                <w:sz w:val="16"/>
                <w:szCs w:val="16"/>
              </w:rPr>
            </w:pPr>
            <w:del w:id="5064" w:author="Tebokgo Mabuto (ECP)" w:date="2026-09-09T11:12:00Z" w16du:dateUtc="2026-09-09T09:12:00Z">
              <w:r w:rsidRPr="00325356" w:rsidDel="00EC2039">
                <w:rPr>
                  <w:rFonts w:ascii="Arial" w:hAnsi="Arial" w:cs="Arial"/>
                  <w:b/>
                  <w:bCs/>
                  <w:sz w:val="16"/>
                  <w:szCs w:val="16"/>
                </w:rPr>
                <w:delText>RM</w:delText>
              </w:r>
            </w:del>
          </w:p>
        </w:tc>
        <w:tc>
          <w:tcPr>
            <w:tcW w:w="712" w:type="dxa"/>
          </w:tcPr>
          <w:p w14:paraId="4E8A96C0" w14:textId="558B0B23" w:rsidR="00287B14" w:rsidRPr="00325356" w:rsidDel="00EC2039" w:rsidRDefault="00287B14" w:rsidP="006A491F">
            <w:pPr>
              <w:jc w:val="center"/>
              <w:rPr>
                <w:del w:id="5065" w:author="Tebokgo Mabuto (ECP)" w:date="2026-09-09T11:12:00Z" w16du:dateUtc="2026-09-09T09:12:00Z"/>
                <w:rFonts w:ascii="Arial" w:hAnsi="Arial" w:cs="Arial"/>
                <w:b/>
                <w:bCs/>
                <w:sz w:val="16"/>
                <w:szCs w:val="16"/>
              </w:rPr>
            </w:pPr>
            <w:del w:id="5066" w:author="Tebokgo Mabuto (ECP)" w:date="2026-09-09T11:12:00Z" w16du:dateUtc="2026-09-09T09:12:00Z">
              <w:r w:rsidRPr="00325356" w:rsidDel="00EC2039">
                <w:rPr>
                  <w:rFonts w:ascii="Arial" w:hAnsi="Arial" w:cs="Arial"/>
                  <w:b/>
                  <w:bCs/>
                  <w:sz w:val="16"/>
                  <w:szCs w:val="16"/>
                </w:rPr>
                <w:delText>PL(T)</w:delText>
              </w:r>
            </w:del>
          </w:p>
        </w:tc>
        <w:tc>
          <w:tcPr>
            <w:tcW w:w="712" w:type="dxa"/>
          </w:tcPr>
          <w:p w14:paraId="35C62768" w14:textId="2949F4D5" w:rsidR="00287B14" w:rsidRPr="00325356" w:rsidDel="00EC2039" w:rsidRDefault="00287B14" w:rsidP="006A491F">
            <w:pPr>
              <w:jc w:val="center"/>
              <w:rPr>
                <w:del w:id="5067" w:author="Tebokgo Mabuto (ECP)" w:date="2026-09-09T11:12:00Z" w16du:dateUtc="2026-09-09T09:12:00Z"/>
                <w:rFonts w:ascii="Arial" w:hAnsi="Arial" w:cs="Arial"/>
                <w:b/>
                <w:bCs/>
                <w:sz w:val="16"/>
                <w:szCs w:val="16"/>
              </w:rPr>
            </w:pPr>
            <w:del w:id="5068" w:author="Tebokgo Mabuto (ECP)" w:date="2026-09-09T11:12:00Z" w16du:dateUtc="2026-09-09T09:12:00Z">
              <w:r w:rsidRPr="00325356" w:rsidDel="00EC2039">
                <w:rPr>
                  <w:rFonts w:ascii="Arial" w:hAnsi="Arial" w:cs="Arial"/>
                  <w:b/>
                  <w:bCs/>
                  <w:sz w:val="16"/>
                  <w:szCs w:val="16"/>
                </w:rPr>
                <w:delText>CE(T)</w:delText>
              </w:r>
            </w:del>
          </w:p>
        </w:tc>
        <w:tc>
          <w:tcPr>
            <w:tcW w:w="712" w:type="dxa"/>
          </w:tcPr>
          <w:p w14:paraId="0DE28A97" w14:textId="2F21C2A6" w:rsidR="00287B14" w:rsidRPr="00325356" w:rsidDel="00EC2039" w:rsidRDefault="00287B14" w:rsidP="006A491F">
            <w:pPr>
              <w:jc w:val="center"/>
              <w:rPr>
                <w:del w:id="5069" w:author="Tebokgo Mabuto (ECP)" w:date="2026-09-09T11:12:00Z" w16du:dateUtc="2026-09-09T09:12:00Z"/>
                <w:rFonts w:ascii="Arial" w:hAnsi="Arial" w:cs="Arial"/>
                <w:b/>
                <w:bCs/>
                <w:sz w:val="16"/>
                <w:szCs w:val="16"/>
              </w:rPr>
            </w:pPr>
            <w:del w:id="5070" w:author="Tebokgo Mabuto (ECP)" w:date="2026-09-09T11:12:00Z" w16du:dateUtc="2026-09-09T09:12:00Z">
              <w:r w:rsidRPr="00325356" w:rsidDel="00EC2039">
                <w:rPr>
                  <w:rFonts w:ascii="Arial" w:hAnsi="Arial" w:cs="Arial"/>
                  <w:b/>
                  <w:bCs/>
                  <w:sz w:val="16"/>
                  <w:szCs w:val="16"/>
                </w:rPr>
                <w:delText>CM(T)</w:delText>
              </w:r>
            </w:del>
          </w:p>
        </w:tc>
        <w:tc>
          <w:tcPr>
            <w:tcW w:w="925" w:type="dxa"/>
            <w:tcBorders>
              <w:top w:val="nil"/>
              <w:bottom w:val="nil"/>
              <w:right w:val="nil"/>
            </w:tcBorders>
          </w:tcPr>
          <w:p w14:paraId="46EB731C" w14:textId="3D351A4B" w:rsidR="00287B14" w:rsidRPr="00325356" w:rsidDel="00EC2039" w:rsidRDefault="00287B14" w:rsidP="006A491F">
            <w:pPr>
              <w:jc w:val="center"/>
              <w:rPr>
                <w:del w:id="5071" w:author="Tebokgo Mabuto (ECP)" w:date="2026-09-09T11:12:00Z" w16du:dateUtc="2026-09-09T09:12:00Z"/>
                <w:rFonts w:ascii="Arial" w:hAnsi="Arial" w:cs="Arial"/>
                <w:b/>
                <w:bCs/>
                <w:sz w:val="16"/>
                <w:szCs w:val="16"/>
              </w:rPr>
            </w:pPr>
          </w:p>
        </w:tc>
        <w:tc>
          <w:tcPr>
            <w:tcW w:w="2608" w:type="dxa"/>
            <w:tcBorders>
              <w:top w:val="nil"/>
              <w:left w:val="nil"/>
              <w:bottom w:val="nil"/>
              <w:right w:val="nil"/>
            </w:tcBorders>
          </w:tcPr>
          <w:p w14:paraId="51ABD21C" w14:textId="393E8DBB" w:rsidR="00287B14" w:rsidRPr="00325356" w:rsidDel="00EC2039" w:rsidRDefault="00287B14" w:rsidP="006A491F">
            <w:pPr>
              <w:jc w:val="center"/>
              <w:rPr>
                <w:del w:id="5072" w:author="Tebokgo Mabuto (ECP)" w:date="2026-09-09T11:12:00Z" w16du:dateUtc="2026-09-09T09:12:00Z"/>
                <w:rFonts w:ascii="Arial" w:hAnsi="Arial" w:cs="Arial"/>
                <w:b/>
                <w:bCs/>
                <w:sz w:val="16"/>
                <w:szCs w:val="16"/>
              </w:rPr>
            </w:pPr>
          </w:p>
        </w:tc>
      </w:tr>
      <w:tr w:rsidR="00287B14" w:rsidRPr="00325356" w:rsidDel="00EC2039" w14:paraId="5EDE636E" w14:textId="653374E7" w:rsidTr="006A491F">
        <w:trPr>
          <w:trHeight w:val="184"/>
          <w:del w:id="5073" w:author="Tebokgo Mabuto (ECP)" w:date="2026-09-09T11:12:00Z" w16du:dateUtc="2026-09-09T09:12:00Z"/>
        </w:trPr>
        <w:tc>
          <w:tcPr>
            <w:tcW w:w="1174" w:type="dxa"/>
          </w:tcPr>
          <w:p w14:paraId="23767A8B" w14:textId="211C859B" w:rsidR="00287B14" w:rsidRPr="00325356" w:rsidDel="00EC2039" w:rsidRDefault="00287B14" w:rsidP="006A491F">
            <w:pPr>
              <w:jc w:val="center"/>
              <w:rPr>
                <w:del w:id="5074" w:author="Tebokgo Mabuto (ECP)" w:date="2026-09-09T11:12:00Z" w16du:dateUtc="2026-09-09T09:12:00Z"/>
                <w:rFonts w:ascii="Arial" w:hAnsi="Arial" w:cs="Arial"/>
                <w:sz w:val="16"/>
                <w:szCs w:val="16"/>
              </w:rPr>
            </w:pPr>
            <w:del w:id="5075" w:author="Tebokgo Mabuto (ECP)" w:date="2026-09-09T11:12:00Z" w16du:dateUtc="2026-09-09T09:12:00Z">
              <w:r w:rsidRPr="00325356" w:rsidDel="00EC2039">
                <w:rPr>
                  <w:rFonts w:ascii="Arial" w:hAnsi="Arial" w:cs="Arial"/>
                  <w:sz w:val="16"/>
                  <w:szCs w:val="16"/>
                </w:rPr>
                <w:delText>PL</w:delText>
              </w:r>
            </w:del>
          </w:p>
        </w:tc>
        <w:tc>
          <w:tcPr>
            <w:tcW w:w="712" w:type="dxa"/>
          </w:tcPr>
          <w:p w14:paraId="1347F03B" w14:textId="14A53A93" w:rsidR="00287B14" w:rsidRPr="00325356" w:rsidDel="00EC2039" w:rsidRDefault="00287B14" w:rsidP="006A491F">
            <w:pPr>
              <w:jc w:val="center"/>
              <w:rPr>
                <w:del w:id="5076" w:author="Tebokgo Mabuto (ECP)" w:date="2026-09-09T11:12:00Z" w16du:dateUtc="2026-09-09T09:12:00Z"/>
                <w:rFonts w:ascii="Arial" w:hAnsi="Arial" w:cs="Arial"/>
                <w:sz w:val="16"/>
                <w:szCs w:val="16"/>
              </w:rPr>
            </w:pPr>
            <w:del w:id="5077" w:author="Tebokgo Mabuto (ECP)" w:date="2026-09-09T11:12:00Z" w16du:dateUtc="2026-09-09T09:12:00Z">
              <w:r w:rsidRPr="00325356" w:rsidDel="00EC2039">
                <w:rPr>
                  <w:rFonts w:ascii="Arial" w:hAnsi="Arial" w:cs="Arial"/>
                  <w:sz w:val="16"/>
                  <w:szCs w:val="16"/>
                </w:rPr>
                <w:delText>5</w:delText>
              </w:r>
            </w:del>
          </w:p>
        </w:tc>
        <w:tc>
          <w:tcPr>
            <w:tcW w:w="712" w:type="dxa"/>
          </w:tcPr>
          <w:p w14:paraId="49D7B0B8" w14:textId="172B1772" w:rsidR="00287B14" w:rsidRPr="00325356" w:rsidDel="00EC2039" w:rsidRDefault="00287B14" w:rsidP="006A491F">
            <w:pPr>
              <w:jc w:val="center"/>
              <w:rPr>
                <w:del w:id="5078" w:author="Tebokgo Mabuto (ECP)" w:date="2026-09-09T11:12:00Z" w16du:dateUtc="2026-09-09T09:12:00Z"/>
                <w:rFonts w:ascii="Arial" w:hAnsi="Arial" w:cs="Arial"/>
                <w:b/>
                <w:bCs/>
                <w:sz w:val="16"/>
                <w:szCs w:val="16"/>
              </w:rPr>
            </w:pPr>
            <w:del w:id="5079" w:author="Tebokgo Mabuto (ECP)" w:date="2026-09-09T11:12:00Z" w16du:dateUtc="2026-09-09T09:12:00Z">
              <w:r w:rsidRPr="00325356" w:rsidDel="00EC2039">
                <w:rPr>
                  <w:rFonts w:ascii="Arial" w:hAnsi="Arial" w:cs="Arial"/>
                  <w:b/>
                  <w:bCs/>
                  <w:sz w:val="16"/>
                  <w:szCs w:val="16"/>
                </w:rPr>
                <w:delText>5</w:delText>
              </w:r>
            </w:del>
          </w:p>
        </w:tc>
        <w:tc>
          <w:tcPr>
            <w:tcW w:w="712" w:type="dxa"/>
          </w:tcPr>
          <w:p w14:paraId="72A35FE7" w14:textId="0CB9D9E6" w:rsidR="00287B14" w:rsidRPr="00325356" w:rsidDel="00EC2039" w:rsidRDefault="00287B14" w:rsidP="006A491F">
            <w:pPr>
              <w:jc w:val="center"/>
              <w:rPr>
                <w:del w:id="5080" w:author="Tebokgo Mabuto (ECP)" w:date="2026-09-09T11:12:00Z" w16du:dateUtc="2026-09-09T09:12:00Z"/>
                <w:rFonts w:ascii="Arial" w:hAnsi="Arial" w:cs="Arial"/>
                <w:sz w:val="16"/>
                <w:szCs w:val="16"/>
              </w:rPr>
            </w:pPr>
            <w:del w:id="5081" w:author="Tebokgo Mabuto (ECP)" w:date="2026-09-09T11:12:00Z" w16du:dateUtc="2026-09-09T09:12:00Z">
              <w:r w:rsidRPr="00325356" w:rsidDel="00EC2039">
                <w:rPr>
                  <w:rFonts w:ascii="Arial" w:hAnsi="Arial" w:cs="Arial"/>
                  <w:sz w:val="16"/>
                  <w:szCs w:val="16"/>
                </w:rPr>
                <w:delText>5</w:delText>
              </w:r>
            </w:del>
          </w:p>
        </w:tc>
        <w:tc>
          <w:tcPr>
            <w:tcW w:w="712" w:type="dxa"/>
          </w:tcPr>
          <w:p w14:paraId="00A311B0" w14:textId="14151734" w:rsidR="00287B14" w:rsidRPr="00325356" w:rsidDel="00EC2039" w:rsidRDefault="00287B14" w:rsidP="006A491F">
            <w:pPr>
              <w:jc w:val="center"/>
              <w:rPr>
                <w:del w:id="5082" w:author="Tebokgo Mabuto (ECP)" w:date="2026-09-09T11:12:00Z" w16du:dateUtc="2026-09-09T09:12:00Z"/>
                <w:rFonts w:ascii="Arial" w:hAnsi="Arial" w:cs="Arial"/>
                <w:sz w:val="16"/>
                <w:szCs w:val="16"/>
              </w:rPr>
            </w:pPr>
            <w:del w:id="5083" w:author="Tebokgo Mabuto (ECP)" w:date="2026-09-09T11:12:00Z" w16du:dateUtc="2026-09-09T09:12:00Z">
              <w:r w:rsidRPr="00325356" w:rsidDel="00EC2039">
                <w:rPr>
                  <w:rFonts w:ascii="Arial" w:hAnsi="Arial" w:cs="Arial"/>
                  <w:sz w:val="16"/>
                  <w:szCs w:val="16"/>
                </w:rPr>
                <w:delText>5</w:delText>
              </w:r>
            </w:del>
          </w:p>
        </w:tc>
        <w:tc>
          <w:tcPr>
            <w:tcW w:w="712" w:type="dxa"/>
          </w:tcPr>
          <w:p w14:paraId="0AEA4EA7" w14:textId="7E6B5E8E" w:rsidR="00287B14" w:rsidRPr="00325356" w:rsidDel="00EC2039" w:rsidRDefault="00287B14" w:rsidP="006A491F">
            <w:pPr>
              <w:jc w:val="center"/>
              <w:rPr>
                <w:del w:id="5084" w:author="Tebokgo Mabuto (ECP)" w:date="2026-09-09T11:12:00Z" w16du:dateUtc="2026-09-09T09:12:00Z"/>
                <w:rFonts w:ascii="Arial" w:hAnsi="Arial" w:cs="Arial"/>
                <w:sz w:val="16"/>
                <w:szCs w:val="16"/>
              </w:rPr>
            </w:pPr>
            <w:del w:id="5085" w:author="Tebokgo Mabuto (ECP)" w:date="2026-09-09T11:12:00Z" w16du:dateUtc="2026-09-09T09:12:00Z">
              <w:r w:rsidRPr="00325356" w:rsidDel="00EC2039">
                <w:rPr>
                  <w:rFonts w:ascii="Arial" w:hAnsi="Arial" w:cs="Arial"/>
                  <w:sz w:val="16"/>
                  <w:szCs w:val="16"/>
                </w:rPr>
                <w:delText>2.5</w:delText>
              </w:r>
            </w:del>
          </w:p>
        </w:tc>
        <w:tc>
          <w:tcPr>
            <w:tcW w:w="712" w:type="dxa"/>
          </w:tcPr>
          <w:p w14:paraId="59D81B9C" w14:textId="350139F6" w:rsidR="00287B14" w:rsidRPr="00325356" w:rsidDel="00EC2039" w:rsidRDefault="00287B14" w:rsidP="006A491F">
            <w:pPr>
              <w:jc w:val="center"/>
              <w:rPr>
                <w:del w:id="5086" w:author="Tebokgo Mabuto (ECP)" w:date="2026-09-09T11:12:00Z" w16du:dateUtc="2026-09-09T09:12:00Z"/>
                <w:rFonts w:ascii="Arial" w:hAnsi="Arial" w:cs="Arial"/>
                <w:sz w:val="16"/>
                <w:szCs w:val="16"/>
              </w:rPr>
            </w:pPr>
            <w:del w:id="5087" w:author="Tebokgo Mabuto (ECP)" w:date="2026-09-09T11:12:00Z" w16du:dateUtc="2026-09-09T09:12:00Z">
              <w:r w:rsidRPr="00325356" w:rsidDel="00EC2039">
                <w:rPr>
                  <w:rFonts w:ascii="Arial" w:hAnsi="Arial" w:cs="Arial"/>
                  <w:sz w:val="16"/>
                  <w:szCs w:val="16"/>
                </w:rPr>
                <w:delText>2.5</w:delText>
              </w:r>
            </w:del>
          </w:p>
        </w:tc>
        <w:tc>
          <w:tcPr>
            <w:tcW w:w="712" w:type="dxa"/>
          </w:tcPr>
          <w:p w14:paraId="52A804D4" w14:textId="6587AAE5" w:rsidR="00287B14" w:rsidRPr="00325356" w:rsidDel="00EC2039" w:rsidRDefault="00287B14" w:rsidP="006A491F">
            <w:pPr>
              <w:jc w:val="center"/>
              <w:rPr>
                <w:del w:id="5088" w:author="Tebokgo Mabuto (ECP)" w:date="2026-09-09T11:12:00Z" w16du:dateUtc="2026-09-09T09:12:00Z"/>
                <w:rFonts w:ascii="Arial" w:hAnsi="Arial" w:cs="Arial"/>
                <w:sz w:val="16"/>
                <w:szCs w:val="16"/>
              </w:rPr>
            </w:pPr>
            <w:del w:id="5089" w:author="Tebokgo Mabuto (ECP)" w:date="2026-09-09T11:12:00Z" w16du:dateUtc="2026-09-09T09:12:00Z">
              <w:r w:rsidRPr="00325356" w:rsidDel="00EC2039">
                <w:rPr>
                  <w:rFonts w:ascii="Arial" w:hAnsi="Arial" w:cs="Arial"/>
                  <w:sz w:val="16"/>
                  <w:szCs w:val="16"/>
                </w:rPr>
                <w:delText>2.5</w:delText>
              </w:r>
            </w:del>
          </w:p>
        </w:tc>
        <w:tc>
          <w:tcPr>
            <w:tcW w:w="925" w:type="dxa"/>
            <w:tcBorders>
              <w:top w:val="nil"/>
              <w:bottom w:val="nil"/>
              <w:right w:val="nil"/>
            </w:tcBorders>
          </w:tcPr>
          <w:p w14:paraId="12CE1063" w14:textId="348A3BB2" w:rsidR="00287B14" w:rsidRPr="00325356" w:rsidDel="00EC2039" w:rsidRDefault="00287B14" w:rsidP="006A491F">
            <w:pPr>
              <w:jc w:val="both"/>
              <w:rPr>
                <w:del w:id="5090" w:author="Tebokgo Mabuto (ECP)" w:date="2026-09-09T11:12:00Z" w16du:dateUtc="2026-09-09T09:12:00Z"/>
                <w:rFonts w:ascii="Arial" w:hAnsi="Arial" w:cs="Arial"/>
                <w:sz w:val="16"/>
                <w:szCs w:val="16"/>
              </w:rPr>
            </w:pPr>
            <w:del w:id="5091" w:author="Tebokgo Mabuto (ECP)" w:date="2026-09-09T11:12:00Z" w16du:dateUtc="2026-09-09T09:12:00Z">
              <w:r w:rsidRPr="00325356" w:rsidDel="00EC2039">
                <w:rPr>
                  <w:rFonts w:ascii="Arial" w:hAnsi="Arial" w:cs="Arial"/>
                  <w:sz w:val="16"/>
                  <w:szCs w:val="16"/>
                </w:rPr>
                <w:delText>PL</w:delText>
              </w:r>
            </w:del>
          </w:p>
        </w:tc>
        <w:tc>
          <w:tcPr>
            <w:tcW w:w="2608" w:type="dxa"/>
            <w:tcBorders>
              <w:top w:val="nil"/>
              <w:left w:val="nil"/>
              <w:bottom w:val="nil"/>
              <w:right w:val="nil"/>
            </w:tcBorders>
          </w:tcPr>
          <w:p w14:paraId="06575181" w14:textId="289131E2" w:rsidR="00287B14" w:rsidRPr="00325356" w:rsidDel="00EC2039" w:rsidRDefault="00287B14" w:rsidP="006A491F">
            <w:pPr>
              <w:jc w:val="both"/>
              <w:rPr>
                <w:del w:id="5092" w:author="Tebokgo Mabuto (ECP)" w:date="2026-09-09T11:12:00Z" w16du:dateUtc="2026-09-09T09:12:00Z"/>
                <w:rFonts w:ascii="Arial" w:hAnsi="Arial" w:cs="Arial"/>
                <w:sz w:val="16"/>
                <w:szCs w:val="16"/>
              </w:rPr>
            </w:pPr>
            <w:del w:id="5093" w:author="Tebokgo Mabuto (ECP)" w:date="2026-09-09T11:12:00Z" w16du:dateUtc="2026-09-09T09:12:00Z">
              <w:r w:rsidRPr="00325356" w:rsidDel="00EC2039">
                <w:rPr>
                  <w:rFonts w:ascii="Arial" w:hAnsi="Arial" w:cs="Arial"/>
                  <w:sz w:val="16"/>
                  <w:szCs w:val="16"/>
                </w:rPr>
                <w:delText>Project Leader</w:delText>
              </w:r>
            </w:del>
          </w:p>
        </w:tc>
      </w:tr>
      <w:tr w:rsidR="00287B14" w:rsidRPr="00325356" w:rsidDel="00EC2039" w14:paraId="5EA52319" w14:textId="14FED5E0" w:rsidTr="006A491F">
        <w:trPr>
          <w:trHeight w:val="184"/>
          <w:del w:id="5094" w:author="Tebokgo Mabuto (ECP)" w:date="2026-09-09T11:12:00Z" w16du:dateUtc="2026-09-09T09:12:00Z"/>
        </w:trPr>
        <w:tc>
          <w:tcPr>
            <w:tcW w:w="1174" w:type="dxa"/>
          </w:tcPr>
          <w:p w14:paraId="14995B30" w14:textId="0A605680" w:rsidR="00287B14" w:rsidRPr="00325356" w:rsidDel="00EC2039" w:rsidRDefault="00287B14" w:rsidP="006A491F">
            <w:pPr>
              <w:jc w:val="center"/>
              <w:rPr>
                <w:del w:id="5095" w:author="Tebokgo Mabuto (ECP)" w:date="2026-09-09T11:12:00Z" w16du:dateUtc="2026-09-09T09:12:00Z"/>
                <w:rFonts w:ascii="Arial" w:hAnsi="Arial" w:cs="Arial"/>
                <w:sz w:val="16"/>
                <w:szCs w:val="16"/>
              </w:rPr>
            </w:pPr>
            <w:del w:id="5096" w:author="Tebokgo Mabuto (ECP)" w:date="2026-09-09T11:12:00Z" w16du:dateUtc="2026-09-09T09:12:00Z">
              <w:r w:rsidRPr="00325356" w:rsidDel="00EC2039">
                <w:rPr>
                  <w:rFonts w:ascii="Arial" w:hAnsi="Arial" w:cs="Arial"/>
                  <w:sz w:val="16"/>
                  <w:szCs w:val="16"/>
                </w:rPr>
                <w:delText>APL</w:delText>
              </w:r>
            </w:del>
          </w:p>
        </w:tc>
        <w:tc>
          <w:tcPr>
            <w:tcW w:w="712" w:type="dxa"/>
          </w:tcPr>
          <w:p w14:paraId="5A4C0D50" w14:textId="1E0CDC7C" w:rsidR="00287B14" w:rsidRPr="00325356" w:rsidDel="00EC2039" w:rsidRDefault="00287B14" w:rsidP="006A491F">
            <w:pPr>
              <w:jc w:val="center"/>
              <w:rPr>
                <w:del w:id="5097" w:author="Tebokgo Mabuto (ECP)" w:date="2026-09-09T11:12:00Z" w16du:dateUtc="2026-09-09T09:12:00Z"/>
                <w:rFonts w:ascii="Arial" w:hAnsi="Arial" w:cs="Arial"/>
                <w:sz w:val="16"/>
                <w:szCs w:val="16"/>
              </w:rPr>
            </w:pPr>
            <w:del w:id="5098" w:author="Tebokgo Mabuto (ECP)" w:date="2026-09-09T11:12:00Z" w16du:dateUtc="2026-09-09T09:12:00Z">
              <w:r w:rsidRPr="00325356" w:rsidDel="00EC2039">
                <w:rPr>
                  <w:rFonts w:ascii="Arial" w:hAnsi="Arial" w:cs="Arial"/>
                  <w:sz w:val="16"/>
                  <w:szCs w:val="16"/>
                </w:rPr>
                <w:delText>2.5</w:delText>
              </w:r>
            </w:del>
          </w:p>
        </w:tc>
        <w:tc>
          <w:tcPr>
            <w:tcW w:w="712" w:type="dxa"/>
          </w:tcPr>
          <w:p w14:paraId="32A79DD7" w14:textId="5463BDE8" w:rsidR="00287B14" w:rsidRPr="00325356" w:rsidDel="00EC2039" w:rsidRDefault="00287B14" w:rsidP="006A491F">
            <w:pPr>
              <w:jc w:val="center"/>
              <w:rPr>
                <w:del w:id="5099" w:author="Tebokgo Mabuto (ECP)" w:date="2026-09-09T11:12:00Z" w16du:dateUtc="2026-09-09T09:12:00Z"/>
                <w:rFonts w:ascii="Arial" w:hAnsi="Arial" w:cs="Arial"/>
                <w:b/>
                <w:bCs/>
                <w:sz w:val="16"/>
                <w:szCs w:val="16"/>
              </w:rPr>
            </w:pPr>
            <w:del w:id="5100" w:author="Tebokgo Mabuto (ECP)" w:date="2026-09-09T11:12:00Z" w16du:dateUtc="2026-09-09T09:12:00Z">
              <w:r w:rsidRPr="00325356" w:rsidDel="00EC2039">
                <w:rPr>
                  <w:rFonts w:ascii="Arial" w:hAnsi="Arial" w:cs="Arial"/>
                  <w:b/>
                  <w:bCs/>
                  <w:sz w:val="16"/>
                  <w:szCs w:val="16"/>
                </w:rPr>
                <w:delText>3.75</w:delText>
              </w:r>
            </w:del>
          </w:p>
        </w:tc>
        <w:tc>
          <w:tcPr>
            <w:tcW w:w="712" w:type="dxa"/>
          </w:tcPr>
          <w:p w14:paraId="635F0A89" w14:textId="7739A472" w:rsidR="00287B14" w:rsidRPr="00325356" w:rsidDel="00EC2039" w:rsidRDefault="00287B14" w:rsidP="006A491F">
            <w:pPr>
              <w:jc w:val="center"/>
              <w:rPr>
                <w:del w:id="5101" w:author="Tebokgo Mabuto (ECP)" w:date="2026-09-09T11:12:00Z" w16du:dateUtc="2026-09-09T09:12:00Z"/>
                <w:rFonts w:ascii="Arial" w:hAnsi="Arial" w:cs="Arial"/>
                <w:sz w:val="16"/>
                <w:szCs w:val="16"/>
              </w:rPr>
            </w:pPr>
            <w:del w:id="5102" w:author="Tebokgo Mabuto (ECP)" w:date="2026-09-09T11:12:00Z" w16du:dateUtc="2026-09-09T09:12:00Z">
              <w:r w:rsidRPr="00325356" w:rsidDel="00EC2039">
                <w:rPr>
                  <w:rFonts w:ascii="Arial" w:hAnsi="Arial" w:cs="Arial"/>
                  <w:sz w:val="16"/>
                  <w:szCs w:val="16"/>
                </w:rPr>
                <w:delText>5</w:delText>
              </w:r>
            </w:del>
          </w:p>
        </w:tc>
        <w:tc>
          <w:tcPr>
            <w:tcW w:w="712" w:type="dxa"/>
          </w:tcPr>
          <w:p w14:paraId="502403E8" w14:textId="6FA04582" w:rsidR="00287B14" w:rsidRPr="00325356" w:rsidDel="00EC2039" w:rsidRDefault="00287B14" w:rsidP="006A491F">
            <w:pPr>
              <w:jc w:val="center"/>
              <w:rPr>
                <w:del w:id="5103" w:author="Tebokgo Mabuto (ECP)" w:date="2026-09-09T11:12:00Z" w16du:dateUtc="2026-09-09T09:12:00Z"/>
                <w:rFonts w:ascii="Arial" w:hAnsi="Arial" w:cs="Arial"/>
                <w:sz w:val="16"/>
                <w:szCs w:val="16"/>
              </w:rPr>
            </w:pPr>
            <w:del w:id="5104" w:author="Tebokgo Mabuto (ECP)" w:date="2026-09-09T11:12:00Z" w16du:dateUtc="2026-09-09T09:12:00Z">
              <w:r w:rsidRPr="00325356" w:rsidDel="00EC2039">
                <w:rPr>
                  <w:rFonts w:ascii="Arial" w:hAnsi="Arial" w:cs="Arial"/>
                  <w:sz w:val="16"/>
                  <w:szCs w:val="16"/>
                </w:rPr>
                <w:delText>5</w:delText>
              </w:r>
            </w:del>
          </w:p>
        </w:tc>
        <w:tc>
          <w:tcPr>
            <w:tcW w:w="712" w:type="dxa"/>
          </w:tcPr>
          <w:p w14:paraId="10B6C8D4" w14:textId="3A4C7136" w:rsidR="00287B14" w:rsidRPr="00325356" w:rsidDel="00EC2039" w:rsidRDefault="00287B14" w:rsidP="006A491F">
            <w:pPr>
              <w:jc w:val="center"/>
              <w:rPr>
                <w:del w:id="5105" w:author="Tebokgo Mabuto (ECP)" w:date="2026-09-09T11:12:00Z" w16du:dateUtc="2026-09-09T09:12:00Z"/>
                <w:rFonts w:ascii="Arial" w:hAnsi="Arial" w:cs="Arial"/>
                <w:sz w:val="16"/>
                <w:szCs w:val="16"/>
              </w:rPr>
            </w:pPr>
            <w:del w:id="5106" w:author="Tebokgo Mabuto (ECP)" w:date="2026-09-09T11:12:00Z" w16du:dateUtc="2026-09-09T09:12:00Z">
              <w:r w:rsidRPr="00325356" w:rsidDel="00EC2039">
                <w:rPr>
                  <w:rFonts w:ascii="Arial" w:hAnsi="Arial" w:cs="Arial"/>
                  <w:sz w:val="16"/>
                  <w:szCs w:val="16"/>
                </w:rPr>
                <w:delText>0</w:delText>
              </w:r>
            </w:del>
          </w:p>
        </w:tc>
        <w:tc>
          <w:tcPr>
            <w:tcW w:w="712" w:type="dxa"/>
          </w:tcPr>
          <w:p w14:paraId="4F4335EC" w14:textId="0E8207C1" w:rsidR="00287B14" w:rsidRPr="00325356" w:rsidDel="00EC2039" w:rsidRDefault="00287B14" w:rsidP="006A491F">
            <w:pPr>
              <w:jc w:val="center"/>
              <w:rPr>
                <w:del w:id="5107" w:author="Tebokgo Mabuto (ECP)" w:date="2026-09-09T11:12:00Z" w16du:dateUtc="2026-09-09T09:12:00Z"/>
                <w:rFonts w:ascii="Arial" w:hAnsi="Arial" w:cs="Arial"/>
                <w:sz w:val="16"/>
                <w:szCs w:val="16"/>
              </w:rPr>
            </w:pPr>
            <w:del w:id="5108" w:author="Tebokgo Mabuto (ECP)" w:date="2026-09-09T11:12:00Z" w16du:dateUtc="2026-09-09T09:12:00Z">
              <w:r w:rsidRPr="00325356" w:rsidDel="00EC2039">
                <w:rPr>
                  <w:rFonts w:ascii="Arial" w:hAnsi="Arial" w:cs="Arial"/>
                  <w:sz w:val="16"/>
                  <w:szCs w:val="16"/>
                </w:rPr>
                <w:delText>0</w:delText>
              </w:r>
            </w:del>
          </w:p>
        </w:tc>
        <w:tc>
          <w:tcPr>
            <w:tcW w:w="712" w:type="dxa"/>
          </w:tcPr>
          <w:p w14:paraId="60786E75" w14:textId="424FBDD7" w:rsidR="00287B14" w:rsidRPr="00325356" w:rsidDel="00EC2039" w:rsidRDefault="00287B14" w:rsidP="006A491F">
            <w:pPr>
              <w:jc w:val="center"/>
              <w:rPr>
                <w:del w:id="5109" w:author="Tebokgo Mabuto (ECP)" w:date="2026-09-09T11:12:00Z" w16du:dateUtc="2026-09-09T09:12:00Z"/>
                <w:rFonts w:ascii="Arial" w:hAnsi="Arial" w:cs="Arial"/>
                <w:sz w:val="16"/>
                <w:szCs w:val="16"/>
              </w:rPr>
            </w:pPr>
            <w:del w:id="5110"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07326289" w14:textId="1BA279F4" w:rsidR="00287B14" w:rsidRPr="00325356" w:rsidDel="00EC2039" w:rsidRDefault="00287B14" w:rsidP="006A491F">
            <w:pPr>
              <w:jc w:val="both"/>
              <w:rPr>
                <w:del w:id="5111" w:author="Tebokgo Mabuto (ECP)" w:date="2026-09-09T11:12:00Z" w16du:dateUtc="2026-09-09T09:12:00Z"/>
                <w:rFonts w:ascii="Arial" w:hAnsi="Arial" w:cs="Arial"/>
                <w:sz w:val="16"/>
                <w:szCs w:val="16"/>
              </w:rPr>
            </w:pPr>
            <w:del w:id="5112" w:author="Tebokgo Mabuto (ECP)" w:date="2026-09-09T11:12:00Z" w16du:dateUtc="2026-09-09T09:12:00Z">
              <w:r w:rsidRPr="00325356" w:rsidDel="00EC2039">
                <w:rPr>
                  <w:rFonts w:ascii="Arial" w:hAnsi="Arial" w:cs="Arial"/>
                  <w:sz w:val="16"/>
                  <w:szCs w:val="16"/>
                </w:rPr>
                <w:delText>APL</w:delText>
              </w:r>
            </w:del>
          </w:p>
        </w:tc>
        <w:tc>
          <w:tcPr>
            <w:tcW w:w="2608" w:type="dxa"/>
            <w:tcBorders>
              <w:top w:val="nil"/>
              <w:left w:val="nil"/>
              <w:bottom w:val="nil"/>
              <w:right w:val="nil"/>
            </w:tcBorders>
          </w:tcPr>
          <w:p w14:paraId="32FAE80E" w14:textId="3A597589" w:rsidR="00287B14" w:rsidRPr="00325356" w:rsidDel="00EC2039" w:rsidRDefault="00287B14" w:rsidP="006A491F">
            <w:pPr>
              <w:jc w:val="both"/>
              <w:rPr>
                <w:del w:id="5113" w:author="Tebokgo Mabuto (ECP)" w:date="2026-09-09T11:12:00Z" w16du:dateUtc="2026-09-09T09:12:00Z"/>
                <w:rFonts w:ascii="Arial" w:hAnsi="Arial" w:cs="Arial"/>
                <w:sz w:val="16"/>
                <w:szCs w:val="16"/>
              </w:rPr>
            </w:pPr>
            <w:del w:id="5114" w:author="Tebokgo Mabuto (ECP)" w:date="2026-09-09T11:12:00Z" w16du:dateUtc="2026-09-09T09:12:00Z">
              <w:r w:rsidRPr="00325356" w:rsidDel="00EC2039">
                <w:rPr>
                  <w:rFonts w:ascii="Arial" w:hAnsi="Arial" w:cs="Arial"/>
                  <w:sz w:val="16"/>
                  <w:szCs w:val="16"/>
                </w:rPr>
                <w:delText>Alternate Project Leader</w:delText>
              </w:r>
            </w:del>
          </w:p>
        </w:tc>
      </w:tr>
      <w:tr w:rsidR="00287B14" w:rsidRPr="00325356" w:rsidDel="00EC2039" w14:paraId="7AF6ED5A" w14:textId="3B36FC3B" w:rsidTr="006A491F">
        <w:trPr>
          <w:trHeight w:val="184"/>
          <w:del w:id="5115" w:author="Tebokgo Mabuto (ECP)" w:date="2026-09-09T11:12:00Z" w16du:dateUtc="2026-09-09T09:12:00Z"/>
        </w:trPr>
        <w:tc>
          <w:tcPr>
            <w:tcW w:w="1174" w:type="dxa"/>
          </w:tcPr>
          <w:p w14:paraId="004050E6" w14:textId="62E353F2" w:rsidR="00287B14" w:rsidRPr="00325356" w:rsidDel="00EC2039" w:rsidRDefault="00287B14" w:rsidP="006A491F">
            <w:pPr>
              <w:jc w:val="center"/>
              <w:rPr>
                <w:del w:id="5116" w:author="Tebokgo Mabuto (ECP)" w:date="2026-09-09T11:12:00Z" w16du:dateUtc="2026-09-09T09:12:00Z"/>
                <w:rFonts w:ascii="Arial" w:hAnsi="Arial" w:cs="Arial"/>
                <w:sz w:val="16"/>
                <w:szCs w:val="16"/>
              </w:rPr>
            </w:pPr>
            <w:del w:id="5117" w:author="Tebokgo Mabuto (ECP)" w:date="2026-09-09T11:12:00Z" w16du:dateUtc="2026-09-09T09:12:00Z">
              <w:r w:rsidRPr="00325356" w:rsidDel="00EC2039">
                <w:rPr>
                  <w:rFonts w:ascii="Arial" w:hAnsi="Arial" w:cs="Arial"/>
                  <w:sz w:val="16"/>
                  <w:szCs w:val="16"/>
                </w:rPr>
                <w:delText>DS</w:delText>
              </w:r>
            </w:del>
          </w:p>
        </w:tc>
        <w:tc>
          <w:tcPr>
            <w:tcW w:w="712" w:type="dxa"/>
          </w:tcPr>
          <w:p w14:paraId="3E6C40BA" w14:textId="2C490F54" w:rsidR="00287B14" w:rsidRPr="00325356" w:rsidDel="00EC2039" w:rsidRDefault="00287B14" w:rsidP="006A491F">
            <w:pPr>
              <w:jc w:val="center"/>
              <w:rPr>
                <w:del w:id="5118" w:author="Tebokgo Mabuto (ECP)" w:date="2026-09-09T11:12:00Z" w16du:dateUtc="2026-09-09T09:12:00Z"/>
                <w:rFonts w:ascii="Arial" w:hAnsi="Arial" w:cs="Arial"/>
                <w:sz w:val="16"/>
                <w:szCs w:val="16"/>
              </w:rPr>
            </w:pPr>
            <w:del w:id="5119" w:author="Tebokgo Mabuto (ECP)" w:date="2026-09-09T11:12:00Z" w16du:dateUtc="2026-09-09T09:12:00Z">
              <w:r w:rsidRPr="00325356" w:rsidDel="00EC2039">
                <w:rPr>
                  <w:rFonts w:ascii="Arial" w:hAnsi="Arial" w:cs="Arial"/>
                  <w:sz w:val="16"/>
                  <w:szCs w:val="16"/>
                </w:rPr>
                <w:delText>2.5</w:delText>
              </w:r>
            </w:del>
          </w:p>
        </w:tc>
        <w:tc>
          <w:tcPr>
            <w:tcW w:w="712" w:type="dxa"/>
          </w:tcPr>
          <w:p w14:paraId="59FBE9C0" w14:textId="201A4F39" w:rsidR="00287B14" w:rsidRPr="00325356" w:rsidDel="00EC2039" w:rsidRDefault="00287B14" w:rsidP="006A491F">
            <w:pPr>
              <w:jc w:val="center"/>
              <w:rPr>
                <w:del w:id="5120" w:author="Tebokgo Mabuto (ECP)" w:date="2026-09-09T11:12:00Z" w16du:dateUtc="2026-09-09T09:12:00Z"/>
                <w:rFonts w:ascii="Arial" w:hAnsi="Arial" w:cs="Arial"/>
                <w:b/>
                <w:bCs/>
                <w:sz w:val="16"/>
                <w:szCs w:val="16"/>
              </w:rPr>
            </w:pPr>
            <w:del w:id="5121" w:author="Tebokgo Mabuto (ECP)" w:date="2026-09-09T11:12:00Z" w16du:dateUtc="2026-09-09T09:12:00Z">
              <w:r w:rsidRPr="00325356" w:rsidDel="00EC2039">
                <w:rPr>
                  <w:rFonts w:ascii="Arial" w:hAnsi="Arial" w:cs="Arial"/>
                  <w:b/>
                  <w:bCs/>
                  <w:sz w:val="16"/>
                  <w:szCs w:val="16"/>
                </w:rPr>
                <w:delText>2.5</w:delText>
              </w:r>
            </w:del>
          </w:p>
        </w:tc>
        <w:tc>
          <w:tcPr>
            <w:tcW w:w="712" w:type="dxa"/>
          </w:tcPr>
          <w:p w14:paraId="30434C3C" w14:textId="30164EE7" w:rsidR="00287B14" w:rsidRPr="00325356" w:rsidDel="00EC2039" w:rsidRDefault="00287B14" w:rsidP="006A491F">
            <w:pPr>
              <w:jc w:val="center"/>
              <w:rPr>
                <w:del w:id="5122" w:author="Tebokgo Mabuto (ECP)" w:date="2026-09-09T11:12:00Z" w16du:dateUtc="2026-09-09T09:12:00Z"/>
                <w:rFonts w:ascii="Arial" w:hAnsi="Arial" w:cs="Arial"/>
                <w:sz w:val="16"/>
                <w:szCs w:val="16"/>
              </w:rPr>
            </w:pPr>
            <w:del w:id="5123" w:author="Tebokgo Mabuto (ECP)" w:date="2026-09-09T11:12:00Z" w16du:dateUtc="2026-09-09T09:12:00Z">
              <w:r w:rsidRPr="00325356" w:rsidDel="00EC2039">
                <w:rPr>
                  <w:rFonts w:ascii="Arial" w:hAnsi="Arial" w:cs="Arial"/>
                  <w:sz w:val="16"/>
                  <w:szCs w:val="16"/>
                </w:rPr>
                <w:delText>2.5</w:delText>
              </w:r>
            </w:del>
          </w:p>
        </w:tc>
        <w:tc>
          <w:tcPr>
            <w:tcW w:w="712" w:type="dxa"/>
          </w:tcPr>
          <w:p w14:paraId="20D05957" w14:textId="72CF35C6" w:rsidR="00287B14" w:rsidRPr="00325356" w:rsidDel="00EC2039" w:rsidRDefault="00287B14" w:rsidP="006A491F">
            <w:pPr>
              <w:jc w:val="center"/>
              <w:rPr>
                <w:del w:id="5124" w:author="Tebokgo Mabuto (ECP)" w:date="2026-09-09T11:12:00Z" w16du:dateUtc="2026-09-09T09:12:00Z"/>
                <w:rFonts w:ascii="Arial" w:hAnsi="Arial" w:cs="Arial"/>
                <w:sz w:val="16"/>
                <w:szCs w:val="16"/>
              </w:rPr>
            </w:pPr>
            <w:del w:id="5125" w:author="Tebokgo Mabuto (ECP)" w:date="2026-09-09T11:12:00Z" w16du:dateUtc="2026-09-09T09:12:00Z">
              <w:r w:rsidRPr="00325356" w:rsidDel="00EC2039">
                <w:rPr>
                  <w:rFonts w:ascii="Arial" w:hAnsi="Arial" w:cs="Arial"/>
                  <w:sz w:val="16"/>
                  <w:szCs w:val="16"/>
                </w:rPr>
                <w:delText>2.5</w:delText>
              </w:r>
            </w:del>
          </w:p>
        </w:tc>
        <w:tc>
          <w:tcPr>
            <w:tcW w:w="712" w:type="dxa"/>
          </w:tcPr>
          <w:p w14:paraId="74001347" w14:textId="7825AC18" w:rsidR="00287B14" w:rsidRPr="00325356" w:rsidDel="00EC2039" w:rsidRDefault="00287B14" w:rsidP="006A491F">
            <w:pPr>
              <w:jc w:val="center"/>
              <w:rPr>
                <w:del w:id="5126" w:author="Tebokgo Mabuto (ECP)" w:date="2026-09-09T11:12:00Z" w16du:dateUtc="2026-09-09T09:12:00Z"/>
                <w:rFonts w:ascii="Arial" w:hAnsi="Arial" w:cs="Arial"/>
                <w:sz w:val="16"/>
                <w:szCs w:val="16"/>
              </w:rPr>
            </w:pPr>
            <w:del w:id="5127" w:author="Tebokgo Mabuto (ECP)" w:date="2026-09-09T11:12:00Z" w16du:dateUtc="2026-09-09T09:12:00Z">
              <w:r w:rsidRPr="00325356" w:rsidDel="00EC2039">
                <w:rPr>
                  <w:rFonts w:ascii="Arial" w:hAnsi="Arial" w:cs="Arial"/>
                  <w:sz w:val="16"/>
                  <w:szCs w:val="16"/>
                </w:rPr>
                <w:delText>0</w:delText>
              </w:r>
            </w:del>
          </w:p>
        </w:tc>
        <w:tc>
          <w:tcPr>
            <w:tcW w:w="712" w:type="dxa"/>
          </w:tcPr>
          <w:p w14:paraId="41F07F3B" w14:textId="5EFBA334" w:rsidR="00287B14" w:rsidRPr="00325356" w:rsidDel="00EC2039" w:rsidRDefault="00287B14" w:rsidP="006A491F">
            <w:pPr>
              <w:jc w:val="center"/>
              <w:rPr>
                <w:del w:id="5128" w:author="Tebokgo Mabuto (ECP)" w:date="2026-09-09T11:12:00Z" w16du:dateUtc="2026-09-09T09:12:00Z"/>
                <w:rFonts w:ascii="Arial" w:hAnsi="Arial" w:cs="Arial"/>
                <w:sz w:val="16"/>
                <w:szCs w:val="16"/>
              </w:rPr>
            </w:pPr>
            <w:del w:id="5129" w:author="Tebokgo Mabuto (ECP)" w:date="2026-09-09T11:12:00Z" w16du:dateUtc="2026-09-09T09:12:00Z">
              <w:r w:rsidRPr="00325356" w:rsidDel="00EC2039">
                <w:rPr>
                  <w:rFonts w:ascii="Arial" w:hAnsi="Arial" w:cs="Arial"/>
                  <w:sz w:val="16"/>
                  <w:szCs w:val="16"/>
                </w:rPr>
                <w:delText>0</w:delText>
              </w:r>
            </w:del>
          </w:p>
        </w:tc>
        <w:tc>
          <w:tcPr>
            <w:tcW w:w="712" w:type="dxa"/>
          </w:tcPr>
          <w:p w14:paraId="424DDEC3" w14:textId="7BECEF74" w:rsidR="00287B14" w:rsidRPr="00325356" w:rsidDel="00EC2039" w:rsidRDefault="00287B14" w:rsidP="006A491F">
            <w:pPr>
              <w:jc w:val="center"/>
              <w:rPr>
                <w:del w:id="5130" w:author="Tebokgo Mabuto (ECP)" w:date="2026-09-09T11:12:00Z" w16du:dateUtc="2026-09-09T09:12:00Z"/>
                <w:rFonts w:ascii="Arial" w:hAnsi="Arial" w:cs="Arial"/>
                <w:sz w:val="16"/>
                <w:szCs w:val="16"/>
              </w:rPr>
            </w:pPr>
            <w:del w:id="5131"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4067C0FF" w14:textId="00CB927F" w:rsidR="00287B14" w:rsidRPr="00325356" w:rsidDel="00EC2039" w:rsidRDefault="00287B14" w:rsidP="006A491F">
            <w:pPr>
              <w:jc w:val="both"/>
              <w:rPr>
                <w:del w:id="5132" w:author="Tebokgo Mabuto (ECP)" w:date="2026-09-09T11:12:00Z" w16du:dateUtc="2026-09-09T09:12:00Z"/>
                <w:rFonts w:ascii="Arial" w:hAnsi="Arial" w:cs="Arial"/>
                <w:sz w:val="16"/>
                <w:szCs w:val="16"/>
              </w:rPr>
            </w:pPr>
            <w:del w:id="5133" w:author="Tebokgo Mabuto (ECP)" w:date="2026-09-09T11:12:00Z" w16du:dateUtc="2026-09-09T09:12:00Z">
              <w:r w:rsidRPr="00325356" w:rsidDel="00EC2039">
                <w:rPr>
                  <w:rFonts w:ascii="Arial" w:hAnsi="Arial" w:cs="Arial"/>
                  <w:sz w:val="16"/>
                  <w:szCs w:val="16"/>
                </w:rPr>
                <w:delText>DS</w:delText>
              </w:r>
            </w:del>
          </w:p>
        </w:tc>
        <w:tc>
          <w:tcPr>
            <w:tcW w:w="2608" w:type="dxa"/>
            <w:tcBorders>
              <w:top w:val="nil"/>
              <w:left w:val="nil"/>
              <w:bottom w:val="nil"/>
              <w:right w:val="nil"/>
            </w:tcBorders>
          </w:tcPr>
          <w:p w14:paraId="6763CE87" w14:textId="05A2377A" w:rsidR="00287B14" w:rsidRPr="00325356" w:rsidDel="00EC2039" w:rsidRDefault="00287B14" w:rsidP="006A491F">
            <w:pPr>
              <w:jc w:val="both"/>
              <w:rPr>
                <w:del w:id="5134" w:author="Tebokgo Mabuto (ECP)" w:date="2026-09-09T11:12:00Z" w16du:dateUtc="2026-09-09T09:12:00Z"/>
                <w:rFonts w:ascii="Arial" w:hAnsi="Arial" w:cs="Arial"/>
                <w:sz w:val="16"/>
                <w:szCs w:val="16"/>
              </w:rPr>
            </w:pPr>
            <w:del w:id="5135" w:author="Tebokgo Mabuto (ECP)" w:date="2026-09-09T11:12:00Z" w16du:dateUtc="2026-09-09T09:12:00Z">
              <w:r w:rsidRPr="00325356" w:rsidDel="00EC2039">
                <w:rPr>
                  <w:rFonts w:ascii="Arial" w:hAnsi="Arial" w:cs="Arial"/>
                  <w:sz w:val="16"/>
                  <w:szCs w:val="16"/>
                </w:rPr>
                <w:delText>Design Specialist</w:delText>
              </w:r>
            </w:del>
          </w:p>
        </w:tc>
      </w:tr>
      <w:tr w:rsidR="00287B14" w:rsidRPr="00325356" w:rsidDel="00EC2039" w14:paraId="3BD7D9C2" w14:textId="3195CB5D" w:rsidTr="006A491F">
        <w:trPr>
          <w:trHeight w:val="184"/>
          <w:del w:id="5136" w:author="Tebokgo Mabuto (ECP)" w:date="2026-09-09T11:12:00Z" w16du:dateUtc="2026-09-09T09:12:00Z"/>
        </w:trPr>
        <w:tc>
          <w:tcPr>
            <w:tcW w:w="1174" w:type="dxa"/>
          </w:tcPr>
          <w:p w14:paraId="6DFC8D81" w14:textId="4155EC28" w:rsidR="00287B14" w:rsidRPr="00325356" w:rsidDel="00EC2039" w:rsidRDefault="00287B14" w:rsidP="006A491F">
            <w:pPr>
              <w:jc w:val="center"/>
              <w:rPr>
                <w:del w:id="5137" w:author="Tebokgo Mabuto (ECP)" w:date="2026-09-09T11:12:00Z" w16du:dateUtc="2026-09-09T09:12:00Z"/>
                <w:rFonts w:ascii="Arial" w:hAnsi="Arial" w:cs="Arial"/>
                <w:sz w:val="16"/>
                <w:szCs w:val="16"/>
              </w:rPr>
            </w:pPr>
            <w:del w:id="5138" w:author="Tebokgo Mabuto (ECP)" w:date="2026-09-09T11:12:00Z" w16du:dateUtc="2026-09-09T09:12:00Z">
              <w:r w:rsidRPr="00325356" w:rsidDel="00EC2039">
                <w:rPr>
                  <w:rFonts w:ascii="Arial" w:hAnsi="Arial" w:cs="Arial"/>
                  <w:sz w:val="16"/>
                  <w:szCs w:val="16"/>
                </w:rPr>
                <w:delText>DA</w:delText>
              </w:r>
            </w:del>
          </w:p>
        </w:tc>
        <w:tc>
          <w:tcPr>
            <w:tcW w:w="712" w:type="dxa"/>
          </w:tcPr>
          <w:p w14:paraId="0CCD78CA" w14:textId="0CB01272" w:rsidR="00287B14" w:rsidRPr="00325356" w:rsidDel="00EC2039" w:rsidRDefault="00287B14" w:rsidP="006A491F">
            <w:pPr>
              <w:jc w:val="center"/>
              <w:rPr>
                <w:del w:id="5139" w:author="Tebokgo Mabuto (ECP)" w:date="2026-09-09T11:12:00Z" w16du:dateUtc="2026-09-09T09:12:00Z"/>
                <w:rFonts w:ascii="Arial" w:hAnsi="Arial" w:cs="Arial"/>
                <w:sz w:val="16"/>
                <w:szCs w:val="16"/>
              </w:rPr>
            </w:pPr>
            <w:del w:id="5140" w:author="Tebokgo Mabuto (ECP)" w:date="2026-09-09T11:12:00Z" w16du:dateUtc="2026-09-09T09:12:00Z">
              <w:r w:rsidRPr="00325356" w:rsidDel="00EC2039">
                <w:rPr>
                  <w:rFonts w:ascii="Arial" w:hAnsi="Arial" w:cs="Arial"/>
                  <w:sz w:val="16"/>
                  <w:szCs w:val="16"/>
                </w:rPr>
                <w:delText>0</w:delText>
              </w:r>
            </w:del>
          </w:p>
        </w:tc>
        <w:tc>
          <w:tcPr>
            <w:tcW w:w="712" w:type="dxa"/>
          </w:tcPr>
          <w:p w14:paraId="419F98A7" w14:textId="4363B90D" w:rsidR="00287B14" w:rsidRPr="00325356" w:rsidDel="00EC2039" w:rsidRDefault="00287B14" w:rsidP="006A491F">
            <w:pPr>
              <w:jc w:val="center"/>
              <w:rPr>
                <w:del w:id="5141" w:author="Tebokgo Mabuto (ECP)" w:date="2026-09-09T11:12:00Z" w16du:dateUtc="2026-09-09T09:12:00Z"/>
                <w:rFonts w:ascii="Arial" w:hAnsi="Arial" w:cs="Arial"/>
                <w:b/>
                <w:bCs/>
                <w:sz w:val="16"/>
                <w:szCs w:val="16"/>
              </w:rPr>
            </w:pPr>
            <w:del w:id="5142" w:author="Tebokgo Mabuto (ECP)" w:date="2026-09-09T11:12:00Z" w16du:dateUtc="2026-09-09T09:12:00Z">
              <w:r w:rsidRPr="00325356" w:rsidDel="00EC2039">
                <w:rPr>
                  <w:rFonts w:ascii="Arial" w:hAnsi="Arial" w:cs="Arial"/>
                  <w:b/>
                  <w:bCs/>
                  <w:sz w:val="16"/>
                  <w:szCs w:val="16"/>
                </w:rPr>
                <w:delText>0</w:delText>
              </w:r>
            </w:del>
          </w:p>
        </w:tc>
        <w:tc>
          <w:tcPr>
            <w:tcW w:w="712" w:type="dxa"/>
          </w:tcPr>
          <w:p w14:paraId="22B00C25" w14:textId="309D8F24" w:rsidR="00287B14" w:rsidRPr="00325356" w:rsidDel="00EC2039" w:rsidRDefault="00287B14" w:rsidP="006A491F">
            <w:pPr>
              <w:jc w:val="center"/>
              <w:rPr>
                <w:del w:id="5143" w:author="Tebokgo Mabuto (ECP)" w:date="2026-09-09T11:12:00Z" w16du:dateUtc="2026-09-09T09:12:00Z"/>
                <w:rFonts w:ascii="Arial" w:hAnsi="Arial" w:cs="Arial"/>
                <w:sz w:val="16"/>
                <w:szCs w:val="16"/>
              </w:rPr>
            </w:pPr>
            <w:del w:id="5144" w:author="Tebokgo Mabuto (ECP)" w:date="2026-09-09T11:12:00Z" w16du:dateUtc="2026-09-09T09:12:00Z">
              <w:r w:rsidRPr="00325356" w:rsidDel="00EC2039">
                <w:rPr>
                  <w:rFonts w:ascii="Arial" w:hAnsi="Arial" w:cs="Arial"/>
                  <w:sz w:val="16"/>
                  <w:szCs w:val="16"/>
                </w:rPr>
                <w:delText>0</w:delText>
              </w:r>
            </w:del>
          </w:p>
        </w:tc>
        <w:tc>
          <w:tcPr>
            <w:tcW w:w="712" w:type="dxa"/>
          </w:tcPr>
          <w:p w14:paraId="56CEBA3C" w14:textId="55CB505A" w:rsidR="00287B14" w:rsidRPr="00325356" w:rsidDel="00EC2039" w:rsidRDefault="00287B14" w:rsidP="006A491F">
            <w:pPr>
              <w:jc w:val="center"/>
              <w:rPr>
                <w:del w:id="5145" w:author="Tebokgo Mabuto (ECP)" w:date="2026-09-09T11:12:00Z" w16du:dateUtc="2026-09-09T09:12:00Z"/>
                <w:rFonts w:ascii="Arial" w:hAnsi="Arial" w:cs="Arial"/>
                <w:sz w:val="16"/>
                <w:szCs w:val="16"/>
              </w:rPr>
            </w:pPr>
            <w:del w:id="5146" w:author="Tebokgo Mabuto (ECP)" w:date="2026-09-09T11:12:00Z" w16du:dateUtc="2026-09-09T09:12:00Z">
              <w:r w:rsidRPr="00325356" w:rsidDel="00EC2039">
                <w:rPr>
                  <w:rFonts w:ascii="Arial" w:hAnsi="Arial" w:cs="Arial"/>
                  <w:sz w:val="16"/>
                  <w:szCs w:val="16"/>
                </w:rPr>
                <w:delText>0</w:delText>
              </w:r>
            </w:del>
          </w:p>
        </w:tc>
        <w:tc>
          <w:tcPr>
            <w:tcW w:w="712" w:type="dxa"/>
          </w:tcPr>
          <w:p w14:paraId="53CB84FC" w14:textId="04A9961E" w:rsidR="00287B14" w:rsidRPr="00325356" w:rsidDel="00EC2039" w:rsidRDefault="00287B14" w:rsidP="006A491F">
            <w:pPr>
              <w:jc w:val="center"/>
              <w:rPr>
                <w:del w:id="5147" w:author="Tebokgo Mabuto (ECP)" w:date="2026-09-09T11:12:00Z" w16du:dateUtc="2026-09-09T09:12:00Z"/>
                <w:rFonts w:ascii="Arial" w:hAnsi="Arial" w:cs="Arial"/>
                <w:sz w:val="16"/>
                <w:szCs w:val="16"/>
              </w:rPr>
            </w:pPr>
            <w:del w:id="5148" w:author="Tebokgo Mabuto (ECP)" w:date="2026-09-09T11:12:00Z" w16du:dateUtc="2026-09-09T09:12:00Z">
              <w:r w:rsidRPr="00325356" w:rsidDel="00EC2039">
                <w:rPr>
                  <w:rFonts w:ascii="Arial" w:hAnsi="Arial" w:cs="Arial"/>
                  <w:sz w:val="16"/>
                  <w:szCs w:val="16"/>
                </w:rPr>
                <w:delText>0</w:delText>
              </w:r>
            </w:del>
          </w:p>
        </w:tc>
        <w:tc>
          <w:tcPr>
            <w:tcW w:w="712" w:type="dxa"/>
          </w:tcPr>
          <w:p w14:paraId="41B994AF" w14:textId="42553F72" w:rsidR="00287B14" w:rsidRPr="00325356" w:rsidDel="00EC2039" w:rsidRDefault="00287B14" w:rsidP="006A491F">
            <w:pPr>
              <w:jc w:val="center"/>
              <w:rPr>
                <w:del w:id="5149" w:author="Tebokgo Mabuto (ECP)" w:date="2026-09-09T11:12:00Z" w16du:dateUtc="2026-09-09T09:12:00Z"/>
                <w:rFonts w:ascii="Arial" w:hAnsi="Arial" w:cs="Arial"/>
                <w:sz w:val="16"/>
                <w:szCs w:val="16"/>
              </w:rPr>
            </w:pPr>
            <w:del w:id="5150" w:author="Tebokgo Mabuto (ECP)" w:date="2026-09-09T11:12:00Z" w16du:dateUtc="2026-09-09T09:12:00Z">
              <w:r w:rsidRPr="00325356" w:rsidDel="00EC2039">
                <w:rPr>
                  <w:rFonts w:ascii="Arial" w:hAnsi="Arial" w:cs="Arial"/>
                  <w:sz w:val="16"/>
                  <w:szCs w:val="16"/>
                </w:rPr>
                <w:delText>0</w:delText>
              </w:r>
            </w:del>
          </w:p>
        </w:tc>
        <w:tc>
          <w:tcPr>
            <w:tcW w:w="712" w:type="dxa"/>
          </w:tcPr>
          <w:p w14:paraId="0789CEF3" w14:textId="6DD0430A" w:rsidR="00287B14" w:rsidRPr="00325356" w:rsidDel="00EC2039" w:rsidRDefault="00287B14" w:rsidP="006A491F">
            <w:pPr>
              <w:jc w:val="center"/>
              <w:rPr>
                <w:del w:id="5151" w:author="Tebokgo Mabuto (ECP)" w:date="2026-09-09T11:12:00Z" w16du:dateUtc="2026-09-09T09:12:00Z"/>
                <w:rFonts w:ascii="Arial" w:hAnsi="Arial" w:cs="Arial"/>
                <w:sz w:val="16"/>
                <w:szCs w:val="16"/>
              </w:rPr>
            </w:pPr>
            <w:del w:id="5152"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4CD4FDCB" w14:textId="0A7801D3" w:rsidR="00287B14" w:rsidRPr="00325356" w:rsidDel="00EC2039" w:rsidRDefault="00287B14" w:rsidP="006A491F">
            <w:pPr>
              <w:jc w:val="both"/>
              <w:rPr>
                <w:del w:id="5153" w:author="Tebokgo Mabuto (ECP)" w:date="2026-09-09T11:12:00Z" w16du:dateUtc="2026-09-09T09:12:00Z"/>
                <w:rFonts w:ascii="Arial" w:hAnsi="Arial" w:cs="Arial"/>
                <w:sz w:val="16"/>
                <w:szCs w:val="16"/>
              </w:rPr>
            </w:pPr>
            <w:del w:id="5154" w:author="Tebokgo Mabuto (ECP)" w:date="2026-09-09T11:12:00Z" w16du:dateUtc="2026-09-09T09:12:00Z">
              <w:r w:rsidRPr="00325356" w:rsidDel="00EC2039">
                <w:rPr>
                  <w:rFonts w:ascii="Arial" w:hAnsi="Arial" w:cs="Arial"/>
                  <w:sz w:val="16"/>
                  <w:szCs w:val="16"/>
                </w:rPr>
                <w:delText>DA</w:delText>
              </w:r>
            </w:del>
          </w:p>
        </w:tc>
        <w:tc>
          <w:tcPr>
            <w:tcW w:w="2608" w:type="dxa"/>
            <w:tcBorders>
              <w:top w:val="nil"/>
              <w:left w:val="nil"/>
              <w:bottom w:val="nil"/>
              <w:right w:val="nil"/>
            </w:tcBorders>
          </w:tcPr>
          <w:p w14:paraId="22193375" w14:textId="1E72B4FB" w:rsidR="00287B14" w:rsidRPr="00325356" w:rsidDel="00EC2039" w:rsidRDefault="00287B14" w:rsidP="006A491F">
            <w:pPr>
              <w:jc w:val="both"/>
              <w:rPr>
                <w:del w:id="5155" w:author="Tebokgo Mabuto (ECP)" w:date="2026-09-09T11:12:00Z" w16du:dateUtc="2026-09-09T09:12:00Z"/>
                <w:rFonts w:ascii="Arial" w:hAnsi="Arial" w:cs="Arial"/>
                <w:sz w:val="16"/>
                <w:szCs w:val="16"/>
              </w:rPr>
            </w:pPr>
            <w:del w:id="5156" w:author="Tebokgo Mabuto (ECP)" w:date="2026-09-09T11:12:00Z" w16du:dateUtc="2026-09-09T09:12:00Z">
              <w:r w:rsidRPr="00325356" w:rsidDel="00EC2039">
                <w:rPr>
                  <w:rFonts w:ascii="Arial" w:hAnsi="Arial" w:cs="Arial"/>
                  <w:sz w:val="16"/>
                  <w:szCs w:val="16"/>
                </w:rPr>
                <w:delText>Design Assistant</w:delText>
              </w:r>
            </w:del>
          </w:p>
        </w:tc>
      </w:tr>
      <w:tr w:rsidR="00287B14" w:rsidRPr="00325356" w:rsidDel="00EC2039" w14:paraId="10EBF1F9" w14:textId="062D347A" w:rsidTr="006A491F">
        <w:trPr>
          <w:trHeight w:val="184"/>
          <w:del w:id="5157" w:author="Tebokgo Mabuto (ECP)" w:date="2026-09-09T11:12:00Z" w16du:dateUtc="2026-09-09T09:12:00Z"/>
        </w:trPr>
        <w:tc>
          <w:tcPr>
            <w:tcW w:w="1174" w:type="dxa"/>
          </w:tcPr>
          <w:p w14:paraId="62C9C18A" w14:textId="672E7F6F" w:rsidR="00287B14" w:rsidRPr="00325356" w:rsidDel="00EC2039" w:rsidRDefault="00287B14" w:rsidP="006A491F">
            <w:pPr>
              <w:jc w:val="center"/>
              <w:rPr>
                <w:del w:id="5158" w:author="Tebokgo Mabuto (ECP)" w:date="2026-09-09T11:12:00Z" w16du:dateUtc="2026-09-09T09:12:00Z"/>
                <w:rFonts w:ascii="Arial" w:hAnsi="Arial" w:cs="Arial"/>
                <w:sz w:val="16"/>
                <w:szCs w:val="16"/>
              </w:rPr>
            </w:pPr>
            <w:del w:id="5159" w:author="Tebokgo Mabuto (ECP)" w:date="2026-09-09T11:12:00Z" w16du:dateUtc="2026-09-09T09:12:00Z">
              <w:r w:rsidRPr="00325356" w:rsidDel="00EC2039">
                <w:rPr>
                  <w:rFonts w:ascii="Arial" w:hAnsi="Arial" w:cs="Arial"/>
                  <w:sz w:val="16"/>
                  <w:szCs w:val="16"/>
                </w:rPr>
                <w:delText>CE</w:delText>
              </w:r>
            </w:del>
          </w:p>
        </w:tc>
        <w:tc>
          <w:tcPr>
            <w:tcW w:w="712" w:type="dxa"/>
          </w:tcPr>
          <w:p w14:paraId="7112B1B5" w14:textId="713BB479" w:rsidR="00287B14" w:rsidRPr="00325356" w:rsidDel="00EC2039" w:rsidRDefault="00287B14" w:rsidP="006A491F">
            <w:pPr>
              <w:jc w:val="center"/>
              <w:rPr>
                <w:del w:id="5160" w:author="Tebokgo Mabuto (ECP)" w:date="2026-09-09T11:12:00Z" w16du:dateUtc="2026-09-09T09:12:00Z"/>
                <w:rFonts w:ascii="Arial" w:hAnsi="Arial" w:cs="Arial"/>
                <w:sz w:val="16"/>
                <w:szCs w:val="16"/>
              </w:rPr>
            </w:pPr>
            <w:del w:id="5161" w:author="Tebokgo Mabuto (ECP)" w:date="2026-09-09T11:12:00Z" w16du:dateUtc="2026-09-09T09:12:00Z">
              <w:r w:rsidRPr="00325356" w:rsidDel="00EC2039">
                <w:rPr>
                  <w:rFonts w:ascii="Arial" w:hAnsi="Arial" w:cs="Arial"/>
                  <w:sz w:val="16"/>
                  <w:szCs w:val="16"/>
                </w:rPr>
                <w:delText>5</w:delText>
              </w:r>
            </w:del>
          </w:p>
        </w:tc>
        <w:tc>
          <w:tcPr>
            <w:tcW w:w="712" w:type="dxa"/>
          </w:tcPr>
          <w:p w14:paraId="75386024" w14:textId="5B9D2B5D" w:rsidR="00287B14" w:rsidRPr="00325356" w:rsidDel="00EC2039" w:rsidRDefault="00287B14" w:rsidP="006A491F">
            <w:pPr>
              <w:jc w:val="center"/>
              <w:rPr>
                <w:del w:id="5162" w:author="Tebokgo Mabuto (ECP)" w:date="2026-09-09T11:12:00Z" w16du:dateUtc="2026-09-09T09:12:00Z"/>
                <w:rFonts w:ascii="Arial" w:hAnsi="Arial" w:cs="Arial"/>
                <w:b/>
                <w:bCs/>
                <w:sz w:val="16"/>
                <w:szCs w:val="16"/>
              </w:rPr>
            </w:pPr>
            <w:del w:id="5163" w:author="Tebokgo Mabuto (ECP)" w:date="2026-09-09T11:12:00Z" w16du:dateUtc="2026-09-09T09:12:00Z">
              <w:r w:rsidRPr="00325356" w:rsidDel="00EC2039">
                <w:rPr>
                  <w:rFonts w:ascii="Arial" w:hAnsi="Arial" w:cs="Arial"/>
                  <w:b/>
                  <w:bCs/>
                  <w:sz w:val="16"/>
                  <w:szCs w:val="16"/>
                </w:rPr>
                <w:delText>5</w:delText>
              </w:r>
            </w:del>
          </w:p>
        </w:tc>
        <w:tc>
          <w:tcPr>
            <w:tcW w:w="712" w:type="dxa"/>
          </w:tcPr>
          <w:p w14:paraId="0ECD3ACB" w14:textId="7E3401BF" w:rsidR="00287B14" w:rsidRPr="00325356" w:rsidDel="00EC2039" w:rsidRDefault="00287B14" w:rsidP="006A491F">
            <w:pPr>
              <w:jc w:val="center"/>
              <w:rPr>
                <w:del w:id="5164" w:author="Tebokgo Mabuto (ECP)" w:date="2026-09-09T11:12:00Z" w16du:dateUtc="2026-09-09T09:12:00Z"/>
                <w:rFonts w:ascii="Arial" w:hAnsi="Arial" w:cs="Arial"/>
                <w:sz w:val="16"/>
                <w:szCs w:val="16"/>
              </w:rPr>
            </w:pPr>
            <w:del w:id="5165" w:author="Tebokgo Mabuto (ECP)" w:date="2026-09-09T11:12:00Z" w16du:dateUtc="2026-09-09T09:12:00Z">
              <w:r w:rsidRPr="00325356" w:rsidDel="00EC2039">
                <w:rPr>
                  <w:rFonts w:ascii="Arial" w:hAnsi="Arial" w:cs="Arial"/>
                  <w:sz w:val="16"/>
                  <w:szCs w:val="16"/>
                </w:rPr>
                <w:delText>5</w:delText>
              </w:r>
            </w:del>
          </w:p>
        </w:tc>
        <w:tc>
          <w:tcPr>
            <w:tcW w:w="712" w:type="dxa"/>
          </w:tcPr>
          <w:p w14:paraId="72553F02" w14:textId="5E128532" w:rsidR="00287B14" w:rsidRPr="00325356" w:rsidDel="00EC2039" w:rsidRDefault="00287B14" w:rsidP="006A491F">
            <w:pPr>
              <w:jc w:val="center"/>
              <w:rPr>
                <w:del w:id="5166" w:author="Tebokgo Mabuto (ECP)" w:date="2026-09-09T11:12:00Z" w16du:dateUtc="2026-09-09T09:12:00Z"/>
                <w:rFonts w:ascii="Arial" w:hAnsi="Arial" w:cs="Arial"/>
                <w:sz w:val="16"/>
                <w:szCs w:val="16"/>
              </w:rPr>
            </w:pPr>
            <w:del w:id="5167" w:author="Tebokgo Mabuto (ECP)" w:date="2026-09-09T11:12:00Z" w16du:dateUtc="2026-09-09T09:12:00Z">
              <w:r w:rsidRPr="00325356" w:rsidDel="00EC2039">
                <w:rPr>
                  <w:rFonts w:ascii="Arial" w:hAnsi="Arial" w:cs="Arial"/>
                  <w:sz w:val="16"/>
                  <w:szCs w:val="16"/>
                </w:rPr>
                <w:delText>5</w:delText>
              </w:r>
            </w:del>
          </w:p>
        </w:tc>
        <w:tc>
          <w:tcPr>
            <w:tcW w:w="712" w:type="dxa"/>
          </w:tcPr>
          <w:p w14:paraId="4B5F1195" w14:textId="3ADA75EC" w:rsidR="00287B14" w:rsidRPr="00325356" w:rsidDel="00EC2039" w:rsidRDefault="00287B14" w:rsidP="006A491F">
            <w:pPr>
              <w:jc w:val="center"/>
              <w:rPr>
                <w:del w:id="5168" w:author="Tebokgo Mabuto (ECP)" w:date="2026-09-09T11:12:00Z" w16du:dateUtc="2026-09-09T09:12:00Z"/>
                <w:rFonts w:ascii="Arial" w:hAnsi="Arial" w:cs="Arial"/>
                <w:sz w:val="16"/>
                <w:szCs w:val="16"/>
              </w:rPr>
            </w:pPr>
            <w:del w:id="5169" w:author="Tebokgo Mabuto (ECP)" w:date="2026-09-09T11:12:00Z" w16du:dateUtc="2026-09-09T09:12:00Z">
              <w:r w:rsidRPr="00325356" w:rsidDel="00EC2039">
                <w:rPr>
                  <w:rFonts w:ascii="Arial" w:hAnsi="Arial" w:cs="Arial"/>
                  <w:sz w:val="16"/>
                  <w:szCs w:val="16"/>
                </w:rPr>
                <w:delText>0</w:delText>
              </w:r>
            </w:del>
          </w:p>
        </w:tc>
        <w:tc>
          <w:tcPr>
            <w:tcW w:w="712" w:type="dxa"/>
          </w:tcPr>
          <w:p w14:paraId="193263AA" w14:textId="6D2D8BC5" w:rsidR="00287B14" w:rsidRPr="00325356" w:rsidDel="00EC2039" w:rsidRDefault="00287B14" w:rsidP="006A491F">
            <w:pPr>
              <w:jc w:val="center"/>
              <w:rPr>
                <w:del w:id="5170" w:author="Tebokgo Mabuto (ECP)" w:date="2026-09-09T11:12:00Z" w16du:dateUtc="2026-09-09T09:12:00Z"/>
                <w:rFonts w:ascii="Arial" w:hAnsi="Arial" w:cs="Arial"/>
                <w:sz w:val="16"/>
                <w:szCs w:val="16"/>
              </w:rPr>
            </w:pPr>
            <w:del w:id="5171" w:author="Tebokgo Mabuto (ECP)" w:date="2026-09-09T11:12:00Z" w16du:dateUtc="2026-09-09T09:12:00Z">
              <w:r w:rsidRPr="00325356" w:rsidDel="00EC2039">
                <w:rPr>
                  <w:rFonts w:ascii="Arial" w:hAnsi="Arial" w:cs="Arial"/>
                  <w:sz w:val="16"/>
                  <w:szCs w:val="16"/>
                </w:rPr>
                <w:delText>2.5</w:delText>
              </w:r>
            </w:del>
          </w:p>
        </w:tc>
        <w:tc>
          <w:tcPr>
            <w:tcW w:w="712" w:type="dxa"/>
          </w:tcPr>
          <w:p w14:paraId="3D261EC4" w14:textId="545786EF" w:rsidR="00287B14" w:rsidRPr="00325356" w:rsidDel="00EC2039" w:rsidRDefault="00287B14" w:rsidP="006A491F">
            <w:pPr>
              <w:jc w:val="center"/>
              <w:rPr>
                <w:del w:id="5172" w:author="Tebokgo Mabuto (ECP)" w:date="2026-09-09T11:12:00Z" w16du:dateUtc="2026-09-09T09:12:00Z"/>
                <w:rFonts w:ascii="Arial" w:hAnsi="Arial" w:cs="Arial"/>
                <w:sz w:val="16"/>
                <w:szCs w:val="16"/>
              </w:rPr>
            </w:pPr>
            <w:del w:id="5173"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7A770CE8" w14:textId="070C540B" w:rsidR="00287B14" w:rsidRPr="00325356" w:rsidDel="00EC2039" w:rsidRDefault="00287B14" w:rsidP="006A491F">
            <w:pPr>
              <w:jc w:val="both"/>
              <w:rPr>
                <w:del w:id="5174" w:author="Tebokgo Mabuto (ECP)" w:date="2026-09-09T11:12:00Z" w16du:dateUtc="2026-09-09T09:12:00Z"/>
                <w:rFonts w:ascii="Arial" w:hAnsi="Arial" w:cs="Arial"/>
                <w:sz w:val="16"/>
                <w:szCs w:val="16"/>
              </w:rPr>
            </w:pPr>
            <w:del w:id="5175" w:author="Tebokgo Mabuto (ECP)" w:date="2026-09-09T11:12:00Z" w16du:dateUtc="2026-09-09T09:12:00Z">
              <w:r w:rsidRPr="00325356" w:rsidDel="00EC2039">
                <w:rPr>
                  <w:rFonts w:ascii="Arial" w:hAnsi="Arial" w:cs="Arial"/>
                  <w:sz w:val="16"/>
                  <w:szCs w:val="16"/>
                </w:rPr>
                <w:delText>CE</w:delText>
              </w:r>
            </w:del>
          </w:p>
        </w:tc>
        <w:tc>
          <w:tcPr>
            <w:tcW w:w="2608" w:type="dxa"/>
            <w:tcBorders>
              <w:top w:val="nil"/>
              <w:left w:val="nil"/>
              <w:bottom w:val="nil"/>
              <w:right w:val="nil"/>
            </w:tcBorders>
          </w:tcPr>
          <w:p w14:paraId="443719F7" w14:textId="606B0F0C" w:rsidR="00287B14" w:rsidRPr="00325356" w:rsidDel="00EC2039" w:rsidRDefault="00287B14" w:rsidP="006A491F">
            <w:pPr>
              <w:jc w:val="both"/>
              <w:rPr>
                <w:del w:id="5176" w:author="Tebokgo Mabuto (ECP)" w:date="2026-09-09T11:12:00Z" w16du:dateUtc="2026-09-09T09:12:00Z"/>
                <w:rFonts w:ascii="Arial" w:hAnsi="Arial" w:cs="Arial"/>
                <w:sz w:val="16"/>
                <w:szCs w:val="16"/>
              </w:rPr>
            </w:pPr>
            <w:del w:id="5177" w:author="Tebokgo Mabuto (ECP)" w:date="2026-09-09T11:12:00Z" w16du:dateUtc="2026-09-09T09:12:00Z">
              <w:r w:rsidRPr="00325356" w:rsidDel="00EC2039">
                <w:rPr>
                  <w:rFonts w:ascii="Arial" w:hAnsi="Arial" w:cs="Arial"/>
                  <w:sz w:val="16"/>
                  <w:szCs w:val="16"/>
                </w:rPr>
                <w:delText>Contracts Engineer</w:delText>
              </w:r>
            </w:del>
          </w:p>
        </w:tc>
      </w:tr>
      <w:tr w:rsidR="00287B14" w:rsidRPr="00325356" w:rsidDel="00EC2039" w14:paraId="3B716B19" w14:textId="764ECCA6" w:rsidTr="006A491F">
        <w:trPr>
          <w:trHeight w:val="184"/>
          <w:del w:id="5178" w:author="Tebokgo Mabuto (ECP)" w:date="2026-09-09T11:12:00Z" w16du:dateUtc="2026-09-09T09:12:00Z"/>
        </w:trPr>
        <w:tc>
          <w:tcPr>
            <w:tcW w:w="1174" w:type="dxa"/>
          </w:tcPr>
          <w:p w14:paraId="46AE9DBF" w14:textId="13038D1F" w:rsidR="00287B14" w:rsidRPr="00325356" w:rsidDel="00EC2039" w:rsidRDefault="00287B14" w:rsidP="006A491F">
            <w:pPr>
              <w:jc w:val="center"/>
              <w:rPr>
                <w:del w:id="5179" w:author="Tebokgo Mabuto (ECP)" w:date="2026-09-09T11:12:00Z" w16du:dateUtc="2026-09-09T09:12:00Z"/>
                <w:rFonts w:ascii="Arial" w:hAnsi="Arial" w:cs="Arial"/>
                <w:sz w:val="16"/>
                <w:szCs w:val="16"/>
              </w:rPr>
            </w:pPr>
            <w:del w:id="5180" w:author="Tebokgo Mabuto (ECP)" w:date="2026-09-09T11:12:00Z" w16du:dateUtc="2026-09-09T09:12:00Z">
              <w:r w:rsidRPr="00325356" w:rsidDel="00EC2039">
                <w:rPr>
                  <w:rFonts w:ascii="Arial" w:hAnsi="Arial" w:cs="Arial"/>
                  <w:sz w:val="16"/>
                  <w:szCs w:val="16"/>
                </w:rPr>
                <w:delText>ACE</w:delText>
              </w:r>
            </w:del>
          </w:p>
        </w:tc>
        <w:tc>
          <w:tcPr>
            <w:tcW w:w="712" w:type="dxa"/>
          </w:tcPr>
          <w:p w14:paraId="33E67C62" w14:textId="44DBA0A6" w:rsidR="00287B14" w:rsidRPr="00325356" w:rsidDel="00EC2039" w:rsidRDefault="00287B14" w:rsidP="006A491F">
            <w:pPr>
              <w:jc w:val="center"/>
              <w:rPr>
                <w:del w:id="5181" w:author="Tebokgo Mabuto (ECP)" w:date="2026-09-09T11:12:00Z" w16du:dateUtc="2026-09-09T09:12:00Z"/>
                <w:rFonts w:ascii="Arial" w:hAnsi="Arial" w:cs="Arial"/>
                <w:sz w:val="16"/>
                <w:szCs w:val="16"/>
              </w:rPr>
            </w:pPr>
            <w:del w:id="5182" w:author="Tebokgo Mabuto (ECP)" w:date="2026-09-09T11:12:00Z" w16du:dateUtc="2026-09-09T09:12:00Z">
              <w:r w:rsidRPr="00325356" w:rsidDel="00EC2039">
                <w:rPr>
                  <w:rFonts w:ascii="Arial" w:hAnsi="Arial" w:cs="Arial"/>
                  <w:sz w:val="16"/>
                  <w:szCs w:val="16"/>
                </w:rPr>
                <w:delText>2.5</w:delText>
              </w:r>
            </w:del>
          </w:p>
        </w:tc>
        <w:tc>
          <w:tcPr>
            <w:tcW w:w="712" w:type="dxa"/>
          </w:tcPr>
          <w:p w14:paraId="2C3E86D5" w14:textId="27B42673" w:rsidR="00287B14" w:rsidRPr="00325356" w:rsidDel="00EC2039" w:rsidRDefault="00287B14" w:rsidP="006A491F">
            <w:pPr>
              <w:jc w:val="center"/>
              <w:rPr>
                <w:del w:id="5183" w:author="Tebokgo Mabuto (ECP)" w:date="2026-09-09T11:12:00Z" w16du:dateUtc="2026-09-09T09:12:00Z"/>
                <w:rFonts w:ascii="Arial" w:hAnsi="Arial" w:cs="Arial"/>
                <w:b/>
                <w:bCs/>
                <w:sz w:val="16"/>
                <w:szCs w:val="16"/>
              </w:rPr>
            </w:pPr>
            <w:del w:id="5184" w:author="Tebokgo Mabuto (ECP)" w:date="2026-09-09T11:12:00Z" w16du:dateUtc="2026-09-09T09:12:00Z">
              <w:r w:rsidRPr="00325356" w:rsidDel="00EC2039">
                <w:rPr>
                  <w:rFonts w:ascii="Arial" w:hAnsi="Arial" w:cs="Arial"/>
                  <w:b/>
                  <w:bCs/>
                  <w:sz w:val="16"/>
                  <w:szCs w:val="16"/>
                </w:rPr>
                <w:delText>3.75</w:delText>
              </w:r>
            </w:del>
          </w:p>
        </w:tc>
        <w:tc>
          <w:tcPr>
            <w:tcW w:w="712" w:type="dxa"/>
          </w:tcPr>
          <w:p w14:paraId="75C75AF0" w14:textId="717C63E8" w:rsidR="00287B14" w:rsidRPr="00325356" w:rsidDel="00EC2039" w:rsidRDefault="00287B14" w:rsidP="006A491F">
            <w:pPr>
              <w:jc w:val="center"/>
              <w:rPr>
                <w:del w:id="5185" w:author="Tebokgo Mabuto (ECP)" w:date="2026-09-09T11:12:00Z" w16du:dateUtc="2026-09-09T09:12:00Z"/>
                <w:rFonts w:ascii="Arial" w:hAnsi="Arial" w:cs="Arial"/>
                <w:sz w:val="16"/>
                <w:szCs w:val="16"/>
              </w:rPr>
            </w:pPr>
            <w:del w:id="5186" w:author="Tebokgo Mabuto (ECP)" w:date="2026-09-09T11:12:00Z" w16du:dateUtc="2026-09-09T09:12:00Z">
              <w:r w:rsidRPr="00325356" w:rsidDel="00EC2039">
                <w:rPr>
                  <w:rFonts w:ascii="Arial" w:hAnsi="Arial" w:cs="Arial"/>
                  <w:sz w:val="16"/>
                  <w:szCs w:val="16"/>
                </w:rPr>
                <w:delText>5</w:delText>
              </w:r>
            </w:del>
          </w:p>
        </w:tc>
        <w:tc>
          <w:tcPr>
            <w:tcW w:w="712" w:type="dxa"/>
          </w:tcPr>
          <w:p w14:paraId="7BF8A6EA" w14:textId="5C589823" w:rsidR="00287B14" w:rsidRPr="00325356" w:rsidDel="00EC2039" w:rsidRDefault="00287B14" w:rsidP="006A491F">
            <w:pPr>
              <w:jc w:val="center"/>
              <w:rPr>
                <w:del w:id="5187" w:author="Tebokgo Mabuto (ECP)" w:date="2026-09-09T11:12:00Z" w16du:dateUtc="2026-09-09T09:12:00Z"/>
                <w:rFonts w:ascii="Arial" w:hAnsi="Arial" w:cs="Arial"/>
                <w:sz w:val="16"/>
                <w:szCs w:val="16"/>
              </w:rPr>
            </w:pPr>
            <w:del w:id="5188" w:author="Tebokgo Mabuto (ECP)" w:date="2026-09-09T11:12:00Z" w16du:dateUtc="2026-09-09T09:12:00Z">
              <w:r w:rsidRPr="00325356" w:rsidDel="00EC2039">
                <w:rPr>
                  <w:rFonts w:ascii="Arial" w:hAnsi="Arial" w:cs="Arial"/>
                  <w:sz w:val="16"/>
                  <w:szCs w:val="16"/>
                </w:rPr>
                <w:delText>5</w:delText>
              </w:r>
            </w:del>
          </w:p>
        </w:tc>
        <w:tc>
          <w:tcPr>
            <w:tcW w:w="712" w:type="dxa"/>
          </w:tcPr>
          <w:p w14:paraId="0D28576C" w14:textId="76C09311" w:rsidR="00287B14" w:rsidRPr="00325356" w:rsidDel="00EC2039" w:rsidRDefault="00287B14" w:rsidP="006A491F">
            <w:pPr>
              <w:jc w:val="center"/>
              <w:rPr>
                <w:del w:id="5189" w:author="Tebokgo Mabuto (ECP)" w:date="2026-09-09T11:12:00Z" w16du:dateUtc="2026-09-09T09:12:00Z"/>
                <w:rFonts w:ascii="Arial" w:hAnsi="Arial" w:cs="Arial"/>
                <w:sz w:val="16"/>
                <w:szCs w:val="16"/>
              </w:rPr>
            </w:pPr>
            <w:del w:id="5190" w:author="Tebokgo Mabuto (ECP)" w:date="2026-09-09T11:12:00Z" w16du:dateUtc="2026-09-09T09:12:00Z">
              <w:r w:rsidRPr="00325356" w:rsidDel="00EC2039">
                <w:rPr>
                  <w:rFonts w:ascii="Arial" w:hAnsi="Arial" w:cs="Arial"/>
                  <w:sz w:val="16"/>
                  <w:szCs w:val="16"/>
                </w:rPr>
                <w:delText>0</w:delText>
              </w:r>
            </w:del>
          </w:p>
        </w:tc>
        <w:tc>
          <w:tcPr>
            <w:tcW w:w="712" w:type="dxa"/>
          </w:tcPr>
          <w:p w14:paraId="5FAE79D0" w14:textId="55240355" w:rsidR="00287B14" w:rsidRPr="00325356" w:rsidDel="00EC2039" w:rsidRDefault="00287B14" w:rsidP="006A491F">
            <w:pPr>
              <w:jc w:val="center"/>
              <w:rPr>
                <w:del w:id="5191" w:author="Tebokgo Mabuto (ECP)" w:date="2026-09-09T11:12:00Z" w16du:dateUtc="2026-09-09T09:12:00Z"/>
                <w:rFonts w:ascii="Arial" w:hAnsi="Arial" w:cs="Arial"/>
                <w:sz w:val="16"/>
                <w:szCs w:val="16"/>
              </w:rPr>
            </w:pPr>
            <w:del w:id="5192" w:author="Tebokgo Mabuto (ECP)" w:date="2026-09-09T11:12:00Z" w16du:dateUtc="2026-09-09T09:12:00Z">
              <w:r w:rsidRPr="00325356" w:rsidDel="00EC2039">
                <w:rPr>
                  <w:rFonts w:ascii="Arial" w:hAnsi="Arial" w:cs="Arial"/>
                  <w:sz w:val="16"/>
                  <w:szCs w:val="16"/>
                </w:rPr>
                <w:delText>0</w:delText>
              </w:r>
            </w:del>
          </w:p>
        </w:tc>
        <w:tc>
          <w:tcPr>
            <w:tcW w:w="712" w:type="dxa"/>
          </w:tcPr>
          <w:p w14:paraId="43840784" w14:textId="6D2F5243" w:rsidR="00287B14" w:rsidRPr="00325356" w:rsidDel="00EC2039" w:rsidRDefault="00287B14" w:rsidP="006A491F">
            <w:pPr>
              <w:jc w:val="center"/>
              <w:rPr>
                <w:del w:id="5193" w:author="Tebokgo Mabuto (ECP)" w:date="2026-09-09T11:12:00Z" w16du:dateUtc="2026-09-09T09:12:00Z"/>
                <w:rFonts w:ascii="Arial" w:hAnsi="Arial" w:cs="Arial"/>
                <w:sz w:val="16"/>
                <w:szCs w:val="16"/>
              </w:rPr>
            </w:pPr>
            <w:del w:id="5194"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3B211C75" w14:textId="339FA1D6" w:rsidR="00287B14" w:rsidRPr="00325356" w:rsidDel="00EC2039" w:rsidRDefault="00287B14" w:rsidP="006A491F">
            <w:pPr>
              <w:jc w:val="both"/>
              <w:rPr>
                <w:del w:id="5195" w:author="Tebokgo Mabuto (ECP)" w:date="2026-09-09T11:12:00Z" w16du:dateUtc="2026-09-09T09:12:00Z"/>
                <w:rFonts w:ascii="Arial" w:hAnsi="Arial" w:cs="Arial"/>
                <w:sz w:val="16"/>
                <w:szCs w:val="16"/>
              </w:rPr>
            </w:pPr>
            <w:del w:id="5196" w:author="Tebokgo Mabuto (ECP)" w:date="2026-09-09T11:12:00Z" w16du:dateUtc="2026-09-09T09:12:00Z">
              <w:r w:rsidRPr="00325356" w:rsidDel="00EC2039">
                <w:rPr>
                  <w:rFonts w:ascii="Arial" w:hAnsi="Arial" w:cs="Arial"/>
                  <w:sz w:val="16"/>
                  <w:szCs w:val="16"/>
                </w:rPr>
                <w:delText>ACE</w:delText>
              </w:r>
            </w:del>
          </w:p>
        </w:tc>
        <w:tc>
          <w:tcPr>
            <w:tcW w:w="2608" w:type="dxa"/>
            <w:tcBorders>
              <w:top w:val="nil"/>
              <w:left w:val="nil"/>
              <w:bottom w:val="nil"/>
              <w:right w:val="nil"/>
            </w:tcBorders>
          </w:tcPr>
          <w:p w14:paraId="004D959D" w14:textId="2480A536" w:rsidR="00287B14" w:rsidRPr="00325356" w:rsidDel="00EC2039" w:rsidRDefault="00287B14" w:rsidP="006A491F">
            <w:pPr>
              <w:jc w:val="both"/>
              <w:rPr>
                <w:del w:id="5197" w:author="Tebokgo Mabuto (ECP)" w:date="2026-09-09T11:12:00Z" w16du:dateUtc="2026-09-09T09:12:00Z"/>
                <w:rFonts w:ascii="Arial" w:hAnsi="Arial" w:cs="Arial"/>
                <w:sz w:val="16"/>
                <w:szCs w:val="16"/>
              </w:rPr>
            </w:pPr>
            <w:del w:id="5198" w:author="Tebokgo Mabuto (ECP)" w:date="2026-09-09T11:12:00Z" w16du:dateUtc="2026-09-09T09:12:00Z">
              <w:r w:rsidRPr="00325356" w:rsidDel="00EC2039">
                <w:rPr>
                  <w:rFonts w:ascii="Arial" w:hAnsi="Arial" w:cs="Arial"/>
                  <w:sz w:val="16"/>
                  <w:szCs w:val="16"/>
                </w:rPr>
                <w:delText>Alternate Contracts Engineer</w:delText>
              </w:r>
            </w:del>
          </w:p>
        </w:tc>
      </w:tr>
      <w:tr w:rsidR="00287B14" w:rsidRPr="00325356" w:rsidDel="00EC2039" w14:paraId="16E5038F" w14:textId="30FB49BC" w:rsidTr="006A491F">
        <w:trPr>
          <w:trHeight w:val="184"/>
          <w:del w:id="5199" w:author="Tebokgo Mabuto (ECP)" w:date="2026-09-09T11:12:00Z" w16du:dateUtc="2026-09-09T09:12:00Z"/>
        </w:trPr>
        <w:tc>
          <w:tcPr>
            <w:tcW w:w="1174" w:type="dxa"/>
          </w:tcPr>
          <w:p w14:paraId="0926675E" w14:textId="5B355DA1" w:rsidR="00287B14" w:rsidRPr="00325356" w:rsidDel="00EC2039" w:rsidRDefault="00287B14" w:rsidP="006A491F">
            <w:pPr>
              <w:jc w:val="center"/>
              <w:rPr>
                <w:del w:id="5200" w:author="Tebokgo Mabuto (ECP)" w:date="2026-09-09T11:12:00Z" w16du:dateUtc="2026-09-09T09:12:00Z"/>
                <w:rFonts w:ascii="Arial" w:hAnsi="Arial" w:cs="Arial"/>
                <w:sz w:val="16"/>
                <w:szCs w:val="16"/>
              </w:rPr>
            </w:pPr>
            <w:del w:id="5201" w:author="Tebokgo Mabuto (ECP)" w:date="2026-09-09T11:12:00Z" w16du:dateUtc="2026-09-09T09:12:00Z">
              <w:r w:rsidRPr="00325356" w:rsidDel="00EC2039">
                <w:rPr>
                  <w:rFonts w:ascii="Arial" w:hAnsi="Arial" w:cs="Arial"/>
                  <w:sz w:val="16"/>
                  <w:szCs w:val="16"/>
                </w:rPr>
                <w:delText>RE</w:delText>
              </w:r>
            </w:del>
          </w:p>
        </w:tc>
        <w:tc>
          <w:tcPr>
            <w:tcW w:w="712" w:type="dxa"/>
          </w:tcPr>
          <w:p w14:paraId="21583560" w14:textId="5A69DCBB" w:rsidR="00287B14" w:rsidRPr="00325356" w:rsidDel="00EC2039" w:rsidRDefault="00287B14" w:rsidP="006A491F">
            <w:pPr>
              <w:jc w:val="center"/>
              <w:rPr>
                <w:del w:id="5202" w:author="Tebokgo Mabuto (ECP)" w:date="2026-09-09T11:12:00Z" w16du:dateUtc="2026-09-09T09:12:00Z"/>
                <w:rFonts w:ascii="Arial" w:hAnsi="Arial" w:cs="Arial"/>
                <w:sz w:val="16"/>
                <w:szCs w:val="16"/>
              </w:rPr>
            </w:pPr>
            <w:del w:id="5203" w:author="Tebokgo Mabuto (ECP)" w:date="2026-09-09T11:12:00Z" w16du:dateUtc="2026-09-09T09:12:00Z">
              <w:r w:rsidRPr="00325356" w:rsidDel="00EC2039">
                <w:rPr>
                  <w:rFonts w:ascii="Arial" w:hAnsi="Arial" w:cs="Arial"/>
                  <w:sz w:val="16"/>
                  <w:szCs w:val="16"/>
                </w:rPr>
                <w:delText>2.5</w:delText>
              </w:r>
            </w:del>
          </w:p>
        </w:tc>
        <w:tc>
          <w:tcPr>
            <w:tcW w:w="712" w:type="dxa"/>
          </w:tcPr>
          <w:p w14:paraId="50046E81" w14:textId="5259A018" w:rsidR="00287B14" w:rsidRPr="00325356" w:rsidDel="00EC2039" w:rsidRDefault="00287B14" w:rsidP="006A491F">
            <w:pPr>
              <w:jc w:val="center"/>
              <w:rPr>
                <w:del w:id="5204" w:author="Tebokgo Mabuto (ECP)" w:date="2026-09-09T11:12:00Z" w16du:dateUtc="2026-09-09T09:12:00Z"/>
                <w:rFonts w:ascii="Arial" w:hAnsi="Arial" w:cs="Arial"/>
                <w:b/>
                <w:bCs/>
                <w:sz w:val="16"/>
                <w:szCs w:val="16"/>
              </w:rPr>
            </w:pPr>
            <w:del w:id="5205" w:author="Tebokgo Mabuto (ECP)" w:date="2026-09-09T11:12:00Z" w16du:dateUtc="2026-09-09T09:12:00Z">
              <w:r w:rsidRPr="00325356" w:rsidDel="00EC2039">
                <w:rPr>
                  <w:rFonts w:ascii="Arial" w:hAnsi="Arial" w:cs="Arial"/>
                  <w:b/>
                  <w:bCs/>
                  <w:sz w:val="16"/>
                  <w:szCs w:val="16"/>
                </w:rPr>
                <w:delText>5</w:delText>
              </w:r>
            </w:del>
          </w:p>
        </w:tc>
        <w:tc>
          <w:tcPr>
            <w:tcW w:w="712" w:type="dxa"/>
          </w:tcPr>
          <w:p w14:paraId="55102168" w14:textId="13E270FF" w:rsidR="00287B14" w:rsidRPr="00325356" w:rsidDel="00EC2039" w:rsidRDefault="00287B14" w:rsidP="006A491F">
            <w:pPr>
              <w:jc w:val="center"/>
              <w:rPr>
                <w:del w:id="5206" w:author="Tebokgo Mabuto (ECP)" w:date="2026-09-09T11:12:00Z" w16du:dateUtc="2026-09-09T09:12:00Z"/>
                <w:rFonts w:ascii="Arial" w:hAnsi="Arial" w:cs="Arial"/>
                <w:sz w:val="16"/>
                <w:szCs w:val="16"/>
              </w:rPr>
            </w:pPr>
            <w:del w:id="5207" w:author="Tebokgo Mabuto (ECP)" w:date="2026-09-09T11:12:00Z" w16du:dateUtc="2026-09-09T09:12:00Z">
              <w:r w:rsidRPr="00325356" w:rsidDel="00EC2039">
                <w:rPr>
                  <w:rFonts w:ascii="Arial" w:hAnsi="Arial" w:cs="Arial"/>
                  <w:sz w:val="16"/>
                  <w:szCs w:val="16"/>
                </w:rPr>
                <w:delText>5</w:delText>
              </w:r>
            </w:del>
          </w:p>
        </w:tc>
        <w:tc>
          <w:tcPr>
            <w:tcW w:w="712" w:type="dxa"/>
          </w:tcPr>
          <w:p w14:paraId="66DE64C0" w14:textId="6569F4D5" w:rsidR="00287B14" w:rsidRPr="00325356" w:rsidDel="00EC2039" w:rsidRDefault="00287B14" w:rsidP="006A491F">
            <w:pPr>
              <w:jc w:val="center"/>
              <w:rPr>
                <w:del w:id="5208" w:author="Tebokgo Mabuto (ECP)" w:date="2026-09-09T11:12:00Z" w16du:dateUtc="2026-09-09T09:12:00Z"/>
                <w:rFonts w:ascii="Arial" w:hAnsi="Arial" w:cs="Arial"/>
                <w:sz w:val="16"/>
                <w:szCs w:val="16"/>
              </w:rPr>
            </w:pPr>
            <w:del w:id="5209" w:author="Tebokgo Mabuto (ECP)" w:date="2026-09-09T11:12:00Z" w16du:dateUtc="2026-09-09T09:12:00Z">
              <w:r w:rsidRPr="00325356" w:rsidDel="00EC2039">
                <w:rPr>
                  <w:rFonts w:ascii="Arial" w:hAnsi="Arial" w:cs="Arial"/>
                  <w:sz w:val="16"/>
                  <w:szCs w:val="16"/>
                </w:rPr>
                <w:delText>5</w:delText>
              </w:r>
            </w:del>
          </w:p>
        </w:tc>
        <w:tc>
          <w:tcPr>
            <w:tcW w:w="712" w:type="dxa"/>
          </w:tcPr>
          <w:p w14:paraId="7CCC0F02" w14:textId="09E7A199" w:rsidR="00287B14" w:rsidRPr="00325356" w:rsidDel="00EC2039" w:rsidRDefault="00287B14" w:rsidP="006A491F">
            <w:pPr>
              <w:jc w:val="center"/>
              <w:rPr>
                <w:del w:id="5210" w:author="Tebokgo Mabuto (ECP)" w:date="2026-09-09T11:12:00Z" w16du:dateUtc="2026-09-09T09:12:00Z"/>
                <w:rFonts w:ascii="Arial" w:hAnsi="Arial" w:cs="Arial"/>
                <w:sz w:val="16"/>
                <w:szCs w:val="16"/>
              </w:rPr>
            </w:pPr>
            <w:del w:id="5211" w:author="Tebokgo Mabuto (ECP)" w:date="2026-09-09T11:12:00Z" w16du:dateUtc="2026-09-09T09:12:00Z">
              <w:r w:rsidRPr="00325356" w:rsidDel="00EC2039">
                <w:rPr>
                  <w:rFonts w:ascii="Arial" w:hAnsi="Arial" w:cs="Arial"/>
                  <w:sz w:val="16"/>
                  <w:szCs w:val="16"/>
                </w:rPr>
                <w:delText>0</w:delText>
              </w:r>
            </w:del>
          </w:p>
        </w:tc>
        <w:tc>
          <w:tcPr>
            <w:tcW w:w="712" w:type="dxa"/>
          </w:tcPr>
          <w:p w14:paraId="3B68CA32" w14:textId="2A5023B9" w:rsidR="00287B14" w:rsidRPr="00325356" w:rsidDel="00EC2039" w:rsidRDefault="00287B14" w:rsidP="006A491F">
            <w:pPr>
              <w:jc w:val="center"/>
              <w:rPr>
                <w:del w:id="5212" w:author="Tebokgo Mabuto (ECP)" w:date="2026-09-09T11:12:00Z" w16du:dateUtc="2026-09-09T09:12:00Z"/>
                <w:rFonts w:ascii="Arial" w:hAnsi="Arial" w:cs="Arial"/>
                <w:sz w:val="16"/>
                <w:szCs w:val="16"/>
              </w:rPr>
            </w:pPr>
            <w:del w:id="5213" w:author="Tebokgo Mabuto (ECP)" w:date="2026-09-09T11:12:00Z" w16du:dateUtc="2026-09-09T09:12:00Z">
              <w:r w:rsidRPr="00325356" w:rsidDel="00EC2039">
                <w:rPr>
                  <w:rFonts w:ascii="Arial" w:hAnsi="Arial" w:cs="Arial"/>
                  <w:sz w:val="16"/>
                  <w:szCs w:val="16"/>
                </w:rPr>
                <w:delText>0</w:delText>
              </w:r>
            </w:del>
          </w:p>
        </w:tc>
        <w:tc>
          <w:tcPr>
            <w:tcW w:w="712" w:type="dxa"/>
          </w:tcPr>
          <w:p w14:paraId="3E21AD6A" w14:textId="7DA8884E" w:rsidR="00287B14" w:rsidRPr="00325356" w:rsidDel="00EC2039" w:rsidRDefault="00287B14" w:rsidP="006A491F">
            <w:pPr>
              <w:jc w:val="center"/>
              <w:rPr>
                <w:del w:id="5214" w:author="Tebokgo Mabuto (ECP)" w:date="2026-09-09T11:12:00Z" w16du:dateUtc="2026-09-09T09:12:00Z"/>
                <w:rFonts w:ascii="Arial" w:hAnsi="Arial" w:cs="Arial"/>
                <w:sz w:val="16"/>
                <w:szCs w:val="16"/>
              </w:rPr>
            </w:pPr>
            <w:del w:id="5215"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2D069FC3" w14:textId="2A2B00EF" w:rsidR="00287B14" w:rsidRPr="00325356" w:rsidDel="00EC2039" w:rsidRDefault="00287B14" w:rsidP="006A491F">
            <w:pPr>
              <w:jc w:val="both"/>
              <w:rPr>
                <w:del w:id="5216" w:author="Tebokgo Mabuto (ECP)" w:date="2026-09-09T11:12:00Z" w16du:dateUtc="2026-09-09T09:12:00Z"/>
                <w:rFonts w:ascii="Arial" w:hAnsi="Arial" w:cs="Arial"/>
                <w:sz w:val="16"/>
                <w:szCs w:val="16"/>
              </w:rPr>
            </w:pPr>
            <w:del w:id="5217" w:author="Tebokgo Mabuto (ECP)" w:date="2026-09-09T11:12:00Z" w16du:dateUtc="2026-09-09T09:12:00Z">
              <w:r w:rsidRPr="00325356" w:rsidDel="00EC2039">
                <w:rPr>
                  <w:rFonts w:ascii="Arial" w:hAnsi="Arial" w:cs="Arial"/>
                  <w:sz w:val="16"/>
                  <w:szCs w:val="16"/>
                </w:rPr>
                <w:delText>RE</w:delText>
              </w:r>
            </w:del>
          </w:p>
        </w:tc>
        <w:tc>
          <w:tcPr>
            <w:tcW w:w="2608" w:type="dxa"/>
            <w:tcBorders>
              <w:top w:val="nil"/>
              <w:left w:val="nil"/>
              <w:bottom w:val="nil"/>
              <w:right w:val="nil"/>
            </w:tcBorders>
          </w:tcPr>
          <w:p w14:paraId="722BD706" w14:textId="0E0A01FF" w:rsidR="00287B14" w:rsidRPr="00325356" w:rsidDel="00EC2039" w:rsidRDefault="00287B14" w:rsidP="006A491F">
            <w:pPr>
              <w:jc w:val="both"/>
              <w:rPr>
                <w:del w:id="5218" w:author="Tebokgo Mabuto (ECP)" w:date="2026-09-09T11:12:00Z" w16du:dateUtc="2026-09-09T09:12:00Z"/>
                <w:rFonts w:ascii="Arial" w:hAnsi="Arial" w:cs="Arial"/>
                <w:sz w:val="16"/>
                <w:szCs w:val="16"/>
              </w:rPr>
            </w:pPr>
            <w:del w:id="5219" w:author="Tebokgo Mabuto (ECP)" w:date="2026-09-09T11:12:00Z" w16du:dateUtc="2026-09-09T09:12:00Z">
              <w:r w:rsidRPr="00325356" w:rsidDel="00EC2039">
                <w:rPr>
                  <w:rFonts w:ascii="Arial" w:hAnsi="Arial" w:cs="Arial"/>
                  <w:sz w:val="16"/>
                  <w:szCs w:val="16"/>
                </w:rPr>
                <w:delText>Resident Engineer</w:delText>
              </w:r>
            </w:del>
          </w:p>
        </w:tc>
      </w:tr>
      <w:tr w:rsidR="00287B14" w:rsidRPr="00325356" w:rsidDel="00EC2039" w14:paraId="358F6E50" w14:textId="1DEAA0E5" w:rsidTr="006A491F">
        <w:trPr>
          <w:trHeight w:val="184"/>
          <w:del w:id="5220" w:author="Tebokgo Mabuto (ECP)" w:date="2026-09-09T11:12:00Z" w16du:dateUtc="2026-09-09T09:12:00Z"/>
        </w:trPr>
        <w:tc>
          <w:tcPr>
            <w:tcW w:w="1174" w:type="dxa"/>
          </w:tcPr>
          <w:p w14:paraId="6AC63A85" w14:textId="01E345D2" w:rsidR="00287B14" w:rsidRPr="00325356" w:rsidDel="00EC2039" w:rsidRDefault="00287B14" w:rsidP="006A491F">
            <w:pPr>
              <w:jc w:val="center"/>
              <w:rPr>
                <w:del w:id="5221" w:author="Tebokgo Mabuto (ECP)" w:date="2026-09-09T11:12:00Z" w16du:dateUtc="2026-09-09T09:12:00Z"/>
                <w:rFonts w:ascii="Arial" w:hAnsi="Arial" w:cs="Arial"/>
                <w:sz w:val="16"/>
                <w:szCs w:val="16"/>
              </w:rPr>
            </w:pPr>
            <w:del w:id="5222" w:author="Tebokgo Mabuto (ECP)" w:date="2026-09-09T11:12:00Z" w16du:dateUtc="2026-09-09T09:12:00Z">
              <w:r w:rsidRPr="00325356" w:rsidDel="00EC2039">
                <w:rPr>
                  <w:rFonts w:ascii="Arial" w:hAnsi="Arial" w:cs="Arial"/>
                  <w:sz w:val="16"/>
                  <w:szCs w:val="16"/>
                </w:rPr>
                <w:delText>ARE</w:delText>
              </w:r>
            </w:del>
          </w:p>
        </w:tc>
        <w:tc>
          <w:tcPr>
            <w:tcW w:w="712" w:type="dxa"/>
          </w:tcPr>
          <w:p w14:paraId="51BFFBA6" w14:textId="49337A4A" w:rsidR="00287B14" w:rsidRPr="00325356" w:rsidDel="00EC2039" w:rsidRDefault="00287B14" w:rsidP="006A491F">
            <w:pPr>
              <w:jc w:val="center"/>
              <w:rPr>
                <w:del w:id="5223" w:author="Tebokgo Mabuto (ECP)" w:date="2026-09-09T11:12:00Z" w16du:dateUtc="2026-09-09T09:12:00Z"/>
                <w:rFonts w:ascii="Arial" w:hAnsi="Arial" w:cs="Arial"/>
                <w:sz w:val="16"/>
                <w:szCs w:val="16"/>
              </w:rPr>
            </w:pPr>
            <w:del w:id="5224" w:author="Tebokgo Mabuto (ECP)" w:date="2026-09-09T11:12:00Z" w16du:dateUtc="2026-09-09T09:12:00Z">
              <w:r w:rsidRPr="00325356" w:rsidDel="00EC2039">
                <w:rPr>
                  <w:rFonts w:ascii="Arial" w:hAnsi="Arial" w:cs="Arial"/>
                  <w:sz w:val="16"/>
                  <w:szCs w:val="16"/>
                </w:rPr>
                <w:delText>2.5</w:delText>
              </w:r>
            </w:del>
          </w:p>
        </w:tc>
        <w:tc>
          <w:tcPr>
            <w:tcW w:w="712" w:type="dxa"/>
          </w:tcPr>
          <w:p w14:paraId="4D25E88B" w14:textId="037DEBC6" w:rsidR="00287B14" w:rsidRPr="00325356" w:rsidDel="00EC2039" w:rsidRDefault="00287B14" w:rsidP="006A491F">
            <w:pPr>
              <w:jc w:val="center"/>
              <w:rPr>
                <w:del w:id="5225" w:author="Tebokgo Mabuto (ECP)" w:date="2026-09-09T11:12:00Z" w16du:dateUtc="2026-09-09T09:12:00Z"/>
                <w:rFonts w:ascii="Arial" w:hAnsi="Arial" w:cs="Arial"/>
                <w:b/>
                <w:bCs/>
                <w:sz w:val="16"/>
                <w:szCs w:val="16"/>
              </w:rPr>
            </w:pPr>
            <w:del w:id="5226" w:author="Tebokgo Mabuto (ECP)" w:date="2026-09-09T11:12:00Z" w16du:dateUtc="2026-09-09T09:12:00Z">
              <w:r w:rsidRPr="00325356" w:rsidDel="00EC2039">
                <w:rPr>
                  <w:rFonts w:ascii="Arial" w:hAnsi="Arial" w:cs="Arial"/>
                  <w:b/>
                  <w:bCs/>
                  <w:sz w:val="16"/>
                  <w:szCs w:val="16"/>
                </w:rPr>
                <w:delText>2.5</w:delText>
              </w:r>
            </w:del>
          </w:p>
        </w:tc>
        <w:tc>
          <w:tcPr>
            <w:tcW w:w="712" w:type="dxa"/>
          </w:tcPr>
          <w:p w14:paraId="42570326" w14:textId="4B9B9D1A" w:rsidR="00287B14" w:rsidRPr="00325356" w:rsidDel="00EC2039" w:rsidRDefault="00287B14" w:rsidP="006A491F">
            <w:pPr>
              <w:jc w:val="center"/>
              <w:rPr>
                <w:del w:id="5227" w:author="Tebokgo Mabuto (ECP)" w:date="2026-09-09T11:12:00Z" w16du:dateUtc="2026-09-09T09:12:00Z"/>
                <w:rFonts w:ascii="Arial" w:hAnsi="Arial" w:cs="Arial"/>
                <w:sz w:val="16"/>
                <w:szCs w:val="16"/>
              </w:rPr>
            </w:pPr>
            <w:del w:id="5228" w:author="Tebokgo Mabuto (ECP)" w:date="2026-09-09T11:12:00Z" w16du:dateUtc="2026-09-09T09:12:00Z">
              <w:r w:rsidRPr="00325356" w:rsidDel="00EC2039">
                <w:rPr>
                  <w:rFonts w:ascii="Arial" w:hAnsi="Arial" w:cs="Arial"/>
                  <w:sz w:val="16"/>
                  <w:szCs w:val="16"/>
                </w:rPr>
                <w:delText>2.5</w:delText>
              </w:r>
            </w:del>
          </w:p>
        </w:tc>
        <w:tc>
          <w:tcPr>
            <w:tcW w:w="712" w:type="dxa"/>
          </w:tcPr>
          <w:p w14:paraId="1F209CCD" w14:textId="4F8A4B19" w:rsidR="00287B14" w:rsidRPr="00325356" w:rsidDel="00EC2039" w:rsidRDefault="00287B14" w:rsidP="006A491F">
            <w:pPr>
              <w:jc w:val="center"/>
              <w:rPr>
                <w:del w:id="5229" w:author="Tebokgo Mabuto (ECP)" w:date="2026-09-09T11:12:00Z" w16du:dateUtc="2026-09-09T09:12:00Z"/>
                <w:rFonts w:ascii="Arial" w:hAnsi="Arial" w:cs="Arial"/>
                <w:sz w:val="16"/>
                <w:szCs w:val="16"/>
              </w:rPr>
            </w:pPr>
            <w:del w:id="5230" w:author="Tebokgo Mabuto (ECP)" w:date="2026-09-09T11:12:00Z" w16du:dateUtc="2026-09-09T09:12:00Z">
              <w:r w:rsidRPr="00325356" w:rsidDel="00EC2039">
                <w:rPr>
                  <w:rFonts w:ascii="Arial" w:hAnsi="Arial" w:cs="Arial"/>
                  <w:sz w:val="16"/>
                  <w:szCs w:val="16"/>
                </w:rPr>
                <w:delText>2.5</w:delText>
              </w:r>
            </w:del>
          </w:p>
        </w:tc>
        <w:tc>
          <w:tcPr>
            <w:tcW w:w="712" w:type="dxa"/>
          </w:tcPr>
          <w:p w14:paraId="412C2FB3" w14:textId="673CFB9B" w:rsidR="00287B14" w:rsidRPr="00325356" w:rsidDel="00EC2039" w:rsidRDefault="00287B14" w:rsidP="006A491F">
            <w:pPr>
              <w:jc w:val="center"/>
              <w:rPr>
                <w:del w:id="5231" w:author="Tebokgo Mabuto (ECP)" w:date="2026-09-09T11:12:00Z" w16du:dateUtc="2026-09-09T09:12:00Z"/>
                <w:rFonts w:ascii="Arial" w:hAnsi="Arial" w:cs="Arial"/>
                <w:sz w:val="16"/>
                <w:szCs w:val="16"/>
              </w:rPr>
            </w:pPr>
            <w:del w:id="5232" w:author="Tebokgo Mabuto (ECP)" w:date="2026-09-09T11:12:00Z" w16du:dateUtc="2026-09-09T09:12:00Z">
              <w:r w:rsidRPr="00325356" w:rsidDel="00EC2039">
                <w:rPr>
                  <w:rFonts w:ascii="Arial" w:hAnsi="Arial" w:cs="Arial"/>
                  <w:sz w:val="16"/>
                  <w:szCs w:val="16"/>
                </w:rPr>
                <w:delText>0</w:delText>
              </w:r>
            </w:del>
          </w:p>
        </w:tc>
        <w:tc>
          <w:tcPr>
            <w:tcW w:w="712" w:type="dxa"/>
          </w:tcPr>
          <w:p w14:paraId="572ECDF4" w14:textId="2CEB283E" w:rsidR="00287B14" w:rsidRPr="00325356" w:rsidDel="00EC2039" w:rsidRDefault="00287B14" w:rsidP="006A491F">
            <w:pPr>
              <w:jc w:val="center"/>
              <w:rPr>
                <w:del w:id="5233" w:author="Tebokgo Mabuto (ECP)" w:date="2026-09-09T11:12:00Z" w16du:dateUtc="2026-09-09T09:12:00Z"/>
                <w:rFonts w:ascii="Arial" w:hAnsi="Arial" w:cs="Arial"/>
                <w:sz w:val="16"/>
                <w:szCs w:val="16"/>
              </w:rPr>
            </w:pPr>
            <w:del w:id="5234" w:author="Tebokgo Mabuto (ECP)" w:date="2026-09-09T11:12:00Z" w16du:dateUtc="2026-09-09T09:12:00Z">
              <w:r w:rsidRPr="00325356" w:rsidDel="00EC2039">
                <w:rPr>
                  <w:rFonts w:ascii="Arial" w:hAnsi="Arial" w:cs="Arial"/>
                  <w:sz w:val="16"/>
                  <w:szCs w:val="16"/>
                </w:rPr>
                <w:delText>0</w:delText>
              </w:r>
            </w:del>
          </w:p>
        </w:tc>
        <w:tc>
          <w:tcPr>
            <w:tcW w:w="712" w:type="dxa"/>
          </w:tcPr>
          <w:p w14:paraId="399FE102" w14:textId="73BF67EE" w:rsidR="00287B14" w:rsidRPr="00325356" w:rsidDel="00EC2039" w:rsidRDefault="00287B14" w:rsidP="006A491F">
            <w:pPr>
              <w:jc w:val="center"/>
              <w:rPr>
                <w:del w:id="5235" w:author="Tebokgo Mabuto (ECP)" w:date="2026-09-09T11:12:00Z" w16du:dateUtc="2026-09-09T09:12:00Z"/>
                <w:rFonts w:ascii="Arial" w:hAnsi="Arial" w:cs="Arial"/>
                <w:sz w:val="16"/>
                <w:szCs w:val="16"/>
              </w:rPr>
            </w:pPr>
            <w:del w:id="5236"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4587DBA0" w14:textId="3C99E0FE" w:rsidR="00287B14" w:rsidRPr="00325356" w:rsidDel="00EC2039" w:rsidRDefault="00287B14" w:rsidP="006A491F">
            <w:pPr>
              <w:jc w:val="both"/>
              <w:rPr>
                <w:del w:id="5237" w:author="Tebokgo Mabuto (ECP)" w:date="2026-09-09T11:12:00Z" w16du:dateUtc="2026-09-09T09:12:00Z"/>
                <w:rFonts w:ascii="Arial" w:hAnsi="Arial" w:cs="Arial"/>
                <w:sz w:val="16"/>
                <w:szCs w:val="16"/>
              </w:rPr>
            </w:pPr>
            <w:del w:id="5238" w:author="Tebokgo Mabuto (ECP)" w:date="2026-09-09T11:12:00Z" w16du:dateUtc="2026-09-09T09:12:00Z">
              <w:r w:rsidRPr="00325356" w:rsidDel="00EC2039">
                <w:rPr>
                  <w:rFonts w:ascii="Arial" w:hAnsi="Arial" w:cs="Arial"/>
                  <w:sz w:val="16"/>
                  <w:szCs w:val="16"/>
                </w:rPr>
                <w:delText>ARE</w:delText>
              </w:r>
            </w:del>
          </w:p>
        </w:tc>
        <w:tc>
          <w:tcPr>
            <w:tcW w:w="2608" w:type="dxa"/>
            <w:tcBorders>
              <w:top w:val="nil"/>
              <w:left w:val="nil"/>
              <w:bottom w:val="nil"/>
              <w:right w:val="nil"/>
            </w:tcBorders>
          </w:tcPr>
          <w:p w14:paraId="0801510F" w14:textId="5AE1A7AE" w:rsidR="00287B14" w:rsidRPr="00325356" w:rsidDel="00EC2039" w:rsidRDefault="00287B14" w:rsidP="006A491F">
            <w:pPr>
              <w:jc w:val="both"/>
              <w:rPr>
                <w:del w:id="5239" w:author="Tebokgo Mabuto (ECP)" w:date="2026-09-09T11:12:00Z" w16du:dateUtc="2026-09-09T09:12:00Z"/>
                <w:rFonts w:ascii="Arial" w:hAnsi="Arial" w:cs="Arial"/>
                <w:sz w:val="16"/>
                <w:szCs w:val="16"/>
              </w:rPr>
            </w:pPr>
            <w:del w:id="5240" w:author="Tebokgo Mabuto (ECP)" w:date="2026-09-09T11:12:00Z" w16du:dateUtc="2026-09-09T09:12:00Z">
              <w:r w:rsidRPr="00325356" w:rsidDel="00EC2039">
                <w:rPr>
                  <w:rFonts w:ascii="Arial" w:hAnsi="Arial" w:cs="Arial"/>
                  <w:sz w:val="16"/>
                  <w:szCs w:val="16"/>
                </w:rPr>
                <w:delText>Assistant Resident Engineer</w:delText>
              </w:r>
            </w:del>
          </w:p>
        </w:tc>
      </w:tr>
      <w:tr w:rsidR="00287B14" w:rsidRPr="00325356" w:rsidDel="00EC2039" w14:paraId="324A7485" w14:textId="752410FD" w:rsidTr="006A491F">
        <w:trPr>
          <w:trHeight w:val="204"/>
          <w:del w:id="5241" w:author="Tebokgo Mabuto (ECP)" w:date="2026-09-09T11:12:00Z" w16du:dateUtc="2026-09-09T09:12:00Z"/>
        </w:trPr>
        <w:tc>
          <w:tcPr>
            <w:tcW w:w="1174" w:type="dxa"/>
          </w:tcPr>
          <w:p w14:paraId="5A87BFF0" w14:textId="0C6F572F" w:rsidR="00287B14" w:rsidRPr="00325356" w:rsidDel="00EC2039" w:rsidRDefault="00287B14" w:rsidP="006A491F">
            <w:pPr>
              <w:jc w:val="center"/>
              <w:rPr>
                <w:del w:id="5242" w:author="Tebokgo Mabuto (ECP)" w:date="2026-09-09T11:12:00Z" w16du:dateUtc="2026-09-09T09:12:00Z"/>
                <w:rFonts w:ascii="Arial" w:hAnsi="Arial" w:cs="Arial"/>
                <w:sz w:val="16"/>
                <w:szCs w:val="16"/>
              </w:rPr>
            </w:pPr>
            <w:del w:id="5243" w:author="Tebokgo Mabuto (ECP)" w:date="2026-09-09T11:12:00Z" w16du:dateUtc="2026-09-09T09:12:00Z">
              <w:r w:rsidRPr="00325356" w:rsidDel="00EC2039">
                <w:rPr>
                  <w:rFonts w:ascii="Arial" w:hAnsi="Arial" w:cs="Arial"/>
                  <w:sz w:val="16"/>
                  <w:szCs w:val="16"/>
                </w:rPr>
                <w:delText>RM</w:delText>
              </w:r>
            </w:del>
          </w:p>
        </w:tc>
        <w:tc>
          <w:tcPr>
            <w:tcW w:w="712" w:type="dxa"/>
          </w:tcPr>
          <w:p w14:paraId="24DB41F7" w14:textId="3E4AF1DA" w:rsidR="00287B14" w:rsidRPr="00325356" w:rsidDel="00EC2039" w:rsidRDefault="00287B14" w:rsidP="006A491F">
            <w:pPr>
              <w:jc w:val="center"/>
              <w:rPr>
                <w:del w:id="5244" w:author="Tebokgo Mabuto (ECP)" w:date="2026-09-09T11:12:00Z" w16du:dateUtc="2026-09-09T09:12:00Z"/>
                <w:rFonts w:ascii="Arial" w:hAnsi="Arial" w:cs="Arial"/>
                <w:sz w:val="16"/>
                <w:szCs w:val="16"/>
              </w:rPr>
            </w:pPr>
            <w:del w:id="5245" w:author="Tebokgo Mabuto (ECP)" w:date="2026-09-09T11:12:00Z" w16du:dateUtc="2026-09-09T09:12:00Z">
              <w:r w:rsidRPr="00325356" w:rsidDel="00EC2039">
                <w:rPr>
                  <w:rFonts w:ascii="Arial" w:hAnsi="Arial" w:cs="Arial"/>
                  <w:sz w:val="16"/>
                  <w:szCs w:val="16"/>
                </w:rPr>
                <w:delText>2.5</w:delText>
              </w:r>
            </w:del>
          </w:p>
        </w:tc>
        <w:tc>
          <w:tcPr>
            <w:tcW w:w="712" w:type="dxa"/>
          </w:tcPr>
          <w:p w14:paraId="0A7E6A2A" w14:textId="499803BE" w:rsidR="00287B14" w:rsidRPr="00325356" w:rsidDel="00EC2039" w:rsidRDefault="00287B14" w:rsidP="006A491F">
            <w:pPr>
              <w:jc w:val="center"/>
              <w:rPr>
                <w:del w:id="5246" w:author="Tebokgo Mabuto (ECP)" w:date="2026-09-09T11:12:00Z" w16du:dateUtc="2026-09-09T09:12:00Z"/>
                <w:rFonts w:ascii="Arial" w:hAnsi="Arial" w:cs="Arial"/>
                <w:b/>
                <w:bCs/>
                <w:sz w:val="16"/>
                <w:szCs w:val="16"/>
              </w:rPr>
            </w:pPr>
            <w:del w:id="5247" w:author="Tebokgo Mabuto (ECP)" w:date="2026-09-09T11:12:00Z" w16du:dateUtc="2026-09-09T09:12:00Z">
              <w:r w:rsidRPr="00325356" w:rsidDel="00EC2039">
                <w:rPr>
                  <w:rFonts w:ascii="Arial" w:hAnsi="Arial" w:cs="Arial"/>
                  <w:b/>
                  <w:bCs/>
                  <w:sz w:val="16"/>
                  <w:szCs w:val="16"/>
                </w:rPr>
                <w:delText>5</w:delText>
              </w:r>
            </w:del>
          </w:p>
        </w:tc>
        <w:tc>
          <w:tcPr>
            <w:tcW w:w="712" w:type="dxa"/>
          </w:tcPr>
          <w:p w14:paraId="2EBB8109" w14:textId="593648BE" w:rsidR="00287B14" w:rsidRPr="00325356" w:rsidDel="00EC2039" w:rsidRDefault="00287B14" w:rsidP="006A491F">
            <w:pPr>
              <w:jc w:val="center"/>
              <w:rPr>
                <w:del w:id="5248" w:author="Tebokgo Mabuto (ECP)" w:date="2026-09-09T11:12:00Z" w16du:dateUtc="2026-09-09T09:12:00Z"/>
                <w:rFonts w:ascii="Arial" w:hAnsi="Arial" w:cs="Arial"/>
                <w:sz w:val="16"/>
                <w:szCs w:val="16"/>
              </w:rPr>
            </w:pPr>
            <w:del w:id="5249" w:author="Tebokgo Mabuto (ECP)" w:date="2026-09-09T11:12:00Z" w16du:dateUtc="2026-09-09T09:12:00Z">
              <w:r w:rsidRPr="00325356" w:rsidDel="00EC2039">
                <w:rPr>
                  <w:rFonts w:ascii="Arial" w:hAnsi="Arial" w:cs="Arial"/>
                  <w:sz w:val="16"/>
                  <w:szCs w:val="16"/>
                </w:rPr>
                <w:delText>2.5</w:delText>
              </w:r>
            </w:del>
          </w:p>
        </w:tc>
        <w:tc>
          <w:tcPr>
            <w:tcW w:w="712" w:type="dxa"/>
          </w:tcPr>
          <w:p w14:paraId="6A51FD73" w14:textId="749305E4" w:rsidR="00287B14" w:rsidRPr="00325356" w:rsidDel="00EC2039" w:rsidRDefault="00287B14" w:rsidP="006A491F">
            <w:pPr>
              <w:jc w:val="center"/>
              <w:rPr>
                <w:del w:id="5250" w:author="Tebokgo Mabuto (ECP)" w:date="2026-09-09T11:12:00Z" w16du:dateUtc="2026-09-09T09:12:00Z"/>
                <w:rFonts w:ascii="Arial" w:hAnsi="Arial" w:cs="Arial"/>
                <w:sz w:val="16"/>
                <w:szCs w:val="16"/>
              </w:rPr>
            </w:pPr>
            <w:del w:id="5251" w:author="Tebokgo Mabuto (ECP)" w:date="2026-09-09T11:12:00Z" w16du:dateUtc="2026-09-09T09:12:00Z">
              <w:r w:rsidRPr="00325356" w:rsidDel="00EC2039">
                <w:rPr>
                  <w:rFonts w:ascii="Arial" w:hAnsi="Arial" w:cs="Arial"/>
                  <w:sz w:val="16"/>
                  <w:szCs w:val="16"/>
                </w:rPr>
                <w:delText>5</w:delText>
              </w:r>
            </w:del>
          </w:p>
        </w:tc>
        <w:tc>
          <w:tcPr>
            <w:tcW w:w="712" w:type="dxa"/>
          </w:tcPr>
          <w:p w14:paraId="6675140B" w14:textId="46D84611" w:rsidR="00287B14" w:rsidRPr="00325356" w:rsidDel="00EC2039" w:rsidRDefault="00287B14" w:rsidP="006A491F">
            <w:pPr>
              <w:jc w:val="center"/>
              <w:rPr>
                <w:del w:id="5252" w:author="Tebokgo Mabuto (ECP)" w:date="2026-09-09T11:12:00Z" w16du:dateUtc="2026-09-09T09:12:00Z"/>
                <w:rFonts w:ascii="Arial" w:hAnsi="Arial" w:cs="Arial"/>
                <w:sz w:val="16"/>
                <w:szCs w:val="16"/>
              </w:rPr>
            </w:pPr>
            <w:del w:id="5253" w:author="Tebokgo Mabuto (ECP)" w:date="2026-09-09T11:12:00Z" w16du:dateUtc="2026-09-09T09:12:00Z">
              <w:r w:rsidRPr="00325356" w:rsidDel="00EC2039">
                <w:rPr>
                  <w:rFonts w:ascii="Arial" w:hAnsi="Arial" w:cs="Arial"/>
                  <w:sz w:val="16"/>
                  <w:szCs w:val="16"/>
                </w:rPr>
                <w:delText>0</w:delText>
              </w:r>
            </w:del>
          </w:p>
        </w:tc>
        <w:tc>
          <w:tcPr>
            <w:tcW w:w="712" w:type="dxa"/>
          </w:tcPr>
          <w:p w14:paraId="348EE016" w14:textId="3EB68A15" w:rsidR="00287B14" w:rsidRPr="00325356" w:rsidDel="00EC2039" w:rsidRDefault="00287B14" w:rsidP="006A491F">
            <w:pPr>
              <w:jc w:val="center"/>
              <w:rPr>
                <w:del w:id="5254" w:author="Tebokgo Mabuto (ECP)" w:date="2026-09-09T11:12:00Z" w16du:dateUtc="2026-09-09T09:12:00Z"/>
                <w:rFonts w:ascii="Arial" w:hAnsi="Arial" w:cs="Arial"/>
                <w:sz w:val="16"/>
                <w:szCs w:val="16"/>
              </w:rPr>
            </w:pPr>
            <w:del w:id="5255" w:author="Tebokgo Mabuto (ECP)" w:date="2026-09-09T11:12:00Z" w16du:dateUtc="2026-09-09T09:12:00Z">
              <w:r w:rsidRPr="00325356" w:rsidDel="00EC2039">
                <w:rPr>
                  <w:rFonts w:ascii="Arial" w:hAnsi="Arial" w:cs="Arial"/>
                  <w:sz w:val="16"/>
                  <w:szCs w:val="16"/>
                </w:rPr>
                <w:delText>0</w:delText>
              </w:r>
            </w:del>
          </w:p>
        </w:tc>
        <w:tc>
          <w:tcPr>
            <w:tcW w:w="712" w:type="dxa"/>
          </w:tcPr>
          <w:p w14:paraId="683769A8" w14:textId="45D79775" w:rsidR="00287B14" w:rsidRPr="00325356" w:rsidDel="00EC2039" w:rsidRDefault="00287B14" w:rsidP="006A491F">
            <w:pPr>
              <w:jc w:val="center"/>
              <w:rPr>
                <w:del w:id="5256" w:author="Tebokgo Mabuto (ECP)" w:date="2026-09-09T11:12:00Z" w16du:dateUtc="2026-09-09T09:12:00Z"/>
                <w:rFonts w:ascii="Arial" w:hAnsi="Arial" w:cs="Arial"/>
                <w:sz w:val="16"/>
                <w:szCs w:val="16"/>
              </w:rPr>
            </w:pPr>
            <w:del w:id="5257"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30DD3EAE" w14:textId="211FAE44" w:rsidR="00287B14" w:rsidRPr="00325356" w:rsidDel="00EC2039" w:rsidRDefault="00287B14" w:rsidP="006A491F">
            <w:pPr>
              <w:jc w:val="both"/>
              <w:rPr>
                <w:del w:id="5258" w:author="Tebokgo Mabuto (ECP)" w:date="2026-09-09T11:12:00Z" w16du:dateUtc="2026-09-09T09:12:00Z"/>
                <w:rFonts w:ascii="Arial" w:hAnsi="Arial" w:cs="Arial"/>
                <w:sz w:val="16"/>
                <w:szCs w:val="16"/>
              </w:rPr>
            </w:pPr>
            <w:del w:id="5259" w:author="Tebokgo Mabuto (ECP)" w:date="2026-09-09T11:12:00Z" w16du:dateUtc="2026-09-09T09:12:00Z">
              <w:r w:rsidRPr="00325356" w:rsidDel="00EC2039">
                <w:rPr>
                  <w:rFonts w:ascii="Arial" w:hAnsi="Arial" w:cs="Arial"/>
                  <w:sz w:val="16"/>
                  <w:szCs w:val="16"/>
                </w:rPr>
                <w:delText>RM</w:delText>
              </w:r>
            </w:del>
          </w:p>
        </w:tc>
        <w:tc>
          <w:tcPr>
            <w:tcW w:w="2608" w:type="dxa"/>
            <w:tcBorders>
              <w:top w:val="nil"/>
              <w:left w:val="nil"/>
              <w:bottom w:val="nil"/>
              <w:right w:val="nil"/>
            </w:tcBorders>
          </w:tcPr>
          <w:p w14:paraId="32BA5B39" w14:textId="0F922863" w:rsidR="00287B14" w:rsidRPr="00325356" w:rsidDel="00EC2039" w:rsidRDefault="00287B14" w:rsidP="006A491F">
            <w:pPr>
              <w:jc w:val="both"/>
              <w:rPr>
                <w:del w:id="5260" w:author="Tebokgo Mabuto (ECP)" w:date="2026-09-09T11:12:00Z" w16du:dateUtc="2026-09-09T09:12:00Z"/>
                <w:rFonts w:ascii="Arial" w:hAnsi="Arial" w:cs="Arial"/>
                <w:sz w:val="16"/>
                <w:szCs w:val="16"/>
              </w:rPr>
            </w:pPr>
            <w:del w:id="5261" w:author="Tebokgo Mabuto (ECP)" w:date="2026-09-09T11:12:00Z" w16du:dateUtc="2026-09-09T09:12:00Z">
              <w:r w:rsidRPr="00325356" w:rsidDel="00EC2039">
                <w:rPr>
                  <w:rFonts w:ascii="Arial" w:hAnsi="Arial" w:cs="Arial"/>
                  <w:sz w:val="16"/>
                  <w:szCs w:val="16"/>
                </w:rPr>
                <w:delText>RRM Route Manager</w:delText>
              </w:r>
            </w:del>
          </w:p>
        </w:tc>
      </w:tr>
      <w:tr w:rsidR="00287B14" w:rsidRPr="00325356" w:rsidDel="00EC2039" w14:paraId="246027D2" w14:textId="59361AA0" w:rsidTr="006A491F">
        <w:trPr>
          <w:trHeight w:val="184"/>
          <w:del w:id="5262" w:author="Tebokgo Mabuto (ECP)" w:date="2026-09-09T11:12:00Z" w16du:dateUtc="2026-09-09T09:12:00Z"/>
        </w:trPr>
        <w:tc>
          <w:tcPr>
            <w:tcW w:w="1174" w:type="dxa"/>
          </w:tcPr>
          <w:p w14:paraId="6D64F1D9" w14:textId="12AF3041" w:rsidR="00287B14" w:rsidRPr="00325356" w:rsidDel="00EC2039" w:rsidRDefault="00287B14" w:rsidP="006A491F">
            <w:pPr>
              <w:jc w:val="center"/>
              <w:rPr>
                <w:del w:id="5263" w:author="Tebokgo Mabuto (ECP)" w:date="2026-09-09T11:12:00Z" w16du:dateUtc="2026-09-09T09:12:00Z"/>
                <w:rFonts w:ascii="Arial" w:hAnsi="Arial" w:cs="Arial"/>
                <w:sz w:val="16"/>
                <w:szCs w:val="16"/>
              </w:rPr>
            </w:pPr>
            <w:del w:id="5264" w:author="Tebokgo Mabuto (ECP)" w:date="2026-09-09T11:12:00Z" w16du:dateUtc="2026-09-09T09:12:00Z">
              <w:r w:rsidRPr="00325356" w:rsidDel="00EC2039">
                <w:rPr>
                  <w:rFonts w:ascii="Arial" w:hAnsi="Arial" w:cs="Arial"/>
                  <w:sz w:val="16"/>
                  <w:szCs w:val="16"/>
                </w:rPr>
                <w:delText>ARM</w:delText>
              </w:r>
            </w:del>
          </w:p>
        </w:tc>
        <w:tc>
          <w:tcPr>
            <w:tcW w:w="712" w:type="dxa"/>
          </w:tcPr>
          <w:p w14:paraId="549F0260" w14:textId="1CA5F6BD" w:rsidR="00287B14" w:rsidRPr="00325356" w:rsidDel="00EC2039" w:rsidRDefault="00287B14" w:rsidP="006A491F">
            <w:pPr>
              <w:jc w:val="center"/>
              <w:rPr>
                <w:del w:id="5265" w:author="Tebokgo Mabuto (ECP)" w:date="2026-09-09T11:12:00Z" w16du:dateUtc="2026-09-09T09:12:00Z"/>
                <w:rFonts w:ascii="Arial" w:hAnsi="Arial" w:cs="Arial"/>
                <w:sz w:val="16"/>
                <w:szCs w:val="16"/>
              </w:rPr>
            </w:pPr>
            <w:del w:id="5266" w:author="Tebokgo Mabuto (ECP)" w:date="2026-09-09T11:12:00Z" w16du:dateUtc="2026-09-09T09:12:00Z">
              <w:r w:rsidRPr="00325356" w:rsidDel="00EC2039">
                <w:rPr>
                  <w:rFonts w:ascii="Arial" w:hAnsi="Arial" w:cs="Arial"/>
                  <w:sz w:val="16"/>
                  <w:szCs w:val="16"/>
                </w:rPr>
                <w:delText>0</w:delText>
              </w:r>
            </w:del>
          </w:p>
        </w:tc>
        <w:tc>
          <w:tcPr>
            <w:tcW w:w="712" w:type="dxa"/>
          </w:tcPr>
          <w:p w14:paraId="732AF01E" w14:textId="23BD0B5B" w:rsidR="00287B14" w:rsidRPr="00325356" w:rsidDel="00EC2039" w:rsidRDefault="00287B14" w:rsidP="006A491F">
            <w:pPr>
              <w:jc w:val="center"/>
              <w:rPr>
                <w:del w:id="5267" w:author="Tebokgo Mabuto (ECP)" w:date="2026-09-09T11:12:00Z" w16du:dateUtc="2026-09-09T09:12:00Z"/>
                <w:rFonts w:ascii="Arial" w:hAnsi="Arial" w:cs="Arial"/>
                <w:b/>
                <w:bCs/>
                <w:sz w:val="16"/>
                <w:szCs w:val="16"/>
              </w:rPr>
            </w:pPr>
            <w:del w:id="5268" w:author="Tebokgo Mabuto (ECP)" w:date="2026-09-09T11:12:00Z" w16du:dateUtc="2026-09-09T09:12:00Z">
              <w:r w:rsidRPr="00325356" w:rsidDel="00EC2039">
                <w:rPr>
                  <w:rFonts w:ascii="Arial" w:hAnsi="Arial" w:cs="Arial"/>
                  <w:b/>
                  <w:bCs/>
                  <w:sz w:val="16"/>
                  <w:szCs w:val="16"/>
                </w:rPr>
                <w:delText>2.5</w:delText>
              </w:r>
            </w:del>
          </w:p>
        </w:tc>
        <w:tc>
          <w:tcPr>
            <w:tcW w:w="712" w:type="dxa"/>
          </w:tcPr>
          <w:p w14:paraId="514AA788" w14:textId="358CB1B4" w:rsidR="00287B14" w:rsidRPr="00325356" w:rsidDel="00EC2039" w:rsidRDefault="00287B14" w:rsidP="006A491F">
            <w:pPr>
              <w:jc w:val="center"/>
              <w:rPr>
                <w:del w:id="5269" w:author="Tebokgo Mabuto (ECP)" w:date="2026-09-09T11:12:00Z" w16du:dateUtc="2026-09-09T09:12:00Z"/>
                <w:rFonts w:ascii="Arial" w:hAnsi="Arial" w:cs="Arial"/>
                <w:sz w:val="16"/>
                <w:szCs w:val="16"/>
              </w:rPr>
            </w:pPr>
            <w:del w:id="5270" w:author="Tebokgo Mabuto (ECP)" w:date="2026-09-09T11:12:00Z" w16du:dateUtc="2026-09-09T09:12:00Z">
              <w:r w:rsidRPr="00325356" w:rsidDel="00EC2039">
                <w:rPr>
                  <w:rFonts w:ascii="Arial" w:hAnsi="Arial" w:cs="Arial"/>
                  <w:sz w:val="16"/>
                  <w:szCs w:val="16"/>
                </w:rPr>
                <w:delText>0</w:delText>
              </w:r>
            </w:del>
          </w:p>
        </w:tc>
        <w:tc>
          <w:tcPr>
            <w:tcW w:w="712" w:type="dxa"/>
          </w:tcPr>
          <w:p w14:paraId="3809F754" w14:textId="5BE09F25" w:rsidR="00287B14" w:rsidRPr="00325356" w:rsidDel="00EC2039" w:rsidRDefault="00287B14" w:rsidP="006A491F">
            <w:pPr>
              <w:jc w:val="center"/>
              <w:rPr>
                <w:del w:id="5271" w:author="Tebokgo Mabuto (ECP)" w:date="2026-09-09T11:12:00Z" w16du:dateUtc="2026-09-09T09:12:00Z"/>
                <w:rFonts w:ascii="Arial" w:hAnsi="Arial" w:cs="Arial"/>
                <w:sz w:val="16"/>
                <w:szCs w:val="16"/>
              </w:rPr>
            </w:pPr>
            <w:del w:id="5272" w:author="Tebokgo Mabuto (ECP)" w:date="2026-09-09T11:12:00Z" w16du:dateUtc="2026-09-09T09:12:00Z">
              <w:r w:rsidRPr="00325356" w:rsidDel="00EC2039">
                <w:rPr>
                  <w:rFonts w:ascii="Arial" w:hAnsi="Arial" w:cs="Arial"/>
                  <w:sz w:val="16"/>
                  <w:szCs w:val="16"/>
                </w:rPr>
                <w:delText>2.5</w:delText>
              </w:r>
            </w:del>
          </w:p>
        </w:tc>
        <w:tc>
          <w:tcPr>
            <w:tcW w:w="712" w:type="dxa"/>
          </w:tcPr>
          <w:p w14:paraId="71623312" w14:textId="49A5F43C" w:rsidR="00287B14" w:rsidRPr="00325356" w:rsidDel="00EC2039" w:rsidRDefault="00287B14" w:rsidP="006A491F">
            <w:pPr>
              <w:jc w:val="center"/>
              <w:rPr>
                <w:del w:id="5273" w:author="Tebokgo Mabuto (ECP)" w:date="2026-09-09T11:12:00Z" w16du:dateUtc="2026-09-09T09:12:00Z"/>
                <w:rFonts w:ascii="Arial" w:hAnsi="Arial" w:cs="Arial"/>
                <w:sz w:val="16"/>
                <w:szCs w:val="16"/>
              </w:rPr>
            </w:pPr>
            <w:del w:id="5274" w:author="Tebokgo Mabuto (ECP)" w:date="2026-09-09T11:12:00Z" w16du:dateUtc="2026-09-09T09:12:00Z">
              <w:r w:rsidRPr="00325356" w:rsidDel="00EC2039">
                <w:rPr>
                  <w:rFonts w:ascii="Arial" w:hAnsi="Arial" w:cs="Arial"/>
                  <w:sz w:val="16"/>
                  <w:szCs w:val="16"/>
                </w:rPr>
                <w:delText>0</w:delText>
              </w:r>
            </w:del>
          </w:p>
        </w:tc>
        <w:tc>
          <w:tcPr>
            <w:tcW w:w="712" w:type="dxa"/>
          </w:tcPr>
          <w:p w14:paraId="5F4E2669" w14:textId="170F8FA1" w:rsidR="00287B14" w:rsidRPr="00325356" w:rsidDel="00EC2039" w:rsidRDefault="00287B14" w:rsidP="006A491F">
            <w:pPr>
              <w:jc w:val="center"/>
              <w:rPr>
                <w:del w:id="5275" w:author="Tebokgo Mabuto (ECP)" w:date="2026-09-09T11:12:00Z" w16du:dateUtc="2026-09-09T09:12:00Z"/>
                <w:rFonts w:ascii="Arial" w:hAnsi="Arial" w:cs="Arial"/>
                <w:sz w:val="16"/>
                <w:szCs w:val="16"/>
              </w:rPr>
            </w:pPr>
            <w:del w:id="5276" w:author="Tebokgo Mabuto (ECP)" w:date="2026-09-09T11:12:00Z" w16du:dateUtc="2026-09-09T09:12:00Z">
              <w:r w:rsidRPr="00325356" w:rsidDel="00EC2039">
                <w:rPr>
                  <w:rFonts w:ascii="Arial" w:hAnsi="Arial" w:cs="Arial"/>
                  <w:sz w:val="16"/>
                  <w:szCs w:val="16"/>
                </w:rPr>
                <w:delText>0</w:delText>
              </w:r>
            </w:del>
          </w:p>
        </w:tc>
        <w:tc>
          <w:tcPr>
            <w:tcW w:w="712" w:type="dxa"/>
          </w:tcPr>
          <w:p w14:paraId="54246123" w14:textId="36D44D3B" w:rsidR="00287B14" w:rsidRPr="00325356" w:rsidDel="00EC2039" w:rsidRDefault="00287B14" w:rsidP="006A491F">
            <w:pPr>
              <w:jc w:val="center"/>
              <w:rPr>
                <w:del w:id="5277" w:author="Tebokgo Mabuto (ECP)" w:date="2026-09-09T11:12:00Z" w16du:dateUtc="2026-09-09T09:12:00Z"/>
                <w:rFonts w:ascii="Arial" w:hAnsi="Arial" w:cs="Arial"/>
                <w:sz w:val="16"/>
                <w:szCs w:val="16"/>
              </w:rPr>
            </w:pPr>
            <w:del w:id="5278"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12AF5123" w14:textId="67A84703" w:rsidR="00287B14" w:rsidRPr="00325356" w:rsidDel="00EC2039" w:rsidRDefault="00287B14" w:rsidP="006A491F">
            <w:pPr>
              <w:jc w:val="both"/>
              <w:rPr>
                <w:del w:id="5279" w:author="Tebokgo Mabuto (ECP)" w:date="2026-09-09T11:12:00Z" w16du:dateUtc="2026-09-09T09:12:00Z"/>
                <w:rFonts w:ascii="Arial" w:hAnsi="Arial" w:cs="Arial"/>
                <w:sz w:val="16"/>
                <w:szCs w:val="16"/>
              </w:rPr>
            </w:pPr>
            <w:del w:id="5280" w:author="Tebokgo Mabuto (ECP)" w:date="2026-09-09T11:12:00Z" w16du:dateUtc="2026-09-09T09:12:00Z">
              <w:r w:rsidRPr="00325356" w:rsidDel="00EC2039">
                <w:rPr>
                  <w:rFonts w:ascii="Arial" w:hAnsi="Arial" w:cs="Arial"/>
                  <w:sz w:val="16"/>
                  <w:szCs w:val="16"/>
                </w:rPr>
                <w:delText>ARM</w:delText>
              </w:r>
            </w:del>
          </w:p>
        </w:tc>
        <w:tc>
          <w:tcPr>
            <w:tcW w:w="2608" w:type="dxa"/>
            <w:tcBorders>
              <w:top w:val="nil"/>
              <w:left w:val="nil"/>
              <w:bottom w:val="nil"/>
              <w:right w:val="nil"/>
            </w:tcBorders>
          </w:tcPr>
          <w:p w14:paraId="6AC861E3" w14:textId="0458AEC9" w:rsidR="00287B14" w:rsidRPr="00325356" w:rsidDel="00EC2039" w:rsidRDefault="00287B14" w:rsidP="006A491F">
            <w:pPr>
              <w:jc w:val="both"/>
              <w:rPr>
                <w:del w:id="5281" w:author="Tebokgo Mabuto (ECP)" w:date="2026-09-09T11:12:00Z" w16du:dateUtc="2026-09-09T09:12:00Z"/>
                <w:rFonts w:ascii="Arial" w:hAnsi="Arial" w:cs="Arial"/>
                <w:sz w:val="16"/>
                <w:szCs w:val="16"/>
              </w:rPr>
            </w:pPr>
            <w:del w:id="5282" w:author="Tebokgo Mabuto (ECP)" w:date="2026-09-09T11:12:00Z" w16du:dateUtc="2026-09-09T09:12:00Z">
              <w:r w:rsidRPr="00325356" w:rsidDel="00EC2039">
                <w:rPr>
                  <w:rFonts w:ascii="Arial" w:hAnsi="Arial" w:cs="Arial"/>
                  <w:sz w:val="16"/>
                  <w:szCs w:val="16"/>
                </w:rPr>
                <w:delText>Assistant Route Manager</w:delText>
              </w:r>
            </w:del>
          </w:p>
        </w:tc>
      </w:tr>
      <w:tr w:rsidR="00287B14" w:rsidRPr="00325356" w:rsidDel="00EC2039" w14:paraId="134E2A0F" w14:textId="63B80D7F" w:rsidTr="006A491F">
        <w:trPr>
          <w:trHeight w:val="184"/>
          <w:del w:id="5283" w:author="Tebokgo Mabuto (ECP)" w:date="2026-09-09T11:12:00Z" w16du:dateUtc="2026-09-09T09:12:00Z"/>
        </w:trPr>
        <w:tc>
          <w:tcPr>
            <w:tcW w:w="1174" w:type="dxa"/>
          </w:tcPr>
          <w:p w14:paraId="17E45B90" w14:textId="55D81521" w:rsidR="00287B14" w:rsidRPr="00325356" w:rsidDel="00EC2039" w:rsidRDefault="00287B14" w:rsidP="006A491F">
            <w:pPr>
              <w:jc w:val="center"/>
              <w:rPr>
                <w:del w:id="5284" w:author="Tebokgo Mabuto (ECP)" w:date="2026-09-09T11:12:00Z" w16du:dateUtc="2026-09-09T09:12:00Z"/>
                <w:rFonts w:ascii="Arial" w:hAnsi="Arial" w:cs="Arial"/>
                <w:sz w:val="16"/>
                <w:szCs w:val="16"/>
              </w:rPr>
            </w:pPr>
            <w:del w:id="5285" w:author="Tebokgo Mabuto (ECP)" w:date="2026-09-09T11:12:00Z" w16du:dateUtc="2026-09-09T09:12:00Z">
              <w:r w:rsidRPr="00325356" w:rsidDel="00EC2039">
                <w:rPr>
                  <w:rFonts w:ascii="Arial" w:hAnsi="Arial" w:cs="Arial"/>
                  <w:sz w:val="16"/>
                  <w:szCs w:val="16"/>
                </w:rPr>
                <w:delText>SMT</w:delText>
              </w:r>
            </w:del>
          </w:p>
        </w:tc>
        <w:tc>
          <w:tcPr>
            <w:tcW w:w="712" w:type="dxa"/>
          </w:tcPr>
          <w:p w14:paraId="2E996699" w14:textId="2E47EEAE" w:rsidR="00287B14" w:rsidRPr="00325356" w:rsidDel="00EC2039" w:rsidRDefault="00287B14" w:rsidP="006A491F">
            <w:pPr>
              <w:jc w:val="center"/>
              <w:rPr>
                <w:del w:id="5286" w:author="Tebokgo Mabuto (ECP)" w:date="2026-09-09T11:12:00Z" w16du:dateUtc="2026-09-09T09:12:00Z"/>
                <w:rFonts w:ascii="Arial" w:hAnsi="Arial" w:cs="Arial"/>
                <w:sz w:val="16"/>
                <w:szCs w:val="16"/>
              </w:rPr>
            </w:pPr>
            <w:del w:id="5287" w:author="Tebokgo Mabuto (ECP)" w:date="2026-09-09T11:12:00Z" w16du:dateUtc="2026-09-09T09:12:00Z">
              <w:r w:rsidRPr="00325356" w:rsidDel="00EC2039">
                <w:rPr>
                  <w:rFonts w:ascii="Arial" w:hAnsi="Arial" w:cs="Arial"/>
                  <w:sz w:val="16"/>
                  <w:szCs w:val="16"/>
                </w:rPr>
                <w:delText>0</w:delText>
              </w:r>
            </w:del>
          </w:p>
        </w:tc>
        <w:tc>
          <w:tcPr>
            <w:tcW w:w="712" w:type="dxa"/>
          </w:tcPr>
          <w:p w14:paraId="4E01D9C4" w14:textId="4099B207" w:rsidR="00287B14" w:rsidRPr="00325356" w:rsidDel="00EC2039" w:rsidRDefault="00287B14" w:rsidP="006A491F">
            <w:pPr>
              <w:jc w:val="center"/>
              <w:rPr>
                <w:del w:id="5288" w:author="Tebokgo Mabuto (ECP)" w:date="2026-09-09T11:12:00Z" w16du:dateUtc="2026-09-09T09:12:00Z"/>
                <w:rFonts w:ascii="Arial" w:hAnsi="Arial" w:cs="Arial"/>
                <w:b/>
                <w:bCs/>
                <w:sz w:val="16"/>
                <w:szCs w:val="16"/>
              </w:rPr>
            </w:pPr>
            <w:del w:id="5289" w:author="Tebokgo Mabuto (ECP)" w:date="2026-09-09T11:12:00Z" w16du:dateUtc="2026-09-09T09:12:00Z">
              <w:r w:rsidRPr="00325356" w:rsidDel="00EC2039">
                <w:rPr>
                  <w:rFonts w:ascii="Arial" w:hAnsi="Arial" w:cs="Arial"/>
                  <w:b/>
                  <w:bCs/>
                  <w:sz w:val="16"/>
                  <w:szCs w:val="16"/>
                </w:rPr>
                <w:delText>0</w:delText>
              </w:r>
            </w:del>
          </w:p>
        </w:tc>
        <w:tc>
          <w:tcPr>
            <w:tcW w:w="712" w:type="dxa"/>
          </w:tcPr>
          <w:p w14:paraId="380C1A68" w14:textId="7D297F5E" w:rsidR="00287B14" w:rsidRPr="00325356" w:rsidDel="00EC2039" w:rsidRDefault="00287B14" w:rsidP="006A491F">
            <w:pPr>
              <w:jc w:val="center"/>
              <w:rPr>
                <w:del w:id="5290" w:author="Tebokgo Mabuto (ECP)" w:date="2026-09-09T11:12:00Z" w16du:dateUtc="2026-09-09T09:12:00Z"/>
                <w:rFonts w:ascii="Arial" w:hAnsi="Arial" w:cs="Arial"/>
                <w:sz w:val="16"/>
                <w:szCs w:val="16"/>
              </w:rPr>
            </w:pPr>
            <w:del w:id="5291" w:author="Tebokgo Mabuto (ECP)" w:date="2026-09-09T11:12:00Z" w16du:dateUtc="2026-09-09T09:12:00Z">
              <w:r w:rsidRPr="00325356" w:rsidDel="00EC2039">
                <w:rPr>
                  <w:rFonts w:ascii="Arial" w:hAnsi="Arial" w:cs="Arial"/>
                  <w:sz w:val="16"/>
                  <w:szCs w:val="16"/>
                </w:rPr>
                <w:delText>2.5</w:delText>
              </w:r>
            </w:del>
          </w:p>
        </w:tc>
        <w:tc>
          <w:tcPr>
            <w:tcW w:w="712" w:type="dxa"/>
          </w:tcPr>
          <w:p w14:paraId="435DD854" w14:textId="20CF776A" w:rsidR="00287B14" w:rsidRPr="00325356" w:rsidDel="00EC2039" w:rsidRDefault="00287B14" w:rsidP="006A491F">
            <w:pPr>
              <w:jc w:val="center"/>
              <w:rPr>
                <w:del w:id="5292" w:author="Tebokgo Mabuto (ECP)" w:date="2026-09-09T11:12:00Z" w16du:dateUtc="2026-09-09T09:12:00Z"/>
                <w:rFonts w:ascii="Arial" w:hAnsi="Arial" w:cs="Arial"/>
                <w:sz w:val="16"/>
                <w:szCs w:val="16"/>
              </w:rPr>
            </w:pPr>
            <w:del w:id="5293" w:author="Tebokgo Mabuto (ECP)" w:date="2026-09-09T11:12:00Z" w16du:dateUtc="2026-09-09T09:12:00Z">
              <w:r w:rsidRPr="00325356" w:rsidDel="00EC2039">
                <w:rPr>
                  <w:rFonts w:ascii="Arial" w:hAnsi="Arial" w:cs="Arial"/>
                  <w:sz w:val="16"/>
                  <w:szCs w:val="16"/>
                </w:rPr>
                <w:delText>2.5</w:delText>
              </w:r>
            </w:del>
          </w:p>
        </w:tc>
        <w:tc>
          <w:tcPr>
            <w:tcW w:w="712" w:type="dxa"/>
          </w:tcPr>
          <w:p w14:paraId="0240F279" w14:textId="6D1E1AED" w:rsidR="00287B14" w:rsidRPr="00325356" w:rsidDel="00EC2039" w:rsidRDefault="00287B14" w:rsidP="006A491F">
            <w:pPr>
              <w:jc w:val="center"/>
              <w:rPr>
                <w:del w:id="5294" w:author="Tebokgo Mabuto (ECP)" w:date="2026-09-09T11:12:00Z" w16du:dateUtc="2026-09-09T09:12:00Z"/>
                <w:rFonts w:ascii="Arial" w:hAnsi="Arial" w:cs="Arial"/>
                <w:sz w:val="16"/>
                <w:szCs w:val="16"/>
              </w:rPr>
            </w:pPr>
            <w:del w:id="5295" w:author="Tebokgo Mabuto (ECP)" w:date="2026-09-09T11:12:00Z" w16du:dateUtc="2026-09-09T09:12:00Z">
              <w:r w:rsidRPr="00325356" w:rsidDel="00EC2039">
                <w:rPr>
                  <w:rFonts w:ascii="Arial" w:hAnsi="Arial" w:cs="Arial"/>
                  <w:sz w:val="16"/>
                  <w:szCs w:val="16"/>
                </w:rPr>
                <w:delText>0</w:delText>
              </w:r>
            </w:del>
          </w:p>
        </w:tc>
        <w:tc>
          <w:tcPr>
            <w:tcW w:w="712" w:type="dxa"/>
          </w:tcPr>
          <w:p w14:paraId="10A2CB46" w14:textId="7A58A2D3" w:rsidR="00287B14" w:rsidRPr="00325356" w:rsidDel="00EC2039" w:rsidRDefault="00287B14" w:rsidP="006A491F">
            <w:pPr>
              <w:jc w:val="center"/>
              <w:rPr>
                <w:del w:id="5296" w:author="Tebokgo Mabuto (ECP)" w:date="2026-09-09T11:12:00Z" w16du:dateUtc="2026-09-09T09:12:00Z"/>
                <w:rFonts w:ascii="Arial" w:hAnsi="Arial" w:cs="Arial"/>
                <w:sz w:val="16"/>
                <w:szCs w:val="16"/>
              </w:rPr>
            </w:pPr>
            <w:del w:id="5297" w:author="Tebokgo Mabuto (ECP)" w:date="2026-09-09T11:12:00Z" w16du:dateUtc="2026-09-09T09:12:00Z">
              <w:r w:rsidRPr="00325356" w:rsidDel="00EC2039">
                <w:rPr>
                  <w:rFonts w:ascii="Arial" w:hAnsi="Arial" w:cs="Arial"/>
                  <w:sz w:val="16"/>
                  <w:szCs w:val="16"/>
                </w:rPr>
                <w:delText>0</w:delText>
              </w:r>
            </w:del>
          </w:p>
        </w:tc>
        <w:tc>
          <w:tcPr>
            <w:tcW w:w="712" w:type="dxa"/>
          </w:tcPr>
          <w:p w14:paraId="505D0290" w14:textId="74D1F4DB" w:rsidR="00287B14" w:rsidRPr="00325356" w:rsidDel="00EC2039" w:rsidRDefault="00287B14" w:rsidP="006A491F">
            <w:pPr>
              <w:jc w:val="center"/>
              <w:rPr>
                <w:del w:id="5298" w:author="Tebokgo Mabuto (ECP)" w:date="2026-09-09T11:12:00Z" w16du:dateUtc="2026-09-09T09:12:00Z"/>
                <w:rFonts w:ascii="Arial" w:hAnsi="Arial" w:cs="Arial"/>
                <w:sz w:val="16"/>
                <w:szCs w:val="16"/>
              </w:rPr>
            </w:pPr>
            <w:del w:id="5299"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1B383FC2" w14:textId="0B05CBDE" w:rsidR="00287B14" w:rsidRPr="00325356" w:rsidDel="00EC2039" w:rsidRDefault="00287B14" w:rsidP="006A491F">
            <w:pPr>
              <w:jc w:val="both"/>
              <w:rPr>
                <w:del w:id="5300" w:author="Tebokgo Mabuto (ECP)" w:date="2026-09-09T11:12:00Z" w16du:dateUtc="2026-09-09T09:12:00Z"/>
                <w:rFonts w:ascii="Arial" w:hAnsi="Arial" w:cs="Arial"/>
                <w:sz w:val="16"/>
                <w:szCs w:val="16"/>
              </w:rPr>
            </w:pPr>
            <w:del w:id="5301" w:author="Tebokgo Mabuto (ECP)" w:date="2026-09-09T11:12:00Z" w16du:dateUtc="2026-09-09T09:12:00Z">
              <w:r w:rsidRPr="00325356" w:rsidDel="00EC2039">
                <w:rPr>
                  <w:rFonts w:ascii="Arial" w:hAnsi="Arial" w:cs="Arial"/>
                  <w:sz w:val="16"/>
                  <w:szCs w:val="16"/>
                </w:rPr>
                <w:delText>SMT</w:delText>
              </w:r>
            </w:del>
          </w:p>
        </w:tc>
        <w:tc>
          <w:tcPr>
            <w:tcW w:w="2608" w:type="dxa"/>
            <w:tcBorders>
              <w:top w:val="nil"/>
              <w:left w:val="nil"/>
              <w:bottom w:val="nil"/>
              <w:right w:val="nil"/>
            </w:tcBorders>
          </w:tcPr>
          <w:p w14:paraId="57F2A91A" w14:textId="3192B1B4" w:rsidR="00287B14" w:rsidRPr="00325356" w:rsidDel="00EC2039" w:rsidRDefault="00287B14" w:rsidP="006A491F">
            <w:pPr>
              <w:jc w:val="both"/>
              <w:rPr>
                <w:del w:id="5302" w:author="Tebokgo Mabuto (ECP)" w:date="2026-09-09T11:12:00Z" w16du:dateUtc="2026-09-09T09:12:00Z"/>
                <w:rFonts w:ascii="Arial" w:hAnsi="Arial" w:cs="Arial"/>
                <w:sz w:val="16"/>
                <w:szCs w:val="16"/>
              </w:rPr>
            </w:pPr>
            <w:del w:id="5303" w:author="Tebokgo Mabuto (ECP)" w:date="2026-09-09T11:12:00Z" w16du:dateUtc="2026-09-09T09:12:00Z">
              <w:r w:rsidRPr="00325356" w:rsidDel="00EC2039">
                <w:rPr>
                  <w:rFonts w:ascii="Arial" w:hAnsi="Arial" w:cs="Arial"/>
                  <w:sz w:val="16"/>
                  <w:szCs w:val="16"/>
                </w:rPr>
                <w:delText>Senior Materials Technician</w:delText>
              </w:r>
            </w:del>
          </w:p>
        </w:tc>
      </w:tr>
      <w:tr w:rsidR="00287B14" w:rsidRPr="00325356" w:rsidDel="00EC2039" w14:paraId="7399A254" w14:textId="4D070E27" w:rsidTr="006A491F">
        <w:trPr>
          <w:trHeight w:val="184"/>
          <w:del w:id="5304" w:author="Tebokgo Mabuto (ECP)" w:date="2026-09-09T11:12:00Z" w16du:dateUtc="2026-09-09T09:12:00Z"/>
        </w:trPr>
        <w:tc>
          <w:tcPr>
            <w:tcW w:w="1174" w:type="dxa"/>
          </w:tcPr>
          <w:p w14:paraId="38B02C3C" w14:textId="13730189" w:rsidR="00287B14" w:rsidRPr="00325356" w:rsidDel="00EC2039" w:rsidRDefault="00287B14" w:rsidP="006A491F">
            <w:pPr>
              <w:jc w:val="center"/>
              <w:rPr>
                <w:del w:id="5305" w:author="Tebokgo Mabuto (ECP)" w:date="2026-09-09T11:12:00Z" w16du:dateUtc="2026-09-09T09:12:00Z"/>
                <w:rFonts w:ascii="Arial" w:hAnsi="Arial" w:cs="Arial"/>
                <w:sz w:val="16"/>
                <w:szCs w:val="16"/>
              </w:rPr>
            </w:pPr>
            <w:del w:id="5306" w:author="Tebokgo Mabuto (ECP)" w:date="2026-09-09T11:12:00Z" w16du:dateUtc="2026-09-09T09:12:00Z">
              <w:r w:rsidRPr="00325356" w:rsidDel="00EC2039">
                <w:rPr>
                  <w:rFonts w:ascii="Arial" w:hAnsi="Arial" w:cs="Arial"/>
                  <w:sz w:val="16"/>
                  <w:szCs w:val="16"/>
                </w:rPr>
                <w:delText>CM</w:delText>
              </w:r>
            </w:del>
          </w:p>
        </w:tc>
        <w:tc>
          <w:tcPr>
            <w:tcW w:w="712" w:type="dxa"/>
          </w:tcPr>
          <w:p w14:paraId="599DC8C5" w14:textId="526C099E" w:rsidR="00287B14" w:rsidRPr="00325356" w:rsidDel="00EC2039" w:rsidRDefault="00287B14" w:rsidP="006A491F">
            <w:pPr>
              <w:jc w:val="center"/>
              <w:rPr>
                <w:del w:id="5307" w:author="Tebokgo Mabuto (ECP)" w:date="2026-09-09T11:12:00Z" w16du:dateUtc="2026-09-09T09:12:00Z"/>
                <w:rFonts w:ascii="Arial" w:hAnsi="Arial" w:cs="Arial"/>
                <w:sz w:val="16"/>
                <w:szCs w:val="16"/>
              </w:rPr>
            </w:pPr>
            <w:del w:id="5308" w:author="Tebokgo Mabuto (ECP)" w:date="2026-09-09T11:12:00Z" w16du:dateUtc="2026-09-09T09:12:00Z">
              <w:r w:rsidRPr="00325356" w:rsidDel="00EC2039">
                <w:rPr>
                  <w:rFonts w:ascii="Arial" w:hAnsi="Arial" w:cs="Arial"/>
                  <w:sz w:val="16"/>
                  <w:szCs w:val="16"/>
                </w:rPr>
                <w:delText>5</w:delText>
              </w:r>
            </w:del>
          </w:p>
        </w:tc>
        <w:tc>
          <w:tcPr>
            <w:tcW w:w="712" w:type="dxa"/>
          </w:tcPr>
          <w:p w14:paraId="152C18A4" w14:textId="13617765" w:rsidR="00287B14" w:rsidRPr="00325356" w:rsidDel="00EC2039" w:rsidRDefault="00287B14" w:rsidP="006A491F">
            <w:pPr>
              <w:jc w:val="center"/>
              <w:rPr>
                <w:del w:id="5309" w:author="Tebokgo Mabuto (ECP)" w:date="2026-09-09T11:12:00Z" w16du:dateUtc="2026-09-09T09:12:00Z"/>
                <w:rFonts w:ascii="Arial" w:hAnsi="Arial" w:cs="Arial"/>
                <w:b/>
                <w:bCs/>
                <w:sz w:val="16"/>
                <w:szCs w:val="16"/>
              </w:rPr>
            </w:pPr>
            <w:del w:id="5310" w:author="Tebokgo Mabuto (ECP)" w:date="2026-09-09T11:12:00Z" w16du:dateUtc="2026-09-09T09:12:00Z">
              <w:r w:rsidRPr="00325356" w:rsidDel="00EC2039">
                <w:rPr>
                  <w:rFonts w:ascii="Arial" w:hAnsi="Arial" w:cs="Arial"/>
                  <w:b/>
                  <w:bCs/>
                  <w:sz w:val="16"/>
                  <w:szCs w:val="16"/>
                </w:rPr>
                <w:delText>5</w:delText>
              </w:r>
            </w:del>
          </w:p>
        </w:tc>
        <w:tc>
          <w:tcPr>
            <w:tcW w:w="712" w:type="dxa"/>
          </w:tcPr>
          <w:p w14:paraId="57BA14B5" w14:textId="0ED36813" w:rsidR="00287B14" w:rsidRPr="00325356" w:rsidDel="00EC2039" w:rsidRDefault="00287B14" w:rsidP="006A491F">
            <w:pPr>
              <w:jc w:val="center"/>
              <w:rPr>
                <w:del w:id="5311" w:author="Tebokgo Mabuto (ECP)" w:date="2026-09-09T11:12:00Z" w16du:dateUtc="2026-09-09T09:12:00Z"/>
                <w:rFonts w:ascii="Arial" w:hAnsi="Arial" w:cs="Arial"/>
                <w:sz w:val="16"/>
                <w:szCs w:val="16"/>
              </w:rPr>
            </w:pPr>
            <w:del w:id="5312" w:author="Tebokgo Mabuto (ECP)" w:date="2026-09-09T11:12:00Z" w16du:dateUtc="2026-09-09T09:12:00Z">
              <w:r w:rsidRPr="00325356" w:rsidDel="00EC2039">
                <w:rPr>
                  <w:rFonts w:ascii="Arial" w:hAnsi="Arial" w:cs="Arial"/>
                  <w:sz w:val="16"/>
                  <w:szCs w:val="16"/>
                </w:rPr>
                <w:delText>5</w:delText>
              </w:r>
            </w:del>
          </w:p>
        </w:tc>
        <w:tc>
          <w:tcPr>
            <w:tcW w:w="712" w:type="dxa"/>
          </w:tcPr>
          <w:p w14:paraId="18B94863" w14:textId="11A39881" w:rsidR="00287B14" w:rsidRPr="00325356" w:rsidDel="00EC2039" w:rsidRDefault="00287B14" w:rsidP="006A491F">
            <w:pPr>
              <w:jc w:val="center"/>
              <w:rPr>
                <w:del w:id="5313" w:author="Tebokgo Mabuto (ECP)" w:date="2026-09-09T11:12:00Z" w16du:dateUtc="2026-09-09T09:12:00Z"/>
                <w:rFonts w:ascii="Arial" w:hAnsi="Arial" w:cs="Arial"/>
                <w:sz w:val="16"/>
                <w:szCs w:val="16"/>
              </w:rPr>
            </w:pPr>
            <w:del w:id="5314" w:author="Tebokgo Mabuto (ECP)" w:date="2026-09-09T11:12:00Z" w16du:dateUtc="2026-09-09T09:12:00Z">
              <w:r w:rsidRPr="00325356" w:rsidDel="00EC2039">
                <w:rPr>
                  <w:rFonts w:ascii="Arial" w:hAnsi="Arial" w:cs="Arial"/>
                  <w:sz w:val="16"/>
                  <w:szCs w:val="16"/>
                </w:rPr>
                <w:delText>5</w:delText>
              </w:r>
            </w:del>
          </w:p>
        </w:tc>
        <w:tc>
          <w:tcPr>
            <w:tcW w:w="712" w:type="dxa"/>
          </w:tcPr>
          <w:p w14:paraId="171AAF45" w14:textId="4012B5B7" w:rsidR="00287B14" w:rsidRPr="00325356" w:rsidDel="00EC2039" w:rsidRDefault="00287B14" w:rsidP="006A491F">
            <w:pPr>
              <w:jc w:val="center"/>
              <w:rPr>
                <w:del w:id="5315" w:author="Tebokgo Mabuto (ECP)" w:date="2026-09-09T11:12:00Z" w16du:dateUtc="2026-09-09T09:12:00Z"/>
                <w:rFonts w:ascii="Arial" w:hAnsi="Arial" w:cs="Arial"/>
                <w:sz w:val="16"/>
                <w:szCs w:val="16"/>
              </w:rPr>
            </w:pPr>
            <w:del w:id="5316" w:author="Tebokgo Mabuto (ECP)" w:date="2026-09-09T11:12:00Z" w16du:dateUtc="2026-09-09T09:12:00Z">
              <w:r w:rsidRPr="00325356" w:rsidDel="00EC2039">
                <w:rPr>
                  <w:rFonts w:ascii="Arial" w:hAnsi="Arial" w:cs="Arial"/>
                  <w:sz w:val="16"/>
                  <w:szCs w:val="16"/>
                </w:rPr>
                <w:delText>0</w:delText>
              </w:r>
            </w:del>
          </w:p>
        </w:tc>
        <w:tc>
          <w:tcPr>
            <w:tcW w:w="712" w:type="dxa"/>
          </w:tcPr>
          <w:p w14:paraId="75C2B178" w14:textId="1E8EEE05" w:rsidR="00287B14" w:rsidRPr="00325356" w:rsidDel="00EC2039" w:rsidRDefault="00287B14" w:rsidP="006A491F">
            <w:pPr>
              <w:jc w:val="center"/>
              <w:rPr>
                <w:del w:id="5317" w:author="Tebokgo Mabuto (ECP)" w:date="2026-09-09T11:12:00Z" w16du:dateUtc="2026-09-09T09:12:00Z"/>
                <w:rFonts w:ascii="Arial" w:hAnsi="Arial" w:cs="Arial"/>
                <w:sz w:val="16"/>
                <w:szCs w:val="16"/>
              </w:rPr>
            </w:pPr>
            <w:del w:id="5318" w:author="Tebokgo Mabuto (ECP)" w:date="2026-09-09T11:12:00Z" w16du:dateUtc="2026-09-09T09:12:00Z">
              <w:r w:rsidRPr="00325356" w:rsidDel="00EC2039">
                <w:rPr>
                  <w:rFonts w:ascii="Arial" w:hAnsi="Arial" w:cs="Arial"/>
                  <w:sz w:val="16"/>
                  <w:szCs w:val="16"/>
                </w:rPr>
                <w:delText>0</w:delText>
              </w:r>
            </w:del>
          </w:p>
        </w:tc>
        <w:tc>
          <w:tcPr>
            <w:tcW w:w="712" w:type="dxa"/>
          </w:tcPr>
          <w:p w14:paraId="491F4CC4" w14:textId="07ECA687" w:rsidR="00287B14" w:rsidRPr="00325356" w:rsidDel="00EC2039" w:rsidRDefault="00287B14" w:rsidP="006A491F">
            <w:pPr>
              <w:jc w:val="center"/>
              <w:rPr>
                <w:del w:id="5319" w:author="Tebokgo Mabuto (ECP)" w:date="2026-09-09T11:12:00Z" w16du:dateUtc="2026-09-09T09:12:00Z"/>
                <w:rFonts w:ascii="Arial" w:hAnsi="Arial" w:cs="Arial"/>
                <w:sz w:val="16"/>
                <w:szCs w:val="16"/>
              </w:rPr>
            </w:pPr>
            <w:del w:id="5320" w:author="Tebokgo Mabuto (ECP)" w:date="2026-09-09T11:12:00Z" w16du:dateUtc="2026-09-09T09:12:00Z">
              <w:r w:rsidRPr="00325356" w:rsidDel="00EC2039">
                <w:rPr>
                  <w:rFonts w:ascii="Arial" w:hAnsi="Arial" w:cs="Arial"/>
                  <w:sz w:val="16"/>
                  <w:szCs w:val="16"/>
                </w:rPr>
                <w:delText>2.5</w:delText>
              </w:r>
            </w:del>
          </w:p>
        </w:tc>
        <w:tc>
          <w:tcPr>
            <w:tcW w:w="925" w:type="dxa"/>
            <w:tcBorders>
              <w:top w:val="nil"/>
              <w:bottom w:val="nil"/>
              <w:right w:val="nil"/>
            </w:tcBorders>
          </w:tcPr>
          <w:p w14:paraId="50D0E4ED" w14:textId="246B391C" w:rsidR="00287B14" w:rsidRPr="00325356" w:rsidDel="00EC2039" w:rsidRDefault="00287B14" w:rsidP="006A491F">
            <w:pPr>
              <w:jc w:val="both"/>
              <w:rPr>
                <w:del w:id="5321" w:author="Tebokgo Mabuto (ECP)" w:date="2026-09-09T11:12:00Z" w16du:dateUtc="2026-09-09T09:12:00Z"/>
                <w:rFonts w:ascii="Arial" w:hAnsi="Arial" w:cs="Arial"/>
                <w:sz w:val="16"/>
                <w:szCs w:val="16"/>
              </w:rPr>
            </w:pPr>
            <w:del w:id="5322" w:author="Tebokgo Mabuto (ECP)" w:date="2026-09-09T11:12:00Z" w16du:dateUtc="2026-09-09T09:12:00Z">
              <w:r w:rsidRPr="00325356" w:rsidDel="00EC2039">
                <w:rPr>
                  <w:rFonts w:ascii="Arial" w:hAnsi="Arial" w:cs="Arial"/>
                  <w:sz w:val="16"/>
                  <w:szCs w:val="16"/>
                </w:rPr>
                <w:delText>CM</w:delText>
              </w:r>
            </w:del>
          </w:p>
        </w:tc>
        <w:tc>
          <w:tcPr>
            <w:tcW w:w="2608" w:type="dxa"/>
            <w:tcBorders>
              <w:top w:val="nil"/>
              <w:left w:val="nil"/>
              <w:bottom w:val="nil"/>
              <w:right w:val="nil"/>
            </w:tcBorders>
          </w:tcPr>
          <w:p w14:paraId="78EB3D3F" w14:textId="3C4C0FCD" w:rsidR="00287B14" w:rsidRPr="00325356" w:rsidDel="00EC2039" w:rsidRDefault="00287B14" w:rsidP="006A491F">
            <w:pPr>
              <w:jc w:val="both"/>
              <w:rPr>
                <w:del w:id="5323" w:author="Tebokgo Mabuto (ECP)" w:date="2026-09-09T11:12:00Z" w16du:dateUtc="2026-09-09T09:12:00Z"/>
                <w:rFonts w:ascii="Arial" w:hAnsi="Arial" w:cs="Arial"/>
                <w:sz w:val="16"/>
                <w:szCs w:val="16"/>
              </w:rPr>
            </w:pPr>
            <w:del w:id="5324" w:author="Tebokgo Mabuto (ECP)" w:date="2026-09-09T11:12:00Z" w16du:dateUtc="2026-09-09T09:12:00Z">
              <w:r w:rsidRPr="00325356" w:rsidDel="00EC2039">
                <w:rPr>
                  <w:rFonts w:ascii="Arial" w:hAnsi="Arial" w:cs="Arial"/>
                  <w:sz w:val="16"/>
                  <w:szCs w:val="16"/>
                </w:rPr>
                <w:delText>Contracts Manager</w:delText>
              </w:r>
            </w:del>
          </w:p>
        </w:tc>
      </w:tr>
      <w:tr w:rsidR="00287B14" w:rsidRPr="00325356" w:rsidDel="00EC2039" w14:paraId="70045E18" w14:textId="2589EB7A" w:rsidTr="006A491F">
        <w:trPr>
          <w:trHeight w:val="184"/>
          <w:del w:id="5325" w:author="Tebokgo Mabuto (ECP)" w:date="2026-09-09T11:12:00Z" w16du:dateUtc="2026-09-09T09:12:00Z"/>
        </w:trPr>
        <w:tc>
          <w:tcPr>
            <w:tcW w:w="1174" w:type="dxa"/>
          </w:tcPr>
          <w:p w14:paraId="67F567E0" w14:textId="5A6897C9" w:rsidR="00287B14" w:rsidRPr="00325356" w:rsidDel="00EC2039" w:rsidRDefault="00287B14" w:rsidP="006A491F">
            <w:pPr>
              <w:jc w:val="center"/>
              <w:rPr>
                <w:del w:id="5326" w:author="Tebokgo Mabuto (ECP)" w:date="2026-09-09T11:12:00Z" w16du:dateUtc="2026-09-09T09:12:00Z"/>
                <w:rFonts w:ascii="Arial" w:hAnsi="Arial" w:cs="Arial"/>
                <w:sz w:val="16"/>
                <w:szCs w:val="16"/>
              </w:rPr>
            </w:pPr>
            <w:del w:id="5327" w:author="Tebokgo Mabuto (ECP)" w:date="2026-09-09T11:12:00Z" w16du:dateUtc="2026-09-09T09:12:00Z">
              <w:r w:rsidRPr="00325356" w:rsidDel="00EC2039">
                <w:rPr>
                  <w:rFonts w:ascii="Arial" w:hAnsi="Arial" w:cs="Arial"/>
                  <w:sz w:val="16"/>
                  <w:szCs w:val="16"/>
                </w:rPr>
                <w:delText>SA</w:delText>
              </w:r>
            </w:del>
          </w:p>
        </w:tc>
        <w:tc>
          <w:tcPr>
            <w:tcW w:w="712" w:type="dxa"/>
          </w:tcPr>
          <w:p w14:paraId="4C9EE3DA" w14:textId="36561A8D" w:rsidR="00287B14" w:rsidRPr="00325356" w:rsidDel="00EC2039" w:rsidRDefault="00287B14" w:rsidP="006A491F">
            <w:pPr>
              <w:jc w:val="center"/>
              <w:rPr>
                <w:del w:id="5328" w:author="Tebokgo Mabuto (ECP)" w:date="2026-09-09T11:12:00Z" w16du:dateUtc="2026-09-09T09:12:00Z"/>
                <w:rFonts w:ascii="Arial" w:hAnsi="Arial" w:cs="Arial"/>
                <w:sz w:val="16"/>
                <w:szCs w:val="16"/>
              </w:rPr>
            </w:pPr>
            <w:del w:id="5329" w:author="Tebokgo Mabuto (ECP)" w:date="2026-09-09T11:12:00Z" w16du:dateUtc="2026-09-09T09:12:00Z">
              <w:r w:rsidRPr="00325356" w:rsidDel="00EC2039">
                <w:rPr>
                  <w:rFonts w:ascii="Arial" w:hAnsi="Arial" w:cs="Arial"/>
                  <w:sz w:val="16"/>
                  <w:szCs w:val="16"/>
                </w:rPr>
                <w:delText>2.5</w:delText>
              </w:r>
            </w:del>
          </w:p>
        </w:tc>
        <w:tc>
          <w:tcPr>
            <w:tcW w:w="712" w:type="dxa"/>
          </w:tcPr>
          <w:p w14:paraId="0697F61E" w14:textId="23F6FF28" w:rsidR="00287B14" w:rsidRPr="00325356" w:rsidDel="00EC2039" w:rsidRDefault="00287B14" w:rsidP="006A491F">
            <w:pPr>
              <w:jc w:val="center"/>
              <w:rPr>
                <w:del w:id="5330" w:author="Tebokgo Mabuto (ECP)" w:date="2026-09-09T11:12:00Z" w16du:dateUtc="2026-09-09T09:12:00Z"/>
                <w:rFonts w:ascii="Arial" w:hAnsi="Arial" w:cs="Arial"/>
                <w:b/>
                <w:bCs/>
                <w:sz w:val="16"/>
                <w:szCs w:val="16"/>
              </w:rPr>
            </w:pPr>
            <w:del w:id="5331" w:author="Tebokgo Mabuto (ECP)" w:date="2026-09-09T11:12:00Z" w16du:dateUtc="2026-09-09T09:12:00Z">
              <w:r w:rsidRPr="00325356" w:rsidDel="00EC2039">
                <w:rPr>
                  <w:rFonts w:ascii="Arial" w:hAnsi="Arial" w:cs="Arial"/>
                  <w:b/>
                  <w:bCs/>
                  <w:sz w:val="16"/>
                  <w:szCs w:val="16"/>
                </w:rPr>
                <w:delText>5</w:delText>
              </w:r>
            </w:del>
          </w:p>
        </w:tc>
        <w:tc>
          <w:tcPr>
            <w:tcW w:w="712" w:type="dxa"/>
          </w:tcPr>
          <w:p w14:paraId="0EC9A129" w14:textId="12DED816" w:rsidR="00287B14" w:rsidRPr="00325356" w:rsidDel="00EC2039" w:rsidRDefault="00287B14" w:rsidP="006A491F">
            <w:pPr>
              <w:jc w:val="center"/>
              <w:rPr>
                <w:del w:id="5332" w:author="Tebokgo Mabuto (ECP)" w:date="2026-09-09T11:12:00Z" w16du:dateUtc="2026-09-09T09:12:00Z"/>
                <w:rFonts w:ascii="Arial" w:hAnsi="Arial" w:cs="Arial"/>
                <w:sz w:val="16"/>
                <w:szCs w:val="16"/>
              </w:rPr>
            </w:pPr>
            <w:del w:id="5333" w:author="Tebokgo Mabuto (ECP)" w:date="2026-09-09T11:12:00Z" w16du:dateUtc="2026-09-09T09:12:00Z">
              <w:r w:rsidRPr="00325356" w:rsidDel="00EC2039">
                <w:rPr>
                  <w:rFonts w:ascii="Arial" w:hAnsi="Arial" w:cs="Arial"/>
                  <w:sz w:val="16"/>
                  <w:szCs w:val="16"/>
                </w:rPr>
                <w:delText>5</w:delText>
              </w:r>
            </w:del>
          </w:p>
        </w:tc>
        <w:tc>
          <w:tcPr>
            <w:tcW w:w="712" w:type="dxa"/>
          </w:tcPr>
          <w:p w14:paraId="68386793" w14:textId="5020B248" w:rsidR="00287B14" w:rsidRPr="00325356" w:rsidDel="00EC2039" w:rsidRDefault="00287B14" w:rsidP="006A491F">
            <w:pPr>
              <w:jc w:val="center"/>
              <w:rPr>
                <w:del w:id="5334" w:author="Tebokgo Mabuto (ECP)" w:date="2026-09-09T11:12:00Z" w16du:dateUtc="2026-09-09T09:12:00Z"/>
                <w:rFonts w:ascii="Arial" w:hAnsi="Arial" w:cs="Arial"/>
                <w:sz w:val="16"/>
                <w:szCs w:val="16"/>
              </w:rPr>
            </w:pPr>
            <w:del w:id="5335" w:author="Tebokgo Mabuto (ECP)" w:date="2026-09-09T11:12:00Z" w16du:dateUtc="2026-09-09T09:12:00Z">
              <w:r w:rsidRPr="00325356" w:rsidDel="00EC2039">
                <w:rPr>
                  <w:rFonts w:ascii="Arial" w:hAnsi="Arial" w:cs="Arial"/>
                  <w:sz w:val="16"/>
                  <w:szCs w:val="16"/>
                </w:rPr>
                <w:delText>5</w:delText>
              </w:r>
            </w:del>
          </w:p>
        </w:tc>
        <w:tc>
          <w:tcPr>
            <w:tcW w:w="712" w:type="dxa"/>
          </w:tcPr>
          <w:p w14:paraId="56EA6FC2" w14:textId="4E7E936A" w:rsidR="00287B14" w:rsidRPr="00325356" w:rsidDel="00EC2039" w:rsidRDefault="00287B14" w:rsidP="006A491F">
            <w:pPr>
              <w:jc w:val="center"/>
              <w:rPr>
                <w:del w:id="5336" w:author="Tebokgo Mabuto (ECP)" w:date="2026-09-09T11:12:00Z" w16du:dateUtc="2026-09-09T09:12:00Z"/>
                <w:rFonts w:ascii="Arial" w:hAnsi="Arial" w:cs="Arial"/>
                <w:sz w:val="16"/>
                <w:szCs w:val="16"/>
              </w:rPr>
            </w:pPr>
            <w:del w:id="5337" w:author="Tebokgo Mabuto (ECP)" w:date="2026-09-09T11:12:00Z" w16du:dateUtc="2026-09-09T09:12:00Z">
              <w:r w:rsidRPr="00325356" w:rsidDel="00EC2039">
                <w:rPr>
                  <w:rFonts w:ascii="Arial" w:hAnsi="Arial" w:cs="Arial"/>
                  <w:sz w:val="16"/>
                  <w:szCs w:val="16"/>
                </w:rPr>
                <w:delText>0</w:delText>
              </w:r>
            </w:del>
          </w:p>
        </w:tc>
        <w:tc>
          <w:tcPr>
            <w:tcW w:w="712" w:type="dxa"/>
          </w:tcPr>
          <w:p w14:paraId="7ACE3AE4" w14:textId="79831D31" w:rsidR="00287B14" w:rsidRPr="00325356" w:rsidDel="00EC2039" w:rsidRDefault="00287B14" w:rsidP="006A491F">
            <w:pPr>
              <w:jc w:val="center"/>
              <w:rPr>
                <w:del w:id="5338" w:author="Tebokgo Mabuto (ECP)" w:date="2026-09-09T11:12:00Z" w16du:dateUtc="2026-09-09T09:12:00Z"/>
                <w:rFonts w:ascii="Arial" w:hAnsi="Arial" w:cs="Arial"/>
                <w:sz w:val="16"/>
                <w:szCs w:val="16"/>
              </w:rPr>
            </w:pPr>
            <w:del w:id="5339" w:author="Tebokgo Mabuto (ECP)" w:date="2026-09-09T11:12:00Z" w16du:dateUtc="2026-09-09T09:12:00Z">
              <w:r w:rsidRPr="00325356" w:rsidDel="00EC2039">
                <w:rPr>
                  <w:rFonts w:ascii="Arial" w:hAnsi="Arial" w:cs="Arial"/>
                  <w:sz w:val="16"/>
                  <w:szCs w:val="16"/>
                </w:rPr>
                <w:delText>0</w:delText>
              </w:r>
            </w:del>
          </w:p>
        </w:tc>
        <w:tc>
          <w:tcPr>
            <w:tcW w:w="712" w:type="dxa"/>
          </w:tcPr>
          <w:p w14:paraId="54B63FBA" w14:textId="4AE4D740" w:rsidR="00287B14" w:rsidRPr="00325356" w:rsidDel="00EC2039" w:rsidRDefault="00287B14" w:rsidP="006A491F">
            <w:pPr>
              <w:jc w:val="center"/>
              <w:rPr>
                <w:del w:id="5340" w:author="Tebokgo Mabuto (ECP)" w:date="2026-09-09T11:12:00Z" w16du:dateUtc="2026-09-09T09:12:00Z"/>
                <w:rFonts w:ascii="Arial" w:hAnsi="Arial" w:cs="Arial"/>
                <w:sz w:val="16"/>
                <w:szCs w:val="16"/>
              </w:rPr>
            </w:pPr>
            <w:del w:id="5341"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6EB7A8FF" w14:textId="73701CFA" w:rsidR="00287B14" w:rsidRPr="00325356" w:rsidDel="00EC2039" w:rsidRDefault="00287B14" w:rsidP="006A491F">
            <w:pPr>
              <w:jc w:val="both"/>
              <w:rPr>
                <w:del w:id="5342" w:author="Tebokgo Mabuto (ECP)" w:date="2026-09-09T11:12:00Z" w16du:dateUtc="2026-09-09T09:12:00Z"/>
                <w:rFonts w:ascii="Arial" w:hAnsi="Arial" w:cs="Arial"/>
                <w:sz w:val="16"/>
                <w:szCs w:val="16"/>
              </w:rPr>
            </w:pPr>
            <w:del w:id="5343" w:author="Tebokgo Mabuto (ECP)" w:date="2026-09-09T11:12:00Z" w16du:dateUtc="2026-09-09T09:12:00Z">
              <w:r w:rsidRPr="00325356" w:rsidDel="00EC2039">
                <w:rPr>
                  <w:rFonts w:ascii="Arial" w:hAnsi="Arial" w:cs="Arial"/>
                  <w:sz w:val="16"/>
                  <w:szCs w:val="16"/>
                </w:rPr>
                <w:delText>SA</w:delText>
              </w:r>
            </w:del>
          </w:p>
        </w:tc>
        <w:tc>
          <w:tcPr>
            <w:tcW w:w="2608" w:type="dxa"/>
            <w:tcBorders>
              <w:top w:val="nil"/>
              <w:left w:val="nil"/>
              <w:bottom w:val="nil"/>
              <w:right w:val="nil"/>
            </w:tcBorders>
          </w:tcPr>
          <w:p w14:paraId="16DB2418" w14:textId="4509D700" w:rsidR="00287B14" w:rsidRPr="00325356" w:rsidDel="00EC2039" w:rsidRDefault="00287B14" w:rsidP="006A491F">
            <w:pPr>
              <w:jc w:val="both"/>
              <w:rPr>
                <w:del w:id="5344" w:author="Tebokgo Mabuto (ECP)" w:date="2026-09-09T11:12:00Z" w16du:dateUtc="2026-09-09T09:12:00Z"/>
                <w:rFonts w:ascii="Arial" w:hAnsi="Arial" w:cs="Arial"/>
                <w:sz w:val="16"/>
                <w:szCs w:val="16"/>
              </w:rPr>
            </w:pPr>
            <w:del w:id="5345" w:author="Tebokgo Mabuto (ECP)" w:date="2026-09-09T11:12:00Z" w16du:dateUtc="2026-09-09T09:12:00Z">
              <w:r w:rsidRPr="00325356" w:rsidDel="00EC2039">
                <w:rPr>
                  <w:rFonts w:ascii="Arial" w:hAnsi="Arial" w:cs="Arial"/>
                  <w:sz w:val="16"/>
                  <w:szCs w:val="16"/>
                </w:rPr>
                <w:delText>Site Agent</w:delText>
              </w:r>
            </w:del>
          </w:p>
        </w:tc>
      </w:tr>
      <w:tr w:rsidR="00287B14" w:rsidRPr="00325356" w:rsidDel="00EC2039" w14:paraId="43D9EA71" w14:textId="6C267B22" w:rsidTr="006A491F">
        <w:trPr>
          <w:trHeight w:val="184"/>
          <w:del w:id="5346" w:author="Tebokgo Mabuto (ECP)" w:date="2026-09-09T11:12:00Z" w16du:dateUtc="2026-09-09T09:12:00Z"/>
        </w:trPr>
        <w:tc>
          <w:tcPr>
            <w:tcW w:w="1174" w:type="dxa"/>
          </w:tcPr>
          <w:p w14:paraId="729AB374" w14:textId="2FEFD05A" w:rsidR="00287B14" w:rsidRPr="00325356" w:rsidDel="00EC2039" w:rsidRDefault="00287B14" w:rsidP="006A491F">
            <w:pPr>
              <w:jc w:val="center"/>
              <w:rPr>
                <w:del w:id="5347" w:author="Tebokgo Mabuto (ECP)" w:date="2026-09-09T11:12:00Z" w16du:dateUtc="2026-09-09T09:12:00Z"/>
                <w:rFonts w:ascii="Arial" w:hAnsi="Arial" w:cs="Arial"/>
                <w:sz w:val="16"/>
                <w:szCs w:val="16"/>
              </w:rPr>
            </w:pPr>
            <w:del w:id="5348" w:author="Tebokgo Mabuto (ECP)" w:date="2026-09-09T11:12:00Z" w16du:dateUtc="2026-09-09T09:12:00Z">
              <w:r w:rsidRPr="00325356" w:rsidDel="00EC2039">
                <w:rPr>
                  <w:rFonts w:ascii="Arial" w:hAnsi="Arial" w:cs="Arial"/>
                  <w:sz w:val="16"/>
                  <w:szCs w:val="16"/>
                </w:rPr>
                <w:delText>MT</w:delText>
              </w:r>
            </w:del>
          </w:p>
        </w:tc>
        <w:tc>
          <w:tcPr>
            <w:tcW w:w="712" w:type="dxa"/>
          </w:tcPr>
          <w:p w14:paraId="33E36958" w14:textId="394E8A1A" w:rsidR="00287B14" w:rsidRPr="00325356" w:rsidDel="00EC2039" w:rsidRDefault="00287B14" w:rsidP="006A491F">
            <w:pPr>
              <w:jc w:val="center"/>
              <w:rPr>
                <w:del w:id="5349" w:author="Tebokgo Mabuto (ECP)" w:date="2026-09-09T11:12:00Z" w16du:dateUtc="2026-09-09T09:12:00Z"/>
                <w:rFonts w:ascii="Arial" w:hAnsi="Arial" w:cs="Arial"/>
                <w:sz w:val="16"/>
                <w:szCs w:val="16"/>
              </w:rPr>
            </w:pPr>
            <w:del w:id="5350" w:author="Tebokgo Mabuto (ECP)" w:date="2026-09-09T11:12:00Z" w16du:dateUtc="2026-09-09T09:12:00Z">
              <w:r w:rsidRPr="00325356" w:rsidDel="00EC2039">
                <w:rPr>
                  <w:rFonts w:ascii="Arial" w:hAnsi="Arial" w:cs="Arial"/>
                  <w:sz w:val="16"/>
                  <w:szCs w:val="16"/>
                </w:rPr>
                <w:delText>0</w:delText>
              </w:r>
            </w:del>
          </w:p>
        </w:tc>
        <w:tc>
          <w:tcPr>
            <w:tcW w:w="712" w:type="dxa"/>
          </w:tcPr>
          <w:p w14:paraId="364D26B7" w14:textId="5BCBCDEF" w:rsidR="00287B14" w:rsidRPr="00325356" w:rsidDel="00EC2039" w:rsidRDefault="00287B14" w:rsidP="006A491F">
            <w:pPr>
              <w:jc w:val="center"/>
              <w:rPr>
                <w:del w:id="5351" w:author="Tebokgo Mabuto (ECP)" w:date="2026-09-09T11:12:00Z" w16du:dateUtc="2026-09-09T09:12:00Z"/>
                <w:rFonts w:ascii="Arial" w:hAnsi="Arial" w:cs="Arial"/>
                <w:b/>
                <w:bCs/>
                <w:sz w:val="16"/>
                <w:szCs w:val="16"/>
              </w:rPr>
            </w:pPr>
            <w:del w:id="5352" w:author="Tebokgo Mabuto (ECP)" w:date="2026-09-09T11:12:00Z" w16du:dateUtc="2026-09-09T09:12:00Z">
              <w:r w:rsidRPr="00325356" w:rsidDel="00EC2039">
                <w:rPr>
                  <w:rFonts w:ascii="Arial" w:hAnsi="Arial" w:cs="Arial"/>
                  <w:b/>
                  <w:bCs/>
                  <w:sz w:val="16"/>
                  <w:szCs w:val="16"/>
                </w:rPr>
                <w:delText>0</w:delText>
              </w:r>
            </w:del>
          </w:p>
        </w:tc>
        <w:tc>
          <w:tcPr>
            <w:tcW w:w="712" w:type="dxa"/>
          </w:tcPr>
          <w:p w14:paraId="48D31AD7" w14:textId="32C5F2E9" w:rsidR="00287B14" w:rsidRPr="00325356" w:rsidDel="00EC2039" w:rsidRDefault="00287B14" w:rsidP="006A491F">
            <w:pPr>
              <w:jc w:val="center"/>
              <w:rPr>
                <w:del w:id="5353" w:author="Tebokgo Mabuto (ECP)" w:date="2026-09-09T11:12:00Z" w16du:dateUtc="2026-09-09T09:12:00Z"/>
                <w:rFonts w:ascii="Arial" w:hAnsi="Arial" w:cs="Arial"/>
                <w:sz w:val="16"/>
                <w:szCs w:val="16"/>
              </w:rPr>
            </w:pPr>
            <w:del w:id="5354" w:author="Tebokgo Mabuto (ECP)" w:date="2026-09-09T11:12:00Z" w16du:dateUtc="2026-09-09T09:12:00Z">
              <w:r w:rsidRPr="00325356" w:rsidDel="00EC2039">
                <w:rPr>
                  <w:rFonts w:ascii="Arial" w:hAnsi="Arial" w:cs="Arial"/>
                  <w:sz w:val="16"/>
                  <w:szCs w:val="16"/>
                </w:rPr>
                <w:delText>2.5</w:delText>
              </w:r>
            </w:del>
          </w:p>
        </w:tc>
        <w:tc>
          <w:tcPr>
            <w:tcW w:w="712" w:type="dxa"/>
          </w:tcPr>
          <w:p w14:paraId="65B97435" w14:textId="22365641" w:rsidR="00287B14" w:rsidRPr="00325356" w:rsidDel="00EC2039" w:rsidRDefault="00287B14" w:rsidP="006A491F">
            <w:pPr>
              <w:jc w:val="center"/>
              <w:rPr>
                <w:del w:id="5355" w:author="Tebokgo Mabuto (ECP)" w:date="2026-09-09T11:12:00Z" w16du:dateUtc="2026-09-09T09:12:00Z"/>
                <w:rFonts w:ascii="Arial" w:hAnsi="Arial" w:cs="Arial"/>
                <w:sz w:val="16"/>
                <w:szCs w:val="16"/>
              </w:rPr>
            </w:pPr>
            <w:del w:id="5356" w:author="Tebokgo Mabuto (ECP)" w:date="2026-09-09T11:12:00Z" w16du:dateUtc="2026-09-09T09:12:00Z">
              <w:r w:rsidRPr="00325356" w:rsidDel="00EC2039">
                <w:rPr>
                  <w:rFonts w:ascii="Arial" w:hAnsi="Arial" w:cs="Arial"/>
                  <w:sz w:val="16"/>
                  <w:szCs w:val="16"/>
                </w:rPr>
                <w:delText>2.5</w:delText>
              </w:r>
            </w:del>
          </w:p>
        </w:tc>
        <w:tc>
          <w:tcPr>
            <w:tcW w:w="712" w:type="dxa"/>
          </w:tcPr>
          <w:p w14:paraId="16AC07BF" w14:textId="6EB12E28" w:rsidR="00287B14" w:rsidRPr="00325356" w:rsidDel="00EC2039" w:rsidRDefault="00287B14" w:rsidP="006A491F">
            <w:pPr>
              <w:jc w:val="center"/>
              <w:rPr>
                <w:del w:id="5357" w:author="Tebokgo Mabuto (ECP)" w:date="2026-09-09T11:12:00Z" w16du:dateUtc="2026-09-09T09:12:00Z"/>
                <w:rFonts w:ascii="Arial" w:hAnsi="Arial" w:cs="Arial"/>
                <w:sz w:val="16"/>
                <w:szCs w:val="16"/>
              </w:rPr>
            </w:pPr>
            <w:del w:id="5358" w:author="Tebokgo Mabuto (ECP)" w:date="2026-09-09T11:12:00Z" w16du:dateUtc="2026-09-09T09:12:00Z">
              <w:r w:rsidRPr="00325356" w:rsidDel="00EC2039">
                <w:rPr>
                  <w:rFonts w:ascii="Arial" w:hAnsi="Arial" w:cs="Arial"/>
                  <w:sz w:val="16"/>
                  <w:szCs w:val="16"/>
                </w:rPr>
                <w:delText>0</w:delText>
              </w:r>
            </w:del>
          </w:p>
        </w:tc>
        <w:tc>
          <w:tcPr>
            <w:tcW w:w="712" w:type="dxa"/>
          </w:tcPr>
          <w:p w14:paraId="60B1F2D7" w14:textId="4D159F33" w:rsidR="00287B14" w:rsidRPr="00325356" w:rsidDel="00EC2039" w:rsidRDefault="00287B14" w:rsidP="006A491F">
            <w:pPr>
              <w:jc w:val="center"/>
              <w:rPr>
                <w:del w:id="5359" w:author="Tebokgo Mabuto (ECP)" w:date="2026-09-09T11:12:00Z" w16du:dateUtc="2026-09-09T09:12:00Z"/>
                <w:rFonts w:ascii="Arial" w:hAnsi="Arial" w:cs="Arial"/>
                <w:sz w:val="16"/>
                <w:szCs w:val="16"/>
              </w:rPr>
            </w:pPr>
            <w:del w:id="5360" w:author="Tebokgo Mabuto (ECP)" w:date="2026-09-09T11:12:00Z" w16du:dateUtc="2026-09-09T09:12:00Z">
              <w:r w:rsidRPr="00325356" w:rsidDel="00EC2039">
                <w:rPr>
                  <w:rFonts w:ascii="Arial" w:hAnsi="Arial" w:cs="Arial"/>
                  <w:sz w:val="16"/>
                  <w:szCs w:val="16"/>
                </w:rPr>
                <w:delText>0</w:delText>
              </w:r>
            </w:del>
          </w:p>
        </w:tc>
        <w:tc>
          <w:tcPr>
            <w:tcW w:w="712" w:type="dxa"/>
          </w:tcPr>
          <w:p w14:paraId="25BE14BF" w14:textId="1880F1A0" w:rsidR="00287B14" w:rsidRPr="00325356" w:rsidDel="00EC2039" w:rsidRDefault="00287B14" w:rsidP="006A491F">
            <w:pPr>
              <w:jc w:val="center"/>
              <w:rPr>
                <w:del w:id="5361" w:author="Tebokgo Mabuto (ECP)" w:date="2026-09-09T11:12:00Z" w16du:dateUtc="2026-09-09T09:12:00Z"/>
                <w:rFonts w:ascii="Arial" w:hAnsi="Arial" w:cs="Arial"/>
                <w:sz w:val="16"/>
                <w:szCs w:val="16"/>
              </w:rPr>
            </w:pPr>
            <w:del w:id="5362"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082EB9C8" w14:textId="2AE3EE5D" w:rsidR="00287B14" w:rsidRPr="00325356" w:rsidDel="00EC2039" w:rsidRDefault="00287B14" w:rsidP="006A491F">
            <w:pPr>
              <w:jc w:val="both"/>
              <w:rPr>
                <w:del w:id="5363" w:author="Tebokgo Mabuto (ECP)" w:date="2026-09-09T11:12:00Z" w16du:dateUtc="2026-09-09T09:12:00Z"/>
                <w:rFonts w:ascii="Arial" w:hAnsi="Arial" w:cs="Arial"/>
                <w:sz w:val="16"/>
                <w:szCs w:val="16"/>
              </w:rPr>
            </w:pPr>
            <w:del w:id="5364" w:author="Tebokgo Mabuto (ECP)" w:date="2026-09-09T11:12:00Z" w16du:dateUtc="2026-09-09T09:12:00Z">
              <w:r w:rsidRPr="00325356" w:rsidDel="00EC2039">
                <w:rPr>
                  <w:rFonts w:ascii="Arial" w:hAnsi="Arial" w:cs="Arial"/>
                  <w:sz w:val="16"/>
                  <w:szCs w:val="16"/>
                </w:rPr>
                <w:delText>MT</w:delText>
              </w:r>
            </w:del>
          </w:p>
        </w:tc>
        <w:tc>
          <w:tcPr>
            <w:tcW w:w="2608" w:type="dxa"/>
            <w:tcBorders>
              <w:top w:val="nil"/>
              <w:left w:val="nil"/>
              <w:bottom w:val="nil"/>
              <w:right w:val="nil"/>
            </w:tcBorders>
          </w:tcPr>
          <w:p w14:paraId="0399F1B2" w14:textId="71C6A14A" w:rsidR="00287B14" w:rsidRPr="00325356" w:rsidDel="00EC2039" w:rsidRDefault="00287B14" w:rsidP="006A491F">
            <w:pPr>
              <w:jc w:val="both"/>
              <w:rPr>
                <w:del w:id="5365" w:author="Tebokgo Mabuto (ECP)" w:date="2026-09-09T11:12:00Z" w16du:dateUtc="2026-09-09T09:12:00Z"/>
                <w:rFonts w:ascii="Arial" w:hAnsi="Arial" w:cs="Arial"/>
                <w:sz w:val="16"/>
                <w:szCs w:val="16"/>
              </w:rPr>
            </w:pPr>
            <w:del w:id="5366" w:author="Tebokgo Mabuto (ECP)" w:date="2026-09-09T11:12:00Z" w16du:dateUtc="2026-09-09T09:12:00Z">
              <w:r w:rsidRPr="00325356" w:rsidDel="00EC2039">
                <w:rPr>
                  <w:rFonts w:ascii="Arial" w:hAnsi="Arial" w:cs="Arial"/>
                  <w:sz w:val="16"/>
                  <w:szCs w:val="16"/>
                </w:rPr>
                <w:delText>Project Leader (Toll)</w:delText>
              </w:r>
            </w:del>
          </w:p>
        </w:tc>
      </w:tr>
      <w:tr w:rsidR="00287B14" w:rsidRPr="00325356" w:rsidDel="00EC2039" w14:paraId="75E78005" w14:textId="07E1018E" w:rsidTr="006A491F">
        <w:trPr>
          <w:trHeight w:val="184"/>
          <w:del w:id="5367" w:author="Tebokgo Mabuto (ECP)" w:date="2026-09-09T11:12:00Z" w16du:dateUtc="2026-09-09T09:12:00Z"/>
        </w:trPr>
        <w:tc>
          <w:tcPr>
            <w:tcW w:w="1174" w:type="dxa"/>
          </w:tcPr>
          <w:p w14:paraId="1A03D469" w14:textId="344B1260" w:rsidR="00287B14" w:rsidRPr="00325356" w:rsidDel="00EC2039" w:rsidRDefault="00287B14" w:rsidP="006A491F">
            <w:pPr>
              <w:jc w:val="center"/>
              <w:rPr>
                <w:del w:id="5368" w:author="Tebokgo Mabuto (ECP)" w:date="2026-09-09T11:12:00Z" w16du:dateUtc="2026-09-09T09:12:00Z"/>
                <w:rFonts w:ascii="Arial" w:hAnsi="Arial" w:cs="Arial"/>
                <w:sz w:val="16"/>
                <w:szCs w:val="16"/>
              </w:rPr>
            </w:pPr>
            <w:del w:id="5369" w:author="Tebokgo Mabuto (ECP)" w:date="2026-09-09T11:12:00Z" w16du:dateUtc="2026-09-09T09:12:00Z">
              <w:r w:rsidRPr="00325356" w:rsidDel="00EC2039">
                <w:rPr>
                  <w:rFonts w:ascii="Arial" w:hAnsi="Arial" w:cs="Arial"/>
                  <w:sz w:val="16"/>
                  <w:szCs w:val="16"/>
                </w:rPr>
                <w:delText>ETS</w:delText>
              </w:r>
            </w:del>
          </w:p>
        </w:tc>
        <w:tc>
          <w:tcPr>
            <w:tcW w:w="712" w:type="dxa"/>
          </w:tcPr>
          <w:p w14:paraId="1FF86E14" w14:textId="64CEF314" w:rsidR="00287B14" w:rsidRPr="00325356" w:rsidDel="00EC2039" w:rsidRDefault="00287B14" w:rsidP="006A491F">
            <w:pPr>
              <w:jc w:val="center"/>
              <w:rPr>
                <w:del w:id="5370" w:author="Tebokgo Mabuto (ECP)" w:date="2026-09-09T11:12:00Z" w16du:dateUtc="2026-09-09T09:12:00Z"/>
                <w:rFonts w:ascii="Arial" w:hAnsi="Arial" w:cs="Arial"/>
                <w:sz w:val="16"/>
                <w:szCs w:val="16"/>
              </w:rPr>
            </w:pPr>
            <w:del w:id="5371" w:author="Tebokgo Mabuto (ECP)" w:date="2026-09-09T11:12:00Z" w16du:dateUtc="2026-09-09T09:12:00Z">
              <w:r w:rsidRPr="00325356" w:rsidDel="00EC2039">
                <w:rPr>
                  <w:rFonts w:ascii="Arial" w:hAnsi="Arial" w:cs="Arial"/>
                  <w:sz w:val="16"/>
                  <w:szCs w:val="16"/>
                </w:rPr>
                <w:delText>0</w:delText>
              </w:r>
            </w:del>
          </w:p>
        </w:tc>
        <w:tc>
          <w:tcPr>
            <w:tcW w:w="712" w:type="dxa"/>
          </w:tcPr>
          <w:p w14:paraId="18A3B602" w14:textId="08C6C825" w:rsidR="00287B14" w:rsidRPr="00325356" w:rsidDel="00EC2039" w:rsidRDefault="00287B14" w:rsidP="006A491F">
            <w:pPr>
              <w:jc w:val="center"/>
              <w:rPr>
                <w:del w:id="5372" w:author="Tebokgo Mabuto (ECP)" w:date="2026-09-09T11:12:00Z" w16du:dateUtc="2026-09-09T09:12:00Z"/>
                <w:rFonts w:ascii="Arial" w:hAnsi="Arial" w:cs="Arial"/>
                <w:b/>
                <w:bCs/>
                <w:sz w:val="16"/>
                <w:szCs w:val="16"/>
              </w:rPr>
            </w:pPr>
            <w:del w:id="5373" w:author="Tebokgo Mabuto (ECP)" w:date="2026-09-09T11:12:00Z" w16du:dateUtc="2026-09-09T09:12:00Z">
              <w:r w:rsidRPr="00325356" w:rsidDel="00EC2039">
                <w:rPr>
                  <w:rFonts w:ascii="Arial" w:hAnsi="Arial" w:cs="Arial"/>
                  <w:b/>
                  <w:bCs/>
                  <w:sz w:val="16"/>
                  <w:szCs w:val="16"/>
                </w:rPr>
                <w:delText>0</w:delText>
              </w:r>
            </w:del>
          </w:p>
        </w:tc>
        <w:tc>
          <w:tcPr>
            <w:tcW w:w="712" w:type="dxa"/>
          </w:tcPr>
          <w:p w14:paraId="5B8A1BCE" w14:textId="05468575" w:rsidR="00287B14" w:rsidRPr="00325356" w:rsidDel="00EC2039" w:rsidRDefault="00287B14" w:rsidP="006A491F">
            <w:pPr>
              <w:jc w:val="center"/>
              <w:rPr>
                <w:del w:id="5374" w:author="Tebokgo Mabuto (ECP)" w:date="2026-09-09T11:12:00Z" w16du:dateUtc="2026-09-09T09:12:00Z"/>
                <w:rFonts w:ascii="Arial" w:hAnsi="Arial" w:cs="Arial"/>
                <w:sz w:val="16"/>
                <w:szCs w:val="16"/>
              </w:rPr>
            </w:pPr>
            <w:del w:id="5375" w:author="Tebokgo Mabuto (ECP)" w:date="2026-09-09T11:12:00Z" w16du:dateUtc="2026-09-09T09:12:00Z">
              <w:r w:rsidRPr="00325356" w:rsidDel="00EC2039">
                <w:rPr>
                  <w:rFonts w:ascii="Arial" w:hAnsi="Arial" w:cs="Arial"/>
                  <w:sz w:val="16"/>
                  <w:szCs w:val="16"/>
                </w:rPr>
                <w:delText>0</w:delText>
              </w:r>
            </w:del>
          </w:p>
        </w:tc>
        <w:tc>
          <w:tcPr>
            <w:tcW w:w="712" w:type="dxa"/>
          </w:tcPr>
          <w:p w14:paraId="5C5986B3" w14:textId="63ACF1C4" w:rsidR="00287B14" w:rsidRPr="00325356" w:rsidDel="00EC2039" w:rsidRDefault="00287B14" w:rsidP="006A491F">
            <w:pPr>
              <w:jc w:val="center"/>
              <w:rPr>
                <w:del w:id="5376" w:author="Tebokgo Mabuto (ECP)" w:date="2026-09-09T11:12:00Z" w16du:dateUtc="2026-09-09T09:12:00Z"/>
                <w:rFonts w:ascii="Arial" w:hAnsi="Arial" w:cs="Arial"/>
                <w:sz w:val="16"/>
                <w:szCs w:val="16"/>
              </w:rPr>
            </w:pPr>
            <w:del w:id="5377" w:author="Tebokgo Mabuto (ECP)" w:date="2026-09-09T11:12:00Z" w16du:dateUtc="2026-09-09T09:12:00Z">
              <w:r w:rsidRPr="00325356" w:rsidDel="00EC2039">
                <w:rPr>
                  <w:rFonts w:ascii="Arial" w:hAnsi="Arial" w:cs="Arial"/>
                  <w:sz w:val="16"/>
                  <w:szCs w:val="16"/>
                </w:rPr>
                <w:delText>0</w:delText>
              </w:r>
            </w:del>
          </w:p>
        </w:tc>
        <w:tc>
          <w:tcPr>
            <w:tcW w:w="712" w:type="dxa"/>
          </w:tcPr>
          <w:p w14:paraId="71916B33" w14:textId="7E6BDBD6" w:rsidR="00287B14" w:rsidRPr="00325356" w:rsidDel="00EC2039" w:rsidRDefault="00287B14" w:rsidP="006A491F">
            <w:pPr>
              <w:jc w:val="center"/>
              <w:rPr>
                <w:del w:id="5378" w:author="Tebokgo Mabuto (ECP)" w:date="2026-09-09T11:12:00Z" w16du:dateUtc="2026-09-09T09:12:00Z"/>
                <w:rFonts w:ascii="Arial" w:hAnsi="Arial" w:cs="Arial"/>
                <w:sz w:val="16"/>
                <w:szCs w:val="16"/>
              </w:rPr>
            </w:pPr>
            <w:del w:id="5379" w:author="Tebokgo Mabuto (ECP)" w:date="2026-09-09T11:12:00Z" w16du:dateUtc="2026-09-09T09:12:00Z">
              <w:r w:rsidRPr="00325356" w:rsidDel="00EC2039">
                <w:rPr>
                  <w:rFonts w:ascii="Arial" w:hAnsi="Arial" w:cs="Arial"/>
                  <w:sz w:val="16"/>
                  <w:szCs w:val="16"/>
                </w:rPr>
                <w:delText>0</w:delText>
              </w:r>
            </w:del>
          </w:p>
        </w:tc>
        <w:tc>
          <w:tcPr>
            <w:tcW w:w="712" w:type="dxa"/>
          </w:tcPr>
          <w:p w14:paraId="72CA6C20" w14:textId="7277410A" w:rsidR="00287B14" w:rsidRPr="00325356" w:rsidDel="00EC2039" w:rsidRDefault="00287B14" w:rsidP="006A491F">
            <w:pPr>
              <w:jc w:val="center"/>
              <w:rPr>
                <w:del w:id="5380" w:author="Tebokgo Mabuto (ECP)" w:date="2026-09-09T11:12:00Z" w16du:dateUtc="2026-09-09T09:12:00Z"/>
                <w:rFonts w:ascii="Arial" w:hAnsi="Arial" w:cs="Arial"/>
                <w:sz w:val="16"/>
                <w:szCs w:val="16"/>
              </w:rPr>
            </w:pPr>
            <w:del w:id="5381" w:author="Tebokgo Mabuto (ECP)" w:date="2026-09-09T11:12:00Z" w16du:dateUtc="2026-09-09T09:12:00Z">
              <w:r w:rsidRPr="00325356" w:rsidDel="00EC2039">
                <w:rPr>
                  <w:rFonts w:ascii="Arial" w:hAnsi="Arial" w:cs="Arial"/>
                  <w:sz w:val="16"/>
                  <w:szCs w:val="16"/>
                </w:rPr>
                <w:delText>0</w:delText>
              </w:r>
            </w:del>
          </w:p>
        </w:tc>
        <w:tc>
          <w:tcPr>
            <w:tcW w:w="712" w:type="dxa"/>
          </w:tcPr>
          <w:p w14:paraId="5AA2F757" w14:textId="7DBF4885" w:rsidR="00287B14" w:rsidRPr="00325356" w:rsidDel="00EC2039" w:rsidRDefault="00287B14" w:rsidP="006A491F">
            <w:pPr>
              <w:jc w:val="center"/>
              <w:rPr>
                <w:del w:id="5382" w:author="Tebokgo Mabuto (ECP)" w:date="2026-09-09T11:12:00Z" w16du:dateUtc="2026-09-09T09:12:00Z"/>
                <w:rFonts w:ascii="Arial" w:hAnsi="Arial" w:cs="Arial"/>
                <w:sz w:val="16"/>
                <w:szCs w:val="16"/>
              </w:rPr>
            </w:pPr>
            <w:del w:id="5383" w:author="Tebokgo Mabuto (ECP)" w:date="2026-09-09T11:12:00Z" w16du:dateUtc="2026-09-09T09:12:00Z">
              <w:r w:rsidRPr="00325356" w:rsidDel="00EC2039">
                <w:rPr>
                  <w:rFonts w:ascii="Arial" w:hAnsi="Arial" w:cs="Arial"/>
                  <w:sz w:val="16"/>
                  <w:szCs w:val="16"/>
                </w:rPr>
                <w:delText>0</w:delText>
              </w:r>
            </w:del>
          </w:p>
        </w:tc>
        <w:tc>
          <w:tcPr>
            <w:tcW w:w="925" w:type="dxa"/>
            <w:tcBorders>
              <w:top w:val="nil"/>
              <w:bottom w:val="nil"/>
              <w:right w:val="nil"/>
            </w:tcBorders>
          </w:tcPr>
          <w:p w14:paraId="38F7BE37" w14:textId="053E5895" w:rsidR="00287B14" w:rsidRPr="00325356" w:rsidDel="00EC2039" w:rsidRDefault="00287B14" w:rsidP="006A491F">
            <w:pPr>
              <w:jc w:val="both"/>
              <w:rPr>
                <w:del w:id="5384" w:author="Tebokgo Mabuto (ECP)" w:date="2026-09-09T11:12:00Z" w16du:dateUtc="2026-09-09T09:12:00Z"/>
                <w:rFonts w:ascii="Arial" w:hAnsi="Arial" w:cs="Arial"/>
                <w:sz w:val="16"/>
                <w:szCs w:val="16"/>
              </w:rPr>
            </w:pPr>
            <w:del w:id="5385" w:author="Tebokgo Mabuto (ECP)" w:date="2026-09-09T11:12:00Z" w16du:dateUtc="2026-09-09T09:12:00Z">
              <w:r w:rsidRPr="00325356" w:rsidDel="00EC2039">
                <w:rPr>
                  <w:rFonts w:ascii="Arial" w:hAnsi="Arial" w:cs="Arial"/>
                  <w:sz w:val="16"/>
                  <w:szCs w:val="16"/>
                </w:rPr>
                <w:delText>ETS</w:delText>
              </w:r>
            </w:del>
          </w:p>
        </w:tc>
        <w:tc>
          <w:tcPr>
            <w:tcW w:w="2608" w:type="dxa"/>
            <w:tcBorders>
              <w:top w:val="nil"/>
              <w:left w:val="nil"/>
              <w:bottom w:val="nil"/>
              <w:right w:val="nil"/>
            </w:tcBorders>
          </w:tcPr>
          <w:p w14:paraId="13491641" w14:textId="7548E0B2" w:rsidR="00287B14" w:rsidRPr="00325356" w:rsidDel="00EC2039" w:rsidRDefault="00287B14" w:rsidP="006A491F">
            <w:pPr>
              <w:jc w:val="both"/>
              <w:rPr>
                <w:del w:id="5386" w:author="Tebokgo Mabuto (ECP)" w:date="2026-09-09T11:12:00Z" w16du:dateUtc="2026-09-09T09:12:00Z"/>
                <w:rFonts w:ascii="Arial" w:hAnsi="Arial" w:cs="Arial"/>
                <w:sz w:val="16"/>
                <w:szCs w:val="16"/>
              </w:rPr>
            </w:pPr>
            <w:del w:id="5387" w:author="Tebokgo Mabuto (ECP)" w:date="2026-09-09T11:12:00Z" w16du:dateUtc="2026-09-09T09:12:00Z">
              <w:r w:rsidRPr="00325356" w:rsidDel="00EC2039">
                <w:rPr>
                  <w:rFonts w:ascii="Arial" w:hAnsi="Arial" w:cs="Arial"/>
                  <w:sz w:val="16"/>
                  <w:szCs w:val="16"/>
                </w:rPr>
                <w:delText>Electronic Systems Engineer</w:delText>
              </w:r>
            </w:del>
          </w:p>
        </w:tc>
      </w:tr>
      <w:tr w:rsidR="00287B14" w:rsidRPr="00325356" w:rsidDel="00EC2039" w14:paraId="7D6DCD48" w14:textId="7748A64F" w:rsidTr="006A491F">
        <w:trPr>
          <w:trHeight w:val="184"/>
          <w:del w:id="5388" w:author="Tebokgo Mabuto (ECP)" w:date="2026-09-09T11:12:00Z" w16du:dateUtc="2026-09-09T09:12:00Z"/>
        </w:trPr>
        <w:tc>
          <w:tcPr>
            <w:tcW w:w="1174" w:type="dxa"/>
          </w:tcPr>
          <w:p w14:paraId="4D2739CD" w14:textId="102117B1" w:rsidR="00287B14" w:rsidRPr="00325356" w:rsidDel="00EC2039" w:rsidRDefault="00287B14" w:rsidP="006A491F">
            <w:pPr>
              <w:jc w:val="center"/>
              <w:rPr>
                <w:del w:id="5389" w:author="Tebokgo Mabuto (ECP)" w:date="2026-09-09T11:12:00Z" w16du:dateUtc="2026-09-09T09:12:00Z"/>
                <w:rFonts w:ascii="Arial" w:hAnsi="Arial" w:cs="Arial"/>
                <w:sz w:val="16"/>
                <w:szCs w:val="16"/>
              </w:rPr>
            </w:pPr>
            <w:del w:id="5390" w:author="Tebokgo Mabuto (ECP)" w:date="2026-09-09T11:12:00Z" w16du:dateUtc="2026-09-09T09:12:00Z">
              <w:r w:rsidRPr="00325356" w:rsidDel="00EC2039">
                <w:rPr>
                  <w:rFonts w:ascii="Arial" w:hAnsi="Arial" w:cs="Arial"/>
                  <w:sz w:val="16"/>
                  <w:szCs w:val="16"/>
                </w:rPr>
                <w:delText>DS(T)</w:delText>
              </w:r>
            </w:del>
          </w:p>
        </w:tc>
        <w:tc>
          <w:tcPr>
            <w:tcW w:w="712" w:type="dxa"/>
          </w:tcPr>
          <w:p w14:paraId="74E13C38" w14:textId="0D1E193A" w:rsidR="00287B14" w:rsidRPr="00325356" w:rsidDel="00EC2039" w:rsidRDefault="00287B14" w:rsidP="006A491F">
            <w:pPr>
              <w:jc w:val="center"/>
              <w:rPr>
                <w:del w:id="5391" w:author="Tebokgo Mabuto (ECP)" w:date="2026-09-09T11:12:00Z" w16du:dateUtc="2026-09-09T09:12:00Z"/>
                <w:rFonts w:ascii="Arial" w:hAnsi="Arial" w:cs="Arial"/>
                <w:sz w:val="16"/>
                <w:szCs w:val="16"/>
              </w:rPr>
            </w:pPr>
            <w:del w:id="5392" w:author="Tebokgo Mabuto (ECP)" w:date="2026-09-09T11:12:00Z" w16du:dateUtc="2026-09-09T09:12:00Z">
              <w:r w:rsidRPr="00325356" w:rsidDel="00EC2039">
                <w:rPr>
                  <w:rFonts w:ascii="Arial" w:hAnsi="Arial" w:cs="Arial"/>
                  <w:sz w:val="16"/>
                  <w:szCs w:val="16"/>
                </w:rPr>
                <w:delText>0</w:delText>
              </w:r>
            </w:del>
          </w:p>
        </w:tc>
        <w:tc>
          <w:tcPr>
            <w:tcW w:w="712" w:type="dxa"/>
          </w:tcPr>
          <w:p w14:paraId="7FD02CDF" w14:textId="495A529A" w:rsidR="00287B14" w:rsidRPr="00325356" w:rsidDel="00EC2039" w:rsidRDefault="00287B14" w:rsidP="006A491F">
            <w:pPr>
              <w:jc w:val="center"/>
              <w:rPr>
                <w:del w:id="5393" w:author="Tebokgo Mabuto (ECP)" w:date="2026-09-09T11:12:00Z" w16du:dateUtc="2026-09-09T09:12:00Z"/>
                <w:rFonts w:ascii="Arial" w:hAnsi="Arial" w:cs="Arial"/>
                <w:b/>
                <w:bCs/>
                <w:sz w:val="16"/>
                <w:szCs w:val="16"/>
              </w:rPr>
            </w:pPr>
            <w:del w:id="5394" w:author="Tebokgo Mabuto (ECP)" w:date="2026-09-09T11:12:00Z" w16du:dateUtc="2026-09-09T09:12:00Z">
              <w:r w:rsidRPr="00325356" w:rsidDel="00EC2039">
                <w:rPr>
                  <w:rFonts w:ascii="Arial" w:hAnsi="Arial" w:cs="Arial"/>
                  <w:b/>
                  <w:bCs/>
                  <w:sz w:val="16"/>
                  <w:szCs w:val="16"/>
                </w:rPr>
                <w:delText>0</w:delText>
              </w:r>
            </w:del>
          </w:p>
        </w:tc>
        <w:tc>
          <w:tcPr>
            <w:tcW w:w="712" w:type="dxa"/>
          </w:tcPr>
          <w:p w14:paraId="70566304" w14:textId="41D1A092" w:rsidR="00287B14" w:rsidRPr="00325356" w:rsidDel="00EC2039" w:rsidRDefault="00287B14" w:rsidP="006A491F">
            <w:pPr>
              <w:jc w:val="center"/>
              <w:rPr>
                <w:del w:id="5395" w:author="Tebokgo Mabuto (ECP)" w:date="2026-09-09T11:12:00Z" w16du:dateUtc="2026-09-09T09:12:00Z"/>
                <w:rFonts w:ascii="Arial" w:hAnsi="Arial" w:cs="Arial"/>
                <w:sz w:val="16"/>
                <w:szCs w:val="16"/>
              </w:rPr>
            </w:pPr>
            <w:del w:id="5396" w:author="Tebokgo Mabuto (ECP)" w:date="2026-09-09T11:12:00Z" w16du:dateUtc="2026-09-09T09:12:00Z">
              <w:r w:rsidRPr="00325356" w:rsidDel="00EC2039">
                <w:rPr>
                  <w:rFonts w:ascii="Arial" w:hAnsi="Arial" w:cs="Arial"/>
                  <w:sz w:val="16"/>
                  <w:szCs w:val="16"/>
                </w:rPr>
                <w:delText>0</w:delText>
              </w:r>
            </w:del>
          </w:p>
        </w:tc>
        <w:tc>
          <w:tcPr>
            <w:tcW w:w="712" w:type="dxa"/>
          </w:tcPr>
          <w:p w14:paraId="3D2181F8" w14:textId="6DAECBF6" w:rsidR="00287B14" w:rsidRPr="00325356" w:rsidDel="00EC2039" w:rsidRDefault="00287B14" w:rsidP="006A491F">
            <w:pPr>
              <w:jc w:val="center"/>
              <w:rPr>
                <w:del w:id="5397" w:author="Tebokgo Mabuto (ECP)" w:date="2026-09-09T11:12:00Z" w16du:dateUtc="2026-09-09T09:12:00Z"/>
                <w:rFonts w:ascii="Arial" w:hAnsi="Arial" w:cs="Arial"/>
                <w:sz w:val="16"/>
                <w:szCs w:val="16"/>
              </w:rPr>
            </w:pPr>
            <w:del w:id="5398" w:author="Tebokgo Mabuto (ECP)" w:date="2026-09-09T11:12:00Z" w16du:dateUtc="2026-09-09T09:12:00Z">
              <w:r w:rsidRPr="00325356" w:rsidDel="00EC2039">
                <w:rPr>
                  <w:rFonts w:ascii="Arial" w:hAnsi="Arial" w:cs="Arial"/>
                  <w:sz w:val="16"/>
                  <w:szCs w:val="16"/>
                </w:rPr>
                <w:delText>0</w:delText>
              </w:r>
            </w:del>
          </w:p>
        </w:tc>
        <w:tc>
          <w:tcPr>
            <w:tcW w:w="712" w:type="dxa"/>
          </w:tcPr>
          <w:p w14:paraId="4983E820" w14:textId="00A9301F" w:rsidR="00287B14" w:rsidRPr="00325356" w:rsidDel="00EC2039" w:rsidRDefault="00287B14" w:rsidP="006A491F">
            <w:pPr>
              <w:jc w:val="center"/>
              <w:rPr>
                <w:del w:id="5399" w:author="Tebokgo Mabuto (ECP)" w:date="2026-09-09T11:12:00Z" w16du:dateUtc="2026-09-09T09:12:00Z"/>
                <w:rFonts w:ascii="Arial" w:hAnsi="Arial" w:cs="Arial"/>
                <w:sz w:val="16"/>
                <w:szCs w:val="16"/>
              </w:rPr>
            </w:pPr>
            <w:del w:id="5400" w:author="Tebokgo Mabuto (ECP)" w:date="2026-09-09T11:12:00Z" w16du:dateUtc="2026-09-09T09:12:00Z">
              <w:r w:rsidRPr="00325356" w:rsidDel="00EC2039">
                <w:rPr>
                  <w:rFonts w:ascii="Arial" w:hAnsi="Arial" w:cs="Arial"/>
                  <w:sz w:val="16"/>
                  <w:szCs w:val="16"/>
                </w:rPr>
                <w:delText>2.5</w:delText>
              </w:r>
            </w:del>
          </w:p>
        </w:tc>
        <w:tc>
          <w:tcPr>
            <w:tcW w:w="712" w:type="dxa"/>
          </w:tcPr>
          <w:p w14:paraId="646CF614" w14:textId="3E4BC92C" w:rsidR="00287B14" w:rsidRPr="00325356" w:rsidDel="00EC2039" w:rsidRDefault="00287B14" w:rsidP="006A491F">
            <w:pPr>
              <w:jc w:val="center"/>
              <w:rPr>
                <w:del w:id="5401" w:author="Tebokgo Mabuto (ECP)" w:date="2026-09-09T11:12:00Z" w16du:dateUtc="2026-09-09T09:12:00Z"/>
                <w:rFonts w:ascii="Arial" w:hAnsi="Arial" w:cs="Arial"/>
                <w:sz w:val="16"/>
                <w:szCs w:val="16"/>
              </w:rPr>
            </w:pPr>
            <w:del w:id="5402" w:author="Tebokgo Mabuto (ECP)" w:date="2026-09-09T11:12:00Z" w16du:dateUtc="2026-09-09T09:12:00Z">
              <w:r w:rsidRPr="00325356" w:rsidDel="00EC2039">
                <w:rPr>
                  <w:rFonts w:ascii="Arial" w:hAnsi="Arial" w:cs="Arial"/>
                  <w:sz w:val="16"/>
                  <w:szCs w:val="16"/>
                </w:rPr>
                <w:delText>2.5</w:delText>
              </w:r>
            </w:del>
          </w:p>
        </w:tc>
        <w:tc>
          <w:tcPr>
            <w:tcW w:w="712" w:type="dxa"/>
          </w:tcPr>
          <w:p w14:paraId="43295108" w14:textId="29527E08" w:rsidR="00287B14" w:rsidRPr="00325356" w:rsidDel="00EC2039" w:rsidRDefault="00287B14" w:rsidP="006A491F">
            <w:pPr>
              <w:jc w:val="center"/>
              <w:rPr>
                <w:del w:id="5403" w:author="Tebokgo Mabuto (ECP)" w:date="2026-09-09T11:12:00Z" w16du:dateUtc="2026-09-09T09:12:00Z"/>
                <w:rFonts w:ascii="Arial" w:hAnsi="Arial" w:cs="Arial"/>
                <w:sz w:val="16"/>
                <w:szCs w:val="16"/>
              </w:rPr>
            </w:pPr>
            <w:del w:id="5404" w:author="Tebokgo Mabuto (ECP)" w:date="2026-09-09T11:12:00Z" w16du:dateUtc="2026-09-09T09:12:00Z">
              <w:r w:rsidRPr="00325356" w:rsidDel="00EC2039">
                <w:rPr>
                  <w:rFonts w:ascii="Arial" w:hAnsi="Arial" w:cs="Arial"/>
                  <w:sz w:val="16"/>
                  <w:szCs w:val="16"/>
                </w:rPr>
                <w:delText>2.5</w:delText>
              </w:r>
            </w:del>
          </w:p>
        </w:tc>
        <w:tc>
          <w:tcPr>
            <w:tcW w:w="925" w:type="dxa"/>
            <w:tcBorders>
              <w:top w:val="nil"/>
              <w:bottom w:val="nil"/>
              <w:right w:val="nil"/>
            </w:tcBorders>
          </w:tcPr>
          <w:p w14:paraId="23166BBC" w14:textId="5CB1DF45" w:rsidR="00287B14" w:rsidRPr="00325356" w:rsidDel="00EC2039" w:rsidRDefault="00287B14" w:rsidP="006A491F">
            <w:pPr>
              <w:jc w:val="both"/>
              <w:rPr>
                <w:del w:id="5405" w:author="Tebokgo Mabuto (ECP)" w:date="2026-09-09T11:12:00Z" w16du:dateUtc="2026-09-09T09:12:00Z"/>
                <w:rFonts w:ascii="Arial" w:hAnsi="Arial" w:cs="Arial"/>
                <w:sz w:val="16"/>
                <w:szCs w:val="16"/>
              </w:rPr>
            </w:pPr>
            <w:del w:id="5406" w:author="Tebokgo Mabuto (ECP)" w:date="2026-09-09T11:12:00Z" w16du:dateUtc="2026-09-09T09:12:00Z">
              <w:r w:rsidRPr="00325356" w:rsidDel="00EC2039">
                <w:rPr>
                  <w:rFonts w:ascii="Arial" w:hAnsi="Arial" w:cs="Arial"/>
                  <w:sz w:val="16"/>
                  <w:szCs w:val="16"/>
                </w:rPr>
                <w:delText>DS(T)</w:delText>
              </w:r>
            </w:del>
          </w:p>
        </w:tc>
        <w:tc>
          <w:tcPr>
            <w:tcW w:w="2608" w:type="dxa"/>
            <w:tcBorders>
              <w:top w:val="nil"/>
              <w:left w:val="nil"/>
              <w:bottom w:val="nil"/>
              <w:right w:val="nil"/>
            </w:tcBorders>
          </w:tcPr>
          <w:p w14:paraId="2E2FDE3E" w14:textId="5E68D88E" w:rsidR="00287B14" w:rsidRPr="00325356" w:rsidDel="00EC2039" w:rsidRDefault="00287B14" w:rsidP="006A491F">
            <w:pPr>
              <w:jc w:val="both"/>
              <w:rPr>
                <w:del w:id="5407" w:author="Tebokgo Mabuto (ECP)" w:date="2026-09-09T11:12:00Z" w16du:dateUtc="2026-09-09T09:12:00Z"/>
                <w:rFonts w:ascii="Arial" w:hAnsi="Arial" w:cs="Arial"/>
                <w:sz w:val="16"/>
                <w:szCs w:val="16"/>
              </w:rPr>
            </w:pPr>
            <w:del w:id="5408" w:author="Tebokgo Mabuto (ECP)" w:date="2026-09-09T11:12:00Z" w16du:dateUtc="2026-09-09T09:12:00Z">
              <w:r w:rsidRPr="00325356" w:rsidDel="00EC2039">
                <w:rPr>
                  <w:rFonts w:ascii="Arial" w:hAnsi="Arial" w:cs="Arial"/>
                  <w:sz w:val="16"/>
                  <w:szCs w:val="16"/>
                </w:rPr>
                <w:delText>Design Specialist (Toll)</w:delText>
              </w:r>
            </w:del>
          </w:p>
        </w:tc>
      </w:tr>
      <w:tr w:rsidR="00287B14" w:rsidRPr="00325356" w:rsidDel="00EC2039" w14:paraId="596BAC5C" w14:textId="225AC0FC" w:rsidTr="006A491F">
        <w:trPr>
          <w:trHeight w:val="184"/>
          <w:del w:id="5409" w:author="Tebokgo Mabuto (ECP)" w:date="2026-09-09T11:12:00Z" w16du:dateUtc="2026-09-09T09:12:00Z"/>
        </w:trPr>
        <w:tc>
          <w:tcPr>
            <w:tcW w:w="1174" w:type="dxa"/>
          </w:tcPr>
          <w:p w14:paraId="78693E69" w14:textId="47BCA1CD" w:rsidR="00287B14" w:rsidRPr="00325356" w:rsidDel="00EC2039" w:rsidRDefault="00287B14" w:rsidP="006A491F">
            <w:pPr>
              <w:jc w:val="center"/>
              <w:rPr>
                <w:del w:id="5410" w:author="Tebokgo Mabuto (ECP)" w:date="2026-09-09T11:12:00Z" w16du:dateUtc="2026-09-09T09:12:00Z"/>
                <w:rFonts w:ascii="Arial" w:hAnsi="Arial" w:cs="Arial"/>
                <w:sz w:val="16"/>
                <w:szCs w:val="16"/>
              </w:rPr>
            </w:pPr>
            <w:del w:id="5411" w:author="Tebokgo Mabuto (ECP)" w:date="2026-09-09T11:12:00Z" w16du:dateUtc="2026-09-09T09:12:00Z">
              <w:r w:rsidRPr="00325356" w:rsidDel="00EC2039">
                <w:rPr>
                  <w:rFonts w:ascii="Arial" w:hAnsi="Arial" w:cs="Arial"/>
                  <w:sz w:val="16"/>
                  <w:szCs w:val="16"/>
                </w:rPr>
                <w:delText>CE(T)</w:delText>
              </w:r>
            </w:del>
          </w:p>
        </w:tc>
        <w:tc>
          <w:tcPr>
            <w:tcW w:w="712" w:type="dxa"/>
          </w:tcPr>
          <w:p w14:paraId="788C3AB3" w14:textId="2511F2F0" w:rsidR="00287B14" w:rsidRPr="00325356" w:rsidDel="00EC2039" w:rsidRDefault="00287B14" w:rsidP="006A491F">
            <w:pPr>
              <w:jc w:val="center"/>
              <w:rPr>
                <w:del w:id="5412" w:author="Tebokgo Mabuto (ECP)" w:date="2026-09-09T11:12:00Z" w16du:dateUtc="2026-09-09T09:12:00Z"/>
                <w:rFonts w:ascii="Arial" w:hAnsi="Arial" w:cs="Arial"/>
                <w:sz w:val="16"/>
                <w:szCs w:val="16"/>
              </w:rPr>
            </w:pPr>
            <w:del w:id="5413" w:author="Tebokgo Mabuto (ECP)" w:date="2026-09-09T11:12:00Z" w16du:dateUtc="2026-09-09T09:12:00Z">
              <w:r w:rsidRPr="00325356" w:rsidDel="00EC2039">
                <w:rPr>
                  <w:rFonts w:ascii="Arial" w:hAnsi="Arial" w:cs="Arial"/>
                  <w:sz w:val="16"/>
                  <w:szCs w:val="16"/>
                </w:rPr>
                <w:delText>2.5</w:delText>
              </w:r>
            </w:del>
          </w:p>
        </w:tc>
        <w:tc>
          <w:tcPr>
            <w:tcW w:w="712" w:type="dxa"/>
          </w:tcPr>
          <w:p w14:paraId="36B4EF45" w14:textId="1F665D32" w:rsidR="00287B14" w:rsidRPr="00325356" w:rsidDel="00EC2039" w:rsidRDefault="00287B14" w:rsidP="006A491F">
            <w:pPr>
              <w:jc w:val="center"/>
              <w:rPr>
                <w:del w:id="5414" w:author="Tebokgo Mabuto (ECP)" w:date="2026-09-09T11:12:00Z" w16du:dateUtc="2026-09-09T09:12:00Z"/>
                <w:rFonts w:ascii="Arial" w:hAnsi="Arial" w:cs="Arial"/>
                <w:b/>
                <w:bCs/>
                <w:sz w:val="16"/>
                <w:szCs w:val="16"/>
              </w:rPr>
            </w:pPr>
            <w:del w:id="5415" w:author="Tebokgo Mabuto (ECP)" w:date="2026-09-09T11:12:00Z" w16du:dateUtc="2026-09-09T09:12:00Z">
              <w:r w:rsidRPr="00325356" w:rsidDel="00EC2039">
                <w:rPr>
                  <w:rFonts w:ascii="Arial" w:hAnsi="Arial" w:cs="Arial"/>
                  <w:b/>
                  <w:bCs/>
                  <w:sz w:val="16"/>
                  <w:szCs w:val="16"/>
                </w:rPr>
                <w:delText>5</w:delText>
              </w:r>
            </w:del>
          </w:p>
        </w:tc>
        <w:tc>
          <w:tcPr>
            <w:tcW w:w="712" w:type="dxa"/>
          </w:tcPr>
          <w:p w14:paraId="564C08DA" w14:textId="12A01F83" w:rsidR="00287B14" w:rsidRPr="00325356" w:rsidDel="00EC2039" w:rsidRDefault="00287B14" w:rsidP="006A491F">
            <w:pPr>
              <w:jc w:val="center"/>
              <w:rPr>
                <w:del w:id="5416" w:author="Tebokgo Mabuto (ECP)" w:date="2026-09-09T11:12:00Z" w16du:dateUtc="2026-09-09T09:12:00Z"/>
                <w:rFonts w:ascii="Arial" w:hAnsi="Arial" w:cs="Arial"/>
                <w:sz w:val="16"/>
                <w:szCs w:val="16"/>
              </w:rPr>
            </w:pPr>
            <w:del w:id="5417" w:author="Tebokgo Mabuto (ECP)" w:date="2026-09-09T11:12:00Z" w16du:dateUtc="2026-09-09T09:12:00Z">
              <w:r w:rsidRPr="00325356" w:rsidDel="00EC2039">
                <w:rPr>
                  <w:rFonts w:ascii="Arial" w:hAnsi="Arial" w:cs="Arial"/>
                  <w:sz w:val="16"/>
                  <w:szCs w:val="16"/>
                </w:rPr>
                <w:delText>2.5</w:delText>
              </w:r>
            </w:del>
          </w:p>
        </w:tc>
        <w:tc>
          <w:tcPr>
            <w:tcW w:w="712" w:type="dxa"/>
          </w:tcPr>
          <w:p w14:paraId="3DFC646B" w14:textId="3DFE4832" w:rsidR="00287B14" w:rsidRPr="00325356" w:rsidDel="00EC2039" w:rsidRDefault="00287B14" w:rsidP="006A491F">
            <w:pPr>
              <w:jc w:val="center"/>
              <w:rPr>
                <w:del w:id="5418" w:author="Tebokgo Mabuto (ECP)" w:date="2026-09-09T11:12:00Z" w16du:dateUtc="2026-09-09T09:12:00Z"/>
                <w:rFonts w:ascii="Arial" w:hAnsi="Arial" w:cs="Arial"/>
                <w:sz w:val="16"/>
                <w:szCs w:val="16"/>
              </w:rPr>
            </w:pPr>
            <w:del w:id="5419" w:author="Tebokgo Mabuto (ECP)" w:date="2026-09-09T11:12:00Z" w16du:dateUtc="2026-09-09T09:12:00Z">
              <w:r w:rsidRPr="00325356" w:rsidDel="00EC2039">
                <w:rPr>
                  <w:rFonts w:ascii="Arial" w:hAnsi="Arial" w:cs="Arial"/>
                  <w:sz w:val="16"/>
                  <w:szCs w:val="16"/>
                </w:rPr>
                <w:delText>2.5</w:delText>
              </w:r>
            </w:del>
          </w:p>
        </w:tc>
        <w:tc>
          <w:tcPr>
            <w:tcW w:w="712" w:type="dxa"/>
          </w:tcPr>
          <w:p w14:paraId="16A532D1" w14:textId="16B41383" w:rsidR="00287B14" w:rsidRPr="00325356" w:rsidDel="00EC2039" w:rsidRDefault="00287B14" w:rsidP="006A491F">
            <w:pPr>
              <w:jc w:val="center"/>
              <w:rPr>
                <w:del w:id="5420" w:author="Tebokgo Mabuto (ECP)" w:date="2026-09-09T11:12:00Z" w16du:dateUtc="2026-09-09T09:12:00Z"/>
                <w:rFonts w:ascii="Arial" w:hAnsi="Arial" w:cs="Arial"/>
                <w:sz w:val="16"/>
                <w:szCs w:val="16"/>
              </w:rPr>
            </w:pPr>
            <w:del w:id="5421" w:author="Tebokgo Mabuto (ECP)" w:date="2026-09-09T11:12:00Z" w16du:dateUtc="2026-09-09T09:12:00Z">
              <w:r w:rsidRPr="00325356" w:rsidDel="00EC2039">
                <w:rPr>
                  <w:rFonts w:ascii="Arial" w:hAnsi="Arial" w:cs="Arial"/>
                  <w:sz w:val="16"/>
                  <w:szCs w:val="16"/>
                </w:rPr>
                <w:delText>5</w:delText>
              </w:r>
            </w:del>
          </w:p>
        </w:tc>
        <w:tc>
          <w:tcPr>
            <w:tcW w:w="712" w:type="dxa"/>
          </w:tcPr>
          <w:p w14:paraId="5A9B3C83" w14:textId="36267AB8" w:rsidR="00287B14" w:rsidRPr="00325356" w:rsidDel="00EC2039" w:rsidRDefault="00287B14" w:rsidP="006A491F">
            <w:pPr>
              <w:jc w:val="center"/>
              <w:rPr>
                <w:del w:id="5422" w:author="Tebokgo Mabuto (ECP)" w:date="2026-09-09T11:12:00Z" w16du:dateUtc="2026-09-09T09:12:00Z"/>
                <w:rFonts w:ascii="Arial" w:hAnsi="Arial" w:cs="Arial"/>
                <w:sz w:val="16"/>
                <w:szCs w:val="16"/>
              </w:rPr>
            </w:pPr>
            <w:del w:id="5423" w:author="Tebokgo Mabuto (ECP)" w:date="2026-09-09T11:12:00Z" w16du:dateUtc="2026-09-09T09:12:00Z">
              <w:r w:rsidRPr="00325356" w:rsidDel="00EC2039">
                <w:rPr>
                  <w:rFonts w:ascii="Arial" w:hAnsi="Arial" w:cs="Arial"/>
                  <w:sz w:val="16"/>
                  <w:szCs w:val="16"/>
                </w:rPr>
                <w:delText>5</w:delText>
              </w:r>
            </w:del>
          </w:p>
        </w:tc>
        <w:tc>
          <w:tcPr>
            <w:tcW w:w="712" w:type="dxa"/>
          </w:tcPr>
          <w:p w14:paraId="106D5D76" w14:textId="67D057A7" w:rsidR="00287B14" w:rsidRPr="00325356" w:rsidDel="00EC2039" w:rsidRDefault="00287B14" w:rsidP="006A491F">
            <w:pPr>
              <w:jc w:val="center"/>
              <w:rPr>
                <w:del w:id="5424" w:author="Tebokgo Mabuto (ECP)" w:date="2026-09-09T11:12:00Z" w16du:dateUtc="2026-09-09T09:12:00Z"/>
                <w:rFonts w:ascii="Arial" w:hAnsi="Arial" w:cs="Arial"/>
                <w:sz w:val="16"/>
                <w:szCs w:val="16"/>
              </w:rPr>
            </w:pPr>
            <w:del w:id="5425" w:author="Tebokgo Mabuto (ECP)" w:date="2026-09-09T11:12:00Z" w16du:dateUtc="2026-09-09T09:12:00Z">
              <w:r w:rsidRPr="00325356" w:rsidDel="00EC2039">
                <w:rPr>
                  <w:rFonts w:ascii="Arial" w:hAnsi="Arial" w:cs="Arial"/>
                  <w:sz w:val="16"/>
                  <w:szCs w:val="16"/>
                </w:rPr>
                <w:delText>5</w:delText>
              </w:r>
            </w:del>
          </w:p>
        </w:tc>
        <w:tc>
          <w:tcPr>
            <w:tcW w:w="925" w:type="dxa"/>
            <w:tcBorders>
              <w:top w:val="nil"/>
              <w:bottom w:val="nil"/>
              <w:right w:val="nil"/>
            </w:tcBorders>
          </w:tcPr>
          <w:p w14:paraId="4EA7329C" w14:textId="581680AA" w:rsidR="00287B14" w:rsidRPr="00325356" w:rsidDel="00EC2039" w:rsidRDefault="00287B14" w:rsidP="006A491F">
            <w:pPr>
              <w:jc w:val="both"/>
              <w:rPr>
                <w:del w:id="5426" w:author="Tebokgo Mabuto (ECP)" w:date="2026-09-09T11:12:00Z" w16du:dateUtc="2026-09-09T09:12:00Z"/>
                <w:rFonts w:ascii="Arial" w:hAnsi="Arial" w:cs="Arial"/>
                <w:sz w:val="16"/>
                <w:szCs w:val="16"/>
              </w:rPr>
            </w:pPr>
            <w:del w:id="5427" w:author="Tebokgo Mabuto (ECP)" w:date="2026-09-09T11:12:00Z" w16du:dateUtc="2026-09-09T09:12:00Z">
              <w:r w:rsidRPr="00325356" w:rsidDel="00EC2039">
                <w:rPr>
                  <w:rFonts w:ascii="Arial" w:hAnsi="Arial" w:cs="Arial"/>
                  <w:sz w:val="16"/>
                  <w:szCs w:val="16"/>
                </w:rPr>
                <w:delText>CE(T)</w:delText>
              </w:r>
            </w:del>
          </w:p>
        </w:tc>
        <w:tc>
          <w:tcPr>
            <w:tcW w:w="2608" w:type="dxa"/>
            <w:tcBorders>
              <w:top w:val="nil"/>
              <w:left w:val="nil"/>
              <w:bottom w:val="nil"/>
              <w:right w:val="nil"/>
            </w:tcBorders>
          </w:tcPr>
          <w:p w14:paraId="7F4D7418" w14:textId="7315B201" w:rsidR="00287B14" w:rsidRPr="00325356" w:rsidDel="00EC2039" w:rsidRDefault="00287B14" w:rsidP="006A491F">
            <w:pPr>
              <w:jc w:val="both"/>
              <w:rPr>
                <w:del w:id="5428" w:author="Tebokgo Mabuto (ECP)" w:date="2026-09-09T11:12:00Z" w16du:dateUtc="2026-09-09T09:12:00Z"/>
                <w:rFonts w:ascii="Arial" w:hAnsi="Arial" w:cs="Arial"/>
                <w:sz w:val="16"/>
                <w:szCs w:val="16"/>
              </w:rPr>
            </w:pPr>
            <w:del w:id="5429" w:author="Tebokgo Mabuto (ECP)" w:date="2026-09-09T11:12:00Z" w16du:dateUtc="2026-09-09T09:12:00Z">
              <w:r w:rsidRPr="00325356" w:rsidDel="00EC2039">
                <w:rPr>
                  <w:rFonts w:ascii="Arial" w:hAnsi="Arial" w:cs="Arial"/>
                  <w:sz w:val="16"/>
                  <w:szCs w:val="16"/>
                </w:rPr>
                <w:delText>Contracts Engineer (Toll)</w:delText>
              </w:r>
            </w:del>
          </w:p>
        </w:tc>
      </w:tr>
      <w:tr w:rsidR="00287B14" w:rsidRPr="00325356" w:rsidDel="00EC2039" w14:paraId="018BD149" w14:textId="55F2921A" w:rsidTr="006A491F">
        <w:trPr>
          <w:trHeight w:val="184"/>
          <w:del w:id="5430" w:author="Tebokgo Mabuto (ECP)" w:date="2026-09-09T11:12:00Z" w16du:dateUtc="2026-09-09T09:12:00Z"/>
        </w:trPr>
        <w:tc>
          <w:tcPr>
            <w:tcW w:w="1174" w:type="dxa"/>
          </w:tcPr>
          <w:p w14:paraId="12C03824" w14:textId="33193256" w:rsidR="00287B14" w:rsidRPr="00325356" w:rsidDel="00EC2039" w:rsidRDefault="00287B14" w:rsidP="006A491F">
            <w:pPr>
              <w:jc w:val="center"/>
              <w:rPr>
                <w:del w:id="5431" w:author="Tebokgo Mabuto (ECP)" w:date="2026-09-09T11:12:00Z" w16du:dateUtc="2026-09-09T09:12:00Z"/>
                <w:rFonts w:ascii="Arial" w:hAnsi="Arial" w:cs="Arial"/>
                <w:sz w:val="16"/>
                <w:szCs w:val="16"/>
              </w:rPr>
            </w:pPr>
            <w:del w:id="5432" w:author="Tebokgo Mabuto (ECP)" w:date="2026-09-09T11:12:00Z" w16du:dateUtc="2026-09-09T09:12:00Z">
              <w:r w:rsidRPr="00325356" w:rsidDel="00EC2039">
                <w:rPr>
                  <w:rFonts w:ascii="Arial" w:hAnsi="Arial" w:cs="Arial"/>
                  <w:sz w:val="16"/>
                  <w:szCs w:val="16"/>
                </w:rPr>
                <w:delText>CM(T)</w:delText>
              </w:r>
            </w:del>
          </w:p>
        </w:tc>
        <w:tc>
          <w:tcPr>
            <w:tcW w:w="712" w:type="dxa"/>
          </w:tcPr>
          <w:p w14:paraId="73367413" w14:textId="49A03F87" w:rsidR="00287B14" w:rsidRPr="00325356" w:rsidDel="00EC2039" w:rsidRDefault="00287B14" w:rsidP="006A491F">
            <w:pPr>
              <w:jc w:val="center"/>
              <w:rPr>
                <w:del w:id="5433" w:author="Tebokgo Mabuto (ECP)" w:date="2026-09-09T11:12:00Z" w16du:dateUtc="2026-09-09T09:12:00Z"/>
                <w:rFonts w:ascii="Arial" w:hAnsi="Arial" w:cs="Arial"/>
                <w:sz w:val="16"/>
                <w:szCs w:val="16"/>
              </w:rPr>
            </w:pPr>
            <w:del w:id="5434" w:author="Tebokgo Mabuto (ECP)" w:date="2026-09-09T11:12:00Z" w16du:dateUtc="2026-09-09T09:12:00Z">
              <w:r w:rsidRPr="00325356" w:rsidDel="00EC2039">
                <w:rPr>
                  <w:rFonts w:ascii="Arial" w:hAnsi="Arial" w:cs="Arial"/>
                  <w:sz w:val="16"/>
                  <w:szCs w:val="16"/>
                </w:rPr>
                <w:delText>0</w:delText>
              </w:r>
            </w:del>
          </w:p>
        </w:tc>
        <w:tc>
          <w:tcPr>
            <w:tcW w:w="712" w:type="dxa"/>
          </w:tcPr>
          <w:p w14:paraId="0B0FE32F" w14:textId="7F06592E" w:rsidR="00287B14" w:rsidRPr="00325356" w:rsidDel="00EC2039" w:rsidRDefault="00287B14" w:rsidP="006A491F">
            <w:pPr>
              <w:jc w:val="center"/>
              <w:rPr>
                <w:del w:id="5435" w:author="Tebokgo Mabuto (ECP)" w:date="2026-09-09T11:12:00Z" w16du:dateUtc="2026-09-09T09:12:00Z"/>
                <w:rFonts w:ascii="Arial" w:hAnsi="Arial" w:cs="Arial"/>
                <w:b/>
                <w:bCs/>
                <w:sz w:val="16"/>
                <w:szCs w:val="16"/>
              </w:rPr>
            </w:pPr>
            <w:del w:id="5436" w:author="Tebokgo Mabuto (ECP)" w:date="2026-09-09T11:12:00Z" w16du:dateUtc="2026-09-09T09:12:00Z">
              <w:r w:rsidRPr="00325356" w:rsidDel="00EC2039">
                <w:rPr>
                  <w:rFonts w:ascii="Arial" w:hAnsi="Arial" w:cs="Arial"/>
                  <w:b/>
                  <w:bCs/>
                  <w:sz w:val="16"/>
                  <w:szCs w:val="16"/>
                </w:rPr>
                <w:delText>5</w:delText>
              </w:r>
            </w:del>
          </w:p>
        </w:tc>
        <w:tc>
          <w:tcPr>
            <w:tcW w:w="712" w:type="dxa"/>
          </w:tcPr>
          <w:p w14:paraId="7B8B334C" w14:textId="3A203EAB" w:rsidR="00287B14" w:rsidRPr="00325356" w:rsidDel="00EC2039" w:rsidRDefault="00287B14" w:rsidP="006A491F">
            <w:pPr>
              <w:jc w:val="center"/>
              <w:rPr>
                <w:del w:id="5437" w:author="Tebokgo Mabuto (ECP)" w:date="2026-09-09T11:12:00Z" w16du:dateUtc="2026-09-09T09:12:00Z"/>
                <w:rFonts w:ascii="Arial" w:hAnsi="Arial" w:cs="Arial"/>
                <w:sz w:val="16"/>
                <w:szCs w:val="16"/>
              </w:rPr>
            </w:pPr>
            <w:del w:id="5438" w:author="Tebokgo Mabuto (ECP)" w:date="2026-09-09T11:12:00Z" w16du:dateUtc="2026-09-09T09:12:00Z">
              <w:r w:rsidRPr="00325356" w:rsidDel="00EC2039">
                <w:rPr>
                  <w:rFonts w:ascii="Arial" w:hAnsi="Arial" w:cs="Arial"/>
                  <w:sz w:val="16"/>
                  <w:szCs w:val="16"/>
                </w:rPr>
                <w:delText>2.5</w:delText>
              </w:r>
            </w:del>
          </w:p>
        </w:tc>
        <w:tc>
          <w:tcPr>
            <w:tcW w:w="712" w:type="dxa"/>
          </w:tcPr>
          <w:p w14:paraId="263BF7C7" w14:textId="5D5E5E65" w:rsidR="00287B14" w:rsidRPr="00325356" w:rsidDel="00EC2039" w:rsidRDefault="00287B14" w:rsidP="006A491F">
            <w:pPr>
              <w:jc w:val="center"/>
              <w:rPr>
                <w:del w:id="5439" w:author="Tebokgo Mabuto (ECP)" w:date="2026-09-09T11:12:00Z" w16du:dateUtc="2026-09-09T09:12:00Z"/>
                <w:rFonts w:ascii="Arial" w:hAnsi="Arial" w:cs="Arial"/>
                <w:sz w:val="16"/>
                <w:szCs w:val="16"/>
              </w:rPr>
            </w:pPr>
            <w:del w:id="5440" w:author="Tebokgo Mabuto (ECP)" w:date="2026-09-09T11:12:00Z" w16du:dateUtc="2026-09-09T09:12:00Z">
              <w:r w:rsidRPr="00325356" w:rsidDel="00EC2039">
                <w:rPr>
                  <w:rFonts w:ascii="Arial" w:hAnsi="Arial" w:cs="Arial"/>
                  <w:sz w:val="16"/>
                  <w:szCs w:val="16"/>
                </w:rPr>
                <w:delText>2.5</w:delText>
              </w:r>
            </w:del>
          </w:p>
        </w:tc>
        <w:tc>
          <w:tcPr>
            <w:tcW w:w="712" w:type="dxa"/>
          </w:tcPr>
          <w:p w14:paraId="659D48DC" w14:textId="3CFD0CDC" w:rsidR="00287B14" w:rsidRPr="00325356" w:rsidDel="00EC2039" w:rsidRDefault="00287B14" w:rsidP="006A491F">
            <w:pPr>
              <w:jc w:val="center"/>
              <w:rPr>
                <w:del w:id="5441" w:author="Tebokgo Mabuto (ECP)" w:date="2026-09-09T11:12:00Z" w16du:dateUtc="2026-09-09T09:12:00Z"/>
                <w:rFonts w:ascii="Arial" w:hAnsi="Arial" w:cs="Arial"/>
                <w:sz w:val="16"/>
                <w:szCs w:val="16"/>
              </w:rPr>
            </w:pPr>
            <w:del w:id="5442" w:author="Tebokgo Mabuto (ECP)" w:date="2026-09-09T11:12:00Z" w16du:dateUtc="2026-09-09T09:12:00Z">
              <w:r w:rsidRPr="00325356" w:rsidDel="00EC2039">
                <w:rPr>
                  <w:rFonts w:ascii="Arial" w:hAnsi="Arial" w:cs="Arial"/>
                  <w:sz w:val="16"/>
                  <w:szCs w:val="16"/>
                </w:rPr>
                <w:delText>2.5</w:delText>
              </w:r>
            </w:del>
          </w:p>
        </w:tc>
        <w:tc>
          <w:tcPr>
            <w:tcW w:w="712" w:type="dxa"/>
          </w:tcPr>
          <w:p w14:paraId="5E010945" w14:textId="6FB2EB45" w:rsidR="00287B14" w:rsidRPr="00325356" w:rsidDel="00EC2039" w:rsidRDefault="00287B14" w:rsidP="006A491F">
            <w:pPr>
              <w:jc w:val="center"/>
              <w:rPr>
                <w:del w:id="5443" w:author="Tebokgo Mabuto (ECP)" w:date="2026-09-09T11:12:00Z" w16du:dateUtc="2026-09-09T09:12:00Z"/>
                <w:rFonts w:ascii="Arial" w:hAnsi="Arial" w:cs="Arial"/>
                <w:sz w:val="16"/>
                <w:szCs w:val="16"/>
              </w:rPr>
            </w:pPr>
            <w:del w:id="5444" w:author="Tebokgo Mabuto (ECP)" w:date="2026-09-09T11:12:00Z" w16du:dateUtc="2026-09-09T09:12:00Z">
              <w:r w:rsidRPr="00325356" w:rsidDel="00EC2039">
                <w:rPr>
                  <w:rFonts w:ascii="Arial" w:hAnsi="Arial" w:cs="Arial"/>
                  <w:sz w:val="16"/>
                  <w:szCs w:val="16"/>
                </w:rPr>
                <w:delText>2.5</w:delText>
              </w:r>
            </w:del>
          </w:p>
        </w:tc>
        <w:tc>
          <w:tcPr>
            <w:tcW w:w="712" w:type="dxa"/>
          </w:tcPr>
          <w:p w14:paraId="68CD84BD" w14:textId="0633AC52" w:rsidR="00287B14" w:rsidRPr="00325356" w:rsidDel="00EC2039" w:rsidRDefault="00287B14" w:rsidP="006A491F">
            <w:pPr>
              <w:jc w:val="center"/>
              <w:rPr>
                <w:del w:id="5445" w:author="Tebokgo Mabuto (ECP)" w:date="2026-09-09T11:12:00Z" w16du:dateUtc="2026-09-09T09:12:00Z"/>
                <w:rFonts w:ascii="Arial" w:hAnsi="Arial" w:cs="Arial"/>
                <w:sz w:val="16"/>
                <w:szCs w:val="16"/>
              </w:rPr>
            </w:pPr>
            <w:del w:id="5446" w:author="Tebokgo Mabuto (ECP)" w:date="2026-09-09T11:12:00Z" w16du:dateUtc="2026-09-09T09:12:00Z">
              <w:r w:rsidRPr="00325356" w:rsidDel="00EC2039">
                <w:rPr>
                  <w:rFonts w:ascii="Arial" w:hAnsi="Arial" w:cs="Arial"/>
                  <w:sz w:val="16"/>
                  <w:szCs w:val="16"/>
                </w:rPr>
                <w:delText>5</w:delText>
              </w:r>
            </w:del>
          </w:p>
        </w:tc>
        <w:tc>
          <w:tcPr>
            <w:tcW w:w="925" w:type="dxa"/>
            <w:tcBorders>
              <w:top w:val="nil"/>
              <w:bottom w:val="nil"/>
              <w:right w:val="nil"/>
            </w:tcBorders>
          </w:tcPr>
          <w:p w14:paraId="2F6A3D59" w14:textId="0321420A" w:rsidR="00287B14" w:rsidRPr="00325356" w:rsidDel="00EC2039" w:rsidRDefault="00287B14" w:rsidP="006A491F">
            <w:pPr>
              <w:jc w:val="both"/>
              <w:rPr>
                <w:del w:id="5447" w:author="Tebokgo Mabuto (ECP)" w:date="2026-09-09T11:12:00Z" w16du:dateUtc="2026-09-09T09:12:00Z"/>
                <w:rFonts w:ascii="Arial" w:hAnsi="Arial" w:cs="Arial"/>
                <w:sz w:val="16"/>
                <w:szCs w:val="16"/>
              </w:rPr>
            </w:pPr>
            <w:del w:id="5448" w:author="Tebokgo Mabuto (ECP)" w:date="2026-09-09T11:12:00Z" w16du:dateUtc="2026-09-09T09:12:00Z">
              <w:r w:rsidRPr="00325356" w:rsidDel="00EC2039">
                <w:rPr>
                  <w:rFonts w:ascii="Arial" w:hAnsi="Arial" w:cs="Arial"/>
                  <w:sz w:val="16"/>
                  <w:szCs w:val="16"/>
                </w:rPr>
                <w:delText>CM(T)</w:delText>
              </w:r>
            </w:del>
          </w:p>
        </w:tc>
        <w:tc>
          <w:tcPr>
            <w:tcW w:w="2608" w:type="dxa"/>
            <w:tcBorders>
              <w:top w:val="nil"/>
              <w:left w:val="nil"/>
              <w:bottom w:val="nil"/>
              <w:right w:val="nil"/>
            </w:tcBorders>
          </w:tcPr>
          <w:p w14:paraId="19C04E62" w14:textId="4D266B63" w:rsidR="00287B14" w:rsidRPr="00325356" w:rsidDel="00EC2039" w:rsidRDefault="00287B14" w:rsidP="006A491F">
            <w:pPr>
              <w:jc w:val="both"/>
              <w:rPr>
                <w:del w:id="5449" w:author="Tebokgo Mabuto (ECP)" w:date="2026-09-09T11:12:00Z" w16du:dateUtc="2026-09-09T09:12:00Z"/>
                <w:rFonts w:ascii="Arial" w:hAnsi="Arial" w:cs="Arial"/>
                <w:sz w:val="16"/>
                <w:szCs w:val="16"/>
              </w:rPr>
            </w:pPr>
            <w:del w:id="5450" w:author="Tebokgo Mabuto (ECP)" w:date="2026-09-09T11:12:00Z" w16du:dateUtc="2026-09-09T09:12:00Z">
              <w:r w:rsidRPr="00325356" w:rsidDel="00EC2039">
                <w:rPr>
                  <w:rFonts w:ascii="Arial" w:hAnsi="Arial" w:cs="Arial"/>
                  <w:sz w:val="16"/>
                  <w:szCs w:val="16"/>
                </w:rPr>
                <w:delText>Contracts Manager (Toll)</w:delText>
              </w:r>
            </w:del>
          </w:p>
        </w:tc>
      </w:tr>
      <w:tr w:rsidR="00287B14" w:rsidRPr="00325356" w:rsidDel="00EC2039" w14:paraId="64721452" w14:textId="21B506A8" w:rsidTr="006A491F">
        <w:trPr>
          <w:trHeight w:val="204"/>
          <w:del w:id="5451" w:author="Tebokgo Mabuto (ECP)" w:date="2026-09-09T11:12:00Z" w16du:dateUtc="2026-09-09T09:12:00Z"/>
        </w:trPr>
        <w:tc>
          <w:tcPr>
            <w:tcW w:w="1174" w:type="dxa"/>
          </w:tcPr>
          <w:p w14:paraId="6BE87C2A" w14:textId="6A80F5CE" w:rsidR="00287B14" w:rsidRPr="00325356" w:rsidDel="00EC2039" w:rsidRDefault="00287B14" w:rsidP="006A491F">
            <w:pPr>
              <w:jc w:val="center"/>
              <w:rPr>
                <w:del w:id="5452" w:author="Tebokgo Mabuto (ECP)" w:date="2026-09-09T11:12:00Z" w16du:dateUtc="2026-09-09T09:12:00Z"/>
                <w:rFonts w:ascii="Arial" w:hAnsi="Arial" w:cs="Arial"/>
                <w:sz w:val="16"/>
                <w:szCs w:val="16"/>
              </w:rPr>
            </w:pPr>
            <w:del w:id="5453" w:author="Tebokgo Mabuto (ECP)" w:date="2026-09-09T11:12:00Z" w16du:dateUtc="2026-09-09T09:12:00Z">
              <w:r w:rsidRPr="00325356" w:rsidDel="00EC2039">
                <w:rPr>
                  <w:rFonts w:ascii="Arial" w:hAnsi="Arial" w:cs="Arial"/>
                  <w:sz w:val="16"/>
                  <w:szCs w:val="16"/>
                </w:rPr>
                <w:delText>ETS(T)</w:delText>
              </w:r>
            </w:del>
          </w:p>
        </w:tc>
        <w:tc>
          <w:tcPr>
            <w:tcW w:w="712" w:type="dxa"/>
          </w:tcPr>
          <w:p w14:paraId="50F03C43" w14:textId="1734CB1E" w:rsidR="00287B14" w:rsidRPr="00325356" w:rsidDel="00EC2039" w:rsidRDefault="00287B14" w:rsidP="006A491F">
            <w:pPr>
              <w:jc w:val="center"/>
              <w:rPr>
                <w:del w:id="5454" w:author="Tebokgo Mabuto (ECP)" w:date="2026-09-09T11:12:00Z" w16du:dateUtc="2026-09-09T09:12:00Z"/>
                <w:rFonts w:ascii="Arial" w:hAnsi="Arial" w:cs="Arial"/>
                <w:sz w:val="16"/>
                <w:szCs w:val="16"/>
              </w:rPr>
            </w:pPr>
            <w:del w:id="5455" w:author="Tebokgo Mabuto (ECP)" w:date="2026-09-09T11:12:00Z" w16du:dateUtc="2026-09-09T09:12:00Z">
              <w:r w:rsidRPr="00325356" w:rsidDel="00EC2039">
                <w:rPr>
                  <w:rFonts w:ascii="Arial" w:hAnsi="Arial" w:cs="Arial"/>
                  <w:sz w:val="16"/>
                  <w:szCs w:val="16"/>
                </w:rPr>
                <w:delText>0</w:delText>
              </w:r>
            </w:del>
          </w:p>
        </w:tc>
        <w:tc>
          <w:tcPr>
            <w:tcW w:w="712" w:type="dxa"/>
          </w:tcPr>
          <w:p w14:paraId="2B44B606" w14:textId="25244108" w:rsidR="00287B14" w:rsidRPr="00325356" w:rsidDel="00EC2039" w:rsidRDefault="00287B14" w:rsidP="006A491F">
            <w:pPr>
              <w:jc w:val="center"/>
              <w:rPr>
                <w:del w:id="5456" w:author="Tebokgo Mabuto (ECP)" w:date="2026-09-09T11:12:00Z" w16du:dateUtc="2026-09-09T09:12:00Z"/>
                <w:rFonts w:ascii="Arial" w:hAnsi="Arial" w:cs="Arial"/>
                <w:b/>
                <w:bCs/>
                <w:sz w:val="16"/>
                <w:szCs w:val="16"/>
              </w:rPr>
            </w:pPr>
            <w:del w:id="5457" w:author="Tebokgo Mabuto (ECP)" w:date="2026-09-09T11:12:00Z" w16du:dateUtc="2026-09-09T09:12:00Z">
              <w:r w:rsidRPr="00325356" w:rsidDel="00EC2039">
                <w:rPr>
                  <w:rFonts w:ascii="Arial" w:hAnsi="Arial" w:cs="Arial"/>
                  <w:b/>
                  <w:bCs/>
                  <w:sz w:val="16"/>
                  <w:szCs w:val="16"/>
                </w:rPr>
                <w:delText>0</w:delText>
              </w:r>
            </w:del>
          </w:p>
        </w:tc>
        <w:tc>
          <w:tcPr>
            <w:tcW w:w="712" w:type="dxa"/>
          </w:tcPr>
          <w:p w14:paraId="0607DC4D" w14:textId="6EF63349" w:rsidR="00287B14" w:rsidRPr="00325356" w:rsidDel="00EC2039" w:rsidRDefault="00287B14" w:rsidP="006A491F">
            <w:pPr>
              <w:jc w:val="center"/>
              <w:rPr>
                <w:del w:id="5458" w:author="Tebokgo Mabuto (ECP)" w:date="2026-09-09T11:12:00Z" w16du:dateUtc="2026-09-09T09:12:00Z"/>
                <w:rFonts w:ascii="Arial" w:hAnsi="Arial" w:cs="Arial"/>
                <w:sz w:val="16"/>
                <w:szCs w:val="16"/>
              </w:rPr>
            </w:pPr>
            <w:del w:id="5459" w:author="Tebokgo Mabuto (ECP)" w:date="2026-09-09T11:12:00Z" w16du:dateUtc="2026-09-09T09:12:00Z">
              <w:r w:rsidRPr="00325356" w:rsidDel="00EC2039">
                <w:rPr>
                  <w:rFonts w:ascii="Arial" w:hAnsi="Arial" w:cs="Arial"/>
                  <w:sz w:val="16"/>
                  <w:szCs w:val="16"/>
                </w:rPr>
                <w:delText>0</w:delText>
              </w:r>
            </w:del>
          </w:p>
        </w:tc>
        <w:tc>
          <w:tcPr>
            <w:tcW w:w="712" w:type="dxa"/>
          </w:tcPr>
          <w:p w14:paraId="769B1A76" w14:textId="6C36F694" w:rsidR="00287B14" w:rsidRPr="00325356" w:rsidDel="00EC2039" w:rsidRDefault="00287B14" w:rsidP="006A491F">
            <w:pPr>
              <w:jc w:val="center"/>
              <w:rPr>
                <w:del w:id="5460" w:author="Tebokgo Mabuto (ECP)" w:date="2026-09-09T11:12:00Z" w16du:dateUtc="2026-09-09T09:12:00Z"/>
                <w:rFonts w:ascii="Arial" w:hAnsi="Arial" w:cs="Arial"/>
                <w:sz w:val="16"/>
                <w:szCs w:val="16"/>
              </w:rPr>
            </w:pPr>
            <w:del w:id="5461" w:author="Tebokgo Mabuto (ECP)" w:date="2026-09-09T11:12:00Z" w16du:dateUtc="2026-09-09T09:12:00Z">
              <w:r w:rsidRPr="00325356" w:rsidDel="00EC2039">
                <w:rPr>
                  <w:rFonts w:ascii="Arial" w:hAnsi="Arial" w:cs="Arial"/>
                  <w:sz w:val="16"/>
                  <w:szCs w:val="16"/>
                </w:rPr>
                <w:delText>0</w:delText>
              </w:r>
            </w:del>
          </w:p>
        </w:tc>
        <w:tc>
          <w:tcPr>
            <w:tcW w:w="712" w:type="dxa"/>
          </w:tcPr>
          <w:p w14:paraId="37530C51" w14:textId="41E897CF" w:rsidR="00287B14" w:rsidRPr="00325356" w:rsidDel="00EC2039" w:rsidRDefault="00287B14" w:rsidP="006A491F">
            <w:pPr>
              <w:jc w:val="center"/>
              <w:rPr>
                <w:del w:id="5462" w:author="Tebokgo Mabuto (ECP)" w:date="2026-09-09T11:12:00Z" w16du:dateUtc="2026-09-09T09:12:00Z"/>
                <w:rFonts w:ascii="Arial" w:hAnsi="Arial" w:cs="Arial"/>
                <w:sz w:val="16"/>
                <w:szCs w:val="16"/>
              </w:rPr>
            </w:pPr>
            <w:del w:id="5463" w:author="Tebokgo Mabuto (ECP)" w:date="2026-09-09T11:12:00Z" w16du:dateUtc="2026-09-09T09:12:00Z">
              <w:r w:rsidRPr="00325356" w:rsidDel="00EC2039">
                <w:rPr>
                  <w:rFonts w:ascii="Arial" w:hAnsi="Arial" w:cs="Arial"/>
                  <w:sz w:val="16"/>
                  <w:szCs w:val="16"/>
                </w:rPr>
                <w:delText>2.5</w:delText>
              </w:r>
            </w:del>
          </w:p>
        </w:tc>
        <w:tc>
          <w:tcPr>
            <w:tcW w:w="712" w:type="dxa"/>
          </w:tcPr>
          <w:p w14:paraId="080C4530" w14:textId="1E87F3EB" w:rsidR="00287B14" w:rsidRPr="00325356" w:rsidDel="00EC2039" w:rsidRDefault="00287B14" w:rsidP="006A491F">
            <w:pPr>
              <w:jc w:val="center"/>
              <w:rPr>
                <w:del w:id="5464" w:author="Tebokgo Mabuto (ECP)" w:date="2026-09-09T11:12:00Z" w16du:dateUtc="2026-09-09T09:12:00Z"/>
                <w:rFonts w:ascii="Arial" w:hAnsi="Arial" w:cs="Arial"/>
                <w:sz w:val="16"/>
                <w:szCs w:val="16"/>
              </w:rPr>
            </w:pPr>
            <w:del w:id="5465" w:author="Tebokgo Mabuto (ECP)" w:date="2026-09-09T11:12:00Z" w16du:dateUtc="2026-09-09T09:12:00Z">
              <w:r w:rsidRPr="00325356" w:rsidDel="00EC2039">
                <w:rPr>
                  <w:rFonts w:ascii="Arial" w:hAnsi="Arial" w:cs="Arial"/>
                  <w:sz w:val="16"/>
                  <w:szCs w:val="16"/>
                </w:rPr>
                <w:delText>2.5</w:delText>
              </w:r>
            </w:del>
          </w:p>
        </w:tc>
        <w:tc>
          <w:tcPr>
            <w:tcW w:w="712" w:type="dxa"/>
          </w:tcPr>
          <w:p w14:paraId="59C6FA08" w14:textId="3DA3F5ED" w:rsidR="00287B14" w:rsidRPr="00325356" w:rsidDel="00EC2039" w:rsidRDefault="00287B14" w:rsidP="006A491F">
            <w:pPr>
              <w:jc w:val="center"/>
              <w:rPr>
                <w:del w:id="5466" w:author="Tebokgo Mabuto (ECP)" w:date="2026-09-09T11:12:00Z" w16du:dateUtc="2026-09-09T09:12:00Z"/>
                <w:rFonts w:ascii="Arial" w:hAnsi="Arial" w:cs="Arial"/>
                <w:sz w:val="16"/>
                <w:szCs w:val="16"/>
              </w:rPr>
            </w:pPr>
            <w:del w:id="5467" w:author="Tebokgo Mabuto (ECP)" w:date="2026-09-09T11:12:00Z" w16du:dateUtc="2026-09-09T09:12:00Z">
              <w:r w:rsidRPr="00325356" w:rsidDel="00EC2039">
                <w:rPr>
                  <w:rFonts w:ascii="Arial" w:hAnsi="Arial" w:cs="Arial"/>
                  <w:sz w:val="16"/>
                  <w:szCs w:val="16"/>
                </w:rPr>
                <w:delText>2.5</w:delText>
              </w:r>
            </w:del>
          </w:p>
        </w:tc>
        <w:tc>
          <w:tcPr>
            <w:tcW w:w="925" w:type="dxa"/>
            <w:tcBorders>
              <w:top w:val="nil"/>
              <w:bottom w:val="nil"/>
              <w:right w:val="nil"/>
            </w:tcBorders>
          </w:tcPr>
          <w:p w14:paraId="4172FC91" w14:textId="6480A221" w:rsidR="00287B14" w:rsidRPr="00325356" w:rsidDel="00EC2039" w:rsidRDefault="00287B14" w:rsidP="006A491F">
            <w:pPr>
              <w:jc w:val="both"/>
              <w:rPr>
                <w:del w:id="5468" w:author="Tebokgo Mabuto (ECP)" w:date="2026-09-09T11:12:00Z" w16du:dateUtc="2026-09-09T09:12:00Z"/>
                <w:rFonts w:ascii="Arial" w:hAnsi="Arial" w:cs="Arial"/>
                <w:sz w:val="16"/>
                <w:szCs w:val="16"/>
              </w:rPr>
            </w:pPr>
            <w:del w:id="5469" w:author="Tebokgo Mabuto (ECP)" w:date="2026-09-09T11:12:00Z" w16du:dateUtc="2026-09-09T09:12:00Z">
              <w:r w:rsidRPr="00325356" w:rsidDel="00EC2039">
                <w:rPr>
                  <w:rFonts w:ascii="Arial" w:hAnsi="Arial" w:cs="Arial"/>
                  <w:sz w:val="16"/>
                  <w:szCs w:val="16"/>
                </w:rPr>
                <w:delText>ETS(T)</w:delText>
              </w:r>
            </w:del>
          </w:p>
        </w:tc>
        <w:tc>
          <w:tcPr>
            <w:tcW w:w="2608" w:type="dxa"/>
            <w:tcBorders>
              <w:top w:val="nil"/>
              <w:left w:val="nil"/>
              <w:bottom w:val="nil"/>
              <w:right w:val="nil"/>
            </w:tcBorders>
          </w:tcPr>
          <w:p w14:paraId="73502396" w14:textId="5355E813" w:rsidR="00287B14" w:rsidRPr="00325356" w:rsidDel="00EC2039" w:rsidRDefault="00287B14" w:rsidP="006A491F">
            <w:pPr>
              <w:jc w:val="both"/>
              <w:rPr>
                <w:del w:id="5470" w:author="Tebokgo Mabuto (ECP)" w:date="2026-09-09T11:12:00Z" w16du:dateUtc="2026-09-09T09:12:00Z"/>
                <w:rFonts w:ascii="Arial" w:hAnsi="Arial" w:cs="Arial"/>
                <w:sz w:val="16"/>
                <w:szCs w:val="16"/>
              </w:rPr>
            </w:pPr>
            <w:del w:id="5471" w:author="Tebokgo Mabuto (ECP)" w:date="2026-09-09T11:12:00Z" w16du:dateUtc="2026-09-09T09:12:00Z">
              <w:r w:rsidRPr="00325356" w:rsidDel="00EC2039">
                <w:rPr>
                  <w:rFonts w:ascii="Arial" w:hAnsi="Arial" w:cs="Arial"/>
                  <w:sz w:val="16"/>
                  <w:szCs w:val="16"/>
                </w:rPr>
                <w:delText>Electronic Systems Engineer (Toll)</w:delText>
              </w:r>
            </w:del>
          </w:p>
        </w:tc>
      </w:tr>
      <w:tr w:rsidR="00287B14" w:rsidRPr="00325356" w:rsidDel="00EC2039" w14:paraId="4841ECB7" w14:textId="234E81BB" w:rsidTr="006A491F">
        <w:trPr>
          <w:trHeight w:val="184"/>
          <w:del w:id="5472" w:author="Tebokgo Mabuto (ECP)" w:date="2026-09-09T11:12:00Z" w16du:dateUtc="2026-09-09T09:12:00Z"/>
        </w:trPr>
        <w:tc>
          <w:tcPr>
            <w:tcW w:w="1174" w:type="dxa"/>
          </w:tcPr>
          <w:p w14:paraId="07827E1C" w14:textId="318976AC" w:rsidR="00287B14" w:rsidRPr="00325356" w:rsidDel="00EC2039" w:rsidRDefault="00287B14" w:rsidP="006A491F">
            <w:pPr>
              <w:jc w:val="center"/>
              <w:rPr>
                <w:del w:id="5473" w:author="Tebokgo Mabuto (ECP)" w:date="2026-09-09T11:12:00Z" w16du:dateUtc="2026-09-09T09:12:00Z"/>
                <w:rFonts w:ascii="Arial" w:hAnsi="Arial" w:cs="Arial"/>
                <w:sz w:val="16"/>
                <w:szCs w:val="16"/>
              </w:rPr>
            </w:pPr>
            <w:del w:id="5474" w:author="Tebokgo Mabuto (ECP)" w:date="2026-09-09T11:12:00Z" w16du:dateUtc="2026-09-09T09:12:00Z">
              <w:r w:rsidRPr="00325356" w:rsidDel="00EC2039">
                <w:rPr>
                  <w:rFonts w:ascii="Arial" w:hAnsi="Arial" w:cs="Arial"/>
                  <w:sz w:val="16"/>
                  <w:szCs w:val="16"/>
                </w:rPr>
                <w:delText>ES</w:delText>
              </w:r>
            </w:del>
          </w:p>
        </w:tc>
        <w:tc>
          <w:tcPr>
            <w:tcW w:w="712" w:type="dxa"/>
          </w:tcPr>
          <w:p w14:paraId="342CB65D" w14:textId="1A9D397D" w:rsidR="00287B14" w:rsidRPr="00325356" w:rsidDel="00EC2039" w:rsidRDefault="00287B14" w:rsidP="006A491F">
            <w:pPr>
              <w:jc w:val="center"/>
              <w:rPr>
                <w:del w:id="5475" w:author="Tebokgo Mabuto (ECP)" w:date="2026-09-09T11:12:00Z" w16du:dateUtc="2026-09-09T09:12:00Z"/>
                <w:rFonts w:ascii="Arial" w:hAnsi="Arial" w:cs="Arial"/>
                <w:sz w:val="16"/>
                <w:szCs w:val="16"/>
              </w:rPr>
            </w:pPr>
            <w:del w:id="5476" w:author="Tebokgo Mabuto (ECP)" w:date="2026-09-09T11:12:00Z" w16du:dateUtc="2026-09-09T09:12:00Z">
              <w:r w:rsidRPr="00325356" w:rsidDel="00EC2039">
                <w:rPr>
                  <w:rFonts w:ascii="Arial" w:hAnsi="Arial" w:cs="Arial"/>
                  <w:sz w:val="16"/>
                  <w:szCs w:val="16"/>
                </w:rPr>
                <w:delText>0</w:delText>
              </w:r>
            </w:del>
          </w:p>
        </w:tc>
        <w:tc>
          <w:tcPr>
            <w:tcW w:w="712" w:type="dxa"/>
          </w:tcPr>
          <w:p w14:paraId="325CDE7C" w14:textId="20D348DD" w:rsidR="00287B14" w:rsidRPr="00325356" w:rsidDel="00EC2039" w:rsidRDefault="00287B14" w:rsidP="006A491F">
            <w:pPr>
              <w:jc w:val="center"/>
              <w:rPr>
                <w:del w:id="5477" w:author="Tebokgo Mabuto (ECP)" w:date="2026-09-09T11:12:00Z" w16du:dateUtc="2026-09-09T09:12:00Z"/>
                <w:rFonts w:ascii="Arial" w:hAnsi="Arial" w:cs="Arial"/>
                <w:b/>
                <w:bCs/>
                <w:sz w:val="16"/>
                <w:szCs w:val="16"/>
              </w:rPr>
            </w:pPr>
            <w:del w:id="5478" w:author="Tebokgo Mabuto (ECP)" w:date="2026-09-09T11:12:00Z" w16du:dateUtc="2026-09-09T09:12:00Z">
              <w:r w:rsidRPr="00325356" w:rsidDel="00EC2039">
                <w:rPr>
                  <w:rFonts w:ascii="Arial" w:hAnsi="Arial" w:cs="Arial"/>
                  <w:b/>
                  <w:bCs/>
                  <w:sz w:val="16"/>
                  <w:szCs w:val="16"/>
                </w:rPr>
                <w:delText>0</w:delText>
              </w:r>
            </w:del>
          </w:p>
        </w:tc>
        <w:tc>
          <w:tcPr>
            <w:tcW w:w="712" w:type="dxa"/>
          </w:tcPr>
          <w:p w14:paraId="2FD00693" w14:textId="4365FDFD" w:rsidR="00287B14" w:rsidRPr="00325356" w:rsidDel="00EC2039" w:rsidRDefault="00287B14" w:rsidP="006A491F">
            <w:pPr>
              <w:jc w:val="center"/>
              <w:rPr>
                <w:del w:id="5479" w:author="Tebokgo Mabuto (ECP)" w:date="2026-09-09T11:12:00Z" w16du:dateUtc="2026-09-09T09:12:00Z"/>
                <w:rFonts w:ascii="Arial" w:hAnsi="Arial" w:cs="Arial"/>
                <w:sz w:val="16"/>
                <w:szCs w:val="16"/>
              </w:rPr>
            </w:pPr>
            <w:del w:id="5480" w:author="Tebokgo Mabuto (ECP)" w:date="2026-09-09T11:12:00Z" w16du:dateUtc="2026-09-09T09:12:00Z">
              <w:r w:rsidRPr="00325356" w:rsidDel="00EC2039">
                <w:rPr>
                  <w:rFonts w:ascii="Arial" w:hAnsi="Arial" w:cs="Arial"/>
                  <w:sz w:val="16"/>
                  <w:szCs w:val="16"/>
                </w:rPr>
                <w:delText>0</w:delText>
              </w:r>
            </w:del>
          </w:p>
        </w:tc>
        <w:tc>
          <w:tcPr>
            <w:tcW w:w="712" w:type="dxa"/>
          </w:tcPr>
          <w:p w14:paraId="5A9912D6" w14:textId="7F0477F2" w:rsidR="00287B14" w:rsidRPr="00325356" w:rsidDel="00EC2039" w:rsidRDefault="00287B14" w:rsidP="006A491F">
            <w:pPr>
              <w:jc w:val="center"/>
              <w:rPr>
                <w:del w:id="5481" w:author="Tebokgo Mabuto (ECP)" w:date="2026-09-09T11:12:00Z" w16du:dateUtc="2026-09-09T09:12:00Z"/>
                <w:rFonts w:ascii="Arial" w:hAnsi="Arial" w:cs="Arial"/>
                <w:sz w:val="16"/>
                <w:szCs w:val="16"/>
              </w:rPr>
            </w:pPr>
            <w:del w:id="5482" w:author="Tebokgo Mabuto (ECP)" w:date="2026-09-09T11:12:00Z" w16du:dateUtc="2026-09-09T09:12:00Z">
              <w:r w:rsidRPr="00325356" w:rsidDel="00EC2039">
                <w:rPr>
                  <w:rFonts w:ascii="Arial" w:hAnsi="Arial" w:cs="Arial"/>
                  <w:sz w:val="16"/>
                  <w:szCs w:val="16"/>
                </w:rPr>
                <w:delText>0</w:delText>
              </w:r>
            </w:del>
          </w:p>
        </w:tc>
        <w:tc>
          <w:tcPr>
            <w:tcW w:w="712" w:type="dxa"/>
          </w:tcPr>
          <w:p w14:paraId="3D7488FD" w14:textId="19F8A468" w:rsidR="00287B14" w:rsidRPr="00325356" w:rsidDel="00EC2039" w:rsidRDefault="00287B14" w:rsidP="006A491F">
            <w:pPr>
              <w:jc w:val="center"/>
              <w:rPr>
                <w:del w:id="5483" w:author="Tebokgo Mabuto (ECP)" w:date="2026-09-09T11:12:00Z" w16du:dateUtc="2026-09-09T09:12:00Z"/>
                <w:rFonts w:ascii="Arial" w:hAnsi="Arial" w:cs="Arial"/>
                <w:sz w:val="16"/>
                <w:szCs w:val="16"/>
              </w:rPr>
            </w:pPr>
            <w:del w:id="5484" w:author="Tebokgo Mabuto (ECP)" w:date="2026-09-09T11:12:00Z" w16du:dateUtc="2026-09-09T09:12:00Z">
              <w:r w:rsidRPr="00325356" w:rsidDel="00EC2039">
                <w:rPr>
                  <w:rFonts w:ascii="Arial" w:hAnsi="Arial" w:cs="Arial"/>
                  <w:sz w:val="16"/>
                  <w:szCs w:val="16"/>
                </w:rPr>
                <w:delText>0</w:delText>
              </w:r>
            </w:del>
          </w:p>
        </w:tc>
        <w:tc>
          <w:tcPr>
            <w:tcW w:w="712" w:type="dxa"/>
          </w:tcPr>
          <w:p w14:paraId="3AB8254E" w14:textId="79B390CF" w:rsidR="00287B14" w:rsidRPr="00325356" w:rsidDel="00EC2039" w:rsidRDefault="00287B14" w:rsidP="006A491F">
            <w:pPr>
              <w:jc w:val="center"/>
              <w:rPr>
                <w:del w:id="5485" w:author="Tebokgo Mabuto (ECP)" w:date="2026-09-09T11:12:00Z" w16du:dateUtc="2026-09-09T09:12:00Z"/>
                <w:rFonts w:ascii="Arial" w:hAnsi="Arial" w:cs="Arial"/>
                <w:sz w:val="16"/>
                <w:szCs w:val="16"/>
              </w:rPr>
            </w:pPr>
            <w:del w:id="5486" w:author="Tebokgo Mabuto (ECP)" w:date="2026-09-09T11:12:00Z" w16du:dateUtc="2026-09-09T09:12:00Z">
              <w:r w:rsidRPr="00325356" w:rsidDel="00EC2039">
                <w:rPr>
                  <w:rFonts w:ascii="Arial" w:hAnsi="Arial" w:cs="Arial"/>
                  <w:sz w:val="16"/>
                  <w:szCs w:val="16"/>
                </w:rPr>
                <w:delText>0</w:delText>
              </w:r>
            </w:del>
          </w:p>
        </w:tc>
        <w:tc>
          <w:tcPr>
            <w:tcW w:w="712" w:type="dxa"/>
          </w:tcPr>
          <w:p w14:paraId="457C018B" w14:textId="0F3E8389" w:rsidR="00287B14" w:rsidRPr="00325356" w:rsidDel="00EC2039" w:rsidRDefault="00287B14" w:rsidP="006A491F">
            <w:pPr>
              <w:jc w:val="center"/>
              <w:rPr>
                <w:del w:id="5487" w:author="Tebokgo Mabuto (ECP)" w:date="2026-09-09T11:12:00Z" w16du:dateUtc="2026-09-09T09:12:00Z"/>
                <w:rFonts w:ascii="Arial" w:hAnsi="Arial" w:cs="Arial"/>
                <w:sz w:val="16"/>
                <w:szCs w:val="16"/>
              </w:rPr>
            </w:pPr>
            <w:del w:id="5488" w:author="Tebokgo Mabuto (ECP)" w:date="2026-09-09T11:12:00Z" w16du:dateUtc="2026-09-09T09:12:00Z">
              <w:r w:rsidRPr="00325356" w:rsidDel="00EC2039">
                <w:rPr>
                  <w:rFonts w:ascii="Arial" w:hAnsi="Arial" w:cs="Arial"/>
                  <w:sz w:val="16"/>
                  <w:szCs w:val="16"/>
                </w:rPr>
                <w:delText>2.5</w:delText>
              </w:r>
            </w:del>
          </w:p>
        </w:tc>
        <w:tc>
          <w:tcPr>
            <w:tcW w:w="925" w:type="dxa"/>
            <w:tcBorders>
              <w:top w:val="nil"/>
              <w:bottom w:val="nil"/>
              <w:right w:val="nil"/>
            </w:tcBorders>
          </w:tcPr>
          <w:p w14:paraId="41541407" w14:textId="400FD40F" w:rsidR="00287B14" w:rsidRPr="00325356" w:rsidDel="00EC2039" w:rsidRDefault="00287B14" w:rsidP="006A491F">
            <w:pPr>
              <w:jc w:val="both"/>
              <w:rPr>
                <w:del w:id="5489" w:author="Tebokgo Mabuto (ECP)" w:date="2026-09-09T11:12:00Z" w16du:dateUtc="2026-09-09T09:12:00Z"/>
                <w:rFonts w:ascii="Arial" w:hAnsi="Arial" w:cs="Arial"/>
                <w:sz w:val="16"/>
                <w:szCs w:val="16"/>
              </w:rPr>
            </w:pPr>
            <w:del w:id="5490" w:author="Tebokgo Mabuto (ECP)" w:date="2026-09-09T11:12:00Z" w16du:dateUtc="2026-09-09T09:12:00Z">
              <w:r w:rsidRPr="00325356" w:rsidDel="00EC2039">
                <w:rPr>
                  <w:rFonts w:ascii="Arial" w:hAnsi="Arial" w:cs="Arial"/>
                  <w:sz w:val="16"/>
                  <w:szCs w:val="16"/>
                </w:rPr>
                <w:delText>ES</w:delText>
              </w:r>
            </w:del>
          </w:p>
        </w:tc>
        <w:tc>
          <w:tcPr>
            <w:tcW w:w="2608" w:type="dxa"/>
            <w:tcBorders>
              <w:top w:val="nil"/>
              <w:left w:val="nil"/>
              <w:bottom w:val="nil"/>
              <w:right w:val="nil"/>
            </w:tcBorders>
          </w:tcPr>
          <w:p w14:paraId="519124E9" w14:textId="567D6312" w:rsidR="00287B14" w:rsidRPr="00325356" w:rsidDel="00EC2039" w:rsidRDefault="00287B14" w:rsidP="006A491F">
            <w:pPr>
              <w:jc w:val="both"/>
              <w:rPr>
                <w:del w:id="5491" w:author="Tebokgo Mabuto (ECP)" w:date="2026-09-09T11:12:00Z" w16du:dateUtc="2026-09-09T09:12:00Z"/>
                <w:rFonts w:ascii="Arial" w:hAnsi="Arial" w:cs="Arial"/>
                <w:sz w:val="16"/>
                <w:szCs w:val="16"/>
              </w:rPr>
            </w:pPr>
            <w:del w:id="5492" w:author="Tebokgo Mabuto (ECP)" w:date="2026-09-09T11:12:00Z" w16du:dateUtc="2026-09-09T09:12:00Z">
              <w:r w:rsidRPr="00325356" w:rsidDel="00EC2039">
                <w:rPr>
                  <w:rFonts w:ascii="Arial" w:hAnsi="Arial" w:cs="Arial"/>
                  <w:sz w:val="16"/>
                  <w:szCs w:val="16"/>
                </w:rPr>
                <w:delText>Electrical Systems Engineer</w:delText>
              </w:r>
            </w:del>
          </w:p>
        </w:tc>
      </w:tr>
      <w:tr w:rsidR="00287B14" w:rsidRPr="00325356" w:rsidDel="00EC2039" w14:paraId="2C94EE86" w14:textId="1C478AA2" w:rsidTr="006A491F">
        <w:trPr>
          <w:trHeight w:val="184"/>
          <w:del w:id="5493" w:author="Tebokgo Mabuto (ECP)" w:date="2026-09-09T11:12:00Z" w16du:dateUtc="2026-09-09T09:12:00Z"/>
        </w:trPr>
        <w:tc>
          <w:tcPr>
            <w:tcW w:w="1174" w:type="dxa"/>
          </w:tcPr>
          <w:p w14:paraId="2422FBCE" w14:textId="75CA3770" w:rsidR="00287B14" w:rsidRPr="00325356" w:rsidDel="00EC2039" w:rsidRDefault="00287B14" w:rsidP="006A491F">
            <w:pPr>
              <w:jc w:val="center"/>
              <w:rPr>
                <w:del w:id="5494" w:author="Tebokgo Mabuto (ECP)" w:date="2026-09-09T11:12:00Z" w16du:dateUtc="2026-09-09T09:12:00Z"/>
                <w:rFonts w:ascii="Arial" w:hAnsi="Arial" w:cs="Arial"/>
                <w:sz w:val="16"/>
                <w:szCs w:val="16"/>
              </w:rPr>
            </w:pPr>
            <w:del w:id="5495" w:author="Tebokgo Mabuto (ECP)" w:date="2026-09-09T11:12:00Z" w16du:dateUtc="2026-09-09T09:12:00Z">
              <w:r w:rsidRPr="00325356" w:rsidDel="00EC2039">
                <w:rPr>
                  <w:rFonts w:ascii="Arial" w:hAnsi="Arial" w:cs="Arial"/>
                  <w:sz w:val="16"/>
                  <w:szCs w:val="16"/>
                </w:rPr>
                <w:delText>MS</w:delText>
              </w:r>
            </w:del>
          </w:p>
        </w:tc>
        <w:tc>
          <w:tcPr>
            <w:tcW w:w="712" w:type="dxa"/>
          </w:tcPr>
          <w:p w14:paraId="6D22C0B6" w14:textId="2D1715EC" w:rsidR="00287B14" w:rsidRPr="00325356" w:rsidDel="00EC2039" w:rsidRDefault="00287B14" w:rsidP="006A491F">
            <w:pPr>
              <w:jc w:val="center"/>
              <w:rPr>
                <w:del w:id="5496" w:author="Tebokgo Mabuto (ECP)" w:date="2026-09-09T11:12:00Z" w16du:dateUtc="2026-09-09T09:12:00Z"/>
                <w:rFonts w:ascii="Arial" w:hAnsi="Arial" w:cs="Arial"/>
                <w:sz w:val="16"/>
                <w:szCs w:val="16"/>
              </w:rPr>
            </w:pPr>
            <w:del w:id="5497" w:author="Tebokgo Mabuto (ECP)" w:date="2026-09-09T11:12:00Z" w16du:dateUtc="2026-09-09T09:12:00Z">
              <w:r w:rsidRPr="00325356" w:rsidDel="00EC2039">
                <w:rPr>
                  <w:rFonts w:ascii="Arial" w:hAnsi="Arial" w:cs="Arial"/>
                  <w:sz w:val="16"/>
                  <w:szCs w:val="16"/>
                </w:rPr>
                <w:delText>0</w:delText>
              </w:r>
            </w:del>
          </w:p>
        </w:tc>
        <w:tc>
          <w:tcPr>
            <w:tcW w:w="712" w:type="dxa"/>
          </w:tcPr>
          <w:p w14:paraId="6947ECC4" w14:textId="3F65FD1A" w:rsidR="00287B14" w:rsidRPr="00325356" w:rsidDel="00EC2039" w:rsidRDefault="00287B14" w:rsidP="006A491F">
            <w:pPr>
              <w:jc w:val="center"/>
              <w:rPr>
                <w:del w:id="5498" w:author="Tebokgo Mabuto (ECP)" w:date="2026-09-09T11:12:00Z" w16du:dateUtc="2026-09-09T09:12:00Z"/>
                <w:rFonts w:ascii="Arial" w:hAnsi="Arial" w:cs="Arial"/>
                <w:b/>
                <w:bCs/>
                <w:sz w:val="16"/>
                <w:szCs w:val="16"/>
              </w:rPr>
            </w:pPr>
            <w:del w:id="5499" w:author="Tebokgo Mabuto (ECP)" w:date="2026-09-09T11:12:00Z" w16du:dateUtc="2026-09-09T09:12:00Z">
              <w:r w:rsidRPr="00325356" w:rsidDel="00EC2039">
                <w:rPr>
                  <w:rFonts w:ascii="Arial" w:hAnsi="Arial" w:cs="Arial"/>
                  <w:b/>
                  <w:bCs/>
                  <w:sz w:val="16"/>
                  <w:szCs w:val="16"/>
                </w:rPr>
                <w:delText>0</w:delText>
              </w:r>
            </w:del>
          </w:p>
        </w:tc>
        <w:tc>
          <w:tcPr>
            <w:tcW w:w="712" w:type="dxa"/>
          </w:tcPr>
          <w:p w14:paraId="075315B7" w14:textId="42442B9D" w:rsidR="00287B14" w:rsidRPr="00325356" w:rsidDel="00EC2039" w:rsidRDefault="00287B14" w:rsidP="006A491F">
            <w:pPr>
              <w:jc w:val="center"/>
              <w:rPr>
                <w:del w:id="5500" w:author="Tebokgo Mabuto (ECP)" w:date="2026-09-09T11:12:00Z" w16du:dateUtc="2026-09-09T09:12:00Z"/>
                <w:rFonts w:ascii="Arial" w:hAnsi="Arial" w:cs="Arial"/>
                <w:sz w:val="16"/>
                <w:szCs w:val="16"/>
              </w:rPr>
            </w:pPr>
            <w:del w:id="5501" w:author="Tebokgo Mabuto (ECP)" w:date="2026-09-09T11:12:00Z" w16du:dateUtc="2026-09-09T09:12:00Z">
              <w:r w:rsidRPr="00325356" w:rsidDel="00EC2039">
                <w:rPr>
                  <w:rFonts w:ascii="Arial" w:hAnsi="Arial" w:cs="Arial"/>
                  <w:sz w:val="16"/>
                  <w:szCs w:val="16"/>
                </w:rPr>
                <w:delText>0</w:delText>
              </w:r>
            </w:del>
          </w:p>
        </w:tc>
        <w:tc>
          <w:tcPr>
            <w:tcW w:w="712" w:type="dxa"/>
          </w:tcPr>
          <w:p w14:paraId="1974C049" w14:textId="4EE41ACB" w:rsidR="00287B14" w:rsidRPr="00325356" w:rsidDel="00EC2039" w:rsidRDefault="00287B14" w:rsidP="006A491F">
            <w:pPr>
              <w:jc w:val="center"/>
              <w:rPr>
                <w:del w:id="5502" w:author="Tebokgo Mabuto (ECP)" w:date="2026-09-09T11:12:00Z" w16du:dateUtc="2026-09-09T09:12:00Z"/>
                <w:rFonts w:ascii="Arial" w:hAnsi="Arial" w:cs="Arial"/>
                <w:sz w:val="16"/>
                <w:szCs w:val="16"/>
              </w:rPr>
            </w:pPr>
            <w:del w:id="5503" w:author="Tebokgo Mabuto (ECP)" w:date="2026-09-09T11:12:00Z" w16du:dateUtc="2026-09-09T09:12:00Z">
              <w:r w:rsidRPr="00325356" w:rsidDel="00EC2039">
                <w:rPr>
                  <w:rFonts w:ascii="Arial" w:hAnsi="Arial" w:cs="Arial"/>
                  <w:sz w:val="16"/>
                  <w:szCs w:val="16"/>
                </w:rPr>
                <w:delText>0</w:delText>
              </w:r>
            </w:del>
          </w:p>
        </w:tc>
        <w:tc>
          <w:tcPr>
            <w:tcW w:w="712" w:type="dxa"/>
          </w:tcPr>
          <w:p w14:paraId="2F0169D7" w14:textId="28157C9E" w:rsidR="00287B14" w:rsidRPr="00325356" w:rsidDel="00EC2039" w:rsidRDefault="00287B14" w:rsidP="006A491F">
            <w:pPr>
              <w:jc w:val="center"/>
              <w:rPr>
                <w:del w:id="5504" w:author="Tebokgo Mabuto (ECP)" w:date="2026-09-09T11:12:00Z" w16du:dateUtc="2026-09-09T09:12:00Z"/>
                <w:rFonts w:ascii="Arial" w:hAnsi="Arial" w:cs="Arial"/>
                <w:sz w:val="16"/>
                <w:szCs w:val="16"/>
              </w:rPr>
            </w:pPr>
            <w:del w:id="5505" w:author="Tebokgo Mabuto (ECP)" w:date="2026-09-09T11:12:00Z" w16du:dateUtc="2026-09-09T09:12:00Z">
              <w:r w:rsidRPr="00325356" w:rsidDel="00EC2039">
                <w:rPr>
                  <w:rFonts w:ascii="Arial" w:hAnsi="Arial" w:cs="Arial"/>
                  <w:sz w:val="16"/>
                  <w:szCs w:val="16"/>
                </w:rPr>
                <w:delText>0</w:delText>
              </w:r>
            </w:del>
          </w:p>
        </w:tc>
        <w:tc>
          <w:tcPr>
            <w:tcW w:w="712" w:type="dxa"/>
          </w:tcPr>
          <w:p w14:paraId="64463538" w14:textId="3AC7143E" w:rsidR="00287B14" w:rsidRPr="00325356" w:rsidDel="00EC2039" w:rsidRDefault="00287B14" w:rsidP="006A491F">
            <w:pPr>
              <w:jc w:val="center"/>
              <w:rPr>
                <w:del w:id="5506" w:author="Tebokgo Mabuto (ECP)" w:date="2026-09-09T11:12:00Z" w16du:dateUtc="2026-09-09T09:12:00Z"/>
                <w:rFonts w:ascii="Arial" w:hAnsi="Arial" w:cs="Arial"/>
                <w:sz w:val="16"/>
                <w:szCs w:val="16"/>
              </w:rPr>
            </w:pPr>
            <w:del w:id="5507" w:author="Tebokgo Mabuto (ECP)" w:date="2026-09-09T11:12:00Z" w16du:dateUtc="2026-09-09T09:12:00Z">
              <w:r w:rsidRPr="00325356" w:rsidDel="00EC2039">
                <w:rPr>
                  <w:rFonts w:ascii="Arial" w:hAnsi="Arial" w:cs="Arial"/>
                  <w:sz w:val="16"/>
                  <w:szCs w:val="16"/>
                </w:rPr>
                <w:delText>0</w:delText>
              </w:r>
            </w:del>
          </w:p>
        </w:tc>
        <w:tc>
          <w:tcPr>
            <w:tcW w:w="712" w:type="dxa"/>
          </w:tcPr>
          <w:p w14:paraId="7474968F" w14:textId="444C0F17" w:rsidR="00287B14" w:rsidRPr="00325356" w:rsidDel="00EC2039" w:rsidRDefault="00287B14" w:rsidP="006A491F">
            <w:pPr>
              <w:jc w:val="center"/>
              <w:rPr>
                <w:del w:id="5508" w:author="Tebokgo Mabuto (ECP)" w:date="2026-09-09T11:12:00Z" w16du:dateUtc="2026-09-09T09:12:00Z"/>
                <w:rFonts w:ascii="Arial" w:hAnsi="Arial" w:cs="Arial"/>
                <w:sz w:val="16"/>
                <w:szCs w:val="16"/>
              </w:rPr>
            </w:pPr>
            <w:del w:id="5509" w:author="Tebokgo Mabuto (ECP)" w:date="2026-09-09T11:12:00Z" w16du:dateUtc="2026-09-09T09:12:00Z">
              <w:r w:rsidRPr="00325356" w:rsidDel="00EC2039">
                <w:rPr>
                  <w:rFonts w:ascii="Arial" w:hAnsi="Arial" w:cs="Arial"/>
                  <w:sz w:val="16"/>
                  <w:szCs w:val="16"/>
                </w:rPr>
                <w:delText>2.5</w:delText>
              </w:r>
            </w:del>
          </w:p>
        </w:tc>
        <w:tc>
          <w:tcPr>
            <w:tcW w:w="925" w:type="dxa"/>
            <w:tcBorders>
              <w:top w:val="nil"/>
              <w:bottom w:val="nil"/>
              <w:right w:val="nil"/>
            </w:tcBorders>
          </w:tcPr>
          <w:p w14:paraId="37C0D766" w14:textId="547FD96A" w:rsidR="00287B14" w:rsidRPr="00325356" w:rsidDel="00EC2039" w:rsidRDefault="00287B14" w:rsidP="006A491F">
            <w:pPr>
              <w:jc w:val="both"/>
              <w:rPr>
                <w:del w:id="5510" w:author="Tebokgo Mabuto (ECP)" w:date="2026-09-09T11:12:00Z" w16du:dateUtc="2026-09-09T09:12:00Z"/>
                <w:rFonts w:ascii="Arial" w:hAnsi="Arial" w:cs="Arial"/>
                <w:sz w:val="16"/>
                <w:szCs w:val="16"/>
              </w:rPr>
            </w:pPr>
            <w:del w:id="5511" w:author="Tebokgo Mabuto (ECP)" w:date="2026-09-09T11:12:00Z" w16du:dateUtc="2026-09-09T09:12:00Z">
              <w:r w:rsidRPr="00325356" w:rsidDel="00EC2039">
                <w:rPr>
                  <w:rFonts w:ascii="Arial" w:hAnsi="Arial" w:cs="Arial"/>
                  <w:sz w:val="16"/>
                  <w:szCs w:val="16"/>
                </w:rPr>
                <w:delText>MS</w:delText>
              </w:r>
            </w:del>
          </w:p>
        </w:tc>
        <w:tc>
          <w:tcPr>
            <w:tcW w:w="2608" w:type="dxa"/>
            <w:tcBorders>
              <w:top w:val="nil"/>
              <w:left w:val="nil"/>
              <w:bottom w:val="nil"/>
              <w:right w:val="nil"/>
            </w:tcBorders>
          </w:tcPr>
          <w:p w14:paraId="7C1429CF" w14:textId="5BA9CDC3" w:rsidR="00287B14" w:rsidRPr="00325356" w:rsidDel="00EC2039" w:rsidRDefault="00287B14" w:rsidP="006A491F">
            <w:pPr>
              <w:jc w:val="both"/>
              <w:rPr>
                <w:del w:id="5512" w:author="Tebokgo Mabuto (ECP)" w:date="2026-09-09T11:12:00Z" w16du:dateUtc="2026-09-09T09:12:00Z"/>
                <w:rFonts w:ascii="Arial" w:hAnsi="Arial" w:cs="Arial"/>
                <w:sz w:val="16"/>
                <w:szCs w:val="16"/>
              </w:rPr>
            </w:pPr>
            <w:del w:id="5513" w:author="Tebokgo Mabuto (ECP)" w:date="2026-09-09T11:12:00Z" w16du:dateUtc="2026-09-09T09:12:00Z">
              <w:r w:rsidRPr="00325356" w:rsidDel="00EC2039">
                <w:rPr>
                  <w:rFonts w:ascii="Arial" w:hAnsi="Arial" w:cs="Arial"/>
                  <w:sz w:val="16"/>
                  <w:szCs w:val="16"/>
                </w:rPr>
                <w:delText>Mechanical Systems Engineer</w:delText>
              </w:r>
            </w:del>
          </w:p>
        </w:tc>
      </w:tr>
      <w:tr w:rsidR="00287B14" w:rsidRPr="00325356" w:rsidDel="00EC2039" w14:paraId="775ED3B2" w14:textId="21A7222C" w:rsidTr="006A491F">
        <w:trPr>
          <w:trHeight w:val="184"/>
          <w:del w:id="5514" w:author="Tebokgo Mabuto (ECP)" w:date="2026-09-09T11:12:00Z" w16du:dateUtc="2026-09-09T09:12:00Z"/>
        </w:trPr>
        <w:tc>
          <w:tcPr>
            <w:tcW w:w="1174" w:type="dxa"/>
          </w:tcPr>
          <w:p w14:paraId="688F5C20" w14:textId="7118E405" w:rsidR="00287B14" w:rsidRPr="00325356" w:rsidDel="00EC2039" w:rsidRDefault="00287B14" w:rsidP="006A491F">
            <w:pPr>
              <w:jc w:val="center"/>
              <w:rPr>
                <w:del w:id="5515" w:author="Tebokgo Mabuto (ECP)" w:date="2026-09-09T11:12:00Z" w16du:dateUtc="2026-09-09T09:12:00Z"/>
                <w:rFonts w:ascii="Arial" w:hAnsi="Arial" w:cs="Arial"/>
                <w:sz w:val="16"/>
                <w:szCs w:val="16"/>
              </w:rPr>
            </w:pPr>
            <w:del w:id="5516" w:author="Tebokgo Mabuto (ECP)" w:date="2026-09-09T11:12:00Z" w16du:dateUtc="2026-09-09T09:12:00Z">
              <w:r w:rsidRPr="00325356" w:rsidDel="00EC2039">
                <w:rPr>
                  <w:rFonts w:ascii="Arial" w:hAnsi="Arial" w:cs="Arial"/>
                  <w:sz w:val="16"/>
                  <w:szCs w:val="16"/>
                </w:rPr>
                <w:delText>PE(E)</w:delText>
              </w:r>
            </w:del>
          </w:p>
        </w:tc>
        <w:tc>
          <w:tcPr>
            <w:tcW w:w="712" w:type="dxa"/>
          </w:tcPr>
          <w:p w14:paraId="5ECE2279" w14:textId="3FE77288" w:rsidR="00287B14" w:rsidRPr="00325356" w:rsidDel="00EC2039" w:rsidRDefault="00287B14" w:rsidP="006A491F">
            <w:pPr>
              <w:jc w:val="center"/>
              <w:rPr>
                <w:del w:id="5517" w:author="Tebokgo Mabuto (ECP)" w:date="2026-09-09T11:12:00Z" w16du:dateUtc="2026-09-09T09:12:00Z"/>
                <w:rFonts w:ascii="Arial" w:hAnsi="Arial" w:cs="Arial"/>
                <w:sz w:val="16"/>
                <w:szCs w:val="16"/>
              </w:rPr>
            </w:pPr>
            <w:del w:id="5518" w:author="Tebokgo Mabuto (ECP)" w:date="2026-09-09T11:12:00Z" w16du:dateUtc="2026-09-09T09:12:00Z">
              <w:r w:rsidRPr="00325356" w:rsidDel="00EC2039">
                <w:rPr>
                  <w:rFonts w:ascii="Arial" w:hAnsi="Arial" w:cs="Arial"/>
                  <w:sz w:val="16"/>
                  <w:szCs w:val="16"/>
                </w:rPr>
                <w:delText>2.5</w:delText>
              </w:r>
            </w:del>
          </w:p>
        </w:tc>
        <w:tc>
          <w:tcPr>
            <w:tcW w:w="712" w:type="dxa"/>
          </w:tcPr>
          <w:p w14:paraId="250D568C" w14:textId="0023442C" w:rsidR="00287B14" w:rsidRPr="00325356" w:rsidDel="00EC2039" w:rsidRDefault="00287B14" w:rsidP="006A491F">
            <w:pPr>
              <w:jc w:val="center"/>
              <w:rPr>
                <w:del w:id="5519" w:author="Tebokgo Mabuto (ECP)" w:date="2026-09-09T11:12:00Z" w16du:dateUtc="2026-09-09T09:12:00Z"/>
                <w:rFonts w:ascii="Arial" w:hAnsi="Arial" w:cs="Arial"/>
                <w:b/>
                <w:bCs/>
                <w:sz w:val="16"/>
                <w:szCs w:val="16"/>
              </w:rPr>
            </w:pPr>
            <w:del w:id="5520" w:author="Tebokgo Mabuto (ECP)" w:date="2026-09-09T11:12:00Z" w16du:dateUtc="2026-09-09T09:12:00Z">
              <w:r w:rsidRPr="00325356" w:rsidDel="00EC2039">
                <w:rPr>
                  <w:rFonts w:ascii="Arial" w:hAnsi="Arial" w:cs="Arial"/>
                  <w:b/>
                  <w:bCs/>
                  <w:sz w:val="16"/>
                  <w:szCs w:val="16"/>
                </w:rPr>
                <w:delText>5</w:delText>
              </w:r>
            </w:del>
          </w:p>
        </w:tc>
        <w:tc>
          <w:tcPr>
            <w:tcW w:w="712" w:type="dxa"/>
          </w:tcPr>
          <w:p w14:paraId="0BBE037E" w14:textId="3054F5F6" w:rsidR="00287B14" w:rsidRPr="00325356" w:rsidDel="00EC2039" w:rsidRDefault="00287B14" w:rsidP="006A491F">
            <w:pPr>
              <w:jc w:val="center"/>
              <w:rPr>
                <w:del w:id="5521" w:author="Tebokgo Mabuto (ECP)" w:date="2026-09-09T11:12:00Z" w16du:dateUtc="2026-09-09T09:12:00Z"/>
                <w:rFonts w:ascii="Arial" w:hAnsi="Arial" w:cs="Arial"/>
                <w:sz w:val="16"/>
                <w:szCs w:val="16"/>
              </w:rPr>
            </w:pPr>
            <w:del w:id="5522" w:author="Tebokgo Mabuto (ECP)" w:date="2026-09-09T11:12:00Z" w16du:dateUtc="2026-09-09T09:12:00Z">
              <w:r w:rsidRPr="00325356" w:rsidDel="00EC2039">
                <w:rPr>
                  <w:rFonts w:ascii="Arial" w:hAnsi="Arial" w:cs="Arial"/>
                  <w:sz w:val="16"/>
                  <w:szCs w:val="16"/>
                </w:rPr>
                <w:delText>2.5</w:delText>
              </w:r>
            </w:del>
          </w:p>
        </w:tc>
        <w:tc>
          <w:tcPr>
            <w:tcW w:w="712" w:type="dxa"/>
          </w:tcPr>
          <w:p w14:paraId="1398A8F5" w14:textId="545F355D" w:rsidR="00287B14" w:rsidRPr="00325356" w:rsidDel="00EC2039" w:rsidRDefault="00287B14" w:rsidP="006A491F">
            <w:pPr>
              <w:jc w:val="center"/>
              <w:rPr>
                <w:del w:id="5523" w:author="Tebokgo Mabuto (ECP)" w:date="2026-09-09T11:12:00Z" w16du:dateUtc="2026-09-09T09:12:00Z"/>
                <w:rFonts w:ascii="Arial" w:hAnsi="Arial" w:cs="Arial"/>
                <w:sz w:val="16"/>
                <w:szCs w:val="16"/>
              </w:rPr>
            </w:pPr>
            <w:del w:id="5524" w:author="Tebokgo Mabuto (ECP)" w:date="2026-09-09T11:12:00Z" w16du:dateUtc="2026-09-09T09:12:00Z">
              <w:r w:rsidRPr="00325356" w:rsidDel="00EC2039">
                <w:rPr>
                  <w:rFonts w:ascii="Arial" w:hAnsi="Arial" w:cs="Arial"/>
                  <w:sz w:val="16"/>
                  <w:szCs w:val="16"/>
                </w:rPr>
                <w:delText>2.5</w:delText>
              </w:r>
            </w:del>
          </w:p>
        </w:tc>
        <w:tc>
          <w:tcPr>
            <w:tcW w:w="712" w:type="dxa"/>
          </w:tcPr>
          <w:p w14:paraId="62966A9C" w14:textId="03B6B55C" w:rsidR="00287B14" w:rsidRPr="00325356" w:rsidDel="00EC2039" w:rsidRDefault="00287B14" w:rsidP="006A491F">
            <w:pPr>
              <w:jc w:val="center"/>
              <w:rPr>
                <w:del w:id="5525" w:author="Tebokgo Mabuto (ECP)" w:date="2026-09-09T11:12:00Z" w16du:dateUtc="2026-09-09T09:12:00Z"/>
                <w:rFonts w:ascii="Arial" w:hAnsi="Arial" w:cs="Arial"/>
                <w:sz w:val="16"/>
                <w:szCs w:val="16"/>
              </w:rPr>
            </w:pPr>
            <w:del w:id="5526" w:author="Tebokgo Mabuto (ECP)" w:date="2026-09-09T11:12:00Z" w16du:dateUtc="2026-09-09T09:12:00Z">
              <w:r w:rsidRPr="00325356" w:rsidDel="00EC2039">
                <w:rPr>
                  <w:rFonts w:ascii="Arial" w:hAnsi="Arial" w:cs="Arial"/>
                  <w:sz w:val="16"/>
                  <w:szCs w:val="16"/>
                </w:rPr>
                <w:delText>2.5</w:delText>
              </w:r>
            </w:del>
          </w:p>
        </w:tc>
        <w:tc>
          <w:tcPr>
            <w:tcW w:w="712" w:type="dxa"/>
          </w:tcPr>
          <w:p w14:paraId="3F84D7EF" w14:textId="397CA70C" w:rsidR="00287B14" w:rsidRPr="00325356" w:rsidDel="00EC2039" w:rsidRDefault="00287B14" w:rsidP="006A491F">
            <w:pPr>
              <w:jc w:val="center"/>
              <w:rPr>
                <w:del w:id="5527" w:author="Tebokgo Mabuto (ECP)" w:date="2026-09-09T11:12:00Z" w16du:dateUtc="2026-09-09T09:12:00Z"/>
                <w:rFonts w:ascii="Arial" w:hAnsi="Arial" w:cs="Arial"/>
                <w:sz w:val="16"/>
                <w:szCs w:val="16"/>
              </w:rPr>
            </w:pPr>
            <w:del w:id="5528" w:author="Tebokgo Mabuto (ECP)" w:date="2026-09-09T11:12:00Z" w16du:dateUtc="2026-09-09T09:12:00Z">
              <w:r w:rsidRPr="00325356" w:rsidDel="00EC2039">
                <w:rPr>
                  <w:rFonts w:ascii="Arial" w:hAnsi="Arial" w:cs="Arial"/>
                  <w:sz w:val="16"/>
                  <w:szCs w:val="16"/>
                </w:rPr>
                <w:delText>2.5</w:delText>
              </w:r>
            </w:del>
          </w:p>
        </w:tc>
        <w:tc>
          <w:tcPr>
            <w:tcW w:w="712" w:type="dxa"/>
          </w:tcPr>
          <w:p w14:paraId="665CCFED" w14:textId="60D5B072" w:rsidR="00287B14" w:rsidRPr="00325356" w:rsidDel="00EC2039" w:rsidRDefault="00287B14" w:rsidP="006A491F">
            <w:pPr>
              <w:jc w:val="center"/>
              <w:rPr>
                <w:del w:id="5529" w:author="Tebokgo Mabuto (ECP)" w:date="2026-09-09T11:12:00Z" w16du:dateUtc="2026-09-09T09:12:00Z"/>
                <w:rFonts w:ascii="Arial" w:hAnsi="Arial" w:cs="Arial"/>
                <w:sz w:val="16"/>
                <w:szCs w:val="16"/>
              </w:rPr>
            </w:pPr>
            <w:del w:id="5530" w:author="Tebokgo Mabuto (ECP)" w:date="2026-09-09T11:12:00Z" w16du:dateUtc="2026-09-09T09:12:00Z">
              <w:r w:rsidRPr="00325356" w:rsidDel="00EC2039">
                <w:rPr>
                  <w:rFonts w:ascii="Arial" w:hAnsi="Arial" w:cs="Arial"/>
                  <w:sz w:val="16"/>
                  <w:szCs w:val="16"/>
                </w:rPr>
                <w:delText>2.5</w:delText>
              </w:r>
            </w:del>
          </w:p>
        </w:tc>
        <w:tc>
          <w:tcPr>
            <w:tcW w:w="925" w:type="dxa"/>
            <w:tcBorders>
              <w:top w:val="nil"/>
              <w:bottom w:val="nil"/>
              <w:right w:val="nil"/>
            </w:tcBorders>
          </w:tcPr>
          <w:p w14:paraId="11A1AAB7" w14:textId="0388F6DF" w:rsidR="00287B14" w:rsidRPr="00325356" w:rsidDel="00EC2039" w:rsidRDefault="00287B14" w:rsidP="006A491F">
            <w:pPr>
              <w:jc w:val="both"/>
              <w:rPr>
                <w:del w:id="5531" w:author="Tebokgo Mabuto (ECP)" w:date="2026-09-09T11:12:00Z" w16du:dateUtc="2026-09-09T09:12:00Z"/>
                <w:rFonts w:ascii="Arial" w:hAnsi="Arial" w:cs="Arial"/>
                <w:sz w:val="16"/>
                <w:szCs w:val="16"/>
              </w:rPr>
            </w:pPr>
            <w:del w:id="5532" w:author="Tebokgo Mabuto (ECP)" w:date="2026-09-09T11:12:00Z" w16du:dateUtc="2026-09-09T09:12:00Z">
              <w:r w:rsidRPr="00325356" w:rsidDel="00EC2039">
                <w:rPr>
                  <w:rFonts w:ascii="Arial" w:hAnsi="Arial" w:cs="Arial"/>
                  <w:sz w:val="16"/>
                  <w:szCs w:val="16"/>
                </w:rPr>
                <w:delText>PE(E)</w:delText>
              </w:r>
            </w:del>
          </w:p>
        </w:tc>
        <w:tc>
          <w:tcPr>
            <w:tcW w:w="2608" w:type="dxa"/>
            <w:tcBorders>
              <w:top w:val="nil"/>
              <w:left w:val="nil"/>
              <w:bottom w:val="nil"/>
              <w:right w:val="nil"/>
            </w:tcBorders>
          </w:tcPr>
          <w:p w14:paraId="021EEC60" w14:textId="42B7D65A" w:rsidR="00287B14" w:rsidRPr="00325356" w:rsidDel="00EC2039" w:rsidRDefault="00287B14" w:rsidP="006A491F">
            <w:pPr>
              <w:jc w:val="both"/>
              <w:rPr>
                <w:del w:id="5533" w:author="Tebokgo Mabuto (ECP)" w:date="2026-09-09T11:12:00Z" w16du:dateUtc="2026-09-09T09:12:00Z"/>
                <w:rFonts w:ascii="Arial" w:hAnsi="Arial" w:cs="Arial"/>
                <w:sz w:val="16"/>
                <w:szCs w:val="16"/>
              </w:rPr>
            </w:pPr>
            <w:del w:id="5534" w:author="Tebokgo Mabuto (ECP)" w:date="2026-09-09T11:12:00Z" w16du:dateUtc="2026-09-09T09:12:00Z">
              <w:r w:rsidRPr="00325356" w:rsidDel="00EC2039">
                <w:rPr>
                  <w:rFonts w:ascii="Arial" w:hAnsi="Arial" w:cs="Arial"/>
                  <w:sz w:val="16"/>
                  <w:szCs w:val="16"/>
                </w:rPr>
                <w:delText>Project Engineer (Client)</w:delText>
              </w:r>
            </w:del>
          </w:p>
        </w:tc>
      </w:tr>
    </w:tbl>
    <w:p w14:paraId="0BEC560C" w14:textId="23D6C5E8" w:rsidR="00287B14" w:rsidRPr="00325356" w:rsidDel="00EC2039" w:rsidRDefault="00287B14" w:rsidP="00287B14">
      <w:pPr>
        <w:jc w:val="both"/>
        <w:rPr>
          <w:del w:id="5535" w:author="Tebokgo Mabuto (ECP)" w:date="2026-09-09T11:12:00Z" w16du:dateUtc="2026-09-09T09:12:00Z"/>
          <w:rFonts w:ascii="Arial" w:hAnsi="Arial" w:cs="Arial"/>
          <w:sz w:val="20"/>
          <w:szCs w:val="20"/>
        </w:rPr>
      </w:pPr>
    </w:p>
    <w:p w14:paraId="04ADB0A7" w14:textId="37A7AF2E" w:rsidR="00287B14" w:rsidRPr="00325356" w:rsidDel="00EC2039" w:rsidRDefault="00287B14" w:rsidP="00287B14">
      <w:pPr>
        <w:jc w:val="both"/>
        <w:rPr>
          <w:del w:id="5536" w:author="Tebokgo Mabuto (ECP)" w:date="2026-09-09T11:12:00Z" w16du:dateUtc="2026-09-09T09:12:00Z"/>
          <w:rFonts w:ascii="Arial" w:hAnsi="Arial" w:cs="Arial"/>
          <w:sz w:val="20"/>
          <w:szCs w:val="20"/>
        </w:rPr>
      </w:pPr>
      <w:del w:id="5537" w:author="Tebokgo Mabuto (ECP)" w:date="2026-09-09T11:12:00Z" w16du:dateUtc="2026-09-09T09:12:00Z">
        <w:r w:rsidRPr="00325356" w:rsidDel="00EC2039">
          <w:rPr>
            <w:rFonts w:ascii="Arial" w:hAnsi="Arial" w:cs="Arial"/>
            <w:sz w:val="20"/>
            <w:szCs w:val="20"/>
          </w:rPr>
          <w:delText>A maximum of 5 (five) points per project position held relevancy (managerial experience) and 15 (fifteen) points overall for position held relevancy can be scored.</w:delText>
        </w:r>
      </w:del>
    </w:p>
    <w:p w14:paraId="165EA32E" w14:textId="36F84EB4" w:rsidR="00287B14" w:rsidRPr="00325356" w:rsidDel="00EC2039" w:rsidRDefault="00287B14" w:rsidP="00287B14">
      <w:pPr>
        <w:jc w:val="both"/>
        <w:rPr>
          <w:del w:id="5538" w:author="Tebokgo Mabuto (ECP)" w:date="2026-09-09T11:12:00Z" w16du:dateUtc="2026-09-09T09:12:00Z"/>
          <w:rFonts w:ascii="Arial" w:hAnsi="Arial" w:cs="Arial"/>
          <w:sz w:val="20"/>
          <w:szCs w:val="20"/>
        </w:rPr>
      </w:pPr>
    </w:p>
    <w:p w14:paraId="47A6CB24" w14:textId="0EEBC98E" w:rsidR="00287B14" w:rsidRPr="00325356" w:rsidDel="00EC2039" w:rsidRDefault="00325356" w:rsidP="00287B14">
      <w:pPr>
        <w:jc w:val="both"/>
        <w:rPr>
          <w:del w:id="5539" w:author="Tebokgo Mabuto (ECP)" w:date="2026-09-09T11:12:00Z" w16du:dateUtc="2026-09-09T09:12:00Z"/>
          <w:rFonts w:ascii="Arial" w:hAnsi="Arial" w:cs="Arial"/>
          <w:sz w:val="20"/>
          <w:szCs w:val="20"/>
        </w:rPr>
      </w:pPr>
      <w:del w:id="5540" w:author="Tebokgo Mabuto (ECP)" w:date="2026-09-09T11:12:00Z" w16du:dateUtc="2026-09-09T09:12:00Z">
        <w:r w:rsidRPr="00325356" w:rsidDel="00EC2039">
          <w:rPr>
            <w:rFonts w:ascii="Arial" w:hAnsi="Arial" w:cs="Arial"/>
            <w:sz w:val="20"/>
            <w:szCs w:val="20"/>
          </w:rPr>
          <w:delText>Therefore,</w:delText>
        </w:r>
        <w:r w:rsidR="00287B14" w:rsidRPr="00325356" w:rsidDel="00EC2039">
          <w:rPr>
            <w:rFonts w:ascii="Arial" w:hAnsi="Arial" w:cs="Arial"/>
            <w:sz w:val="20"/>
            <w:szCs w:val="20"/>
          </w:rPr>
          <w:delText xml:space="preserve"> a total of 15 (fifteen) – non-managerial positions, and 30 (thirty) points – managerial positions, can be scored for each key position listed in the tender document. The total for all key positions are </w:delText>
        </w:r>
        <w:r w:rsidRPr="00325356" w:rsidDel="00EC2039">
          <w:rPr>
            <w:rFonts w:ascii="Arial" w:hAnsi="Arial" w:cs="Arial"/>
            <w:sz w:val="20"/>
            <w:szCs w:val="20"/>
          </w:rPr>
          <w:delText>totaled</w:delText>
        </w:r>
        <w:r w:rsidR="00287B14" w:rsidRPr="00325356" w:rsidDel="00EC2039">
          <w:rPr>
            <w:rFonts w:ascii="Arial" w:hAnsi="Arial" w:cs="Arial"/>
            <w:sz w:val="20"/>
            <w:szCs w:val="20"/>
          </w:rPr>
          <w:delText xml:space="preserve"> and this score is then converted back down into a score out of 15 (fifteen) for managerial experience.</w:delText>
        </w:r>
      </w:del>
    </w:p>
    <w:p w14:paraId="64CBFD17" w14:textId="06A005D6" w:rsidR="00287B14" w:rsidRPr="00325356" w:rsidDel="00EC2039" w:rsidRDefault="00287B14" w:rsidP="00287B14">
      <w:pPr>
        <w:jc w:val="both"/>
        <w:rPr>
          <w:del w:id="5541" w:author="Tebokgo Mabuto (ECP)" w:date="2026-09-09T11:12:00Z" w16du:dateUtc="2026-09-09T09:12:00Z"/>
          <w:rFonts w:ascii="Arial" w:hAnsi="Arial" w:cs="Arial"/>
          <w:sz w:val="20"/>
          <w:szCs w:val="20"/>
        </w:rPr>
      </w:pPr>
    </w:p>
    <w:p w14:paraId="00B95378" w14:textId="440C8D87" w:rsidR="00287B14" w:rsidRPr="00325356" w:rsidDel="00EC2039" w:rsidRDefault="00287B14" w:rsidP="00287B14">
      <w:pPr>
        <w:jc w:val="both"/>
        <w:rPr>
          <w:del w:id="5542" w:author="Tebokgo Mabuto (ECP)" w:date="2026-09-09T11:12:00Z" w16du:dateUtc="2026-09-09T09:12:00Z"/>
          <w:rFonts w:ascii="Arial" w:hAnsi="Arial" w:cs="Arial"/>
          <w:sz w:val="20"/>
          <w:szCs w:val="20"/>
        </w:rPr>
      </w:pPr>
    </w:p>
    <w:p w14:paraId="54F256F6" w14:textId="427DDB87" w:rsidR="00287B14" w:rsidRPr="00325356" w:rsidDel="00EC2039" w:rsidRDefault="00800131" w:rsidP="00800131">
      <w:pPr>
        <w:rPr>
          <w:del w:id="5543" w:author="Tebokgo Mabuto (ECP)" w:date="2026-09-09T11:12:00Z" w16du:dateUtc="2026-09-09T09:12:00Z"/>
          <w:rFonts w:ascii="Arial" w:hAnsi="Arial" w:cs="Arial"/>
          <w:b/>
          <w:sz w:val="20"/>
          <w:szCs w:val="20"/>
          <w:u w:val="single"/>
        </w:rPr>
      </w:pPr>
      <w:del w:id="5544" w:author="Tebokgo Mabuto (ECP)" w:date="2026-09-09T11:12:00Z" w16du:dateUtc="2026-09-09T09:12:00Z">
        <w:r w:rsidRPr="00325356" w:rsidDel="00EC2039">
          <w:rPr>
            <w:rFonts w:ascii="Arial" w:hAnsi="Arial" w:cs="Arial"/>
            <w:b/>
            <w:sz w:val="20"/>
            <w:szCs w:val="20"/>
            <w:u w:val="single"/>
          </w:rPr>
          <w:delText>QUALITY SYSTEM (10):</w:delText>
        </w:r>
      </w:del>
    </w:p>
    <w:p w14:paraId="6FFEF2F5" w14:textId="715B932C" w:rsidR="00287B14" w:rsidRPr="00325356" w:rsidDel="00EC2039" w:rsidRDefault="00287B14" w:rsidP="00287B14">
      <w:pPr>
        <w:jc w:val="both"/>
        <w:rPr>
          <w:del w:id="5545" w:author="Tebokgo Mabuto (ECP)" w:date="2026-09-09T11:12:00Z" w16du:dateUtc="2026-09-09T09:12:00Z"/>
          <w:rFonts w:ascii="Arial" w:hAnsi="Arial" w:cs="Arial"/>
          <w:sz w:val="20"/>
          <w:szCs w:val="20"/>
        </w:rPr>
      </w:pPr>
    </w:p>
    <w:p w14:paraId="22BB87CF" w14:textId="1F0DD5C7" w:rsidR="00287B14" w:rsidRPr="00325356" w:rsidDel="00EC2039" w:rsidRDefault="00287B14" w:rsidP="00287B14">
      <w:pPr>
        <w:jc w:val="both"/>
        <w:rPr>
          <w:del w:id="5546" w:author="Tebokgo Mabuto (ECP)" w:date="2026-09-09T11:12:00Z" w16du:dateUtc="2026-09-09T09:12:00Z"/>
          <w:rFonts w:ascii="Arial" w:hAnsi="Arial" w:cs="Arial"/>
          <w:sz w:val="20"/>
          <w:szCs w:val="20"/>
        </w:rPr>
      </w:pPr>
      <w:del w:id="5547" w:author="Tebokgo Mabuto (ECP)" w:date="2026-09-09T11:12:00Z" w16du:dateUtc="2026-09-09T09:12:00Z">
        <w:r w:rsidRPr="00325356" w:rsidDel="00EC2039">
          <w:rPr>
            <w:rFonts w:ascii="Arial" w:hAnsi="Arial" w:cs="Arial"/>
            <w:sz w:val="20"/>
            <w:szCs w:val="20"/>
          </w:rPr>
          <w:delText>The quality assurance system offered by the tenderer is evaluated as follows:</w:delText>
        </w:r>
      </w:del>
    </w:p>
    <w:p w14:paraId="0F55CBC5" w14:textId="70CF01AA" w:rsidR="00287B14" w:rsidRPr="00325356" w:rsidDel="00EC2039" w:rsidRDefault="00287B14" w:rsidP="00287B14">
      <w:pPr>
        <w:jc w:val="both"/>
        <w:rPr>
          <w:del w:id="5548" w:author="Tebokgo Mabuto (ECP)" w:date="2026-09-09T11:12:00Z" w16du:dateUtc="2026-09-09T09:12:00Z"/>
          <w:rFonts w:ascii="Arial" w:hAnsi="Arial" w:cs="Arial"/>
          <w:sz w:val="20"/>
          <w:szCs w:val="20"/>
        </w:rPr>
      </w:pPr>
    </w:p>
    <w:tbl>
      <w:tblPr>
        <w:tblStyle w:val="TableGrid"/>
        <w:tblW w:w="9634" w:type="dxa"/>
        <w:tblLook w:val="04A0" w:firstRow="1" w:lastRow="0" w:firstColumn="1" w:lastColumn="0" w:noHBand="0" w:noVBand="1"/>
      </w:tblPr>
      <w:tblGrid>
        <w:gridCol w:w="1317"/>
        <w:gridCol w:w="6049"/>
        <w:gridCol w:w="2268"/>
      </w:tblGrid>
      <w:tr w:rsidR="00287B14" w:rsidRPr="00325356" w:rsidDel="00EC2039" w14:paraId="166994E6" w14:textId="3EE7FE1D" w:rsidTr="006A491F">
        <w:trPr>
          <w:del w:id="5549" w:author="Tebokgo Mabuto (ECP)" w:date="2026-09-09T11:12:00Z" w16du:dateUtc="2026-09-09T09:12:00Z"/>
        </w:trPr>
        <w:tc>
          <w:tcPr>
            <w:tcW w:w="9634" w:type="dxa"/>
            <w:gridSpan w:val="3"/>
          </w:tcPr>
          <w:p w14:paraId="6977078D" w14:textId="5360AD5F" w:rsidR="00287B14" w:rsidRPr="00325356" w:rsidDel="00EC2039" w:rsidRDefault="00287B14" w:rsidP="006A491F">
            <w:pPr>
              <w:jc w:val="center"/>
              <w:rPr>
                <w:del w:id="5550" w:author="Tebokgo Mabuto (ECP)" w:date="2026-09-09T11:12:00Z" w16du:dateUtc="2026-09-09T09:12:00Z"/>
                <w:rFonts w:ascii="Arial" w:hAnsi="Arial" w:cs="Arial"/>
                <w:b/>
                <w:bCs/>
                <w:sz w:val="20"/>
                <w:szCs w:val="20"/>
              </w:rPr>
            </w:pPr>
            <w:del w:id="5551" w:author="Tebokgo Mabuto (ECP)" w:date="2026-09-09T11:12:00Z" w16du:dateUtc="2026-09-09T09:12:00Z">
              <w:r w:rsidRPr="00325356" w:rsidDel="00EC2039">
                <w:rPr>
                  <w:rFonts w:ascii="Arial" w:hAnsi="Arial" w:cs="Arial"/>
                  <w:b/>
                  <w:bCs/>
                  <w:sz w:val="20"/>
                  <w:szCs w:val="20"/>
                </w:rPr>
                <w:delText>Quality Assurance System Type</w:delText>
              </w:r>
            </w:del>
          </w:p>
        </w:tc>
      </w:tr>
      <w:tr w:rsidR="00287B14" w:rsidRPr="00325356" w:rsidDel="00EC2039" w14:paraId="4BD4A4C4" w14:textId="6FE68782" w:rsidTr="006A491F">
        <w:trPr>
          <w:del w:id="5552" w:author="Tebokgo Mabuto (ECP)" w:date="2026-09-09T11:12:00Z" w16du:dateUtc="2026-09-09T09:12:00Z"/>
        </w:trPr>
        <w:tc>
          <w:tcPr>
            <w:tcW w:w="1317" w:type="dxa"/>
          </w:tcPr>
          <w:p w14:paraId="6B820BE0" w14:textId="27FA6900" w:rsidR="00287B14" w:rsidRPr="00325356" w:rsidDel="00EC2039" w:rsidRDefault="00287B14" w:rsidP="006A491F">
            <w:pPr>
              <w:jc w:val="center"/>
              <w:rPr>
                <w:del w:id="5553" w:author="Tebokgo Mabuto (ECP)" w:date="2026-09-09T11:12:00Z" w16du:dateUtc="2026-09-09T09:12:00Z"/>
                <w:rFonts w:ascii="Arial" w:hAnsi="Arial" w:cs="Arial"/>
                <w:sz w:val="20"/>
                <w:szCs w:val="20"/>
              </w:rPr>
            </w:pPr>
            <w:del w:id="5554" w:author="Tebokgo Mabuto (ECP)" w:date="2026-09-09T11:12:00Z" w16du:dateUtc="2026-09-09T09:12:00Z">
              <w:r w:rsidRPr="00325356" w:rsidDel="00EC2039">
                <w:rPr>
                  <w:rFonts w:ascii="Arial" w:hAnsi="Arial" w:cs="Arial"/>
                  <w:sz w:val="20"/>
                  <w:szCs w:val="20"/>
                </w:rPr>
                <w:delText>1</w:delText>
              </w:r>
            </w:del>
          </w:p>
        </w:tc>
        <w:tc>
          <w:tcPr>
            <w:tcW w:w="6049" w:type="dxa"/>
          </w:tcPr>
          <w:p w14:paraId="770E85C9" w14:textId="6F01A8DD" w:rsidR="00287B14" w:rsidRPr="00325356" w:rsidDel="00EC2039" w:rsidRDefault="00287B14" w:rsidP="006A491F">
            <w:pPr>
              <w:jc w:val="both"/>
              <w:rPr>
                <w:del w:id="5555" w:author="Tebokgo Mabuto (ECP)" w:date="2026-09-09T11:12:00Z" w16du:dateUtc="2026-09-09T09:12:00Z"/>
                <w:rFonts w:ascii="Arial" w:hAnsi="Arial" w:cs="Arial"/>
                <w:sz w:val="20"/>
                <w:szCs w:val="20"/>
              </w:rPr>
            </w:pPr>
            <w:del w:id="5556" w:author="Tebokgo Mabuto (ECP)" w:date="2026-09-09T11:12:00Z" w16du:dateUtc="2026-09-09T09:12:00Z">
              <w:r w:rsidRPr="00325356" w:rsidDel="00EC2039">
                <w:rPr>
                  <w:rFonts w:ascii="Arial" w:hAnsi="Arial" w:cs="Arial"/>
                  <w:sz w:val="20"/>
                  <w:szCs w:val="20"/>
                </w:rPr>
                <w:delText>System has ISO Certification</w:delText>
              </w:r>
            </w:del>
          </w:p>
        </w:tc>
        <w:tc>
          <w:tcPr>
            <w:tcW w:w="2268" w:type="dxa"/>
          </w:tcPr>
          <w:p w14:paraId="032F6224" w14:textId="0BAC668B" w:rsidR="00287B14" w:rsidRPr="00325356" w:rsidDel="00EC2039" w:rsidRDefault="00287B14" w:rsidP="006A491F">
            <w:pPr>
              <w:jc w:val="center"/>
              <w:rPr>
                <w:del w:id="5557" w:author="Tebokgo Mabuto (ECP)" w:date="2026-09-09T11:12:00Z" w16du:dateUtc="2026-09-09T09:12:00Z"/>
                <w:rFonts w:ascii="Arial" w:hAnsi="Arial" w:cs="Arial"/>
                <w:sz w:val="20"/>
                <w:szCs w:val="20"/>
              </w:rPr>
            </w:pPr>
            <w:del w:id="5558" w:author="Tebokgo Mabuto (ECP)" w:date="2026-09-09T11:12:00Z" w16du:dateUtc="2026-09-09T09:12:00Z">
              <w:r w:rsidRPr="00325356" w:rsidDel="00EC2039">
                <w:rPr>
                  <w:rFonts w:ascii="Arial" w:hAnsi="Arial" w:cs="Arial"/>
                  <w:sz w:val="20"/>
                  <w:szCs w:val="20"/>
                </w:rPr>
                <w:delText>10</w:delText>
              </w:r>
            </w:del>
          </w:p>
        </w:tc>
      </w:tr>
      <w:tr w:rsidR="00287B14" w:rsidRPr="00325356" w:rsidDel="00EC2039" w14:paraId="0067672C" w14:textId="45D80DF3" w:rsidTr="006A491F">
        <w:trPr>
          <w:del w:id="5559" w:author="Tebokgo Mabuto (ECP)" w:date="2026-09-09T11:12:00Z" w16du:dateUtc="2026-09-09T09:12:00Z"/>
        </w:trPr>
        <w:tc>
          <w:tcPr>
            <w:tcW w:w="1317" w:type="dxa"/>
          </w:tcPr>
          <w:p w14:paraId="37C1DB0F" w14:textId="0D4A4D8F" w:rsidR="00287B14" w:rsidRPr="00325356" w:rsidDel="00EC2039" w:rsidRDefault="00287B14" w:rsidP="006A491F">
            <w:pPr>
              <w:jc w:val="center"/>
              <w:rPr>
                <w:del w:id="5560" w:author="Tebokgo Mabuto (ECP)" w:date="2026-09-09T11:12:00Z" w16du:dateUtc="2026-09-09T09:12:00Z"/>
                <w:rFonts w:ascii="Arial" w:hAnsi="Arial" w:cs="Arial"/>
                <w:sz w:val="20"/>
                <w:szCs w:val="20"/>
              </w:rPr>
            </w:pPr>
            <w:del w:id="5561" w:author="Tebokgo Mabuto (ECP)" w:date="2026-09-09T11:12:00Z" w16du:dateUtc="2026-09-09T09:12:00Z">
              <w:r w:rsidRPr="00325356" w:rsidDel="00EC2039">
                <w:rPr>
                  <w:rFonts w:ascii="Arial" w:hAnsi="Arial" w:cs="Arial"/>
                  <w:sz w:val="20"/>
                  <w:szCs w:val="20"/>
                </w:rPr>
                <w:delText>2</w:delText>
              </w:r>
            </w:del>
          </w:p>
        </w:tc>
        <w:tc>
          <w:tcPr>
            <w:tcW w:w="6049" w:type="dxa"/>
          </w:tcPr>
          <w:p w14:paraId="22FD8F7D" w14:textId="4492D987" w:rsidR="00287B14" w:rsidRPr="00325356" w:rsidDel="00EC2039" w:rsidRDefault="00287B14" w:rsidP="006A491F">
            <w:pPr>
              <w:jc w:val="both"/>
              <w:rPr>
                <w:del w:id="5562" w:author="Tebokgo Mabuto (ECP)" w:date="2026-09-09T11:12:00Z" w16du:dateUtc="2026-09-09T09:12:00Z"/>
                <w:rFonts w:ascii="Arial" w:hAnsi="Arial" w:cs="Arial"/>
                <w:sz w:val="20"/>
                <w:szCs w:val="20"/>
              </w:rPr>
            </w:pPr>
            <w:del w:id="5563" w:author="Tebokgo Mabuto (ECP)" w:date="2026-09-09T11:12:00Z" w16du:dateUtc="2026-09-09T09:12:00Z">
              <w:r w:rsidRPr="00325356" w:rsidDel="00EC2039">
                <w:rPr>
                  <w:rFonts w:ascii="Arial" w:hAnsi="Arial" w:cs="Arial"/>
                  <w:sz w:val="20"/>
                  <w:szCs w:val="20"/>
                </w:rPr>
                <w:delText>System has been registered for certification</w:delText>
              </w:r>
            </w:del>
          </w:p>
        </w:tc>
        <w:tc>
          <w:tcPr>
            <w:tcW w:w="2268" w:type="dxa"/>
          </w:tcPr>
          <w:p w14:paraId="74767B5C" w14:textId="08D74754" w:rsidR="00287B14" w:rsidRPr="00325356" w:rsidDel="00EC2039" w:rsidRDefault="00E05BF6" w:rsidP="006A491F">
            <w:pPr>
              <w:jc w:val="center"/>
              <w:rPr>
                <w:del w:id="5564" w:author="Tebokgo Mabuto (ECP)" w:date="2026-09-09T11:12:00Z" w16du:dateUtc="2026-09-09T09:12:00Z"/>
                <w:rFonts w:ascii="Arial" w:hAnsi="Arial" w:cs="Arial"/>
                <w:sz w:val="20"/>
                <w:szCs w:val="20"/>
              </w:rPr>
            </w:pPr>
            <w:del w:id="5565" w:author="Tebokgo Mabuto (ECP)" w:date="2026-09-09T11:12:00Z" w16du:dateUtc="2026-09-09T09:12:00Z">
              <w:r w:rsidRPr="00CA0203" w:rsidDel="00EC2039">
                <w:rPr>
                  <w:rFonts w:ascii="Arial" w:hAnsi="Arial" w:cs="Arial"/>
                  <w:sz w:val="20"/>
                  <w:szCs w:val="20"/>
                  <w:rPrChange w:id="5566" w:author="Tebokgo Mabuto (ECP)" w:date="2026-07-15T11:45:00Z" w16du:dateUtc="2026-07-15T09:45:00Z">
                    <w:rPr>
                      <w:rFonts w:ascii="Arial" w:hAnsi="Arial" w:cs="Arial"/>
                      <w:sz w:val="20"/>
                      <w:szCs w:val="20"/>
                      <w:highlight w:val="yellow"/>
                    </w:rPr>
                  </w:rPrChange>
                </w:rPr>
                <w:delText>7</w:delText>
              </w:r>
            </w:del>
          </w:p>
        </w:tc>
      </w:tr>
      <w:tr w:rsidR="00287B14" w:rsidRPr="00325356" w:rsidDel="00EC2039" w14:paraId="7AB1F3F8" w14:textId="63D541C4" w:rsidTr="006A491F">
        <w:trPr>
          <w:del w:id="5567" w:author="Tebokgo Mabuto (ECP)" w:date="2026-09-09T11:12:00Z" w16du:dateUtc="2026-09-09T09:12:00Z"/>
        </w:trPr>
        <w:tc>
          <w:tcPr>
            <w:tcW w:w="1317" w:type="dxa"/>
          </w:tcPr>
          <w:p w14:paraId="19EDA215" w14:textId="55A3AC95" w:rsidR="00287B14" w:rsidRPr="00325356" w:rsidDel="00EC2039" w:rsidRDefault="00287B14" w:rsidP="006A491F">
            <w:pPr>
              <w:jc w:val="center"/>
              <w:rPr>
                <w:del w:id="5568" w:author="Tebokgo Mabuto (ECP)" w:date="2026-09-09T11:12:00Z" w16du:dateUtc="2026-09-09T09:12:00Z"/>
                <w:rFonts w:ascii="Arial" w:hAnsi="Arial" w:cs="Arial"/>
                <w:sz w:val="20"/>
                <w:szCs w:val="20"/>
              </w:rPr>
            </w:pPr>
            <w:del w:id="5569" w:author="Tebokgo Mabuto (ECP)" w:date="2026-09-09T11:12:00Z" w16du:dateUtc="2026-09-09T09:12:00Z">
              <w:r w:rsidRPr="00325356" w:rsidDel="00EC2039">
                <w:rPr>
                  <w:rFonts w:ascii="Arial" w:hAnsi="Arial" w:cs="Arial"/>
                  <w:sz w:val="20"/>
                  <w:szCs w:val="20"/>
                </w:rPr>
                <w:delText>3</w:delText>
              </w:r>
            </w:del>
          </w:p>
        </w:tc>
        <w:tc>
          <w:tcPr>
            <w:tcW w:w="6049" w:type="dxa"/>
          </w:tcPr>
          <w:p w14:paraId="4C6FC1B7" w14:textId="15E08F62" w:rsidR="00287B14" w:rsidRPr="00325356" w:rsidDel="00EC2039" w:rsidRDefault="00287B14" w:rsidP="006A491F">
            <w:pPr>
              <w:jc w:val="both"/>
              <w:rPr>
                <w:del w:id="5570" w:author="Tebokgo Mabuto (ECP)" w:date="2026-09-09T11:12:00Z" w16du:dateUtc="2026-09-09T09:12:00Z"/>
                <w:rFonts w:ascii="Arial" w:hAnsi="Arial" w:cs="Arial"/>
                <w:sz w:val="20"/>
                <w:szCs w:val="20"/>
              </w:rPr>
            </w:pPr>
            <w:del w:id="5571" w:author="Tebokgo Mabuto (ECP)" w:date="2026-09-09T11:12:00Z" w16du:dateUtc="2026-09-09T09:12:00Z">
              <w:r w:rsidRPr="00325356" w:rsidDel="00EC2039">
                <w:rPr>
                  <w:rFonts w:ascii="Arial" w:hAnsi="Arial" w:cs="Arial"/>
                  <w:sz w:val="20"/>
                  <w:szCs w:val="20"/>
                </w:rPr>
                <w:delText>System is an in-house production</w:delText>
              </w:r>
            </w:del>
          </w:p>
        </w:tc>
        <w:tc>
          <w:tcPr>
            <w:tcW w:w="2268" w:type="dxa"/>
          </w:tcPr>
          <w:p w14:paraId="766779A0" w14:textId="2D52FD89" w:rsidR="00287B14" w:rsidRPr="00325356" w:rsidDel="00EC2039" w:rsidRDefault="00E05BF6" w:rsidP="006A491F">
            <w:pPr>
              <w:jc w:val="center"/>
              <w:rPr>
                <w:del w:id="5572" w:author="Tebokgo Mabuto (ECP)" w:date="2026-09-09T11:12:00Z" w16du:dateUtc="2026-09-09T09:12:00Z"/>
                <w:rFonts w:ascii="Arial" w:hAnsi="Arial" w:cs="Arial"/>
                <w:sz w:val="20"/>
                <w:szCs w:val="20"/>
              </w:rPr>
            </w:pPr>
            <w:del w:id="5573" w:author="Tebokgo Mabuto (ECP)" w:date="2026-09-09T11:12:00Z" w16du:dateUtc="2026-09-09T09:12:00Z">
              <w:r w:rsidDel="00EC2039">
                <w:rPr>
                  <w:rFonts w:ascii="Arial" w:hAnsi="Arial" w:cs="Arial"/>
                  <w:sz w:val="20"/>
                  <w:szCs w:val="20"/>
                </w:rPr>
                <w:delText>5</w:delText>
              </w:r>
            </w:del>
          </w:p>
        </w:tc>
      </w:tr>
      <w:tr w:rsidR="00E05BF6" w:rsidRPr="00325356" w:rsidDel="00EC2039" w14:paraId="77BFDBBA" w14:textId="0D3BBB48" w:rsidTr="006A491F">
        <w:trPr>
          <w:del w:id="5574" w:author="Tebokgo Mabuto (ECP)" w:date="2026-09-09T11:12:00Z" w16du:dateUtc="2026-09-09T09:12:00Z"/>
        </w:trPr>
        <w:tc>
          <w:tcPr>
            <w:tcW w:w="1317" w:type="dxa"/>
          </w:tcPr>
          <w:p w14:paraId="357BAFF3" w14:textId="12507E43" w:rsidR="00E05BF6" w:rsidRPr="00325356" w:rsidDel="00EC2039" w:rsidRDefault="00E05BF6" w:rsidP="006A491F">
            <w:pPr>
              <w:jc w:val="center"/>
              <w:rPr>
                <w:del w:id="5575" w:author="Tebokgo Mabuto (ECP)" w:date="2026-09-09T11:12:00Z" w16du:dateUtc="2026-09-09T09:12:00Z"/>
                <w:rFonts w:ascii="Arial" w:hAnsi="Arial" w:cs="Arial"/>
                <w:sz w:val="20"/>
                <w:szCs w:val="20"/>
              </w:rPr>
            </w:pPr>
            <w:del w:id="5576" w:author="Tebokgo Mabuto (ECP)" w:date="2026-09-09T11:12:00Z" w16du:dateUtc="2026-09-09T09:12:00Z">
              <w:r w:rsidDel="00EC2039">
                <w:rPr>
                  <w:rFonts w:ascii="Arial" w:hAnsi="Arial" w:cs="Arial"/>
                  <w:sz w:val="20"/>
                  <w:szCs w:val="20"/>
                </w:rPr>
                <w:delText>4</w:delText>
              </w:r>
            </w:del>
          </w:p>
        </w:tc>
        <w:tc>
          <w:tcPr>
            <w:tcW w:w="6049" w:type="dxa"/>
          </w:tcPr>
          <w:p w14:paraId="6519DF22" w14:textId="25D7B685" w:rsidR="00E05BF6" w:rsidRPr="00325356" w:rsidDel="00EC2039" w:rsidRDefault="00E05BF6" w:rsidP="006A491F">
            <w:pPr>
              <w:jc w:val="both"/>
              <w:rPr>
                <w:del w:id="5577" w:author="Tebokgo Mabuto (ECP)" w:date="2026-09-09T11:12:00Z" w16du:dateUtc="2026-09-09T09:12:00Z"/>
                <w:rFonts w:ascii="Arial" w:hAnsi="Arial" w:cs="Arial"/>
                <w:sz w:val="20"/>
                <w:szCs w:val="20"/>
              </w:rPr>
            </w:pPr>
            <w:del w:id="5578" w:author="Tebokgo Mabuto (ECP)" w:date="2026-09-09T11:12:00Z" w16du:dateUtc="2026-09-09T09:12:00Z">
              <w:r w:rsidDel="00EC2039">
                <w:rPr>
                  <w:rFonts w:ascii="Arial" w:hAnsi="Arial" w:cs="Arial"/>
                  <w:sz w:val="20"/>
                  <w:szCs w:val="20"/>
                </w:rPr>
                <w:delText>No Quality system submitted</w:delText>
              </w:r>
            </w:del>
          </w:p>
        </w:tc>
        <w:tc>
          <w:tcPr>
            <w:tcW w:w="2268" w:type="dxa"/>
          </w:tcPr>
          <w:p w14:paraId="2C91FDBC" w14:textId="0FC17F42" w:rsidR="00E05BF6" w:rsidDel="00EC2039" w:rsidRDefault="00E05BF6" w:rsidP="006A491F">
            <w:pPr>
              <w:jc w:val="center"/>
              <w:rPr>
                <w:del w:id="5579" w:author="Tebokgo Mabuto (ECP)" w:date="2026-09-09T11:12:00Z" w16du:dateUtc="2026-09-09T09:12:00Z"/>
                <w:rFonts w:ascii="Arial" w:hAnsi="Arial" w:cs="Arial"/>
                <w:sz w:val="20"/>
                <w:szCs w:val="20"/>
              </w:rPr>
            </w:pPr>
            <w:del w:id="5580" w:author="Tebokgo Mabuto (ECP)" w:date="2026-09-09T11:12:00Z" w16du:dateUtc="2026-09-09T09:12:00Z">
              <w:r w:rsidDel="00EC2039">
                <w:rPr>
                  <w:rFonts w:ascii="Arial" w:hAnsi="Arial" w:cs="Arial"/>
                  <w:sz w:val="20"/>
                  <w:szCs w:val="20"/>
                </w:rPr>
                <w:delText>0</w:delText>
              </w:r>
            </w:del>
          </w:p>
        </w:tc>
      </w:tr>
    </w:tbl>
    <w:p w14:paraId="17E9733F" w14:textId="478C6464" w:rsidR="00287B14" w:rsidRPr="00325356" w:rsidDel="00EC2039" w:rsidRDefault="00287B14" w:rsidP="00287B14">
      <w:pPr>
        <w:jc w:val="both"/>
        <w:rPr>
          <w:del w:id="5581" w:author="Tebokgo Mabuto (ECP)" w:date="2026-09-09T11:12:00Z" w16du:dateUtc="2026-09-09T09:12:00Z"/>
          <w:rFonts w:ascii="Arial" w:hAnsi="Arial" w:cs="Arial"/>
          <w:noProof/>
          <w:sz w:val="20"/>
          <w:szCs w:val="20"/>
        </w:rPr>
      </w:pPr>
    </w:p>
    <w:p w14:paraId="71F6FEFE" w14:textId="41890D88" w:rsidR="00287B14" w:rsidRPr="00325356" w:rsidDel="00EC2039" w:rsidRDefault="00287B14" w:rsidP="00287B14">
      <w:pPr>
        <w:jc w:val="both"/>
        <w:rPr>
          <w:del w:id="5582" w:author="Tebokgo Mabuto (ECP)" w:date="2026-09-09T11:12:00Z" w16du:dateUtc="2026-09-09T09:12:00Z"/>
          <w:rFonts w:ascii="Arial" w:hAnsi="Arial" w:cs="Arial"/>
          <w:noProof/>
          <w:sz w:val="20"/>
          <w:szCs w:val="20"/>
        </w:rPr>
      </w:pPr>
      <w:del w:id="5583" w:author="Tebokgo Mabuto (ECP)" w:date="2026-09-09T11:12:00Z" w16du:dateUtc="2026-09-09T09:12:00Z">
        <w:r w:rsidRPr="00325356" w:rsidDel="00EC2039">
          <w:rPr>
            <w:rFonts w:ascii="Arial" w:hAnsi="Arial" w:cs="Arial"/>
            <w:noProof/>
            <w:sz w:val="20"/>
            <w:szCs w:val="20"/>
          </w:rPr>
          <w:delText xml:space="preserve">For full ISO certification, a tenderer is awarded 10 (ten) points, for a qualtiy assurance system that has been submitted to ISO for certification, but not yet recieved, </w:delText>
        </w:r>
      </w:del>
      <w:del w:id="5584" w:author="Tebokgo Mabuto (ECP)" w:date="2026-07-15T11:47:00Z" w16du:dateUtc="2026-07-15T09:47:00Z">
        <w:r w:rsidRPr="00325356" w:rsidDel="00CA0203">
          <w:rPr>
            <w:rFonts w:ascii="Arial" w:hAnsi="Arial" w:cs="Arial"/>
            <w:noProof/>
            <w:sz w:val="20"/>
            <w:szCs w:val="20"/>
          </w:rPr>
          <w:delText>6</w:delText>
        </w:r>
      </w:del>
      <w:del w:id="5585" w:author="Tebokgo Mabuto (ECP)" w:date="2026-09-09T11:12:00Z" w16du:dateUtc="2026-09-09T09:12:00Z">
        <w:r w:rsidRPr="00325356" w:rsidDel="00EC2039">
          <w:rPr>
            <w:rFonts w:ascii="Arial" w:hAnsi="Arial" w:cs="Arial"/>
            <w:noProof/>
            <w:sz w:val="20"/>
            <w:szCs w:val="20"/>
          </w:rPr>
          <w:delText xml:space="preserve"> (s</w:delText>
        </w:r>
      </w:del>
      <w:del w:id="5586" w:author="Tebokgo Mabuto (ECP)" w:date="2026-07-15T11:48:00Z" w16du:dateUtc="2026-07-15T09:48:00Z">
        <w:r w:rsidRPr="00325356" w:rsidDel="00CA0203">
          <w:rPr>
            <w:rFonts w:ascii="Arial" w:hAnsi="Arial" w:cs="Arial"/>
            <w:noProof/>
            <w:sz w:val="20"/>
            <w:szCs w:val="20"/>
          </w:rPr>
          <w:delText>ix</w:delText>
        </w:r>
      </w:del>
      <w:del w:id="5587" w:author="Tebokgo Mabuto (ECP)" w:date="2026-09-09T11:12:00Z" w16du:dateUtc="2026-09-09T09:12:00Z">
        <w:r w:rsidRPr="00325356" w:rsidDel="00EC2039">
          <w:rPr>
            <w:rFonts w:ascii="Arial" w:hAnsi="Arial" w:cs="Arial"/>
            <w:noProof/>
            <w:sz w:val="20"/>
            <w:szCs w:val="20"/>
          </w:rPr>
          <w:delText xml:space="preserve">) points are allocated. If the tenderer’s quality assurance system is purely an in-house system, </w:delText>
        </w:r>
      </w:del>
      <w:del w:id="5588" w:author="Tebokgo Mabuto (ECP)" w:date="2026-07-15T11:47:00Z" w16du:dateUtc="2026-07-15T09:47:00Z">
        <w:r w:rsidRPr="00325356" w:rsidDel="00CA0203">
          <w:rPr>
            <w:rFonts w:ascii="Arial" w:hAnsi="Arial" w:cs="Arial"/>
            <w:noProof/>
            <w:sz w:val="20"/>
            <w:szCs w:val="20"/>
          </w:rPr>
          <w:delText>4</w:delText>
        </w:r>
      </w:del>
      <w:del w:id="5589" w:author="Tebokgo Mabuto (ECP)" w:date="2026-09-09T11:12:00Z" w16du:dateUtc="2026-09-09T09:12:00Z">
        <w:r w:rsidRPr="00325356" w:rsidDel="00EC2039">
          <w:rPr>
            <w:rFonts w:ascii="Arial" w:hAnsi="Arial" w:cs="Arial"/>
            <w:noProof/>
            <w:sz w:val="20"/>
            <w:szCs w:val="20"/>
          </w:rPr>
          <w:delText xml:space="preserve"> (f</w:delText>
        </w:r>
      </w:del>
      <w:del w:id="5590" w:author="Tebokgo Mabuto (ECP)" w:date="2026-07-15T11:48:00Z" w16du:dateUtc="2026-07-15T09:48:00Z">
        <w:r w:rsidRPr="00325356" w:rsidDel="00CA0203">
          <w:rPr>
            <w:rFonts w:ascii="Arial" w:hAnsi="Arial" w:cs="Arial"/>
            <w:noProof/>
            <w:sz w:val="20"/>
            <w:szCs w:val="20"/>
          </w:rPr>
          <w:delText>our</w:delText>
        </w:r>
      </w:del>
      <w:del w:id="5591" w:author="Tebokgo Mabuto (ECP)" w:date="2026-09-09T11:12:00Z" w16du:dateUtc="2026-09-09T09:12:00Z">
        <w:r w:rsidRPr="00325356" w:rsidDel="00EC2039">
          <w:rPr>
            <w:rFonts w:ascii="Arial" w:hAnsi="Arial" w:cs="Arial"/>
            <w:noProof/>
            <w:sz w:val="20"/>
            <w:szCs w:val="20"/>
          </w:rPr>
          <w:delText>) points are allocated.</w:delText>
        </w:r>
      </w:del>
    </w:p>
    <w:p w14:paraId="2BA13E93" w14:textId="41D8E1AA" w:rsidR="00287B14" w:rsidRPr="00325356" w:rsidDel="00EC2039" w:rsidRDefault="00287B14" w:rsidP="00287B14">
      <w:pPr>
        <w:jc w:val="both"/>
        <w:rPr>
          <w:del w:id="5592" w:author="Tebokgo Mabuto (ECP)" w:date="2026-09-09T11:12:00Z" w16du:dateUtc="2026-09-09T09:12:00Z"/>
          <w:rFonts w:ascii="Arial" w:hAnsi="Arial" w:cs="Arial"/>
          <w:noProof/>
          <w:sz w:val="20"/>
          <w:szCs w:val="20"/>
        </w:rPr>
      </w:pPr>
    </w:p>
    <w:p w14:paraId="63EA613F" w14:textId="57494074" w:rsidR="00287B14" w:rsidRPr="00325356" w:rsidDel="00EC2039" w:rsidRDefault="00287B14" w:rsidP="00287B14">
      <w:pPr>
        <w:jc w:val="both"/>
        <w:rPr>
          <w:del w:id="5593" w:author="Tebokgo Mabuto (ECP)" w:date="2026-09-09T11:12:00Z" w16du:dateUtc="2026-09-09T09:12:00Z"/>
          <w:rFonts w:ascii="Arial" w:hAnsi="Arial" w:cs="Arial"/>
          <w:noProof/>
          <w:sz w:val="20"/>
          <w:szCs w:val="20"/>
        </w:rPr>
      </w:pPr>
      <w:del w:id="5594" w:author="Tebokgo Mabuto (ECP)" w:date="2026-09-09T11:12:00Z" w16du:dateUtc="2026-09-09T09:12:00Z">
        <w:r w:rsidRPr="00325356" w:rsidDel="00EC2039">
          <w:rPr>
            <w:rFonts w:ascii="Arial" w:hAnsi="Arial" w:cs="Arial"/>
            <w:noProof/>
            <w:sz w:val="20"/>
            <w:szCs w:val="20"/>
          </w:rPr>
          <w:delText>The total number of points allocated are tallied and a score out of 10 (ten) is awarded.</w:delText>
        </w:r>
      </w:del>
    </w:p>
    <w:p w14:paraId="31A1918B" w14:textId="303A868C" w:rsidR="00287B14" w:rsidRPr="00325356" w:rsidDel="00EC2039" w:rsidRDefault="00287B14" w:rsidP="00287B14">
      <w:pPr>
        <w:jc w:val="both"/>
        <w:rPr>
          <w:del w:id="5595" w:author="Tebokgo Mabuto (ECP)" w:date="2026-09-09T11:12:00Z" w16du:dateUtc="2026-09-09T09:12:00Z"/>
          <w:rFonts w:ascii="Arial" w:hAnsi="Arial" w:cs="Arial"/>
          <w:noProof/>
          <w:sz w:val="20"/>
          <w:szCs w:val="20"/>
        </w:rPr>
      </w:pPr>
    </w:p>
    <w:p w14:paraId="1E594B4E" w14:textId="50486B9F" w:rsidR="00287B14" w:rsidRPr="00325356" w:rsidDel="00EC2039" w:rsidRDefault="00287B14" w:rsidP="00287B14">
      <w:pPr>
        <w:jc w:val="both"/>
        <w:rPr>
          <w:del w:id="5596" w:author="Tebokgo Mabuto (ECP)" w:date="2026-09-09T11:12:00Z" w16du:dateUtc="2026-09-09T09:12:00Z"/>
          <w:rFonts w:ascii="Arial" w:hAnsi="Arial" w:cs="Arial"/>
          <w:noProof/>
          <w:sz w:val="20"/>
          <w:szCs w:val="20"/>
        </w:rPr>
      </w:pPr>
    </w:p>
    <w:p w14:paraId="62AA9F97" w14:textId="3D16EC18" w:rsidR="00287B14" w:rsidRPr="00325356" w:rsidDel="00EC2039" w:rsidRDefault="00800131" w:rsidP="00287B14">
      <w:pPr>
        <w:jc w:val="both"/>
        <w:rPr>
          <w:del w:id="5597" w:author="Tebokgo Mabuto (ECP)" w:date="2026-09-09T11:12:00Z" w16du:dateUtc="2026-09-09T09:12:00Z"/>
          <w:rFonts w:ascii="Arial" w:hAnsi="Arial" w:cs="Arial"/>
          <w:b/>
          <w:sz w:val="20"/>
          <w:szCs w:val="20"/>
          <w:u w:val="single"/>
        </w:rPr>
      </w:pPr>
      <w:del w:id="5598" w:author="Tebokgo Mabuto (ECP)" w:date="2026-09-09T11:12:00Z" w16du:dateUtc="2026-09-09T09:12:00Z">
        <w:r w:rsidRPr="00325356" w:rsidDel="00EC2039">
          <w:rPr>
            <w:rFonts w:ascii="Arial" w:hAnsi="Arial" w:cs="Arial"/>
            <w:b/>
            <w:sz w:val="20"/>
            <w:szCs w:val="20"/>
            <w:u w:val="single"/>
          </w:rPr>
          <w:delText>PAST PERFORMANCE (15):</w:delText>
        </w:r>
      </w:del>
    </w:p>
    <w:p w14:paraId="46B93CCC" w14:textId="336C22A5" w:rsidR="00287B14" w:rsidRPr="00325356" w:rsidDel="00EC2039" w:rsidRDefault="00287B14" w:rsidP="00287B14">
      <w:pPr>
        <w:jc w:val="both"/>
        <w:rPr>
          <w:del w:id="5599" w:author="Tebokgo Mabuto (ECP)" w:date="2026-09-09T11:12:00Z" w16du:dateUtc="2026-09-09T09:12:00Z"/>
          <w:rFonts w:ascii="Arial" w:hAnsi="Arial" w:cs="Arial"/>
          <w:sz w:val="20"/>
          <w:szCs w:val="20"/>
        </w:rPr>
      </w:pPr>
    </w:p>
    <w:p w14:paraId="4B5E28E3" w14:textId="05DC16C7" w:rsidR="00287B14" w:rsidRPr="00325356" w:rsidDel="00EC2039" w:rsidRDefault="00287B14" w:rsidP="00287B14">
      <w:pPr>
        <w:jc w:val="both"/>
        <w:rPr>
          <w:del w:id="5600" w:author="Tebokgo Mabuto (ECP)" w:date="2026-09-09T11:12:00Z" w16du:dateUtc="2026-09-09T09:12:00Z"/>
          <w:rFonts w:ascii="Arial" w:hAnsi="Arial" w:cs="Arial"/>
          <w:sz w:val="20"/>
          <w:szCs w:val="20"/>
        </w:rPr>
      </w:pPr>
      <w:del w:id="5601" w:author="Tebokgo Mabuto (ECP)" w:date="2026-09-09T11:12:00Z" w16du:dateUtc="2026-09-09T09:12:00Z">
        <w:r w:rsidRPr="00325356" w:rsidDel="00EC2039">
          <w:rPr>
            <w:rFonts w:ascii="Arial" w:hAnsi="Arial" w:cs="Arial"/>
            <w:sz w:val="20"/>
            <w:szCs w:val="20"/>
          </w:rPr>
          <w:delText xml:space="preserve">Past Performance reports must be submitted by the tenderer for any 3 (three) completed projects of </w:delText>
        </w:r>
        <w:r w:rsidRPr="00325356" w:rsidDel="00EC2039">
          <w:rPr>
            <w:rFonts w:ascii="Arial" w:hAnsi="Arial" w:cs="Arial"/>
            <w:b/>
            <w:bCs/>
            <w:sz w:val="20"/>
            <w:szCs w:val="20"/>
          </w:rPr>
          <w:delText>similar</w:delText>
        </w:r>
        <w:r w:rsidRPr="00325356" w:rsidDel="00EC2039">
          <w:rPr>
            <w:rFonts w:ascii="Arial" w:hAnsi="Arial" w:cs="Arial"/>
            <w:sz w:val="20"/>
            <w:szCs w:val="20"/>
          </w:rPr>
          <w:delText xml:space="preserve"> scope in the last 10 (ten) years by the tenderer (any member of the Joint venture).</w:delText>
        </w:r>
      </w:del>
    </w:p>
    <w:p w14:paraId="765370F1" w14:textId="67628544" w:rsidR="00287B14" w:rsidRPr="00325356" w:rsidDel="00EC2039" w:rsidRDefault="00287B14" w:rsidP="00287B14">
      <w:pPr>
        <w:jc w:val="both"/>
        <w:rPr>
          <w:del w:id="5602" w:author="Tebokgo Mabuto (ECP)" w:date="2026-09-09T11:12:00Z" w16du:dateUtc="2026-09-09T09:12:00Z"/>
          <w:rFonts w:ascii="Arial" w:hAnsi="Arial" w:cs="Arial"/>
          <w:sz w:val="20"/>
          <w:szCs w:val="20"/>
        </w:rPr>
      </w:pPr>
    </w:p>
    <w:p w14:paraId="7A20BDA4" w14:textId="03F1B95E" w:rsidR="00287B14" w:rsidRPr="00325356" w:rsidDel="00EC2039" w:rsidRDefault="00287B14" w:rsidP="00287B14">
      <w:pPr>
        <w:jc w:val="both"/>
        <w:rPr>
          <w:del w:id="5603" w:author="Tebokgo Mabuto (ECP)" w:date="2026-09-09T11:12:00Z" w16du:dateUtc="2026-09-09T09:12:00Z"/>
          <w:rFonts w:ascii="Arial" w:hAnsi="Arial" w:cs="Arial"/>
          <w:sz w:val="20"/>
          <w:szCs w:val="20"/>
        </w:rPr>
      </w:pPr>
      <w:del w:id="5604" w:author="Tebokgo Mabuto (ECP)" w:date="2026-09-09T11:12:00Z" w16du:dateUtc="2026-09-09T09:12:00Z">
        <w:r w:rsidRPr="00325356" w:rsidDel="00EC2039">
          <w:rPr>
            <w:rFonts w:ascii="Arial" w:hAnsi="Arial" w:cs="Arial"/>
            <w:sz w:val="20"/>
            <w:szCs w:val="20"/>
          </w:rPr>
          <w:delText>Past Performance Ratings will be allocated on any one/or a combination of the following Past Performance Assessment reports:</w:delText>
        </w:r>
      </w:del>
    </w:p>
    <w:p w14:paraId="55183297" w14:textId="0276F8EA" w:rsidR="00287B14" w:rsidRPr="00325356" w:rsidDel="00EC2039" w:rsidRDefault="00287B14" w:rsidP="00287B14">
      <w:pPr>
        <w:ind w:left="794"/>
        <w:jc w:val="both"/>
        <w:rPr>
          <w:del w:id="5605" w:author="Tebokgo Mabuto (ECP)" w:date="2026-09-09T11:12:00Z" w16du:dateUtc="2026-09-09T09:12:00Z"/>
          <w:rFonts w:ascii="Arial" w:hAnsi="Arial" w:cs="Arial"/>
          <w:sz w:val="20"/>
          <w:szCs w:val="20"/>
        </w:rPr>
      </w:pPr>
      <w:del w:id="5606" w:author="Tebokgo Mabuto (ECP)" w:date="2026-09-09T11:12:00Z" w16du:dateUtc="2026-09-09T09:12:00Z">
        <w:r w:rsidRPr="00325356" w:rsidDel="00EC2039">
          <w:rPr>
            <w:rFonts w:ascii="Arial" w:hAnsi="Arial" w:cs="Arial"/>
            <w:sz w:val="20"/>
            <w:szCs w:val="20"/>
          </w:rPr>
          <w:delText xml:space="preserve"> </w:delText>
        </w:r>
      </w:del>
    </w:p>
    <w:p w14:paraId="1C59A7FE" w14:textId="5E7CD972" w:rsidR="00287B14" w:rsidRPr="00325356" w:rsidDel="00EC2039" w:rsidRDefault="00287B14" w:rsidP="00A45B23">
      <w:pPr>
        <w:widowControl/>
        <w:numPr>
          <w:ilvl w:val="1"/>
          <w:numId w:val="116"/>
        </w:numPr>
        <w:tabs>
          <w:tab w:val="clear" w:pos="360"/>
          <w:tab w:val="num" w:pos="567"/>
        </w:tabs>
        <w:autoSpaceDE/>
        <w:autoSpaceDN/>
        <w:ind w:left="567" w:hanging="567"/>
        <w:rPr>
          <w:del w:id="5607" w:author="Tebokgo Mabuto (ECP)" w:date="2026-09-09T11:12:00Z" w16du:dateUtc="2026-09-09T09:12:00Z"/>
          <w:rFonts w:ascii="Arial" w:hAnsi="Arial" w:cs="Arial"/>
          <w:sz w:val="20"/>
          <w:szCs w:val="20"/>
        </w:rPr>
      </w:pPr>
      <w:del w:id="5608" w:author="Tebokgo Mabuto (ECP)" w:date="2026-09-09T11:12:00Z" w16du:dateUtc="2026-09-09T09:12:00Z">
        <w:r w:rsidRPr="00325356" w:rsidDel="00EC2039">
          <w:rPr>
            <w:rFonts w:ascii="Arial" w:hAnsi="Arial" w:cs="Arial"/>
            <w:sz w:val="20"/>
            <w:szCs w:val="20"/>
          </w:rPr>
          <w:delText>CIDB: ANNEX 1 - PSP Performance Report for completed projects</w:delText>
        </w:r>
      </w:del>
    </w:p>
    <w:p w14:paraId="368E8CA5" w14:textId="76AECAEB" w:rsidR="00287B14" w:rsidRPr="00325356" w:rsidDel="00EC2039" w:rsidRDefault="00287B14" w:rsidP="00287B14">
      <w:pPr>
        <w:pStyle w:val="ListParagraph"/>
        <w:ind w:left="1647"/>
        <w:jc w:val="both"/>
        <w:rPr>
          <w:del w:id="5609" w:author="Tebokgo Mabuto (ECP)" w:date="2026-09-09T11:12:00Z" w16du:dateUtc="2026-09-09T09:12:00Z"/>
          <w:sz w:val="20"/>
          <w:szCs w:val="20"/>
        </w:rPr>
      </w:pPr>
    </w:p>
    <w:p w14:paraId="15B679D3" w14:textId="13EA7142" w:rsidR="00287B14" w:rsidRPr="00325356" w:rsidDel="00EC2039" w:rsidRDefault="00287B14" w:rsidP="00287B14">
      <w:pPr>
        <w:jc w:val="both"/>
        <w:rPr>
          <w:del w:id="5610" w:author="Tebokgo Mabuto (ECP)" w:date="2026-09-09T11:12:00Z" w16du:dateUtc="2026-09-09T09:12:00Z"/>
          <w:rFonts w:ascii="Arial" w:hAnsi="Arial" w:cs="Arial"/>
          <w:sz w:val="20"/>
          <w:szCs w:val="20"/>
        </w:rPr>
      </w:pPr>
      <w:del w:id="5611" w:author="Tebokgo Mabuto (ECP)" w:date="2026-09-09T11:12:00Z" w16du:dateUtc="2026-09-09T09:12:00Z">
        <w:r w:rsidRPr="00325356" w:rsidDel="00EC2039">
          <w:rPr>
            <w:rFonts w:ascii="Arial" w:hAnsi="Arial" w:cs="Arial"/>
            <w:sz w:val="20"/>
            <w:szCs w:val="20"/>
          </w:rPr>
          <w:delText>A maximum of 5 (five) points per project and 15 (fifteen) points overall can be scored for past performance as per table below.</w:delText>
        </w:r>
      </w:del>
    </w:p>
    <w:p w14:paraId="146C4C00" w14:textId="24079ACA" w:rsidR="00287B14" w:rsidRPr="00325356" w:rsidDel="00EC2039" w:rsidRDefault="00287B14" w:rsidP="00287B14">
      <w:pPr>
        <w:jc w:val="both"/>
        <w:rPr>
          <w:del w:id="5612" w:author="Tebokgo Mabuto (ECP)" w:date="2026-09-09T11:12:00Z" w16du:dateUtc="2026-09-09T09:12:00Z"/>
          <w:rFonts w:ascii="Arial" w:hAnsi="Arial" w:cs="Arial"/>
          <w:sz w:val="20"/>
          <w:szCs w:val="20"/>
        </w:rPr>
      </w:pPr>
    </w:p>
    <w:tbl>
      <w:tblPr>
        <w:tblW w:w="957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1923"/>
        <w:gridCol w:w="1923"/>
        <w:gridCol w:w="1923"/>
        <w:gridCol w:w="1923"/>
      </w:tblGrid>
      <w:tr w:rsidR="00287B14" w:rsidRPr="00325356" w:rsidDel="00EC2039" w14:paraId="4B3263C5" w14:textId="0E8F17CE" w:rsidTr="006A491F">
        <w:trPr>
          <w:trHeight w:val="692"/>
          <w:del w:id="5613" w:author="Tebokgo Mabuto (ECP)" w:date="2026-09-09T11:12:00Z" w16du:dateUtc="2026-09-09T09:12:00Z"/>
        </w:trPr>
        <w:tc>
          <w:tcPr>
            <w:tcW w:w="1887" w:type="dxa"/>
            <w:vAlign w:val="center"/>
          </w:tcPr>
          <w:p w14:paraId="19AC6642" w14:textId="294EF40F" w:rsidR="00287B14" w:rsidRPr="00325356" w:rsidDel="00EC2039" w:rsidRDefault="00287B14" w:rsidP="006A491F">
            <w:pPr>
              <w:rPr>
                <w:del w:id="5614" w:author="Tebokgo Mabuto (ECP)" w:date="2026-09-09T11:12:00Z" w16du:dateUtc="2026-09-09T09:12:00Z"/>
                <w:rFonts w:ascii="Arial" w:hAnsi="Arial" w:cs="Arial"/>
                <w:sz w:val="20"/>
                <w:szCs w:val="20"/>
              </w:rPr>
            </w:pPr>
            <w:del w:id="5615" w:author="Tebokgo Mabuto (ECP)" w:date="2026-09-09T11:12:00Z" w16du:dateUtc="2026-09-09T09:12:00Z">
              <w:r w:rsidRPr="00325356" w:rsidDel="00EC2039">
                <w:rPr>
                  <w:rFonts w:ascii="Arial" w:hAnsi="Arial" w:cs="Arial"/>
                  <w:sz w:val="20"/>
                  <w:szCs w:val="20"/>
                </w:rPr>
                <w:delText>CIDB rating</w:delText>
              </w:r>
            </w:del>
          </w:p>
        </w:tc>
        <w:tc>
          <w:tcPr>
            <w:tcW w:w="1923" w:type="dxa"/>
            <w:vAlign w:val="center"/>
          </w:tcPr>
          <w:p w14:paraId="05DBA5AE" w14:textId="6F2FB6CC" w:rsidR="00287B14" w:rsidRPr="00325356" w:rsidDel="00EC2039" w:rsidRDefault="00287B14" w:rsidP="006A491F">
            <w:pPr>
              <w:jc w:val="center"/>
              <w:rPr>
                <w:del w:id="5616" w:author="Tebokgo Mabuto (ECP)" w:date="2026-09-09T11:12:00Z" w16du:dateUtc="2026-09-09T09:12:00Z"/>
                <w:rFonts w:ascii="Arial" w:hAnsi="Arial" w:cs="Arial"/>
                <w:sz w:val="20"/>
                <w:szCs w:val="20"/>
              </w:rPr>
            </w:pPr>
            <w:del w:id="5617" w:author="Tebokgo Mabuto (ECP)" w:date="2026-09-09T11:12:00Z" w16du:dateUtc="2026-09-09T09:12:00Z">
              <w:r w:rsidRPr="00325356" w:rsidDel="00EC2039">
                <w:rPr>
                  <w:rFonts w:ascii="Arial" w:hAnsi="Arial" w:cs="Arial"/>
                  <w:sz w:val="20"/>
                  <w:szCs w:val="20"/>
                </w:rPr>
                <w:delText>Poor</w:delText>
              </w:r>
            </w:del>
          </w:p>
          <w:p w14:paraId="566FC46C" w14:textId="40FF83B9" w:rsidR="00287B14" w:rsidRPr="00325356" w:rsidDel="00EC2039" w:rsidRDefault="00287B14" w:rsidP="006A491F">
            <w:pPr>
              <w:jc w:val="center"/>
              <w:rPr>
                <w:del w:id="5618" w:author="Tebokgo Mabuto (ECP)" w:date="2026-09-09T11:12:00Z" w16du:dateUtc="2026-09-09T09:12:00Z"/>
                <w:rFonts w:ascii="Arial" w:hAnsi="Arial" w:cs="Arial"/>
                <w:sz w:val="20"/>
                <w:szCs w:val="20"/>
              </w:rPr>
            </w:pPr>
            <w:del w:id="5619" w:author="Tebokgo Mabuto (ECP)" w:date="2026-09-09T11:12:00Z" w16du:dateUtc="2026-09-09T09:12:00Z">
              <w:r w:rsidRPr="00325356" w:rsidDel="00EC2039">
                <w:rPr>
                  <w:rFonts w:ascii="Arial" w:hAnsi="Arial" w:cs="Arial"/>
                  <w:sz w:val="20"/>
                  <w:szCs w:val="20"/>
                </w:rPr>
                <w:delText>x &lt; -0.1</w:delText>
              </w:r>
            </w:del>
          </w:p>
        </w:tc>
        <w:tc>
          <w:tcPr>
            <w:tcW w:w="1923" w:type="dxa"/>
            <w:vAlign w:val="center"/>
          </w:tcPr>
          <w:p w14:paraId="18CF56A0" w14:textId="6965AF59" w:rsidR="00287B14" w:rsidRPr="00325356" w:rsidDel="00EC2039" w:rsidRDefault="00287B14" w:rsidP="006A491F">
            <w:pPr>
              <w:jc w:val="center"/>
              <w:rPr>
                <w:del w:id="5620" w:author="Tebokgo Mabuto (ECP)" w:date="2026-09-09T11:12:00Z" w16du:dateUtc="2026-09-09T09:12:00Z"/>
                <w:rFonts w:ascii="Arial" w:hAnsi="Arial" w:cs="Arial"/>
                <w:sz w:val="20"/>
                <w:szCs w:val="20"/>
              </w:rPr>
            </w:pPr>
            <w:del w:id="5621" w:author="Tebokgo Mabuto (ECP)" w:date="2026-09-09T11:12:00Z" w16du:dateUtc="2026-09-09T09:12:00Z">
              <w:r w:rsidRPr="00325356" w:rsidDel="00EC2039">
                <w:rPr>
                  <w:rFonts w:ascii="Arial" w:hAnsi="Arial" w:cs="Arial"/>
                  <w:sz w:val="20"/>
                  <w:szCs w:val="20"/>
                </w:rPr>
                <w:delText>Adequate</w:delText>
              </w:r>
            </w:del>
          </w:p>
          <w:p w14:paraId="653B0779" w14:textId="49FF48EA" w:rsidR="00287B14" w:rsidRPr="00325356" w:rsidDel="00EC2039" w:rsidRDefault="00287B14" w:rsidP="006A491F">
            <w:pPr>
              <w:jc w:val="center"/>
              <w:rPr>
                <w:del w:id="5622" w:author="Tebokgo Mabuto (ECP)" w:date="2026-09-09T11:12:00Z" w16du:dateUtc="2026-09-09T09:12:00Z"/>
                <w:rFonts w:ascii="Arial" w:hAnsi="Arial" w:cs="Arial"/>
                <w:sz w:val="20"/>
                <w:szCs w:val="20"/>
              </w:rPr>
            </w:pPr>
            <w:del w:id="5623" w:author="Tebokgo Mabuto (ECP)" w:date="2026-09-09T11:12:00Z" w16du:dateUtc="2026-09-09T09:12:00Z">
              <w:r w:rsidRPr="00325356" w:rsidDel="00EC2039">
                <w:rPr>
                  <w:rFonts w:ascii="Arial" w:hAnsi="Arial" w:cs="Arial"/>
                  <w:sz w:val="20"/>
                  <w:szCs w:val="20"/>
                </w:rPr>
                <w:delText xml:space="preserve">- 0.1 </w:delText>
              </w:r>
              <w:r w:rsidRPr="00325356" w:rsidDel="00EC2039">
                <w:rPr>
                  <w:rFonts w:ascii="Arial" w:hAnsi="Arial" w:cs="Arial"/>
                  <w:sz w:val="20"/>
                  <w:szCs w:val="20"/>
                  <w:u w:val="single"/>
                </w:rPr>
                <w:delText>&lt;</w:delText>
              </w:r>
              <w:r w:rsidRPr="00325356" w:rsidDel="00EC2039">
                <w:rPr>
                  <w:rFonts w:ascii="Arial" w:hAnsi="Arial" w:cs="Arial"/>
                  <w:sz w:val="20"/>
                  <w:szCs w:val="20"/>
                </w:rPr>
                <w:delText xml:space="preserve"> x &lt; 0.9</w:delText>
              </w:r>
            </w:del>
          </w:p>
        </w:tc>
        <w:tc>
          <w:tcPr>
            <w:tcW w:w="1923" w:type="dxa"/>
            <w:vAlign w:val="center"/>
          </w:tcPr>
          <w:p w14:paraId="249A9483" w14:textId="6410C7AC" w:rsidR="00287B14" w:rsidRPr="00325356" w:rsidDel="00EC2039" w:rsidRDefault="00287B14" w:rsidP="006A491F">
            <w:pPr>
              <w:jc w:val="center"/>
              <w:rPr>
                <w:del w:id="5624" w:author="Tebokgo Mabuto (ECP)" w:date="2026-09-09T11:12:00Z" w16du:dateUtc="2026-09-09T09:12:00Z"/>
                <w:rFonts w:ascii="Arial" w:hAnsi="Arial" w:cs="Arial"/>
                <w:sz w:val="20"/>
                <w:szCs w:val="20"/>
              </w:rPr>
            </w:pPr>
            <w:del w:id="5625" w:author="Tebokgo Mabuto (ECP)" w:date="2026-09-09T11:12:00Z" w16du:dateUtc="2026-09-09T09:12:00Z">
              <w:r w:rsidRPr="00325356" w:rsidDel="00EC2039">
                <w:rPr>
                  <w:rFonts w:ascii="Arial" w:hAnsi="Arial" w:cs="Arial"/>
                  <w:sz w:val="20"/>
                  <w:szCs w:val="20"/>
                </w:rPr>
                <w:delText>Good</w:delText>
              </w:r>
            </w:del>
          </w:p>
          <w:p w14:paraId="59401A1D" w14:textId="4ACDF1EF" w:rsidR="00287B14" w:rsidRPr="00325356" w:rsidDel="00EC2039" w:rsidRDefault="00287B14" w:rsidP="006A491F">
            <w:pPr>
              <w:jc w:val="center"/>
              <w:rPr>
                <w:del w:id="5626" w:author="Tebokgo Mabuto (ECP)" w:date="2026-09-09T11:12:00Z" w16du:dateUtc="2026-09-09T09:12:00Z"/>
                <w:rFonts w:ascii="Arial" w:hAnsi="Arial" w:cs="Arial"/>
                <w:sz w:val="20"/>
                <w:szCs w:val="20"/>
              </w:rPr>
            </w:pPr>
            <w:del w:id="5627" w:author="Tebokgo Mabuto (ECP)" w:date="2026-09-09T11:12:00Z" w16du:dateUtc="2026-09-09T09:12:00Z">
              <w:r w:rsidRPr="00325356" w:rsidDel="00EC2039">
                <w:rPr>
                  <w:rFonts w:ascii="Arial" w:hAnsi="Arial" w:cs="Arial"/>
                  <w:sz w:val="20"/>
                  <w:szCs w:val="20"/>
                </w:rPr>
                <w:delText xml:space="preserve">0.9 </w:delText>
              </w:r>
              <w:r w:rsidRPr="00325356" w:rsidDel="00EC2039">
                <w:rPr>
                  <w:rFonts w:ascii="Arial" w:hAnsi="Arial" w:cs="Arial"/>
                  <w:sz w:val="20"/>
                  <w:szCs w:val="20"/>
                  <w:u w:val="single"/>
                </w:rPr>
                <w:delText>&lt;</w:delText>
              </w:r>
              <w:r w:rsidRPr="00325356" w:rsidDel="00EC2039">
                <w:rPr>
                  <w:rFonts w:ascii="Arial" w:hAnsi="Arial" w:cs="Arial"/>
                  <w:sz w:val="20"/>
                  <w:szCs w:val="20"/>
                </w:rPr>
                <w:delText xml:space="preserve"> x &lt; 1.8</w:delText>
              </w:r>
            </w:del>
          </w:p>
        </w:tc>
        <w:tc>
          <w:tcPr>
            <w:tcW w:w="1923" w:type="dxa"/>
            <w:vAlign w:val="center"/>
          </w:tcPr>
          <w:p w14:paraId="0B36B10A" w14:textId="4DE56171" w:rsidR="00287B14" w:rsidRPr="00325356" w:rsidDel="00EC2039" w:rsidRDefault="00287B14" w:rsidP="006A491F">
            <w:pPr>
              <w:jc w:val="center"/>
              <w:rPr>
                <w:del w:id="5628" w:author="Tebokgo Mabuto (ECP)" w:date="2026-09-09T11:12:00Z" w16du:dateUtc="2026-09-09T09:12:00Z"/>
                <w:rFonts w:ascii="Arial" w:hAnsi="Arial" w:cs="Arial"/>
                <w:sz w:val="20"/>
                <w:szCs w:val="20"/>
              </w:rPr>
            </w:pPr>
            <w:del w:id="5629" w:author="Tebokgo Mabuto (ECP)" w:date="2026-09-09T11:12:00Z" w16du:dateUtc="2026-09-09T09:12:00Z">
              <w:r w:rsidRPr="00325356" w:rsidDel="00EC2039">
                <w:rPr>
                  <w:rFonts w:ascii="Arial" w:hAnsi="Arial" w:cs="Arial"/>
                  <w:sz w:val="20"/>
                  <w:szCs w:val="20"/>
                </w:rPr>
                <w:delText>Excellent</w:delText>
              </w:r>
            </w:del>
          </w:p>
          <w:p w14:paraId="4C3292B1" w14:textId="297BD45F" w:rsidR="00287B14" w:rsidRPr="00325356" w:rsidDel="00EC2039" w:rsidRDefault="00287B14" w:rsidP="006A491F">
            <w:pPr>
              <w:jc w:val="center"/>
              <w:rPr>
                <w:del w:id="5630" w:author="Tebokgo Mabuto (ECP)" w:date="2026-09-09T11:12:00Z" w16du:dateUtc="2026-09-09T09:12:00Z"/>
                <w:rFonts w:ascii="Arial" w:hAnsi="Arial" w:cs="Arial"/>
                <w:sz w:val="20"/>
                <w:szCs w:val="20"/>
              </w:rPr>
            </w:pPr>
            <w:del w:id="5631" w:author="Tebokgo Mabuto (ECP)" w:date="2026-09-09T11:12:00Z" w16du:dateUtc="2026-09-09T09:12:00Z">
              <w:r w:rsidRPr="00325356" w:rsidDel="00EC2039">
                <w:rPr>
                  <w:rFonts w:ascii="Arial" w:hAnsi="Arial" w:cs="Arial"/>
                  <w:sz w:val="20"/>
                  <w:szCs w:val="20"/>
                </w:rPr>
                <w:delText xml:space="preserve">x </w:delText>
              </w:r>
              <w:r w:rsidRPr="00325356" w:rsidDel="00EC2039">
                <w:rPr>
                  <w:rFonts w:ascii="Arial" w:hAnsi="Arial" w:cs="Arial"/>
                  <w:sz w:val="20"/>
                  <w:szCs w:val="20"/>
                  <w:u w:val="single"/>
                </w:rPr>
                <w:delText>&gt;</w:delText>
              </w:r>
              <w:r w:rsidRPr="00325356" w:rsidDel="00EC2039">
                <w:rPr>
                  <w:rFonts w:ascii="Arial" w:hAnsi="Arial" w:cs="Arial"/>
                  <w:sz w:val="20"/>
                  <w:szCs w:val="20"/>
                </w:rPr>
                <w:delText xml:space="preserve"> 1.8</w:delText>
              </w:r>
            </w:del>
          </w:p>
        </w:tc>
      </w:tr>
      <w:tr w:rsidR="00287B14" w:rsidRPr="00325356" w:rsidDel="00EC2039" w14:paraId="70CCD8A1" w14:textId="1F007402" w:rsidTr="006A491F">
        <w:trPr>
          <w:trHeight w:val="482"/>
          <w:del w:id="5632" w:author="Tebokgo Mabuto (ECP)" w:date="2026-09-09T11:12:00Z" w16du:dateUtc="2026-09-09T09:12:00Z"/>
        </w:trPr>
        <w:tc>
          <w:tcPr>
            <w:tcW w:w="1887" w:type="dxa"/>
            <w:vAlign w:val="center"/>
          </w:tcPr>
          <w:p w14:paraId="672A63BE" w14:textId="30709F42" w:rsidR="00287B14" w:rsidRPr="00325356" w:rsidDel="00EC2039" w:rsidRDefault="00287B14" w:rsidP="006A491F">
            <w:pPr>
              <w:rPr>
                <w:del w:id="5633" w:author="Tebokgo Mabuto (ECP)" w:date="2026-09-09T11:12:00Z" w16du:dateUtc="2026-09-09T09:12:00Z"/>
                <w:rFonts w:ascii="Arial" w:hAnsi="Arial" w:cs="Arial"/>
                <w:sz w:val="20"/>
                <w:szCs w:val="20"/>
              </w:rPr>
            </w:pPr>
            <w:del w:id="5634" w:author="Tebokgo Mabuto (ECP)" w:date="2026-09-09T11:12:00Z" w16du:dateUtc="2026-09-09T09:12:00Z">
              <w:r w:rsidRPr="00325356" w:rsidDel="00EC2039">
                <w:rPr>
                  <w:rFonts w:ascii="Arial" w:hAnsi="Arial" w:cs="Arial"/>
                  <w:sz w:val="20"/>
                  <w:szCs w:val="20"/>
                </w:rPr>
                <w:delText>SANRAL score</w:delText>
              </w:r>
            </w:del>
          </w:p>
        </w:tc>
        <w:tc>
          <w:tcPr>
            <w:tcW w:w="1923" w:type="dxa"/>
            <w:vAlign w:val="center"/>
          </w:tcPr>
          <w:p w14:paraId="60414E6E" w14:textId="1DA66DA2" w:rsidR="00287B14" w:rsidRPr="00325356" w:rsidDel="00EC2039" w:rsidRDefault="00287B14" w:rsidP="006A491F">
            <w:pPr>
              <w:jc w:val="center"/>
              <w:rPr>
                <w:del w:id="5635" w:author="Tebokgo Mabuto (ECP)" w:date="2026-09-09T11:12:00Z" w16du:dateUtc="2026-09-09T09:12:00Z"/>
                <w:rFonts w:ascii="Arial" w:hAnsi="Arial" w:cs="Arial"/>
                <w:sz w:val="20"/>
                <w:szCs w:val="20"/>
              </w:rPr>
            </w:pPr>
            <w:del w:id="5636" w:author="Tebokgo Mabuto (ECP)" w:date="2026-09-09T11:12:00Z" w16du:dateUtc="2026-09-09T09:12:00Z">
              <w:r w:rsidRPr="00325356" w:rsidDel="00EC2039">
                <w:rPr>
                  <w:rFonts w:ascii="Arial" w:hAnsi="Arial" w:cs="Arial"/>
                  <w:sz w:val="20"/>
                  <w:szCs w:val="20"/>
                </w:rPr>
                <w:delText>1</w:delText>
              </w:r>
            </w:del>
          </w:p>
        </w:tc>
        <w:tc>
          <w:tcPr>
            <w:tcW w:w="1923" w:type="dxa"/>
            <w:vAlign w:val="center"/>
          </w:tcPr>
          <w:p w14:paraId="446ACD11" w14:textId="6D3915A7" w:rsidR="00287B14" w:rsidRPr="00325356" w:rsidDel="00EC2039" w:rsidRDefault="00287B14" w:rsidP="006A491F">
            <w:pPr>
              <w:jc w:val="center"/>
              <w:rPr>
                <w:del w:id="5637" w:author="Tebokgo Mabuto (ECP)" w:date="2026-09-09T11:12:00Z" w16du:dateUtc="2026-09-09T09:12:00Z"/>
                <w:rFonts w:ascii="Arial" w:hAnsi="Arial" w:cs="Arial"/>
                <w:sz w:val="20"/>
                <w:szCs w:val="20"/>
              </w:rPr>
            </w:pPr>
            <w:del w:id="5638" w:author="Tebokgo Mabuto (ECP)" w:date="2026-09-09T11:12:00Z" w16du:dateUtc="2026-09-09T09:12:00Z">
              <w:r w:rsidRPr="00325356" w:rsidDel="00EC2039">
                <w:rPr>
                  <w:rFonts w:ascii="Arial" w:hAnsi="Arial" w:cs="Arial"/>
                  <w:sz w:val="20"/>
                  <w:szCs w:val="20"/>
                </w:rPr>
                <w:delText>3</w:delText>
              </w:r>
            </w:del>
          </w:p>
        </w:tc>
        <w:tc>
          <w:tcPr>
            <w:tcW w:w="1923" w:type="dxa"/>
            <w:vAlign w:val="center"/>
          </w:tcPr>
          <w:p w14:paraId="5049EFB9" w14:textId="2A86122E" w:rsidR="00287B14" w:rsidRPr="00325356" w:rsidDel="00EC2039" w:rsidRDefault="00287B14" w:rsidP="006A491F">
            <w:pPr>
              <w:jc w:val="center"/>
              <w:rPr>
                <w:del w:id="5639" w:author="Tebokgo Mabuto (ECP)" w:date="2026-09-09T11:12:00Z" w16du:dateUtc="2026-09-09T09:12:00Z"/>
                <w:rFonts w:ascii="Arial" w:hAnsi="Arial" w:cs="Arial"/>
                <w:sz w:val="20"/>
                <w:szCs w:val="20"/>
              </w:rPr>
            </w:pPr>
            <w:del w:id="5640" w:author="Tebokgo Mabuto (ECP)" w:date="2026-09-09T11:12:00Z" w16du:dateUtc="2026-09-09T09:12:00Z">
              <w:r w:rsidRPr="00325356" w:rsidDel="00EC2039">
                <w:rPr>
                  <w:rFonts w:ascii="Arial" w:hAnsi="Arial" w:cs="Arial"/>
                  <w:sz w:val="20"/>
                  <w:szCs w:val="20"/>
                </w:rPr>
                <w:delText>4</w:delText>
              </w:r>
            </w:del>
          </w:p>
        </w:tc>
        <w:tc>
          <w:tcPr>
            <w:tcW w:w="1923" w:type="dxa"/>
            <w:vAlign w:val="center"/>
          </w:tcPr>
          <w:p w14:paraId="3F7E7149" w14:textId="28A36257" w:rsidR="00287B14" w:rsidRPr="00325356" w:rsidDel="00EC2039" w:rsidRDefault="00287B14" w:rsidP="006A491F">
            <w:pPr>
              <w:jc w:val="center"/>
              <w:rPr>
                <w:del w:id="5641" w:author="Tebokgo Mabuto (ECP)" w:date="2026-09-09T11:12:00Z" w16du:dateUtc="2026-09-09T09:12:00Z"/>
                <w:rFonts w:ascii="Arial" w:hAnsi="Arial" w:cs="Arial"/>
                <w:sz w:val="20"/>
                <w:szCs w:val="20"/>
              </w:rPr>
            </w:pPr>
            <w:del w:id="5642" w:author="Tebokgo Mabuto (ECP)" w:date="2026-09-09T11:12:00Z" w16du:dateUtc="2026-09-09T09:12:00Z">
              <w:r w:rsidRPr="00325356" w:rsidDel="00EC2039">
                <w:rPr>
                  <w:rFonts w:ascii="Arial" w:hAnsi="Arial" w:cs="Arial"/>
                  <w:sz w:val="20"/>
                  <w:szCs w:val="20"/>
                </w:rPr>
                <w:delText>5</w:delText>
              </w:r>
            </w:del>
          </w:p>
        </w:tc>
      </w:tr>
    </w:tbl>
    <w:p w14:paraId="7D9F93E4" w14:textId="6F6F2061" w:rsidR="00287B14" w:rsidRPr="00325356" w:rsidDel="00EC2039" w:rsidRDefault="00287B14" w:rsidP="00287B14">
      <w:pPr>
        <w:jc w:val="both"/>
        <w:rPr>
          <w:del w:id="5643" w:author="Tebokgo Mabuto (ECP)" w:date="2026-09-09T11:12:00Z" w16du:dateUtc="2026-09-09T09:12:00Z"/>
          <w:rFonts w:ascii="Arial" w:hAnsi="Arial" w:cs="Arial"/>
          <w:sz w:val="20"/>
          <w:szCs w:val="20"/>
        </w:rPr>
      </w:pPr>
    </w:p>
    <w:p w14:paraId="6DF99852" w14:textId="7097455A" w:rsidR="00287B14" w:rsidRPr="00325356" w:rsidDel="00EC2039" w:rsidRDefault="00287B14" w:rsidP="00A45B23">
      <w:pPr>
        <w:widowControl/>
        <w:numPr>
          <w:ilvl w:val="1"/>
          <w:numId w:val="116"/>
        </w:numPr>
        <w:tabs>
          <w:tab w:val="clear" w:pos="360"/>
          <w:tab w:val="num" w:pos="567"/>
        </w:tabs>
        <w:autoSpaceDE/>
        <w:autoSpaceDN/>
        <w:ind w:left="567" w:hanging="567"/>
        <w:jc w:val="both"/>
        <w:rPr>
          <w:del w:id="5644" w:author="Tebokgo Mabuto (ECP)" w:date="2026-09-09T11:12:00Z" w16du:dateUtc="2026-09-09T09:12:00Z"/>
          <w:rFonts w:ascii="Arial" w:hAnsi="Arial" w:cs="Arial"/>
          <w:sz w:val="20"/>
          <w:szCs w:val="20"/>
        </w:rPr>
      </w:pPr>
      <w:del w:id="5645" w:author="Tebokgo Mabuto (ECP)" w:date="2026-09-09T11:12:00Z" w16du:dateUtc="2026-09-09T09:12:00Z">
        <w:r w:rsidRPr="00325356" w:rsidDel="00EC2039">
          <w:rPr>
            <w:rFonts w:ascii="Arial" w:hAnsi="Arial" w:cs="Arial"/>
            <w:sz w:val="20"/>
            <w:szCs w:val="20"/>
          </w:rPr>
          <w:delText>Reference letters</w:delText>
        </w:r>
      </w:del>
    </w:p>
    <w:p w14:paraId="1B5583CB" w14:textId="764C7624" w:rsidR="00287B14" w:rsidRPr="00325356" w:rsidDel="00EC2039" w:rsidRDefault="00287B14" w:rsidP="00287B14">
      <w:pPr>
        <w:jc w:val="both"/>
        <w:rPr>
          <w:del w:id="5646" w:author="Tebokgo Mabuto (ECP)" w:date="2026-09-09T11:12:00Z" w16du:dateUtc="2026-09-09T09:12:00Z"/>
          <w:rFonts w:ascii="Arial" w:hAnsi="Arial" w:cs="Arial"/>
          <w:sz w:val="20"/>
          <w:szCs w:val="20"/>
        </w:rPr>
      </w:pPr>
    </w:p>
    <w:p w14:paraId="3AADBBEB" w14:textId="0C2164F0" w:rsidR="00287B14" w:rsidRPr="00325356" w:rsidDel="00EC2039" w:rsidRDefault="00287B14" w:rsidP="00287B14">
      <w:pPr>
        <w:jc w:val="both"/>
        <w:rPr>
          <w:del w:id="5647" w:author="Tebokgo Mabuto (ECP)" w:date="2026-09-09T11:12:00Z" w16du:dateUtc="2026-09-09T09:12:00Z"/>
          <w:rFonts w:ascii="Arial" w:hAnsi="Arial" w:cs="Arial"/>
          <w:sz w:val="20"/>
          <w:szCs w:val="20"/>
        </w:rPr>
      </w:pPr>
      <w:del w:id="5648" w:author="Tebokgo Mabuto (ECP)" w:date="2026-09-09T11:12:00Z" w16du:dateUtc="2026-09-09T09:12:00Z">
        <w:r w:rsidRPr="00325356" w:rsidDel="00EC2039">
          <w:rPr>
            <w:rFonts w:ascii="Arial" w:hAnsi="Arial" w:cs="Arial"/>
            <w:sz w:val="20"/>
            <w:szCs w:val="20"/>
          </w:rPr>
          <w:delText xml:space="preserve">A maximum of 5 (five) points per project and 15 (fifteen) points overall can be scored for reference letters as per table below. </w:delText>
        </w:r>
      </w:del>
    </w:p>
    <w:p w14:paraId="360EF08D" w14:textId="782A148A" w:rsidR="00287B14" w:rsidRPr="00325356" w:rsidDel="00EC2039" w:rsidRDefault="00287B14" w:rsidP="00287B14">
      <w:pPr>
        <w:jc w:val="both"/>
        <w:rPr>
          <w:del w:id="5649" w:author="Tebokgo Mabuto (ECP)" w:date="2026-09-09T11:12:00Z" w16du:dateUtc="2026-09-09T09:12:00Z"/>
          <w:rFonts w:ascii="Arial" w:eastAsia="Calibri" w:hAnsi="Arial" w:cs="Arial"/>
          <w:sz w:val="20"/>
          <w:szCs w:val="20"/>
        </w:rPr>
      </w:pPr>
    </w:p>
    <w:tbl>
      <w:tblPr>
        <w:tblW w:w="9577"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5"/>
        <w:gridCol w:w="1763"/>
        <w:gridCol w:w="1914"/>
        <w:gridCol w:w="1914"/>
        <w:gridCol w:w="2171"/>
      </w:tblGrid>
      <w:tr w:rsidR="00287B14" w:rsidRPr="00325356" w:rsidDel="00EC2039" w14:paraId="4B930D3D" w14:textId="3A8C52C0" w:rsidTr="006A491F">
        <w:trPr>
          <w:trHeight w:val="677"/>
          <w:del w:id="5650" w:author="Tebokgo Mabuto (ECP)" w:date="2026-09-09T11:12:00Z" w16du:dateUtc="2026-09-09T09:12:00Z"/>
        </w:trPr>
        <w:tc>
          <w:tcPr>
            <w:tcW w:w="1815" w:type="dxa"/>
            <w:vAlign w:val="center"/>
          </w:tcPr>
          <w:p w14:paraId="762F2451" w14:textId="4AF7CA93" w:rsidR="00287B14" w:rsidRPr="00325356" w:rsidDel="00EC2039" w:rsidRDefault="00287B14" w:rsidP="006A491F">
            <w:pPr>
              <w:jc w:val="center"/>
              <w:rPr>
                <w:del w:id="5651" w:author="Tebokgo Mabuto (ECP)" w:date="2026-09-09T11:12:00Z" w16du:dateUtc="2026-09-09T09:12:00Z"/>
                <w:rFonts w:ascii="Arial" w:hAnsi="Arial" w:cs="Arial"/>
                <w:b/>
                <w:sz w:val="20"/>
                <w:szCs w:val="20"/>
              </w:rPr>
            </w:pPr>
            <w:del w:id="5652" w:author="Tebokgo Mabuto (ECP)" w:date="2026-09-09T11:12:00Z" w16du:dateUtc="2026-09-09T09:12:00Z">
              <w:r w:rsidRPr="00325356" w:rsidDel="00EC2039">
                <w:rPr>
                  <w:rFonts w:ascii="Arial" w:hAnsi="Arial" w:cs="Arial"/>
                  <w:b/>
                  <w:sz w:val="20"/>
                  <w:szCs w:val="20"/>
                </w:rPr>
                <w:delText>Rating</w:delText>
              </w:r>
            </w:del>
          </w:p>
        </w:tc>
        <w:tc>
          <w:tcPr>
            <w:tcW w:w="1763" w:type="dxa"/>
            <w:vAlign w:val="center"/>
          </w:tcPr>
          <w:p w14:paraId="09912221" w14:textId="2656247B" w:rsidR="00287B14" w:rsidRPr="00325356" w:rsidDel="00EC2039" w:rsidRDefault="00287B14" w:rsidP="006A491F">
            <w:pPr>
              <w:jc w:val="center"/>
              <w:rPr>
                <w:del w:id="5653" w:author="Tebokgo Mabuto (ECP)" w:date="2026-09-09T11:12:00Z" w16du:dateUtc="2026-09-09T09:12:00Z"/>
                <w:rFonts w:ascii="Arial" w:hAnsi="Arial" w:cs="Arial"/>
                <w:b/>
                <w:sz w:val="20"/>
                <w:szCs w:val="20"/>
              </w:rPr>
            </w:pPr>
            <w:del w:id="5654" w:author="Tebokgo Mabuto (ECP)" w:date="2026-09-09T11:12:00Z" w16du:dateUtc="2026-09-09T09:12:00Z">
              <w:r w:rsidRPr="00325356" w:rsidDel="00EC2039">
                <w:rPr>
                  <w:rFonts w:ascii="Arial" w:hAnsi="Arial" w:cs="Arial"/>
                  <w:b/>
                  <w:sz w:val="20"/>
                  <w:szCs w:val="20"/>
                </w:rPr>
                <w:delText>Poor</w:delText>
              </w:r>
            </w:del>
          </w:p>
        </w:tc>
        <w:tc>
          <w:tcPr>
            <w:tcW w:w="1914" w:type="dxa"/>
            <w:vAlign w:val="center"/>
          </w:tcPr>
          <w:p w14:paraId="1FD6F247" w14:textId="262B2BF6" w:rsidR="00287B14" w:rsidRPr="00325356" w:rsidDel="00EC2039" w:rsidRDefault="00287B14" w:rsidP="006A491F">
            <w:pPr>
              <w:jc w:val="center"/>
              <w:rPr>
                <w:del w:id="5655" w:author="Tebokgo Mabuto (ECP)" w:date="2026-09-09T11:12:00Z" w16du:dateUtc="2026-09-09T09:12:00Z"/>
                <w:rFonts w:ascii="Arial" w:hAnsi="Arial" w:cs="Arial"/>
                <w:sz w:val="20"/>
                <w:szCs w:val="20"/>
              </w:rPr>
            </w:pPr>
            <w:del w:id="5656" w:author="Tebokgo Mabuto (ECP)" w:date="2026-09-09T11:12:00Z" w16du:dateUtc="2026-09-09T09:12:00Z">
              <w:r w:rsidRPr="00325356" w:rsidDel="00EC2039">
                <w:rPr>
                  <w:rFonts w:ascii="Arial" w:hAnsi="Arial" w:cs="Arial"/>
                  <w:b/>
                  <w:sz w:val="20"/>
                  <w:szCs w:val="20"/>
                </w:rPr>
                <w:delText>Adequate</w:delText>
              </w:r>
            </w:del>
          </w:p>
        </w:tc>
        <w:tc>
          <w:tcPr>
            <w:tcW w:w="1914" w:type="dxa"/>
            <w:vAlign w:val="center"/>
          </w:tcPr>
          <w:p w14:paraId="141960AB" w14:textId="44ADB212" w:rsidR="00287B14" w:rsidRPr="00325356" w:rsidDel="00EC2039" w:rsidRDefault="00287B14" w:rsidP="006A491F">
            <w:pPr>
              <w:jc w:val="center"/>
              <w:rPr>
                <w:del w:id="5657" w:author="Tebokgo Mabuto (ECP)" w:date="2026-09-09T11:12:00Z" w16du:dateUtc="2026-09-09T09:12:00Z"/>
                <w:rFonts w:ascii="Arial" w:hAnsi="Arial" w:cs="Arial"/>
                <w:b/>
                <w:sz w:val="20"/>
                <w:szCs w:val="20"/>
              </w:rPr>
            </w:pPr>
            <w:del w:id="5658" w:author="Tebokgo Mabuto (ECP)" w:date="2026-09-09T11:12:00Z" w16du:dateUtc="2026-09-09T09:12:00Z">
              <w:r w:rsidRPr="00325356" w:rsidDel="00EC2039">
                <w:rPr>
                  <w:rFonts w:ascii="Arial" w:hAnsi="Arial" w:cs="Arial"/>
                  <w:b/>
                  <w:sz w:val="20"/>
                  <w:szCs w:val="20"/>
                </w:rPr>
                <w:delText>Good</w:delText>
              </w:r>
            </w:del>
          </w:p>
        </w:tc>
        <w:tc>
          <w:tcPr>
            <w:tcW w:w="2171" w:type="dxa"/>
            <w:vAlign w:val="center"/>
          </w:tcPr>
          <w:p w14:paraId="2C9E2F8D" w14:textId="343A4596" w:rsidR="00287B14" w:rsidRPr="00325356" w:rsidDel="00EC2039" w:rsidRDefault="00287B14" w:rsidP="006A491F">
            <w:pPr>
              <w:jc w:val="center"/>
              <w:rPr>
                <w:del w:id="5659" w:author="Tebokgo Mabuto (ECP)" w:date="2026-09-09T11:12:00Z" w16du:dateUtc="2026-09-09T09:12:00Z"/>
                <w:rFonts w:ascii="Arial" w:hAnsi="Arial" w:cs="Arial"/>
                <w:b/>
                <w:sz w:val="20"/>
                <w:szCs w:val="20"/>
              </w:rPr>
            </w:pPr>
            <w:del w:id="5660" w:author="Tebokgo Mabuto (ECP)" w:date="2026-09-09T11:12:00Z" w16du:dateUtc="2026-09-09T09:12:00Z">
              <w:r w:rsidRPr="00325356" w:rsidDel="00EC2039">
                <w:rPr>
                  <w:rFonts w:ascii="Arial" w:hAnsi="Arial" w:cs="Arial"/>
                  <w:b/>
                  <w:sz w:val="20"/>
                  <w:szCs w:val="20"/>
                </w:rPr>
                <w:delText>Excellent</w:delText>
              </w:r>
            </w:del>
          </w:p>
        </w:tc>
      </w:tr>
      <w:tr w:rsidR="00287B14" w:rsidRPr="00325356" w:rsidDel="00EC2039" w14:paraId="4D08262F" w14:textId="5C4DF3A0" w:rsidTr="006A491F">
        <w:trPr>
          <w:trHeight w:val="423"/>
          <w:del w:id="5661" w:author="Tebokgo Mabuto (ECP)" w:date="2026-09-09T11:12:00Z" w16du:dateUtc="2026-09-09T09:12:00Z"/>
        </w:trPr>
        <w:tc>
          <w:tcPr>
            <w:tcW w:w="1815" w:type="dxa"/>
            <w:vAlign w:val="center"/>
          </w:tcPr>
          <w:p w14:paraId="636FAEE8" w14:textId="641448BA" w:rsidR="00287B14" w:rsidRPr="00325356" w:rsidDel="00EC2039" w:rsidRDefault="00287B14" w:rsidP="006A491F">
            <w:pPr>
              <w:rPr>
                <w:del w:id="5662" w:author="Tebokgo Mabuto (ECP)" w:date="2026-09-09T11:12:00Z" w16du:dateUtc="2026-09-09T09:12:00Z"/>
                <w:rFonts w:ascii="Arial" w:hAnsi="Arial" w:cs="Arial"/>
                <w:sz w:val="20"/>
                <w:szCs w:val="20"/>
              </w:rPr>
            </w:pPr>
            <w:del w:id="5663" w:author="Tebokgo Mabuto (ECP)" w:date="2026-09-09T11:12:00Z" w16du:dateUtc="2026-09-09T09:12:00Z">
              <w:r w:rsidRPr="00325356" w:rsidDel="00EC2039">
                <w:rPr>
                  <w:rFonts w:ascii="Arial" w:hAnsi="Arial" w:cs="Arial"/>
                  <w:sz w:val="20"/>
                  <w:szCs w:val="20"/>
                </w:rPr>
                <w:delText>SANRAL score</w:delText>
              </w:r>
            </w:del>
          </w:p>
        </w:tc>
        <w:tc>
          <w:tcPr>
            <w:tcW w:w="1763" w:type="dxa"/>
            <w:vAlign w:val="center"/>
          </w:tcPr>
          <w:p w14:paraId="4E95DAA3" w14:textId="4B079895" w:rsidR="00287B14" w:rsidRPr="00325356" w:rsidDel="00EC2039" w:rsidRDefault="00287B14" w:rsidP="006A491F">
            <w:pPr>
              <w:jc w:val="center"/>
              <w:rPr>
                <w:del w:id="5664" w:author="Tebokgo Mabuto (ECP)" w:date="2026-09-09T11:12:00Z" w16du:dateUtc="2026-09-09T09:12:00Z"/>
                <w:rFonts w:ascii="Arial" w:hAnsi="Arial" w:cs="Arial"/>
                <w:sz w:val="20"/>
                <w:szCs w:val="20"/>
              </w:rPr>
            </w:pPr>
            <w:del w:id="5665" w:author="Tebokgo Mabuto (ECP)" w:date="2026-09-09T11:12:00Z" w16du:dateUtc="2026-09-09T09:12:00Z">
              <w:r w:rsidRPr="00325356" w:rsidDel="00EC2039">
                <w:rPr>
                  <w:rFonts w:ascii="Arial" w:hAnsi="Arial" w:cs="Arial"/>
                  <w:sz w:val="20"/>
                  <w:szCs w:val="20"/>
                </w:rPr>
                <w:delText>1</w:delText>
              </w:r>
            </w:del>
          </w:p>
        </w:tc>
        <w:tc>
          <w:tcPr>
            <w:tcW w:w="1914" w:type="dxa"/>
            <w:vAlign w:val="center"/>
          </w:tcPr>
          <w:p w14:paraId="65F18FAE" w14:textId="1AEFB71D" w:rsidR="00287B14" w:rsidRPr="00325356" w:rsidDel="00EC2039" w:rsidRDefault="00287B14" w:rsidP="006A491F">
            <w:pPr>
              <w:jc w:val="center"/>
              <w:rPr>
                <w:del w:id="5666" w:author="Tebokgo Mabuto (ECP)" w:date="2026-09-09T11:12:00Z" w16du:dateUtc="2026-09-09T09:12:00Z"/>
                <w:rFonts w:ascii="Arial" w:hAnsi="Arial" w:cs="Arial"/>
                <w:sz w:val="20"/>
                <w:szCs w:val="20"/>
              </w:rPr>
            </w:pPr>
            <w:del w:id="5667" w:author="Tebokgo Mabuto (ECP)" w:date="2026-09-09T11:12:00Z" w16du:dateUtc="2026-09-09T09:12:00Z">
              <w:r w:rsidRPr="00325356" w:rsidDel="00EC2039">
                <w:rPr>
                  <w:rFonts w:ascii="Arial" w:hAnsi="Arial" w:cs="Arial"/>
                  <w:sz w:val="20"/>
                  <w:szCs w:val="20"/>
                </w:rPr>
                <w:delText>3</w:delText>
              </w:r>
            </w:del>
          </w:p>
        </w:tc>
        <w:tc>
          <w:tcPr>
            <w:tcW w:w="1914" w:type="dxa"/>
            <w:vAlign w:val="center"/>
          </w:tcPr>
          <w:p w14:paraId="7F21F8B3" w14:textId="24B6A8F7" w:rsidR="00287B14" w:rsidRPr="00325356" w:rsidDel="00EC2039" w:rsidRDefault="00287B14" w:rsidP="006A491F">
            <w:pPr>
              <w:jc w:val="center"/>
              <w:rPr>
                <w:del w:id="5668" w:author="Tebokgo Mabuto (ECP)" w:date="2026-09-09T11:12:00Z" w16du:dateUtc="2026-09-09T09:12:00Z"/>
                <w:rFonts w:ascii="Arial" w:hAnsi="Arial" w:cs="Arial"/>
                <w:sz w:val="20"/>
                <w:szCs w:val="20"/>
              </w:rPr>
            </w:pPr>
            <w:del w:id="5669" w:author="Tebokgo Mabuto (ECP)" w:date="2026-09-09T11:12:00Z" w16du:dateUtc="2026-09-09T09:12:00Z">
              <w:r w:rsidRPr="00325356" w:rsidDel="00EC2039">
                <w:rPr>
                  <w:rFonts w:ascii="Arial" w:hAnsi="Arial" w:cs="Arial"/>
                  <w:sz w:val="20"/>
                  <w:szCs w:val="20"/>
                </w:rPr>
                <w:delText>4</w:delText>
              </w:r>
            </w:del>
          </w:p>
        </w:tc>
        <w:tc>
          <w:tcPr>
            <w:tcW w:w="2171" w:type="dxa"/>
            <w:vAlign w:val="center"/>
          </w:tcPr>
          <w:p w14:paraId="554ED9D8" w14:textId="6726F33A" w:rsidR="00287B14" w:rsidRPr="00325356" w:rsidDel="00EC2039" w:rsidRDefault="00287B14" w:rsidP="006A491F">
            <w:pPr>
              <w:jc w:val="center"/>
              <w:rPr>
                <w:del w:id="5670" w:author="Tebokgo Mabuto (ECP)" w:date="2026-09-09T11:12:00Z" w16du:dateUtc="2026-09-09T09:12:00Z"/>
                <w:rFonts w:ascii="Arial" w:hAnsi="Arial" w:cs="Arial"/>
                <w:sz w:val="20"/>
                <w:szCs w:val="20"/>
              </w:rPr>
            </w:pPr>
            <w:del w:id="5671" w:author="Tebokgo Mabuto (ECP)" w:date="2026-09-09T11:12:00Z" w16du:dateUtc="2026-09-09T09:12:00Z">
              <w:r w:rsidRPr="00325356" w:rsidDel="00EC2039">
                <w:rPr>
                  <w:rFonts w:ascii="Arial" w:hAnsi="Arial" w:cs="Arial"/>
                  <w:sz w:val="20"/>
                  <w:szCs w:val="20"/>
                </w:rPr>
                <w:delText>5</w:delText>
              </w:r>
            </w:del>
          </w:p>
        </w:tc>
      </w:tr>
    </w:tbl>
    <w:p w14:paraId="4CADB66F" w14:textId="35882F1F" w:rsidR="00287B14" w:rsidRPr="00325356" w:rsidDel="00EC2039" w:rsidRDefault="00287B14" w:rsidP="00287B14">
      <w:pPr>
        <w:jc w:val="both"/>
        <w:rPr>
          <w:del w:id="5672" w:author="Tebokgo Mabuto (ECP)" w:date="2026-09-09T11:12:00Z" w16du:dateUtc="2026-09-09T09:12:00Z"/>
          <w:rFonts w:ascii="Arial" w:hAnsi="Arial" w:cs="Arial"/>
          <w:sz w:val="20"/>
          <w:szCs w:val="20"/>
        </w:rPr>
      </w:pPr>
    </w:p>
    <w:p w14:paraId="3F3CA69A" w14:textId="2AE05866" w:rsidR="00287B14" w:rsidRPr="00325356" w:rsidDel="00EC2039" w:rsidRDefault="00287B14" w:rsidP="00A45B23">
      <w:pPr>
        <w:widowControl/>
        <w:numPr>
          <w:ilvl w:val="1"/>
          <w:numId w:val="116"/>
        </w:numPr>
        <w:tabs>
          <w:tab w:val="clear" w:pos="360"/>
          <w:tab w:val="left" w:pos="567"/>
        </w:tabs>
        <w:autoSpaceDE/>
        <w:autoSpaceDN/>
        <w:ind w:left="567" w:hanging="567"/>
        <w:jc w:val="both"/>
        <w:rPr>
          <w:del w:id="5673" w:author="Tebokgo Mabuto (ECP)" w:date="2026-09-09T11:12:00Z" w16du:dateUtc="2026-09-09T09:12:00Z"/>
          <w:rFonts w:ascii="Arial" w:hAnsi="Arial" w:cs="Arial"/>
          <w:sz w:val="20"/>
          <w:szCs w:val="20"/>
        </w:rPr>
      </w:pPr>
      <w:del w:id="5674" w:author="Tebokgo Mabuto (ECP)" w:date="2026-09-09T11:12:00Z" w16du:dateUtc="2026-09-09T09:12:00Z">
        <w:r w:rsidRPr="00325356" w:rsidDel="00EC2039">
          <w:rPr>
            <w:rFonts w:ascii="Arial" w:hAnsi="Arial" w:cs="Arial"/>
            <w:sz w:val="20"/>
            <w:szCs w:val="20"/>
          </w:rPr>
          <w:delText xml:space="preserve">Sworn Affidavit </w:delText>
        </w:r>
      </w:del>
    </w:p>
    <w:p w14:paraId="14D03977" w14:textId="7BAC00F7" w:rsidR="00287B14" w:rsidRPr="00325356" w:rsidDel="00EC2039" w:rsidRDefault="00287B14" w:rsidP="00287B14">
      <w:pPr>
        <w:jc w:val="both"/>
        <w:rPr>
          <w:del w:id="5675" w:author="Tebokgo Mabuto (ECP)" w:date="2026-09-09T11:12:00Z" w16du:dateUtc="2026-09-09T09:12:00Z"/>
          <w:rFonts w:ascii="Arial" w:hAnsi="Arial" w:cs="Arial"/>
          <w:sz w:val="20"/>
          <w:szCs w:val="20"/>
        </w:rPr>
      </w:pPr>
    </w:p>
    <w:p w14:paraId="133943B4" w14:textId="28655122" w:rsidR="00287B14" w:rsidRPr="00325356" w:rsidDel="00EC2039" w:rsidRDefault="00287B14" w:rsidP="00287B14">
      <w:pPr>
        <w:jc w:val="both"/>
        <w:rPr>
          <w:del w:id="5676" w:author="Tebokgo Mabuto (ECP)" w:date="2026-09-09T11:12:00Z" w16du:dateUtc="2026-09-09T09:12:00Z"/>
          <w:rFonts w:ascii="Arial" w:hAnsi="Arial" w:cs="Arial"/>
          <w:b/>
          <w:bCs/>
          <w:iCs/>
          <w:caps/>
          <w:sz w:val="20"/>
          <w:szCs w:val="20"/>
        </w:rPr>
      </w:pPr>
      <w:del w:id="5677" w:author="Tebokgo Mabuto (ECP)" w:date="2026-09-09T11:12:00Z" w16du:dateUtc="2026-09-09T09:12:00Z">
        <w:r w:rsidRPr="00325356" w:rsidDel="00EC2039">
          <w:rPr>
            <w:rFonts w:ascii="Arial" w:hAnsi="Arial" w:cs="Arial"/>
            <w:sz w:val="20"/>
            <w:szCs w:val="20"/>
          </w:rPr>
          <w:delText xml:space="preserve">For tenderers with less than 3 (three) completed projects of </w:delText>
        </w:r>
        <w:r w:rsidRPr="00325356" w:rsidDel="00EC2039">
          <w:rPr>
            <w:rFonts w:ascii="Arial" w:hAnsi="Arial" w:cs="Arial"/>
            <w:b/>
            <w:bCs/>
            <w:sz w:val="20"/>
            <w:szCs w:val="20"/>
          </w:rPr>
          <w:delText>similar</w:delText>
        </w:r>
        <w:r w:rsidRPr="00325356" w:rsidDel="00EC2039">
          <w:rPr>
            <w:rFonts w:ascii="Arial" w:hAnsi="Arial" w:cs="Arial"/>
            <w:sz w:val="20"/>
            <w:szCs w:val="20"/>
          </w:rPr>
          <w:delText xml:space="preserve"> scope, a sworn affidavit (refer to Returnable Schedule B6) shall be submitted stating that the tenderer has in the last 10 (ten) years only completed either 0 (zero), 1 (one) or 2 (two) projects, and as a result cannot submit the required 3 (three) past performance project reports. In the event of a submitted sworn affidavit, the following will apply:</w:delText>
        </w:r>
      </w:del>
    </w:p>
    <w:p w14:paraId="16E71015" w14:textId="2048FF23" w:rsidR="00287B14" w:rsidRPr="00325356" w:rsidDel="00EC2039" w:rsidRDefault="00287B14" w:rsidP="00A45B23">
      <w:pPr>
        <w:widowControl/>
        <w:numPr>
          <w:ilvl w:val="1"/>
          <w:numId w:val="120"/>
        </w:numPr>
        <w:autoSpaceDE/>
        <w:autoSpaceDN/>
        <w:ind w:left="567" w:hanging="567"/>
        <w:jc w:val="both"/>
        <w:rPr>
          <w:del w:id="5678" w:author="Tebokgo Mabuto (ECP)" w:date="2026-09-09T11:12:00Z" w16du:dateUtc="2026-09-09T09:12:00Z"/>
          <w:rFonts w:ascii="Arial" w:hAnsi="Arial" w:cs="Arial"/>
          <w:sz w:val="20"/>
          <w:szCs w:val="20"/>
        </w:rPr>
      </w:pPr>
      <w:del w:id="5679" w:author="Tebokgo Mabuto (ECP)" w:date="2026-09-09T11:12:00Z" w16du:dateUtc="2026-09-09T09:12:00Z">
        <w:r w:rsidRPr="00325356" w:rsidDel="00EC2039">
          <w:rPr>
            <w:rFonts w:ascii="Arial" w:hAnsi="Arial" w:cs="Arial"/>
            <w:sz w:val="20"/>
            <w:szCs w:val="20"/>
          </w:rPr>
          <w:delText xml:space="preserve">Submission of 0 (zero) past performance project reports, a rating of </w:delText>
        </w:r>
        <w:r w:rsidRPr="00325356" w:rsidDel="00EC2039">
          <w:rPr>
            <w:rFonts w:ascii="Arial" w:hAnsi="Arial" w:cs="Arial"/>
            <w:i/>
            <w:iCs/>
            <w:sz w:val="20"/>
            <w:szCs w:val="20"/>
          </w:rPr>
          <w:delText>“Adequate”</w:delText>
        </w:r>
        <w:r w:rsidRPr="00325356" w:rsidDel="00EC2039">
          <w:rPr>
            <w:rFonts w:ascii="Arial" w:hAnsi="Arial" w:cs="Arial"/>
            <w:sz w:val="20"/>
            <w:szCs w:val="20"/>
          </w:rPr>
          <w:delText xml:space="preserve"> or 2 (two) points will be applied for all 3 (three) projects.</w:delText>
        </w:r>
      </w:del>
    </w:p>
    <w:p w14:paraId="3960B83E" w14:textId="5AC064A7" w:rsidR="00287B14" w:rsidRPr="00325356" w:rsidDel="00EC2039" w:rsidRDefault="00287B14" w:rsidP="00A45B23">
      <w:pPr>
        <w:widowControl/>
        <w:numPr>
          <w:ilvl w:val="1"/>
          <w:numId w:val="120"/>
        </w:numPr>
        <w:autoSpaceDE/>
        <w:autoSpaceDN/>
        <w:ind w:left="567" w:hanging="567"/>
        <w:jc w:val="both"/>
        <w:rPr>
          <w:del w:id="5680" w:author="Tebokgo Mabuto (ECP)" w:date="2026-09-09T11:12:00Z" w16du:dateUtc="2026-09-09T09:12:00Z"/>
          <w:rFonts w:ascii="Arial" w:hAnsi="Arial" w:cs="Arial"/>
          <w:sz w:val="20"/>
          <w:szCs w:val="20"/>
        </w:rPr>
      </w:pPr>
      <w:del w:id="5681" w:author="Tebokgo Mabuto (ECP)" w:date="2026-09-09T11:12:00Z" w16du:dateUtc="2026-09-09T09:12:00Z">
        <w:r w:rsidRPr="00325356" w:rsidDel="00EC2039">
          <w:rPr>
            <w:rFonts w:ascii="Arial" w:hAnsi="Arial" w:cs="Arial"/>
            <w:sz w:val="20"/>
            <w:szCs w:val="20"/>
          </w:rPr>
          <w:delText xml:space="preserve">Submission of 1 (one) past performance project reports, the rating as submitted will be applied, and a rating of </w:delText>
        </w:r>
        <w:r w:rsidRPr="00325356" w:rsidDel="00EC2039">
          <w:rPr>
            <w:rFonts w:ascii="Arial" w:hAnsi="Arial" w:cs="Arial"/>
            <w:i/>
            <w:iCs/>
            <w:sz w:val="20"/>
            <w:szCs w:val="20"/>
          </w:rPr>
          <w:delText>“Adequate”</w:delText>
        </w:r>
        <w:r w:rsidRPr="00325356" w:rsidDel="00EC2039">
          <w:rPr>
            <w:rFonts w:ascii="Arial" w:hAnsi="Arial" w:cs="Arial"/>
            <w:sz w:val="20"/>
            <w:szCs w:val="20"/>
          </w:rPr>
          <w:delText xml:space="preserve"> or 2 (two) points will be applied for each of the other 2 (two) projects.</w:delText>
        </w:r>
      </w:del>
    </w:p>
    <w:p w14:paraId="4E88E85B" w14:textId="5CDB2DBC" w:rsidR="00287B14" w:rsidRPr="00325356" w:rsidDel="00EC2039" w:rsidRDefault="00287B14" w:rsidP="00A45B23">
      <w:pPr>
        <w:widowControl/>
        <w:numPr>
          <w:ilvl w:val="1"/>
          <w:numId w:val="120"/>
        </w:numPr>
        <w:autoSpaceDE/>
        <w:autoSpaceDN/>
        <w:ind w:left="567" w:hanging="567"/>
        <w:jc w:val="both"/>
        <w:rPr>
          <w:del w:id="5682" w:author="Tebokgo Mabuto (ECP)" w:date="2026-09-09T11:12:00Z" w16du:dateUtc="2026-09-09T09:12:00Z"/>
          <w:rFonts w:ascii="Arial" w:hAnsi="Arial" w:cs="Arial"/>
          <w:sz w:val="20"/>
          <w:szCs w:val="20"/>
        </w:rPr>
      </w:pPr>
      <w:del w:id="5683" w:author="Tebokgo Mabuto (ECP)" w:date="2026-09-09T11:12:00Z" w16du:dateUtc="2026-09-09T09:12:00Z">
        <w:r w:rsidRPr="00325356" w:rsidDel="00EC2039">
          <w:rPr>
            <w:rFonts w:ascii="Arial" w:hAnsi="Arial" w:cs="Arial"/>
            <w:sz w:val="20"/>
            <w:szCs w:val="20"/>
          </w:rPr>
          <w:delText xml:space="preserve">Submission of 2 (two) past performance project reports, the ratings as submitted will be applied, and a rating of </w:delText>
        </w:r>
        <w:r w:rsidRPr="00325356" w:rsidDel="00EC2039">
          <w:rPr>
            <w:rFonts w:ascii="Arial" w:hAnsi="Arial" w:cs="Arial"/>
            <w:i/>
            <w:iCs/>
            <w:sz w:val="20"/>
            <w:szCs w:val="20"/>
          </w:rPr>
          <w:delText>“Adequate”</w:delText>
        </w:r>
        <w:r w:rsidRPr="00325356" w:rsidDel="00EC2039">
          <w:rPr>
            <w:rFonts w:ascii="Arial" w:hAnsi="Arial" w:cs="Arial"/>
            <w:sz w:val="20"/>
            <w:szCs w:val="20"/>
          </w:rPr>
          <w:delText xml:space="preserve"> or 2 (two) points will be applied for the other 1 (one) project.</w:delText>
        </w:r>
      </w:del>
    </w:p>
    <w:p w14:paraId="7546CFFC" w14:textId="5F7666A1" w:rsidR="00287B14" w:rsidRPr="00325356" w:rsidDel="00EC2039" w:rsidRDefault="00287B14" w:rsidP="00287B14">
      <w:pPr>
        <w:jc w:val="both"/>
        <w:rPr>
          <w:del w:id="5684" w:author="Tebokgo Mabuto (ECP)" w:date="2026-09-09T11:12:00Z" w16du:dateUtc="2026-09-09T09:12:00Z"/>
          <w:rFonts w:ascii="Arial" w:hAnsi="Arial" w:cs="Arial"/>
          <w:b/>
          <w:bCs/>
          <w:iCs/>
          <w:caps/>
          <w:noProof/>
          <w:sz w:val="20"/>
          <w:szCs w:val="20"/>
        </w:rPr>
      </w:pPr>
    </w:p>
    <w:p w14:paraId="38A5EA16" w14:textId="5C4C0674" w:rsidR="00287B14" w:rsidRPr="00325356" w:rsidDel="00EC2039" w:rsidRDefault="00287B14" w:rsidP="00287B14">
      <w:pPr>
        <w:jc w:val="both"/>
        <w:rPr>
          <w:del w:id="5685" w:author="Tebokgo Mabuto (ECP)" w:date="2026-09-09T11:12:00Z" w16du:dateUtc="2026-09-09T09:12:00Z"/>
          <w:rFonts w:ascii="Arial" w:hAnsi="Arial" w:cs="Arial"/>
          <w:b/>
          <w:bCs/>
          <w:iCs/>
          <w:caps/>
          <w:noProof/>
          <w:sz w:val="20"/>
          <w:szCs w:val="20"/>
        </w:rPr>
      </w:pPr>
    </w:p>
    <w:p w14:paraId="50122B6D" w14:textId="6BA0736B" w:rsidR="00287B14" w:rsidRPr="00325356" w:rsidDel="00EC2039" w:rsidRDefault="00287B14" w:rsidP="00287B14">
      <w:pPr>
        <w:rPr>
          <w:del w:id="5686" w:author="Tebokgo Mabuto (ECP)" w:date="2026-09-09T11:12:00Z" w16du:dateUtc="2026-09-09T09:12:00Z"/>
          <w:rFonts w:ascii="Arial" w:hAnsi="Arial" w:cs="Arial"/>
          <w:b/>
          <w:sz w:val="20"/>
          <w:szCs w:val="20"/>
        </w:rPr>
      </w:pPr>
    </w:p>
    <w:p w14:paraId="6418E1D7" w14:textId="04F3302D" w:rsidR="00287B14" w:rsidRPr="00325356" w:rsidDel="00EC2039" w:rsidRDefault="00800131" w:rsidP="00287B14">
      <w:pPr>
        <w:jc w:val="both"/>
        <w:rPr>
          <w:del w:id="5687" w:author="Tebokgo Mabuto (ECP)" w:date="2026-09-09T11:12:00Z" w16du:dateUtc="2026-09-09T09:12:00Z"/>
          <w:rFonts w:ascii="Arial" w:hAnsi="Arial" w:cs="Arial"/>
          <w:b/>
          <w:sz w:val="20"/>
          <w:szCs w:val="20"/>
          <w:u w:val="single"/>
        </w:rPr>
      </w:pPr>
      <w:del w:id="5688" w:author="Tebokgo Mabuto (ECP)" w:date="2026-09-09T11:12:00Z" w16du:dateUtc="2026-09-09T09:12:00Z">
        <w:r w:rsidRPr="00325356" w:rsidDel="00EC2039">
          <w:rPr>
            <w:rFonts w:ascii="Arial" w:hAnsi="Arial" w:cs="Arial"/>
            <w:b/>
            <w:sz w:val="20"/>
            <w:szCs w:val="20"/>
            <w:u w:val="single"/>
          </w:rPr>
          <w:delText>WORKPLAN APPROPRIATENESS (30)</w:delText>
        </w:r>
      </w:del>
    </w:p>
    <w:p w14:paraId="299CEEDE" w14:textId="008BDF0E" w:rsidR="00287B14" w:rsidRPr="00325356" w:rsidDel="00EC2039" w:rsidRDefault="00287B14" w:rsidP="00287B14">
      <w:pPr>
        <w:jc w:val="both"/>
        <w:rPr>
          <w:del w:id="5689" w:author="Tebokgo Mabuto (ECP)" w:date="2026-09-09T11:12:00Z" w16du:dateUtc="2026-09-09T09:12:00Z"/>
          <w:rFonts w:ascii="Arial" w:hAnsi="Arial" w:cs="Arial"/>
          <w:b/>
          <w:sz w:val="20"/>
          <w:szCs w:val="20"/>
        </w:rPr>
      </w:pPr>
    </w:p>
    <w:p w14:paraId="0484747F" w14:textId="34A15497" w:rsidR="00287B14" w:rsidRPr="00325356" w:rsidDel="00EC2039" w:rsidRDefault="00287B14" w:rsidP="00287B14">
      <w:pPr>
        <w:jc w:val="both"/>
        <w:rPr>
          <w:del w:id="5690" w:author="Tebokgo Mabuto (ECP)" w:date="2026-09-09T11:12:00Z" w16du:dateUtc="2026-09-09T09:12:00Z"/>
          <w:rFonts w:ascii="Arial" w:hAnsi="Arial" w:cs="Arial"/>
          <w:sz w:val="20"/>
          <w:szCs w:val="20"/>
        </w:rPr>
      </w:pPr>
      <w:del w:id="5691" w:author="Tebokgo Mabuto (ECP)" w:date="2026-09-09T11:12:00Z" w16du:dateUtc="2026-09-09T09:12:00Z">
        <w:r w:rsidRPr="00325356" w:rsidDel="00EC2039">
          <w:rPr>
            <w:rFonts w:ascii="Arial" w:hAnsi="Arial" w:cs="Arial"/>
            <w:sz w:val="20"/>
            <w:szCs w:val="20"/>
          </w:rPr>
          <w:delText>The tender must supply proposed hours that certain identified items in the Pricing Schedule will require. This is used to gauge the tenderer’s knowledge and understanding of the amount of work required to perform the scope of work and is compared to the hours tendered by all the other tenderer’s hours to represent industry norm.</w:delText>
        </w:r>
      </w:del>
    </w:p>
    <w:p w14:paraId="6875E84D" w14:textId="2C36F0B9" w:rsidR="00287B14" w:rsidRPr="00325356" w:rsidDel="00EC2039" w:rsidRDefault="00287B14" w:rsidP="00287B14">
      <w:pPr>
        <w:jc w:val="both"/>
        <w:rPr>
          <w:del w:id="5692" w:author="Tebokgo Mabuto (ECP)" w:date="2026-09-09T11:12:00Z" w16du:dateUtc="2026-09-09T09:12:00Z"/>
          <w:rFonts w:ascii="Arial" w:hAnsi="Arial" w:cs="Arial"/>
          <w:sz w:val="20"/>
          <w:szCs w:val="20"/>
        </w:rPr>
      </w:pPr>
    </w:p>
    <w:p w14:paraId="0E5DCCB5" w14:textId="518DCC06" w:rsidR="00287B14" w:rsidRPr="00325356" w:rsidDel="00EC2039" w:rsidRDefault="00287B14" w:rsidP="00287B14">
      <w:pPr>
        <w:jc w:val="both"/>
        <w:rPr>
          <w:del w:id="5693" w:author="Tebokgo Mabuto (ECP)" w:date="2026-09-09T11:12:00Z" w16du:dateUtc="2026-09-09T09:12:00Z"/>
          <w:rFonts w:ascii="Arial" w:hAnsi="Arial" w:cs="Arial"/>
          <w:sz w:val="20"/>
          <w:szCs w:val="20"/>
        </w:rPr>
      </w:pPr>
      <w:del w:id="5694" w:author="Tebokgo Mabuto (ECP)" w:date="2026-09-09T11:12:00Z" w16du:dateUtc="2026-09-09T09:12:00Z">
        <w:r w:rsidRPr="00325356" w:rsidDel="00EC2039">
          <w:rPr>
            <w:rFonts w:ascii="Arial" w:hAnsi="Arial" w:cs="Arial"/>
            <w:sz w:val="20"/>
            <w:szCs w:val="20"/>
          </w:rPr>
          <w:delText>Each tender submits their hours calculated from various items in the Pricing Schedule:</w:delText>
        </w:r>
      </w:del>
    </w:p>
    <w:p w14:paraId="3F830376" w14:textId="47D8D74C" w:rsidR="00287B14" w:rsidRPr="00325356" w:rsidDel="00EC2039" w:rsidRDefault="00287B14" w:rsidP="00287B14">
      <w:pPr>
        <w:jc w:val="both"/>
        <w:rPr>
          <w:del w:id="5695" w:author="Tebokgo Mabuto (ECP)" w:date="2026-09-09T11:12:00Z" w16du:dateUtc="2026-09-09T09:12:00Z"/>
          <w:rFonts w:ascii="Arial" w:hAnsi="Arial" w:cs="Arial"/>
          <w:sz w:val="20"/>
          <w:szCs w:val="20"/>
        </w:rPr>
      </w:pPr>
    </w:p>
    <w:p w14:paraId="20289931" w14:textId="76EFEEAF" w:rsidR="00287B14" w:rsidRPr="00325356" w:rsidDel="00EC2039" w:rsidRDefault="00287B14" w:rsidP="00287B14">
      <w:pPr>
        <w:jc w:val="both"/>
        <w:rPr>
          <w:del w:id="5696" w:author="Tebokgo Mabuto (ECP)" w:date="2026-09-09T11:12:00Z" w16du:dateUtc="2026-09-09T09:12:00Z"/>
          <w:rFonts w:ascii="Arial" w:hAnsi="Arial" w:cs="Arial"/>
          <w:sz w:val="20"/>
          <w:szCs w:val="20"/>
        </w:rPr>
      </w:pPr>
      <w:del w:id="5697" w:author="Tebokgo Mabuto (ECP)" w:date="2026-09-09T11:12:00Z" w16du:dateUtc="2026-09-09T09:12:00Z">
        <w:r w:rsidRPr="00325356" w:rsidDel="00EC2039">
          <w:rPr>
            <w:rFonts w:ascii="Arial" w:hAnsi="Arial" w:cs="Arial"/>
            <w:noProof/>
            <w:sz w:val="16"/>
            <w:szCs w:val="16"/>
          </w:rPr>
          <w:drawing>
            <wp:anchor distT="0" distB="0" distL="114300" distR="114300" simplePos="0" relativeHeight="251652608" behindDoc="0" locked="0" layoutInCell="1" allowOverlap="1" wp14:anchorId="647D2CA8" wp14:editId="312705A5">
              <wp:simplePos x="0" y="0"/>
              <wp:positionH relativeFrom="margin">
                <wp:align>center</wp:align>
              </wp:positionH>
              <wp:positionV relativeFrom="paragraph">
                <wp:posOffset>9525</wp:posOffset>
              </wp:positionV>
              <wp:extent cx="4180840" cy="375285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0840" cy="3752850"/>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50899FAD" w14:textId="6DA4B2EC" w:rsidR="00287B14" w:rsidRPr="00325356" w:rsidDel="00EC2039" w:rsidRDefault="00287B14" w:rsidP="00287B14">
      <w:pPr>
        <w:jc w:val="both"/>
        <w:rPr>
          <w:del w:id="5698" w:author="Tebokgo Mabuto (ECP)" w:date="2026-09-09T11:12:00Z" w16du:dateUtc="2026-09-09T09:12:00Z"/>
          <w:rFonts w:ascii="Arial" w:hAnsi="Arial" w:cs="Arial"/>
          <w:sz w:val="20"/>
          <w:szCs w:val="20"/>
        </w:rPr>
      </w:pPr>
    </w:p>
    <w:p w14:paraId="4ABF9680" w14:textId="6270F19B" w:rsidR="00287B14" w:rsidRPr="00325356" w:rsidDel="00EC2039" w:rsidRDefault="00287B14" w:rsidP="00287B14">
      <w:pPr>
        <w:jc w:val="both"/>
        <w:rPr>
          <w:del w:id="5699" w:author="Tebokgo Mabuto (ECP)" w:date="2026-09-09T11:12:00Z" w16du:dateUtc="2026-09-09T09:12:00Z"/>
          <w:rFonts w:ascii="Arial" w:hAnsi="Arial" w:cs="Arial"/>
          <w:sz w:val="20"/>
          <w:szCs w:val="20"/>
        </w:rPr>
      </w:pPr>
    </w:p>
    <w:p w14:paraId="32FD807F" w14:textId="21F1BA7A" w:rsidR="00287B14" w:rsidRPr="00325356" w:rsidDel="00EC2039" w:rsidRDefault="00287B14" w:rsidP="00287B14">
      <w:pPr>
        <w:jc w:val="both"/>
        <w:rPr>
          <w:del w:id="5700" w:author="Tebokgo Mabuto (ECP)" w:date="2026-09-09T11:12:00Z" w16du:dateUtc="2026-09-09T09:12:00Z"/>
          <w:rFonts w:ascii="Arial" w:hAnsi="Arial" w:cs="Arial"/>
          <w:sz w:val="20"/>
          <w:szCs w:val="20"/>
        </w:rPr>
      </w:pPr>
    </w:p>
    <w:p w14:paraId="4237535D" w14:textId="518B94C3" w:rsidR="00287B14" w:rsidRPr="00325356" w:rsidDel="00EC2039" w:rsidRDefault="00287B14" w:rsidP="00287B14">
      <w:pPr>
        <w:jc w:val="both"/>
        <w:rPr>
          <w:del w:id="5701" w:author="Tebokgo Mabuto (ECP)" w:date="2026-09-09T11:12:00Z" w16du:dateUtc="2026-09-09T09:12:00Z"/>
          <w:rFonts w:ascii="Arial" w:hAnsi="Arial" w:cs="Arial"/>
          <w:sz w:val="20"/>
          <w:szCs w:val="20"/>
        </w:rPr>
      </w:pPr>
    </w:p>
    <w:p w14:paraId="5F85FEB6" w14:textId="72D6F0C0" w:rsidR="00287B14" w:rsidRPr="00325356" w:rsidDel="00EC2039" w:rsidRDefault="00287B14" w:rsidP="00287B14">
      <w:pPr>
        <w:jc w:val="both"/>
        <w:rPr>
          <w:del w:id="5702" w:author="Tebokgo Mabuto (ECP)" w:date="2026-09-09T11:12:00Z" w16du:dateUtc="2026-09-09T09:12:00Z"/>
          <w:rFonts w:ascii="Arial" w:hAnsi="Arial" w:cs="Arial"/>
          <w:sz w:val="20"/>
          <w:szCs w:val="20"/>
        </w:rPr>
      </w:pPr>
    </w:p>
    <w:p w14:paraId="3289637C" w14:textId="3ADEF5E1" w:rsidR="00287B14" w:rsidRPr="00325356" w:rsidDel="00EC2039" w:rsidRDefault="00287B14" w:rsidP="00287B14">
      <w:pPr>
        <w:jc w:val="both"/>
        <w:rPr>
          <w:del w:id="5703" w:author="Tebokgo Mabuto (ECP)" w:date="2026-09-09T11:12:00Z" w16du:dateUtc="2026-09-09T09:12:00Z"/>
          <w:rFonts w:ascii="Arial" w:hAnsi="Arial" w:cs="Arial"/>
          <w:sz w:val="20"/>
          <w:szCs w:val="20"/>
        </w:rPr>
      </w:pPr>
    </w:p>
    <w:p w14:paraId="5BBA5DF1" w14:textId="168B8398" w:rsidR="00287B14" w:rsidRPr="00325356" w:rsidDel="00EC2039" w:rsidRDefault="00287B14" w:rsidP="00287B14">
      <w:pPr>
        <w:jc w:val="both"/>
        <w:rPr>
          <w:del w:id="5704" w:author="Tebokgo Mabuto (ECP)" w:date="2026-09-09T11:12:00Z" w16du:dateUtc="2026-09-09T09:12:00Z"/>
          <w:rFonts w:ascii="Arial" w:hAnsi="Arial" w:cs="Arial"/>
          <w:sz w:val="20"/>
          <w:szCs w:val="20"/>
        </w:rPr>
      </w:pPr>
    </w:p>
    <w:p w14:paraId="17B2D4D9" w14:textId="0144234F" w:rsidR="00287B14" w:rsidRPr="00325356" w:rsidDel="00EC2039" w:rsidRDefault="00287B14" w:rsidP="00287B14">
      <w:pPr>
        <w:jc w:val="both"/>
        <w:rPr>
          <w:del w:id="5705" w:author="Tebokgo Mabuto (ECP)" w:date="2026-09-09T11:12:00Z" w16du:dateUtc="2026-09-09T09:12:00Z"/>
          <w:rFonts w:ascii="Arial" w:hAnsi="Arial" w:cs="Arial"/>
          <w:sz w:val="20"/>
          <w:szCs w:val="20"/>
        </w:rPr>
      </w:pPr>
    </w:p>
    <w:p w14:paraId="429C4AB2" w14:textId="2E0B2CF2" w:rsidR="00287B14" w:rsidRPr="00325356" w:rsidDel="00EC2039" w:rsidRDefault="00287B14" w:rsidP="00287B14">
      <w:pPr>
        <w:jc w:val="both"/>
        <w:rPr>
          <w:del w:id="5706" w:author="Tebokgo Mabuto (ECP)" w:date="2026-09-09T11:12:00Z" w16du:dateUtc="2026-09-09T09:12:00Z"/>
          <w:rFonts w:ascii="Arial" w:hAnsi="Arial" w:cs="Arial"/>
          <w:sz w:val="20"/>
          <w:szCs w:val="20"/>
        </w:rPr>
      </w:pPr>
    </w:p>
    <w:p w14:paraId="00EA5B8B" w14:textId="7DC80FEF" w:rsidR="00287B14" w:rsidRPr="00325356" w:rsidDel="00EC2039" w:rsidRDefault="00287B14" w:rsidP="00287B14">
      <w:pPr>
        <w:jc w:val="both"/>
        <w:rPr>
          <w:del w:id="5707" w:author="Tebokgo Mabuto (ECP)" w:date="2026-09-09T11:12:00Z" w16du:dateUtc="2026-09-09T09:12:00Z"/>
          <w:rFonts w:ascii="Arial" w:hAnsi="Arial" w:cs="Arial"/>
          <w:sz w:val="20"/>
          <w:szCs w:val="20"/>
        </w:rPr>
      </w:pPr>
    </w:p>
    <w:p w14:paraId="39C6A4E9" w14:textId="7F184F3A" w:rsidR="00287B14" w:rsidRPr="00325356" w:rsidDel="00EC2039" w:rsidRDefault="00287B14" w:rsidP="00287B14">
      <w:pPr>
        <w:jc w:val="both"/>
        <w:rPr>
          <w:del w:id="5708" w:author="Tebokgo Mabuto (ECP)" w:date="2026-09-09T11:12:00Z" w16du:dateUtc="2026-09-09T09:12:00Z"/>
          <w:rFonts w:ascii="Arial" w:hAnsi="Arial" w:cs="Arial"/>
          <w:sz w:val="20"/>
          <w:szCs w:val="20"/>
        </w:rPr>
      </w:pPr>
    </w:p>
    <w:p w14:paraId="14B14814" w14:textId="62A44EFE" w:rsidR="00287B14" w:rsidRPr="00325356" w:rsidDel="00EC2039" w:rsidRDefault="00287B14" w:rsidP="00287B14">
      <w:pPr>
        <w:jc w:val="both"/>
        <w:rPr>
          <w:del w:id="5709" w:author="Tebokgo Mabuto (ECP)" w:date="2026-09-09T11:12:00Z" w16du:dateUtc="2026-09-09T09:12:00Z"/>
          <w:rFonts w:ascii="Arial" w:hAnsi="Arial" w:cs="Arial"/>
          <w:sz w:val="20"/>
          <w:szCs w:val="20"/>
        </w:rPr>
      </w:pPr>
    </w:p>
    <w:p w14:paraId="7026E681" w14:textId="547747E7" w:rsidR="00287B14" w:rsidRPr="00325356" w:rsidDel="00EC2039" w:rsidRDefault="00287B14" w:rsidP="00287B14">
      <w:pPr>
        <w:jc w:val="both"/>
        <w:rPr>
          <w:del w:id="5710" w:author="Tebokgo Mabuto (ECP)" w:date="2026-09-09T11:12:00Z" w16du:dateUtc="2026-09-09T09:12:00Z"/>
          <w:rFonts w:ascii="Arial" w:hAnsi="Arial" w:cs="Arial"/>
          <w:sz w:val="20"/>
          <w:szCs w:val="20"/>
        </w:rPr>
      </w:pPr>
    </w:p>
    <w:p w14:paraId="1F65C865" w14:textId="7F0E5CC1" w:rsidR="00287B14" w:rsidRPr="00325356" w:rsidDel="00EC2039" w:rsidRDefault="00287B14" w:rsidP="00287B14">
      <w:pPr>
        <w:jc w:val="both"/>
        <w:rPr>
          <w:del w:id="5711" w:author="Tebokgo Mabuto (ECP)" w:date="2026-09-09T11:12:00Z" w16du:dateUtc="2026-09-09T09:12:00Z"/>
          <w:rFonts w:ascii="Arial" w:hAnsi="Arial" w:cs="Arial"/>
          <w:sz w:val="20"/>
          <w:szCs w:val="20"/>
        </w:rPr>
      </w:pPr>
    </w:p>
    <w:p w14:paraId="1EC582F7" w14:textId="65095145" w:rsidR="00287B14" w:rsidRPr="00325356" w:rsidDel="00EC2039" w:rsidRDefault="00287B14" w:rsidP="00287B14">
      <w:pPr>
        <w:jc w:val="both"/>
        <w:rPr>
          <w:del w:id="5712" w:author="Tebokgo Mabuto (ECP)" w:date="2026-09-09T11:12:00Z" w16du:dateUtc="2026-09-09T09:12:00Z"/>
          <w:rFonts w:ascii="Arial" w:hAnsi="Arial" w:cs="Arial"/>
          <w:sz w:val="20"/>
          <w:szCs w:val="20"/>
        </w:rPr>
      </w:pPr>
    </w:p>
    <w:p w14:paraId="1A3E0105" w14:textId="317FB955" w:rsidR="00287B14" w:rsidRPr="00325356" w:rsidDel="00EC2039" w:rsidRDefault="00287B14" w:rsidP="00287B14">
      <w:pPr>
        <w:jc w:val="both"/>
        <w:rPr>
          <w:del w:id="5713" w:author="Tebokgo Mabuto (ECP)" w:date="2026-09-09T11:12:00Z" w16du:dateUtc="2026-09-09T09:12:00Z"/>
          <w:rFonts w:ascii="Arial" w:hAnsi="Arial" w:cs="Arial"/>
          <w:sz w:val="20"/>
          <w:szCs w:val="20"/>
        </w:rPr>
      </w:pPr>
    </w:p>
    <w:p w14:paraId="57B9D4A3" w14:textId="0BF5AFA0" w:rsidR="00287B14" w:rsidRPr="00325356" w:rsidDel="00EC2039" w:rsidRDefault="00287B14" w:rsidP="00287B14">
      <w:pPr>
        <w:jc w:val="both"/>
        <w:rPr>
          <w:del w:id="5714" w:author="Tebokgo Mabuto (ECP)" w:date="2026-09-09T11:12:00Z" w16du:dateUtc="2026-09-09T09:12:00Z"/>
          <w:rFonts w:ascii="Arial" w:hAnsi="Arial" w:cs="Arial"/>
          <w:sz w:val="20"/>
          <w:szCs w:val="20"/>
        </w:rPr>
      </w:pPr>
    </w:p>
    <w:p w14:paraId="0F1F576C" w14:textId="6B5F3403" w:rsidR="00287B14" w:rsidRPr="00325356" w:rsidDel="00EC2039" w:rsidRDefault="00287B14" w:rsidP="00287B14">
      <w:pPr>
        <w:jc w:val="both"/>
        <w:rPr>
          <w:del w:id="5715" w:author="Tebokgo Mabuto (ECP)" w:date="2026-09-09T11:12:00Z" w16du:dateUtc="2026-09-09T09:12:00Z"/>
          <w:rFonts w:ascii="Arial" w:hAnsi="Arial" w:cs="Arial"/>
          <w:sz w:val="20"/>
          <w:szCs w:val="20"/>
        </w:rPr>
      </w:pPr>
    </w:p>
    <w:p w14:paraId="4069746B" w14:textId="3E5B3B58" w:rsidR="00287B14" w:rsidRPr="00325356" w:rsidDel="00EC2039" w:rsidRDefault="00287B14" w:rsidP="00287B14">
      <w:pPr>
        <w:jc w:val="both"/>
        <w:rPr>
          <w:del w:id="5716" w:author="Tebokgo Mabuto (ECP)" w:date="2026-09-09T11:12:00Z" w16du:dateUtc="2026-09-09T09:12:00Z"/>
          <w:rFonts w:ascii="Arial" w:hAnsi="Arial" w:cs="Arial"/>
          <w:sz w:val="20"/>
          <w:szCs w:val="20"/>
        </w:rPr>
      </w:pPr>
    </w:p>
    <w:p w14:paraId="28A410D4" w14:textId="4D007A4E" w:rsidR="00287B14" w:rsidRPr="00325356" w:rsidDel="00EC2039" w:rsidRDefault="00287B14" w:rsidP="00287B14">
      <w:pPr>
        <w:jc w:val="both"/>
        <w:rPr>
          <w:del w:id="5717" w:author="Tebokgo Mabuto (ECP)" w:date="2026-09-09T11:12:00Z" w16du:dateUtc="2026-09-09T09:12:00Z"/>
          <w:rFonts w:ascii="Arial" w:hAnsi="Arial" w:cs="Arial"/>
          <w:sz w:val="20"/>
          <w:szCs w:val="20"/>
        </w:rPr>
      </w:pPr>
    </w:p>
    <w:p w14:paraId="39265455" w14:textId="2660EC49" w:rsidR="00287B14" w:rsidRPr="00325356" w:rsidDel="00EC2039" w:rsidRDefault="00287B14" w:rsidP="00287B14">
      <w:pPr>
        <w:jc w:val="both"/>
        <w:rPr>
          <w:del w:id="5718" w:author="Tebokgo Mabuto (ECP)" w:date="2026-09-09T11:12:00Z" w16du:dateUtc="2026-09-09T09:12:00Z"/>
          <w:rFonts w:ascii="Arial" w:hAnsi="Arial" w:cs="Arial"/>
          <w:sz w:val="20"/>
          <w:szCs w:val="20"/>
        </w:rPr>
      </w:pPr>
    </w:p>
    <w:p w14:paraId="0E7E0704" w14:textId="6F558036" w:rsidR="00287B14" w:rsidRPr="00325356" w:rsidDel="00EC2039" w:rsidRDefault="00287B14" w:rsidP="00287B14">
      <w:pPr>
        <w:jc w:val="both"/>
        <w:rPr>
          <w:del w:id="5719" w:author="Tebokgo Mabuto (ECP)" w:date="2026-09-09T11:12:00Z" w16du:dateUtc="2026-09-09T09:12:00Z"/>
          <w:rFonts w:ascii="Arial" w:hAnsi="Arial" w:cs="Arial"/>
          <w:sz w:val="20"/>
          <w:szCs w:val="20"/>
        </w:rPr>
      </w:pPr>
    </w:p>
    <w:p w14:paraId="13DFD888" w14:textId="3E2493B3" w:rsidR="00287B14" w:rsidRPr="00325356" w:rsidDel="00EC2039" w:rsidRDefault="00287B14" w:rsidP="00287B14">
      <w:pPr>
        <w:jc w:val="both"/>
        <w:rPr>
          <w:del w:id="5720" w:author="Tebokgo Mabuto (ECP)" w:date="2026-09-09T11:12:00Z" w16du:dateUtc="2026-09-09T09:12:00Z"/>
          <w:rFonts w:ascii="Arial" w:hAnsi="Arial" w:cs="Arial"/>
          <w:sz w:val="20"/>
          <w:szCs w:val="20"/>
        </w:rPr>
      </w:pPr>
    </w:p>
    <w:p w14:paraId="0D82961A" w14:textId="1C430C14" w:rsidR="00287B14" w:rsidRPr="00325356" w:rsidDel="00EC2039" w:rsidRDefault="00287B14" w:rsidP="00287B14">
      <w:pPr>
        <w:jc w:val="both"/>
        <w:rPr>
          <w:del w:id="5721" w:author="Tebokgo Mabuto (ECP)" w:date="2026-09-09T11:12:00Z" w16du:dateUtc="2026-09-09T09:12:00Z"/>
          <w:rFonts w:ascii="Arial" w:hAnsi="Arial" w:cs="Arial"/>
          <w:sz w:val="20"/>
          <w:szCs w:val="20"/>
        </w:rPr>
      </w:pPr>
    </w:p>
    <w:p w14:paraId="65C51BDD" w14:textId="53330AC5" w:rsidR="00287B14" w:rsidRPr="00325356" w:rsidDel="00EC2039" w:rsidRDefault="00287B14" w:rsidP="00287B14">
      <w:pPr>
        <w:jc w:val="both"/>
        <w:rPr>
          <w:del w:id="5722" w:author="Tebokgo Mabuto (ECP)" w:date="2026-09-09T11:12:00Z" w16du:dateUtc="2026-09-09T09:12:00Z"/>
          <w:rFonts w:ascii="Arial" w:hAnsi="Arial" w:cs="Arial"/>
          <w:sz w:val="20"/>
          <w:szCs w:val="20"/>
        </w:rPr>
      </w:pPr>
    </w:p>
    <w:p w14:paraId="48356D87" w14:textId="490C602E" w:rsidR="001116A9" w:rsidRPr="00325356" w:rsidDel="00EC2039" w:rsidRDefault="001116A9" w:rsidP="00287B14">
      <w:pPr>
        <w:jc w:val="both"/>
        <w:rPr>
          <w:del w:id="5723" w:author="Tebokgo Mabuto (ECP)" w:date="2026-09-09T11:12:00Z" w16du:dateUtc="2026-09-09T09:12:00Z"/>
          <w:rFonts w:ascii="Arial" w:hAnsi="Arial" w:cs="Arial"/>
          <w:noProof/>
          <w:sz w:val="20"/>
          <w:szCs w:val="20"/>
        </w:rPr>
      </w:pPr>
    </w:p>
    <w:p w14:paraId="4D84F3B0" w14:textId="659E3537" w:rsidR="007A0E6D" w:rsidRPr="00325356" w:rsidDel="001116A9" w:rsidRDefault="00287B14" w:rsidP="00287B14">
      <w:pPr>
        <w:jc w:val="both"/>
        <w:rPr>
          <w:del w:id="5724" w:author="Tebokgo Mabuto (ECP)" w:date="2026-06-30T16:11:00Z" w16du:dateUtc="2026-06-30T14:11:00Z"/>
          <w:rFonts w:ascii="Arial" w:hAnsi="Arial" w:cs="Arial"/>
          <w:noProof/>
          <w:sz w:val="20"/>
          <w:szCs w:val="20"/>
        </w:rPr>
      </w:pPr>
      <w:del w:id="5725" w:author="Tebokgo Mabuto (ECP)" w:date="2026-09-09T11:12:00Z" w16du:dateUtc="2026-09-09T09:12:00Z">
        <w:r w:rsidRPr="00325356" w:rsidDel="00EC2039">
          <w:rPr>
            <w:rFonts w:ascii="Arial" w:hAnsi="Arial" w:cs="Arial"/>
            <w:sz w:val="20"/>
            <w:szCs w:val="20"/>
          </w:rPr>
          <w:delText>The Workplan Appropriateness hours are entered on a spreadsheet to calculate the 80</w:delText>
        </w:r>
        <w:r w:rsidRPr="00325356" w:rsidDel="00EC2039">
          <w:rPr>
            <w:rFonts w:ascii="Arial" w:hAnsi="Arial" w:cs="Arial"/>
            <w:sz w:val="20"/>
            <w:szCs w:val="20"/>
            <w:vertAlign w:val="superscript"/>
          </w:rPr>
          <w:delText>th</w:delText>
        </w:r>
        <w:r w:rsidRPr="00325356" w:rsidDel="00EC2039">
          <w:rPr>
            <w:rFonts w:ascii="Arial" w:hAnsi="Arial" w:cs="Arial"/>
            <w:sz w:val="20"/>
            <w:szCs w:val="20"/>
          </w:rPr>
          <w:delText xml:space="preserve"> percentile.</w:delText>
        </w:r>
      </w:del>
    </w:p>
    <w:p w14:paraId="1B1FBB98" w14:textId="016C7406" w:rsidR="00287B14" w:rsidRPr="00325356" w:rsidDel="001116A9" w:rsidRDefault="00287B14" w:rsidP="00287B14">
      <w:pPr>
        <w:jc w:val="both"/>
        <w:rPr>
          <w:del w:id="5726" w:author="Tebokgo Mabuto (ECP)" w:date="2026-06-30T16:11:00Z" w16du:dateUtc="2026-06-30T14:11:00Z"/>
          <w:rFonts w:ascii="Arial" w:hAnsi="Arial" w:cs="Arial"/>
          <w:noProof/>
          <w:sz w:val="20"/>
          <w:szCs w:val="20"/>
        </w:rPr>
      </w:pPr>
      <w:del w:id="5727" w:author="Tebokgo Mabuto (ECP)" w:date="2026-09-09T11:12:00Z" w16du:dateUtc="2026-09-09T09:12:00Z">
        <w:r w:rsidRPr="00325356" w:rsidDel="00EC2039">
          <w:rPr>
            <w:rFonts w:ascii="Arial" w:hAnsi="Arial" w:cs="Arial"/>
            <w:noProof/>
            <w:sz w:val="16"/>
            <w:szCs w:val="16"/>
          </w:rPr>
          <w:drawing>
            <wp:anchor distT="0" distB="0" distL="114300" distR="114300" simplePos="0" relativeHeight="251653632" behindDoc="0" locked="0" layoutInCell="1" allowOverlap="1" wp14:anchorId="411051E6" wp14:editId="44B158F5">
              <wp:simplePos x="0" y="0"/>
              <wp:positionH relativeFrom="margin">
                <wp:align>left</wp:align>
              </wp:positionH>
              <wp:positionV relativeFrom="paragraph">
                <wp:posOffset>107315</wp:posOffset>
              </wp:positionV>
              <wp:extent cx="5940425" cy="3302635"/>
              <wp:effectExtent l="0" t="0" r="3175" b="0"/>
              <wp:wrapSquare wrapText="bothSides"/>
              <wp:docPr id="14" name="Picture 43" descr="A picture containing text, screenshot, number,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3" descr="A picture containing text, screenshot, number, parallel&#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302635"/>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2B6C7FBA" w14:textId="77777777" w:rsidR="00287B14" w:rsidRPr="00325356" w:rsidDel="001116A9" w:rsidRDefault="00287B14" w:rsidP="00287B14">
      <w:pPr>
        <w:jc w:val="both"/>
        <w:rPr>
          <w:del w:id="5728" w:author="Tebokgo Mabuto (ECP)" w:date="2026-06-30T16:11:00Z" w16du:dateUtc="2026-06-30T14:11:00Z"/>
          <w:rFonts w:ascii="Arial" w:hAnsi="Arial" w:cs="Arial"/>
          <w:noProof/>
          <w:sz w:val="20"/>
          <w:szCs w:val="20"/>
        </w:rPr>
      </w:pPr>
    </w:p>
    <w:p w14:paraId="7C6CBD50" w14:textId="77777777" w:rsidR="00287B14" w:rsidRPr="00325356" w:rsidDel="001116A9" w:rsidRDefault="00287B14" w:rsidP="00287B14">
      <w:pPr>
        <w:jc w:val="both"/>
        <w:rPr>
          <w:del w:id="5729" w:author="Tebokgo Mabuto (ECP)" w:date="2026-06-30T16:11:00Z" w16du:dateUtc="2026-06-30T14:11:00Z"/>
          <w:rFonts w:ascii="Arial" w:hAnsi="Arial" w:cs="Arial"/>
          <w:noProof/>
          <w:sz w:val="20"/>
          <w:szCs w:val="20"/>
        </w:rPr>
      </w:pPr>
    </w:p>
    <w:p w14:paraId="72A78F7C" w14:textId="77777777" w:rsidR="00287B14" w:rsidRPr="00325356" w:rsidDel="001116A9" w:rsidRDefault="00287B14" w:rsidP="00287B14">
      <w:pPr>
        <w:jc w:val="both"/>
        <w:rPr>
          <w:del w:id="5730" w:author="Tebokgo Mabuto (ECP)" w:date="2026-06-30T16:11:00Z" w16du:dateUtc="2026-06-30T14:11:00Z"/>
          <w:rFonts w:ascii="Arial" w:hAnsi="Arial" w:cs="Arial"/>
          <w:noProof/>
          <w:sz w:val="20"/>
          <w:szCs w:val="20"/>
        </w:rPr>
      </w:pPr>
    </w:p>
    <w:p w14:paraId="213877C4" w14:textId="77777777" w:rsidR="00287B14" w:rsidRPr="00325356" w:rsidDel="001116A9" w:rsidRDefault="00287B14" w:rsidP="00287B14">
      <w:pPr>
        <w:jc w:val="both"/>
        <w:rPr>
          <w:del w:id="5731" w:author="Tebokgo Mabuto (ECP)" w:date="2026-06-30T16:11:00Z" w16du:dateUtc="2026-06-30T14:11:00Z"/>
          <w:rFonts w:ascii="Arial" w:hAnsi="Arial" w:cs="Arial"/>
          <w:noProof/>
          <w:sz w:val="20"/>
          <w:szCs w:val="20"/>
        </w:rPr>
      </w:pPr>
    </w:p>
    <w:p w14:paraId="0E576D74" w14:textId="77777777" w:rsidR="00287B14" w:rsidRPr="00325356" w:rsidDel="001116A9" w:rsidRDefault="00287B14" w:rsidP="00287B14">
      <w:pPr>
        <w:jc w:val="both"/>
        <w:rPr>
          <w:del w:id="5732" w:author="Tebokgo Mabuto (ECP)" w:date="2026-06-30T16:11:00Z" w16du:dateUtc="2026-06-30T14:11:00Z"/>
          <w:rFonts w:ascii="Arial" w:hAnsi="Arial" w:cs="Arial"/>
          <w:noProof/>
          <w:sz w:val="20"/>
          <w:szCs w:val="20"/>
        </w:rPr>
      </w:pPr>
    </w:p>
    <w:p w14:paraId="4B0EA70C" w14:textId="77777777" w:rsidR="00287B14" w:rsidRPr="00325356" w:rsidDel="001116A9" w:rsidRDefault="00287B14" w:rsidP="00287B14">
      <w:pPr>
        <w:jc w:val="both"/>
        <w:rPr>
          <w:del w:id="5733" w:author="Tebokgo Mabuto (ECP)" w:date="2026-06-30T16:11:00Z" w16du:dateUtc="2026-06-30T14:11:00Z"/>
          <w:rFonts w:ascii="Arial" w:hAnsi="Arial" w:cs="Arial"/>
          <w:noProof/>
          <w:sz w:val="20"/>
          <w:szCs w:val="20"/>
        </w:rPr>
      </w:pPr>
    </w:p>
    <w:p w14:paraId="0C2B6223" w14:textId="77777777" w:rsidR="00287B14" w:rsidRPr="00325356" w:rsidDel="001116A9" w:rsidRDefault="00287B14" w:rsidP="00287B14">
      <w:pPr>
        <w:jc w:val="both"/>
        <w:rPr>
          <w:del w:id="5734" w:author="Tebokgo Mabuto (ECP)" w:date="2026-06-30T16:11:00Z" w16du:dateUtc="2026-06-30T14:11:00Z"/>
          <w:rFonts w:ascii="Arial" w:hAnsi="Arial" w:cs="Arial"/>
          <w:noProof/>
          <w:sz w:val="20"/>
          <w:szCs w:val="20"/>
        </w:rPr>
      </w:pPr>
    </w:p>
    <w:p w14:paraId="776085F8" w14:textId="77777777" w:rsidR="00287B14" w:rsidRPr="00325356" w:rsidDel="001116A9" w:rsidRDefault="00287B14" w:rsidP="00287B14">
      <w:pPr>
        <w:jc w:val="both"/>
        <w:rPr>
          <w:del w:id="5735" w:author="Tebokgo Mabuto (ECP)" w:date="2026-06-30T16:11:00Z" w16du:dateUtc="2026-06-30T14:11:00Z"/>
          <w:rFonts w:ascii="Arial" w:hAnsi="Arial" w:cs="Arial"/>
          <w:noProof/>
          <w:sz w:val="20"/>
          <w:szCs w:val="20"/>
        </w:rPr>
      </w:pPr>
    </w:p>
    <w:p w14:paraId="582A9A70" w14:textId="38ABB304" w:rsidR="00287B14" w:rsidRPr="00325356" w:rsidDel="00EC2039" w:rsidRDefault="00287B14" w:rsidP="00287B14">
      <w:pPr>
        <w:jc w:val="both"/>
        <w:rPr>
          <w:del w:id="5736" w:author="Tebokgo Mabuto (ECP)" w:date="2026-09-09T11:12:00Z" w16du:dateUtc="2026-09-09T09:12:00Z"/>
          <w:rFonts w:ascii="Arial" w:hAnsi="Arial" w:cs="Arial"/>
          <w:b/>
          <w:bCs/>
          <w:iCs/>
          <w:caps/>
          <w:noProof/>
          <w:sz w:val="20"/>
          <w:szCs w:val="20"/>
        </w:rPr>
      </w:pPr>
    </w:p>
    <w:p w14:paraId="757398B8" w14:textId="3CFACCC5" w:rsidR="00287B14" w:rsidRPr="00325356" w:rsidDel="00EC2039" w:rsidRDefault="00287B14" w:rsidP="00287B14">
      <w:pPr>
        <w:tabs>
          <w:tab w:val="left" w:pos="567"/>
        </w:tabs>
        <w:ind w:left="567" w:hanging="567"/>
        <w:jc w:val="both"/>
        <w:rPr>
          <w:del w:id="5737" w:author="Tebokgo Mabuto (ECP)" w:date="2026-09-09T11:12:00Z" w16du:dateUtc="2026-09-09T09:12:00Z"/>
          <w:rFonts w:ascii="Arial" w:hAnsi="Arial" w:cs="Arial"/>
          <w:sz w:val="20"/>
          <w:szCs w:val="20"/>
        </w:rPr>
      </w:pPr>
      <w:del w:id="5738" w:author="Tebokgo Mabuto (ECP)" w:date="2026-09-09T11:12:00Z" w16du:dateUtc="2026-09-09T09:12:00Z">
        <w:r w:rsidRPr="00325356" w:rsidDel="00EC2039">
          <w:rPr>
            <w:rFonts w:ascii="Arial" w:hAnsi="Arial" w:cs="Arial"/>
            <w:sz w:val="20"/>
            <w:szCs w:val="20"/>
          </w:rPr>
          <w:delText>The following steps are followed:</w:delText>
        </w:r>
      </w:del>
    </w:p>
    <w:p w14:paraId="6EB6C978" w14:textId="01B68FBB" w:rsidR="00287B14" w:rsidRPr="00325356" w:rsidDel="00EC2039" w:rsidRDefault="00287B14" w:rsidP="00A45B23">
      <w:pPr>
        <w:pStyle w:val="ListParagraph"/>
        <w:widowControl/>
        <w:numPr>
          <w:ilvl w:val="0"/>
          <w:numId w:val="115"/>
        </w:numPr>
        <w:tabs>
          <w:tab w:val="left" w:pos="567"/>
        </w:tabs>
        <w:autoSpaceDE/>
        <w:autoSpaceDN/>
        <w:ind w:left="567" w:hanging="567"/>
        <w:contextualSpacing/>
        <w:jc w:val="both"/>
        <w:rPr>
          <w:del w:id="5739" w:author="Tebokgo Mabuto (ECP)" w:date="2026-09-09T11:12:00Z" w16du:dateUtc="2026-09-09T09:12:00Z"/>
          <w:sz w:val="20"/>
          <w:szCs w:val="20"/>
        </w:rPr>
      </w:pPr>
      <w:del w:id="5740" w:author="Tebokgo Mabuto (ECP)" w:date="2026-09-09T11:12:00Z" w16du:dateUtc="2026-09-09T09:12:00Z">
        <w:r w:rsidRPr="00325356" w:rsidDel="00EC2039">
          <w:rPr>
            <w:sz w:val="20"/>
            <w:szCs w:val="20"/>
          </w:rPr>
          <w:delText>Calculate the mean of all compliant, responsive tenders, excluding those that did not submitted Form C2.4 and those that submitted a blank Form C2.4.</w:delText>
        </w:r>
      </w:del>
    </w:p>
    <w:p w14:paraId="755BFFE5" w14:textId="579CEEEB" w:rsidR="00287B14" w:rsidRPr="00325356" w:rsidDel="00EC2039" w:rsidRDefault="00287B14" w:rsidP="00A45B23">
      <w:pPr>
        <w:pStyle w:val="ListParagraph"/>
        <w:widowControl/>
        <w:numPr>
          <w:ilvl w:val="0"/>
          <w:numId w:val="115"/>
        </w:numPr>
        <w:tabs>
          <w:tab w:val="left" w:pos="567"/>
        </w:tabs>
        <w:autoSpaceDE/>
        <w:autoSpaceDN/>
        <w:ind w:left="567" w:hanging="567"/>
        <w:contextualSpacing/>
        <w:jc w:val="both"/>
        <w:rPr>
          <w:del w:id="5741" w:author="Tebokgo Mabuto (ECP)" w:date="2026-09-09T11:12:00Z" w16du:dateUtc="2026-09-09T09:12:00Z"/>
          <w:sz w:val="20"/>
          <w:szCs w:val="20"/>
        </w:rPr>
      </w:pPr>
      <w:del w:id="5742" w:author="Tebokgo Mabuto (ECP)" w:date="2026-09-09T11:12:00Z" w16du:dateUtc="2026-09-09T09:12:00Z">
        <w:r w:rsidRPr="00325356" w:rsidDel="00EC2039">
          <w:rPr>
            <w:sz w:val="20"/>
            <w:szCs w:val="20"/>
          </w:rPr>
          <w:delText>Determine 50% above and below the mean to determine the outliers.</w:delText>
        </w:r>
      </w:del>
    </w:p>
    <w:p w14:paraId="6574E568" w14:textId="5765441F" w:rsidR="00287B14" w:rsidRPr="00325356" w:rsidDel="00EC2039" w:rsidRDefault="00287B14" w:rsidP="00A45B23">
      <w:pPr>
        <w:pStyle w:val="ListParagraph"/>
        <w:widowControl/>
        <w:numPr>
          <w:ilvl w:val="0"/>
          <w:numId w:val="115"/>
        </w:numPr>
        <w:tabs>
          <w:tab w:val="left" w:pos="567"/>
        </w:tabs>
        <w:autoSpaceDE/>
        <w:autoSpaceDN/>
        <w:ind w:left="567" w:hanging="567"/>
        <w:contextualSpacing/>
        <w:jc w:val="both"/>
        <w:rPr>
          <w:del w:id="5743" w:author="Tebokgo Mabuto (ECP)" w:date="2026-09-09T11:12:00Z" w16du:dateUtc="2026-09-09T09:12:00Z"/>
          <w:sz w:val="20"/>
          <w:szCs w:val="20"/>
        </w:rPr>
      </w:pPr>
      <w:del w:id="5744" w:author="Tebokgo Mabuto (ECP)" w:date="2026-09-09T11:12:00Z" w16du:dateUtc="2026-09-09T09:12:00Z">
        <w:r w:rsidRPr="00325356" w:rsidDel="00EC2039">
          <w:rPr>
            <w:sz w:val="20"/>
            <w:szCs w:val="20"/>
          </w:rPr>
          <w:delText>Re-calculate the mean excluding any outliers identified above.</w:delText>
        </w:r>
      </w:del>
    </w:p>
    <w:p w14:paraId="5091B24D" w14:textId="2A353901" w:rsidR="00287B14" w:rsidRPr="00325356" w:rsidDel="00EC2039" w:rsidRDefault="00287B14" w:rsidP="00A45B23">
      <w:pPr>
        <w:pStyle w:val="ListParagraph"/>
        <w:widowControl/>
        <w:numPr>
          <w:ilvl w:val="0"/>
          <w:numId w:val="115"/>
        </w:numPr>
        <w:tabs>
          <w:tab w:val="left" w:pos="567"/>
        </w:tabs>
        <w:autoSpaceDE/>
        <w:autoSpaceDN/>
        <w:ind w:left="567" w:hanging="567"/>
        <w:contextualSpacing/>
        <w:jc w:val="both"/>
        <w:rPr>
          <w:del w:id="5745" w:author="Tebokgo Mabuto (ECP)" w:date="2026-09-09T11:12:00Z" w16du:dateUtc="2026-09-09T09:12:00Z"/>
          <w:sz w:val="20"/>
          <w:szCs w:val="20"/>
        </w:rPr>
      </w:pPr>
      <w:del w:id="5746" w:author="Tebokgo Mabuto (ECP)" w:date="2026-09-09T11:12:00Z" w16du:dateUtc="2026-09-09T09:12:00Z">
        <w:r w:rsidRPr="00325356" w:rsidDel="00EC2039">
          <w:rPr>
            <w:sz w:val="20"/>
            <w:szCs w:val="20"/>
          </w:rPr>
          <w:delText>Determine the 80% percentile based on the tenderers of Sum Normalised Hours with Outliers Removed.</w:delText>
        </w:r>
      </w:del>
    </w:p>
    <w:p w14:paraId="007226EB" w14:textId="125A5E3A" w:rsidR="00287B14" w:rsidRPr="00325356" w:rsidDel="00EC2039" w:rsidRDefault="00287B14" w:rsidP="00A45B23">
      <w:pPr>
        <w:pStyle w:val="ListParagraph"/>
        <w:widowControl/>
        <w:numPr>
          <w:ilvl w:val="0"/>
          <w:numId w:val="115"/>
        </w:numPr>
        <w:tabs>
          <w:tab w:val="left" w:pos="567"/>
        </w:tabs>
        <w:autoSpaceDE/>
        <w:autoSpaceDN/>
        <w:ind w:left="567" w:hanging="567"/>
        <w:contextualSpacing/>
        <w:jc w:val="both"/>
        <w:rPr>
          <w:del w:id="5747" w:author="Tebokgo Mabuto (ECP)" w:date="2026-09-09T11:12:00Z" w16du:dateUtc="2026-09-09T09:12:00Z"/>
          <w:sz w:val="20"/>
          <w:szCs w:val="20"/>
        </w:rPr>
      </w:pPr>
      <w:del w:id="5748" w:author="Tebokgo Mabuto (ECP)" w:date="2026-09-09T11:12:00Z" w16du:dateUtc="2026-09-09T09:12:00Z">
        <w:r w:rsidRPr="00325356" w:rsidDel="00EC2039">
          <w:rPr>
            <w:sz w:val="20"/>
            <w:szCs w:val="20"/>
          </w:rPr>
          <w:delText>Allocate points (to all responsive tenders including outliers) out of 30 based on the percentage (%) difference between the tenderers normalised hours and the 80</w:delText>
        </w:r>
        <w:r w:rsidRPr="00325356" w:rsidDel="00EC2039">
          <w:rPr>
            <w:sz w:val="20"/>
            <w:szCs w:val="20"/>
            <w:vertAlign w:val="superscript"/>
          </w:rPr>
          <w:delText>th</w:delText>
        </w:r>
        <w:r w:rsidRPr="00325356" w:rsidDel="00EC2039">
          <w:rPr>
            <w:sz w:val="20"/>
            <w:szCs w:val="20"/>
          </w:rPr>
          <w:delText xml:space="preserve"> percentile hours. Any negative values will score 0 (zero) points.</w:delText>
        </w:r>
      </w:del>
    </w:p>
    <w:p w14:paraId="364BAAE9" w14:textId="623B4178" w:rsidR="00287B14" w:rsidRPr="00325356" w:rsidDel="00EC2039" w:rsidRDefault="00287B14" w:rsidP="00A45B23">
      <w:pPr>
        <w:pStyle w:val="ListParagraph"/>
        <w:widowControl/>
        <w:numPr>
          <w:ilvl w:val="0"/>
          <w:numId w:val="115"/>
        </w:numPr>
        <w:tabs>
          <w:tab w:val="left" w:pos="567"/>
        </w:tabs>
        <w:autoSpaceDE/>
        <w:autoSpaceDN/>
        <w:ind w:left="567" w:hanging="567"/>
        <w:contextualSpacing/>
        <w:jc w:val="both"/>
        <w:rPr>
          <w:del w:id="5749" w:author="Tebokgo Mabuto (ECP)" w:date="2026-09-09T11:12:00Z" w16du:dateUtc="2026-09-09T09:12:00Z"/>
          <w:color w:val="000000"/>
          <w:sz w:val="20"/>
          <w:szCs w:val="20"/>
        </w:rPr>
      </w:pPr>
      <w:del w:id="5750" w:author="Tebokgo Mabuto (ECP)" w:date="2026-09-09T11:12:00Z" w16du:dateUtc="2026-09-09T09:12:00Z">
        <w:r w:rsidRPr="00325356" w:rsidDel="00EC2039">
          <w:rPr>
            <w:color w:val="000000"/>
            <w:sz w:val="20"/>
            <w:szCs w:val="20"/>
          </w:rPr>
          <w:delText>The formula used to calculate the points allocated to each compliant responsive tenderer is:</w:delText>
        </w:r>
      </w:del>
    </w:p>
    <w:p w14:paraId="0FE88690" w14:textId="164B77C1" w:rsidR="00287B14" w:rsidRPr="00325356" w:rsidDel="00EC2039" w:rsidRDefault="00287B14" w:rsidP="00287B14">
      <w:pPr>
        <w:ind w:left="360"/>
        <w:jc w:val="both"/>
        <w:rPr>
          <w:del w:id="5751" w:author="Tebokgo Mabuto (ECP)" w:date="2026-09-09T11:12:00Z" w16du:dateUtc="2026-09-09T09:12:00Z"/>
          <w:rFonts w:ascii="Arial" w:hAnsi="Arial" w:cs="Arial"/>
          <w:color w:val="000000"/>
          <w:sz w:val="20"/>
          <w:szCs w:val="20"/>
        </w:rPr>
      </w:pPr>
    </w:p>
    <w:p w14:paraId="667F000D" w14:textId="2BE5B744" w:rsidR="00287B14" w:rsidRPr="00325356" w:rsidDel="00EC2039" w:rsidRDefault="00287B14" w:rsidP="00287B14">
      <w:pPr>
        <w:ind w:left="360" w:firstLine="360"/>
        <w:jc w:val="center"/>
        <w:rPr>
          <w:del w:id="5752" w:author="Tebokgo Mabuto (ECP)" w:date="2026-09-09T11:12:00Z" w16du:dateUtc="2026-09-09T09:12:00Z"/>
          <w:rFonts w:ascii="Arial" w:hAnsi="Arial" w:cs="Arial"/>
          <w:color w:val="000000"/>
          <w:sz w:val="20"/>
          <w:szCs w:val="20"/>
        </w:rPr>
      </w:pPr>
      <w:del w:id="5753" w:author="Tebokgo Mabuto (ECP)" w:date="2026-09-09T11:12:00Z" w16du:dateUtc="2026-09-09T09:12:00Z">
        <w:r w:rsidRPr="00325356" w:rsidDel="00EC2039">
          <w:rPr>
            <w:rFonts w:ascii="Arial" w:hAnsi="Arial" w:cs="Arial"/>
            <w:color w:val="000000"/>
            <w:sz w:val="20"/>
            <w:szCs w:val="20"/>
          </w:rPr>
          <w:delText>= Workplan Appropriateness points (30)-100*((1-Tenderers hours/80 Percentile hours)*Points drop per % above or below 80 percentile(0,5))</w:delText>
        </w:r>
      </w:del>
    </w:p>
    <w:p w14:paraId="3131E657" w14:textId="26B46E2B" w:rsidR="00287B14" w:rsidRPr="00325356" w:rsidDel="00EC2039" w:rsidRDefault="00287B14" w:rsidP="00287B14">
      <w:pPr>
        <w:jc w:val="both"/>
        <w:rPr>
          <w:del w:id="5754" w:author="Tebokgo Mabuto (ECP)" w:date="2026-09-09T11:12:00Z" w16du:dateUtc="2026-09-09T09:12:00Z"/>
          <w:rFonts w:ascii="Arial" w:hAnsi="Arial" w:cs="Arial"/>
          <w:sz w:val="20"/>
          <w:szCs w:val="20"/>
        </w:rPr>
      </w:pPr>
    </w:p>
    <w:p w14:paraId="625E557F" w14:textId="72F31F84" w:rsidR="00287B14" w:rsidRPr="00325356" w:rsidDel="00EC2039" w:rsidRDefault="00287B14" w:rsidP="00287B14">
      <w:pPr>
        <w:jc w:val="both"/>
        <w:rPr>
          <w:del w:id="5755" w:author="Tebokgo Mabuto (ECP)" w:date="2026-09-09T11:12:00Z" w16du:dateUtc="2026-09-09T09:12:00Z"/>
          <w:rFonts w:ascii="Arial" w:hAnsi="Arial" w:cs="Arial"/>
          <w:b/>
          <w:sz w:val="20"/>
          <w:szCs w:val="20"/>
        </w:rPr>
      </w:pPr>
    </w:p>
    <w:p w14:paraId="5802C453" w14:textId="3097B021" w:rsidR="00287B14" w:rsidRPr="00325356" w:rsidDel="00EC2039" w:rsidRDefault="00800131" w:rsidP="00287B14">
      <w:pPr>
        <w:jc w:val="both"/>
        <w:rPr>
          <w:del w:id="5756" w:author="Tebokgo Mabuto (ECP)" w:date="2026-09-09T11:12:00Z" w16du:dateUtc="2026-09-09T09:12:00Z"/>
          <w:rFonts w:ascii="Arial" w:hAnsi="Arial" w:cs="Arial"/>
          <w:b/>
          <w:sz w:val="20"/>
          <w:szCs w:val="20"/>
          <w:u w:val="single"/>
        </w:rPr>
      </w:pPr>
      <w:del w:id="5757" w:author="Tebokgo Mabuto (ECP)" w:date="2026-09-09T11:12:00Z" w16du:dateUtc="2026-09-09T09:12:00Z">
        <w:r w:rsidRPr="00325356" w:rsidDel="00EC2039">
          <w:rPr>
            <w:rFonts w:ascii="Arial" w:hAnsi="Arial" w:cs="Arial"/>
            <w:b/>
            <w:sz w:val="20"/>
            <w:szCs w:val="20"/>
            <w:u w:val="single"/>
          </w:rPr>
          <w:delText>CONCLUSION</w:delText>
        </w:r>
      </w:del>
    </w:p>
    <w:p w14:paraId="7D328029" w14:textId="464CA6FF" w:rsidR="00287B14" w:rsidRPr="00325356" w:rsidDel="00EC2039" w:rsidRDefault="00287B14" w:rsidP="00287B14">
      <w:pPr>
        <w:jc w:val="both"/>
        <w:rPr>
          <w:del w:id="5758" w:author="Tebokgo Mabuto (ECP)" w:date="2026-09-09T11:12:00Z" w16du:dateUtc="2026-09-09T09:12:00Z"/>
          <w:rFonts w:ascii="Arial" w:hAnsi="Arial" w:cs="Arial"/>
          <w:sz w:val="20"/>
          <w:szCs w:val="20"/>
        </w:rPr>
      </w:pPr>
    </w:p>
    <w:p w14:paraId="156BA733" w14:textId="2B9F6D52" w:rsidR="00287B14" w:rsidRPr="00325356" w:rsidDel="00EC2039" w:rsidRDefault="00287B14" w:rsidP="00287B14">
      <w:pPr>
        <w:jc w:val="both"/>
        <w:rPr>
          <w:del w:id="5759" w:author="Tebokgo Mabuto (ECP)" w:date="2026-09-09T11:12:00Z" w16du:dateUtc="2026-09-09T09:12:00Z"/>
          <w:rFonts w:ascii="Arial" w:hAnsi="Arial" w:cs="Arial"/>
          <w:sz w:val="20"/>
          <w:szCs w:val="20"/>
        </w:rPr>
      </w:pPr>
      <w:del w:id="5760" w:author="Tebokgo Mabuto (ECP)" w:date="2026-09-09T11:12:00Z" w16du:dateUtc="2026-09-09T09:12:00Z">
        <w:r w:rsidRPr="00325356" w:rsidDel="00EC2039">
          <w:rPr>
            <w:rFonts w:ascii="Arial" w:hAnsi="Arial" w:cs="Arial"/>
            <w:sz w:val="20"/>
            <w:szCs w:val="20"/>
          </w:rPr>
          <w:delText>The various scores for the 5 (five) criteria are added together to establish the final score for the tenderer and whether the tender makes the required threshold allocated to this project.</w:delText>
        </w:r>
      </w:del>
    </w:p>
    <w:p w14:paraId="0B6B05E3" w14:textId="1E319FDC" w:rsidR="00287B14" w:rsidRPr="004E65F1" w:rsidDel="00EC2039" w:rsidRDefault="00287B14" w:rsidP="00EC2039">
      <w:pPr>
        <w:jc w:val="both"/>
        <w:rPr>
          <w:del w:id="5761" w:author="Tebokgo Mabuto (ECP)" w:date="2026-09-09T11:12:00Z" w16du:dateUtc="2026-09-09T09:12:00Z"/>
          <w:rFonts w:ascii="Segoe UI" w:hAnsi="Segoe UI" w:cs="Segoe UI"/>
          <w:sz w:val="20"/>
          <w:szCs w:val="20"/>
        </w:rPr>
        <w:pPrChange w:id="5762" w:author="Tebokgo Mabuto (ECP)" w:date="2026-09-09T11:12:00Z" w16du:dateUtc="2026-09-09T09:12:00Z">
          <w:pPr>
            <w:pStyle w:val="paragraph"/>
            <w:spacing w:before="0" w:beforeAutospacing="0" w:after="0" w:afterAutospacing="0"/>
            <w:jc w:val="both"/>
            <w:textAlignment w:val="baseline"/>
          </w:pPr>
        </w:pPrChange>
      </w:pPr>
    </w:p>
    <w:p w14:paraId="1B1E794E" w14:textId="70CE6FD2" w:rsidR="00D4586B" w:rsidDel="00EC2039" w:rsidRDefault="00D4586B" w:rsidP="00CC0A9A">
      <w:pPr>
        <w:pStyle w:val="paragraph"/>
        <w:spacing w:before="0" w:beforeAutospacing="0" w:after="0" w:afterAutospacing="0"/>
        <w:jc w:val="both"/>
        <w:textAlignment w:val="baseline"/>
        <w:rPr>
          <w:del w:id="5763" w:author="Tebokgo Mabuto (ECP)" w:date="2026-09-09T11:12:00Z" w16du:dateUtc="2026-09-09T09:12:00Z"/>
          <w:rFonts w:ascii="Segoe UI" w:hAnsi="Segoe UI" w:cs="Segoe UI"/>
          <w:sz w:val="20"/>
          <w:szCs w:val="20"/>
        </w:rPr>
      </w:pPr>
    </w:p>
    <w:p w14:paraId="10D21DCB" w14:textId="3AA4AE45" w:rsidR="004066E4" w:rsidDel="00EC2039" w:rsidRDefault="004066E4" w:rsidP="00CC0A9A">
      <w:pPr>
        <w:pStyle w:val="paragraph"/>
        <w:spacing w:before="0" w:beforeAutospacing="0" w:after="0" w:afterAutospacing="0"/>
        <w:jc w:val="both"/>
        <w:textAlignment w:val="baseline"/>
        <w:rPr>
          <w:del w:id="5764" w:author="Tebokgo Mabuto (ECP)" w:date="2026-09-09T11:12:00Z" w16du:dateUtc="2026-09-09T09:12:00Z"/>
          <w:rFonts w:ascii="Segoe UI" w:hAnsi="Segoe UI" w:cs="Segoe UI"/>
          <w:sz w:val="20"/>
          <w:szCs w:val="20"/>
        </w:rPr>
      </w:pPr>
    </w:p>
    <w:p w14:paraId="57E0C2B2" w14:textId="5ABE64F5" w:rsidR="004066E4" w:rsidDel="00EC2039" w:rsidRDefault="004066E4" w:rsidP="00CC0A9A">
      <w:pPr>
        <w:pStyle w:val="paragraph"/>
        <w:spacing w:before="0" w:beforeAutospacing="0" w:after="0" w:afterAutospacing="0"/>
        <w:jc w:val="both"/>
        <w:textAlignment w:val="baseline"/>
        <w:rPr>
          <w:del w:id="5765" w:author="Tebokgo Mabuto (ECP)" w:date="2026-09-09T11:12:00Z" w16du:dateUtc="2026-09-09T09:12:00Z"/>
          <w:rFonts w:ascii="Segoe UI" w:hAnsi="Segoe UI" w:cs="Segoe UI"/>
          <w:sz w:val="20"/>
          <w:szCs w:val="20"/>
        </w:rPr>
      </w:pPr>
    </w:p>
    <w:p w14:paraId="422F4AAA" w14:textId="2C6148FC" w:rsidR="00D4586B" w:rsidDel="00EC2039" w:rsidRDefault="00D4586B" w:rsidP="00CC0A9A">
      <w:pPr>
        <w:pStyle w:val="paragraph"/>
        <w:spacing w:before="0" w:beforeAutospacing="0" w:after="0" w:afterAutospacing="0"/>
        <w:jc w:val="both"/>
        <w:textAlignment w:val="baseline"/>
        <w:rPr>
          <w:del w:id="5766" w:author="Tebokgo Mabuto (ECP)" w:date="2026-09-09T11:12:00Z" w16du:dateUtc="2026-09-09T09:12:00Z"/>
          <w:rFonts w:ascii="Segoe UI" w:hAnsi="Segoe UI" w:cs="Segoe UI"/>
          <w:sz w:val="20"/>
          <w:szCs w:val="20"/>
        </w:rPr>
      </w:pPr>
    </w:p>
    <w:p w14:paraId="3FA93A4E" w14:textId="2951C480" w:rsidR="00D4586B" w:rsidDel="00EC2039" w:rsidRDefault="00D4586B" w:rsidP="00CC0A9A">
      <w:pPr>
        <w:pStyle w:val="paragraph"/>
        <w:spacing w:before="0" w:beforeAutospacing="0" w:after="0" w:afterAutospacing="0"/>
        <w:jc w:val="both"/>
        <w:textAlignment w:val="baseline"/>
        <w:rPr>
          <w:del w:id="5767" w:author="Tebokgo Mabuto (ECP)" w:date="2026-09-09T11:12:00Z" w16du:dateUtc="2026-09-09T09:12:00Z"/>
          <w:rFonts w:ascii="Segoe UI" w:hAnsi="Segoe UI" w:cs="Segoe UI"/>
          <w:sz w:val="20"/>
          <w:szCs w:val="20"/>
        </w:rPr>
      </w:pPr>
    </w:p>
    <w:p w14:paraId="496F38EA" w14:textId="40EC2423" w:rsidR="00D4586B" w:rsidDel="00EC2039" w:rsidRDefault="00D4586B" w:rsidP="00CC0A9A">
      <w:pPr>
        <w:pStyle w:val="paragraph"/>
        <w:spacing w:before="0" w:beforeAutospacing="0" w:after="0" w:afterAutospacing="0"/>
        <w:jc w:val="both"/>
        <w:textAlignment w:val="baseline"/>
        <w:rPr>
          <w:del w:id="5768" w:author="Tebokgo Mabuto (ECP)" w:date="2026-09-09T11:12:00Z" w16du:dateUtc="2026-09-09T09:12:00Z"/>
          <w:rFonts w:ascii="Segoe UI" w:hAnsi="Segoe UI" w:cs="Segoe UI"/>
          <w:sz w:val="20"/>
          <w:szCs w:val="20"/>
        </w:rPr>
      </w:pPr>
    </w:p>
    <w:p w14:paraId="2757F559" w14:textId="6F7916CE" w:rsidR="00287B14" w:rsidDel="00EC2039" w:rsidRDefault="00287B14">
      <w:pPr>
        <w:rPr>
          <w:del w:id="5769" w:author="Tebokgo Mabuto (ECP)" w:date="2026-09-09T11:12:00Z" w16du:dateUtc="2026-09-09T09:12:00Z"/>
          <w:rFonts w:ascii="Segoe UI" w:eastAsia="Times New Roman" w:hAnsi="Segoe UI" w:cs="Segoe UI"/>
          <w:sz w:val="20"/>
          <w:szCs w:val="20"/>
          <w:lang w:val="en-ZA" w:eastAsia="en-ZA"/>
        </w:rPr>
      </w:pPr>
      <w:del w:id="5770" w:author="Tebokgo Mabuto (ECP)" w:date="2026-09-09T11:12:00Z" w16du:dateUtc="2026-09-09T09:12:00Z">
        <w:r w:rsidDel="00EC2039">
          <w:rPr>
            <w:rFonts w:ascii="Segoe UI" w:hAnsi="Segoe UI" w:cs="Segoe UI"/>
            <w:sz w:val="20"/>
            <w:szCs w:val="20"/>
          </w:rPr>
          <w:br w:type="page"/>
        </w:r>
      </w:del>
    </w:p>
    <w:p w14:paraId="510B3259" w14:textId="77777777" w:rsidR="00D4586B" w:rsidRDefault="00D4586B" w:rsidP="00EC2039">
      <w:pPr>
        <w:rPr>
          <w:ins w:id="5771" w:author="Tebokgo Mabuto (ECP)" w:date="2026-09-09T11:12:00Z" w16du:dateUtc="2026-09-09T09:12:00Z"/>
          <w:rFonts w:ascii="Segoe UI" w:hAnsi="Segoe UI" w:cs="Segoe UI"/>
          <w:sz w:val="20"/>
          <w:szCs w:val="20"/>
        </w:rPr>
      </w:pPr>
    </w:p>
    <w:p w14:paraId="550D427E" w14:textId="77777777" w:rsidR="00EC2039" w:rsidRDefault="00EC2039" w:rsidP="00EC2039">
      <w:pPr>
        <w:rPr>
          <w:ins w:id="5772" w:author="Tebokgo Mabuto (ECP)" w:date="2026-09-09T11:12:00Z" w16du:dateUtc="2026-09-09T09:12:00Z"/>
          <w:rFonts w:ascii="Segoe UI" w:hAnsi="Segoe UI" w:cs="Segoe UI"/>
          <w:sz w:val="20"/>
          <w:szCs w:val="20"/>
        </w:rPr>
      </w:pPr>
    </w:p>
    <w:p w14:paraId="66600EB4" w14:textId="77777777" w:rsidR="00EC2039" w:rsidRDefault="00EC2039" w:rsidP="00EC2039">
      <w:pPr>
        <w:rPr>
          <w:ins w:id="5773" w:author="Tebokgo Mabuto (ECP)" w:date="2026-09-09T11:12:00Z" w16du:dateUtc="2026-09-09T09:12:00Z"/>
          <w:rFonts w:ascii="Segoe UI" w:hAnsi="Segoe UI" w:cs="Segoe UI"/>
          <w:sz w:val="20"/>
          <w:szCs w:val="20"/>
        </w:rPr>
      </w:pPr>
    </w:p>
    <w:p w14:paraId="4F08B16F" w14:textId="77777777" w:rsidR="00EC2039" w:rsidRDefault="00EC2039" w:rsidP="00EC2039">
      <w:pPr>
        <w:rPr>
          <w:rFonts w:ascii="Segoe UI" w:hAnsi="Segoe UI" w:cs="Segoe UI"/>
          <w:sz w:val="20"/>
          <w:szCs w:val="20"/>
        </w:rPr>
        <w:pPrChange w:id="5774" w:author="Tebokgo Mabuto (ECP)" w:date="2026-09-09T11:12:00Z" w16du:dateUtc="2026-09-09T09:12:00Z">
          <w:pPr>
            <w:pStyle w:val="paragraph"/>
            <w:spacing w:before="0" w:beforeAutospacing="0" w:after="0" w:afterAutospacing="0"/>
            <w:jc w:val="both"/>
            <w:textAlignment w:val="baseline"/>
          </w:pPr>
        </w:pPrChange>
      </w:pPr>
    </w:p>
    <w:p w14:paraId="7FAA0DA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3FB051D"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C5DEA9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D8ED6FE"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EC66E55"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63A1923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36F67ACA"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2AFCEE3"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4411EEB" w14:textId="77777777" w:rsidR="00800131" w:rsidRPr="004E65F1" w:rsidRDefault="00800131" w:rsidP="00CC0A9A">
      <w:pPr>
        <w:pStyle w:val="paragraph"/>
        <w:spacing w:before="0" w:beforeAutospacing="0" w:after="0" w:afterAutospacing="0"/>
        <w:jc w:val="both"/>
        <w:textAlignment w:val="baseline"/>
        <w:rPr>
          <w:rFonts w:ascii="Segoe UI" w:hAnsi="Segoe UI" w:cs="Segoe UI"/>
          <w:sz w:val="20"/>
          <w:szCs w:val="20"/>
        </w:rPr>
      </w:pPr>
    </w:p>
    <w:p w14:paraId="7961C1E3" w14:textId="77777777" w:rsidR="00555658" w:rsidRPr="004E65F1" w:rsidRDefault="00555658" w:rsidP="00CC0A9A">
      <w:pPr>
        <w:pStyle w:val="paragraph"/>
        <w:spacing w:before="0" w:beforeAutospacing="0" w:after="0" w:afterAutospacing="0"/>
        <w:jc w:val="both"/>
        <w:textAlignment w:val="baseline"/>
        <w:rPr>
          <w:rFonts w:ascii="Segoe UI" w:hAnsi="Segoe UI" w:cs="Segoe UI"/>
          <w:sz w:val="20"/>
          <w:szCs w:val="20"/>
        </w:rPr>
      </w:pPr>
    </w:p>
    <w:p w14:paraId="625A49F9" w14:textId="77777777" w:rsidR="00983C75" w:rsidRPr="004E65F1" w:rsidRDefault="00983C75" w:rsidP="00CC0A9A">
      <w:pPr>
        <w:pStyle w:val="paragraph"/>
        <w:pBdr>
          <w:top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3CD4B1D8" w14:textId="4A5D293F" w:rsidR="00983C75" w:rsidRPr="004A1DAC" w:rsidRDefault="003D48E2" w:rsidP="00CC0A9A">
      <w:pPr>
        <w:pStyle w:val="paragraph"/>
        <w:spacing w:before="0" w:beforeAutospacing="0" w:after="0" w:afterAutospacing="0"/>
        <w:ind w:left="1695" w:hanging="1695"/>
        <w:jc w:val="both"/>
        <w:textAlignment w:val="baseline"/>
        <w:rPr>
          <w:rFonts w:ascii="Arial Bold" w:hAnsi="Arial Bold" w:cs="Arial"/>
          <w:b/>
          <w:bCs/>
          <w:caps/>
          <w:sz w:val="40"/>
          <w:szCs w:val="40"/>
        </w:rPr>
      </w:pPr>
      <w:r w:rsidRPr="004E65F1">
        <w:rPr>
          <w:rStyle w:val="normaltextrun"/>
          <w:rFonts w:ascii="Arial Bold" w:eastAsiaTheme="majorEastAsia" w:hAnsi="Arial Bold" w:cs="Arial"/>
          <w:caps/>
          <w:sz w:val="20"/>
          <w:szCs w:val="20"/>
          <w:lang w:val="en-US"/>
        </w:rPr>
        <w:t xml:space="preserve">      </w:t>
      </w:r>
      <w:r w:rsidR="004A1DAC">
        <w:rPr>
          <w:rStyle w:val="normaltextrun"/>
          <w:rFonts w:ascii="Arial Bold" w:eastAsiaTheme="majorEastAsia" w:hAnsi="Arial Bold" w:cs="Arial"/>
          <w:caps/>
          <w:sz w:val="20"/>
          <w:szCs w:val="20"/>
          <w:lang w:val="en-US"/>
        </w:rPr>
        <w:t xml:space="preserve">     </w:t>
      </w:r>
      <w:r w:rsidR="00983C75" w:rsidRPr="004A1DAC">
        <w:rPr>
          <w:rStyle w:val="normaltextrun"/>
          <w:rFonts w:ascii="Arial Bold" w:eastAsiaTheme="majorEastAsia" w:hAnsi="Arial Bold" w:cs="Arial"/>
          <w:caps/>
          <w:sz w:val="40"/>
          <w:szCs w:val="40"/>
          <w:lang w:val="en-US"/>
        </w:rPr>
        <w:t>Part T2:</w:t>
      </w:r>
      <w:r w:rsidRPr="004A1DAC">
        <w:rPr>
          <w:rStyle w:val="tabchar"/>
          <w:rFonts w:ascii="Arial Bold" w:eastAsiaTheme="majorEastAsia" w:hAnsi="Arial Bold" w:cs="Arial"/>
          <w:caps/>
          <w:sz w:val="40"/>
          <w:szCs w:val="40"/>
        </w:rPr>
        <w:t xml:space="preserve"> </w:t>
      </w:r>
      <w:r w:rsidR="00983C75" w:rsidRPr="004A1DAC">
        <w:rPr>
          <w:rStyle w:val="normaltextrun"/>
          <w:rFonts w:ascii="Arial Bold" w:eastAsiaTheme="majorEastAsia" w:hAnsi="Arial Bold" w:cs="Arial"/>
          <w:caps/>
          <w:sz w:val="40"/>
          <w:szCs w:val="40"/>
          <w:lang w:val="en-US"/>
        </w:rPr>
        <w:t>Returnable Schedules</w:t>
      </w:r>
      <w:r w:rsidR="00983C75" w:rsidRPr="004A1DAC">
        <w:rPr>
          <w:rStyle w:val="eop"/>
          <w:rFonts w:ascii="Arial Bold" w:eastAsiaTheme="majorEastAsia" w:hAnsi="Arial Bold" w:cs="Arial"/>
          <w:b/>
          <w:bCs/>
          <w:caps/>
          <w:sz w:val="40"/>
          <w:szCs w:val="40"/>
        </w:rPr>
        <w:t> </w:t>
      </w:r>
    </w:p>
    <w:p w14:paraId="48C89ED7" w14:textId="2BC58056" w:rsidR="00983C75" w:rsidRPr="004E65F1" w:rsidRDefault="00983C75" w:rsidP="00CC0A9A">
      <w:pPr>
        <w:pStyle w:val="paragraph"/>
        <w:pBdr>
          <w:bottom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5382776B" w14:textId="77777777" w:rsidR="00983C75" w:rsidRPr="004E65F1" w:rsidRDefault="00983C75" w:rsidP="00CC0A9A">
      <w:pPr>
        <w:shd w:val="clear" w:color="auto" w:fill="FFFFFF"/>
        <w:spacing w:after="30"/>
        <w:jc w:val="both"/>
        <w:rPr>
          <w:rFonts w:ascii="Segoe UI" w:eastAsia="Times New Roman" w:hAnsi="Segoe UI" w:cs="Segoe UI"/>
          <w:color w:val="000000"/>
          <w:sz w:val="20"/>
          <w:szCs w:val="20"/>
          <w:lang w:eastAsia="en-ZA"/>
        </w:rPr>
      </w:pPr>
    </w:p>
    <w:p w14:paraId="037C4CCF"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E28AA35"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1FFEF11A"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0F07879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AD2802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DD68E87"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42ECCF00"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A565431"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6BD5ADD2" w14:textId="77777777" w:rsidR="00FD45D5" w:rsidRPr="00564CD5" w:rsidRDefault="00FD45D5" w:rsidP="00FD45D5">
      <w:pPr>
        <w:jc w:val="both"/>
        <w:rPr>
          <w:rFonts w:ascii="Arial" w:hAnsi="Arial" w:cs="Arial"/>
          <w:b/>
          <w:color w:val="000000"/>
          <w:sz w:val="20"/>
          <w:szCs w:val="20"/>
        </w:rPr>
      </w:pPr>
      <w:r w:rsidRPr="00564CD5">
        <w:rPr>
          <w:rFonts w:ascii="Arial" w:hAnsi="Arial" w:cs="Arial"/>
          <w:b/>
          <w:color w:val="000000"/>
          <w:sz w:val="20"/>
          <w:szCs w:val="20"/>
        </w:rPr>
        <w:t>Notes to tenderer:</w:t>
      </w:r>
    </w:p>
    <w:p w14:paraId="7F7A3CBC" w14:textId="77777777" w:rsidR="00FD45D5" w:rsidRPr="00564CD5" w:rsidRDefault="00FD45D5" w:rsidP="00FD45D5">
      <w:pPr>
        <w:tabs>
          <w:tab w:val="left" w:pos="567"/>
          <w:tab w:val="left" w:pos="1134"/>
          <w:tab w:val="left" w:pos="1701"/>
        </w:tabs>
        <w:jc w:val="both"/>
        <w:rPr>
          <w:rFonts w:ascii="Arial" w:hAnsi="Arial" w:cs="Arial"/>
          <w:b/>
          <w:color w:val="000000"/>
          <w:sz w:val="20"/>
          <w:szCs w:val="20"/>
        </w:rPr>
      </w:pPr>
    </w:p>
    <w:p w14:paraId="0F78E46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r w:rsidRPr="00564CD5">
        <w:rPr>
          <w:rFonts w:ascii="Arial" w:hAnsi="Arial" w:cs="Arial"/>
          <w:b/>
          <w:color w:val="000000"/>
          <w:sz w:val="20"/>
          <w:szCs w:val="20"/>
        </w:rPr>
        <w:t>1.</w:t>
      </w:r>
      <w:r w:rsidRPr="00564CD5">
        <w:rPr>
          <w:rFonts w:ascii="Arial" w:hAnsi="Arial" w:cs="Arial"/>
          <w:b/>
          <w:color w:val="000000"/>
          <w:sz w:val="20"/>
          <w:szCs w:val="20"/>
        </w:rPr>
        <w:tab/>
        <w:t>Returnable schedules have been based on the CIDB Standard for Uniformity in Construction Procurement and incorporates National Treasury requirements within them. Returnable schedules are separated into the following categories:</w:t>
      </w:r>
    </w:p>
    <w:p w14:paraId="2BDFBAE8" w14:textId="6D7CE8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w:t>
      </w:r>
      <w:r w:rsidRPr="00564CD5">
        <w:rPr>
          <w:rFonts w:ascii="Arial" w:hAnsi="Arial" w:cs="Arial"/>
          <w:b/>
          <w:color w:val="000000"/>
          <w:sz w:val="20"/>
          <w:szCs w:val="20"/>
        </w:rPr>
        <w:tab/>
        <w:t>Forms, certificates and schedules for completion by the tenderer for use in the quantitative and qualitative evaluation of the tender (Forms A</w:t>
      </w:r>
      <w:r>
        <w:rPr>
          <w:rFonts w:ascii="Arial" w:hAnsi="Arial" w:cs="Arial"/>
          <w:b/>
          <w:color w:val="000000"/>
          <w:sz w:val="20"/>
          <w:szCs w:val="20"/>
        </w:rPr>
        <w:t xml:space="preserve"> and</w:t>
      </w:r>
      <w:r w:rsidRPr="00564CD5">
        <w:rPr>
          <w:rFonts w:ascii="Arial" w:hAnsi="Arial" w:cs="Arial"/>
          <w:b/>
          <w:color w:val="000000"/>
          <w:sz w:val="20"/>
          <w:szCs w:val="20"/>
        </w:rPr>
        <w:t xml:space="preserve"> B).</w:t>
      </w:r>
    </w:p>
    <w:p w14:paraId="41122E8C" w14:textId="777777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ii)</w:t>
      </w:r>
      <w:r w:rsidRPr="00564CD5">
        <w:rPr>
          <w:rFonts w:ascii="Arial" w:hAnsi="Arial" w:cs="Arial"/>
          <w:b/>
          <w:color w:val="000000"/>
          <w:sz w:val="20"/>
          <w:szCs w:val="20"/>
        </w:rPr>
        <w:tab/>
        <w:t>A list of other returnable documents for completion by the tenderer and which will subsequently be incorporated into the contract (Section C1).</w:t>
      </w:r>
    </w:p>
    <w:p w14:paraId="719089A6" w14:textId="77777777" w:rsidR="00FD45D5" w:rsidRPr="00564CD5" w:rsidRDefault="00FD45D5" w:rsidP="00FD45D5">
      <w:pPr>
        <w:tabs>
          <w:tab w:val="left" w:pos="567"/>
          <w:tab w:val="left" w:pos="1134"/>
          <w:tab w:val="left" w:pos="1701"/>
        </w:tabs>
        <w:ind w:left="1440" w:hanging="720"/>
        <w:jc w:val="both"/>
        <w:rPr>
          <w:rFonts w:ascii="Arial" w:hAnsi="Arial" w:cs="Arial"/>
          <w:b/>
          <w:color w:val="000000"/>
          <w:sz w:val="20"/>
          <w:szCs w:val="20"/>
        </w:rPr>
      </w:pPr>
    </w:p>
    <w:p w14:paraId="50FD8882"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 xml:space="preserve">Failure to fully complete the relevant returnable documents shall render such a tender offer to </w:t>
      </w:r>
      <w:r w:rsidRPr="00564CD5">
        <w:rPr>
          <w:rFonts w:ascii="Arial" w:hAnsi="Arial" w:cs="Arial"/>
          <w:b/>
          <w:sz w:val="20"/>
          <w:szCs w:val="20"/>
        </w:rPr>
        <w:t>be declared non-responsive.</w:t>
      </w:r>
    </w:p>
    <w:p w14:paraId="296ACFF3"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01B86643"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Tenderers shall note that their signatures appended to each returnable form represents a declaration that they vouch for the accuracy and correctness of the information provided, including the information provided by candidates proposed for the specified key positions.</w:t>
      </w:r>
    </w:p>
    <w:p w14:paraId="1A37C8A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691A2808"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Notwithstanding any check or audit conducted by or on behalf of the Employer, the information provided in the returnable documents is accepted in good faith and as justification for entering into a contract with a tenderer. If subsequently any information is found to be incorrect such discovery shall be taken as wilful misrepresentation by that tenderer to induce the contract. In such event the Employer has the discretionary right under contract condition 8.4 to terminate the contract.</w:t>
      </w:r>
    </w:p>
    <w:p w14:paraId="2CB84CF0" w14:textId="77777777" w:rsidR="00DB355E" w:rsidRPr="00FD45D5" w:rsidRDefault="00DB355E" w:rsidP="00CC0A9A">
      <w:pPr>
        <w:jc w:val="both"/>
        <w:textAlignment w:val="baseline"/>
        <w:rPr>
          <w:rFonts w:ascii="Arial" w:eastAsia="Times New Roman" w:hAnsi="Arial" w:cs="Arial"/>
          <w:b/>
          <w:bCs/>
          <w:color w:val="000000"/>
          <w:sz w:val="20"/>
          <w:szCs w:val="20"/>
          <w:lang w:eastAsia="en-ZA"/>
        </w:rPr>
      </w:pPr>
    </w:p>
    <w:p w14:paraId="17733023" w14:textId="6ADC2A79" w:rsidR="000F17B5" w:rsidRPr="004E65F1" w:rsidDel="00EC2039" w:rsidRDefault="000F17B5" w:rsidP="00CC0A9A">
      <w:pPr>
        <w:jc w:val="both"/>
        <w:textAlignment w:val="baseline"/>
        <w:rPr>
          <w:del w:id="5775" w:author="Tebokgo Mabuto (ECP)" w:date="2026-09-09T11:12:00Z" w16du:dateUtc="2026-09-09T09:12:00Z"/>
          <w:rFonts w:ascii="Arial" w:eastAsia="Times New Roman" w:hAnsi="Arial" w:cs="Arial"/>
          <w:b/>
          <w:bCs/>
          <w:color w:val="000000"/>
          <w:sz w:val="20"/>
          <w:szCs w:val="20"/>
          <w:lang w:eastAsia="en-ZA"/>
        </w:rPr>
      </w:pPr>
    </w:p>
    <w:p w14:paraId="5EE71DA7" w14:textId="4BAA8C34" w:rsidR="000F17B5" w:rsidRPr="004E65F1" w:rsidDel="00EC2039" w:rsidRDefault="000F17B5" w:rsidP="00CC0A9A">
      <w:pPr>
        <w:jc w:val="both"/>
        <w:textAlignment w:val="baseline"/>
        <w:rPr>
          <w:del w:id="5776" w:author="Tebokgo Mabuto (ECP)" w:date="2026-09-09T11:12:00Z" w16du:dateUtc="2026-09-09T09:12:00Z"/>
          <w:rFonts w:ascii="Arial" w:eastAsia="Times New Roman" w:hAnsi="Arial" w:cs="Arial"/>
          <w:b/>
          <w:bCs/>
          <w:color w:val="000000"/>
          <w:sz w:val="20"/>
          <w:szCs w:val="20"/>
          <w:lang w:eastAsia="en-ZA"/>
        </w:rPr>
      </w:pPr>
    </w:p>
    <w:p w14:paraId="5EE487AE" w14:textId="366BC859" w:rsidR="000F17B5" w:rsidRPr="004E65F1" w:rsidDel="00EC2039" w:rsidRDefault="000F17B5" w:rsidP="00CC0A9A">
      <w:pPr>
        <w:jc w:val="both"/>
        <w:textAlignment w:val="baseline"/>
        <w:rPr>
          <w:del w:id="5777" w:author="Tebokgo Mabuto (ECP)" w:date="2026-09-09T11:12:00Z" w16du:dateUtc="2026-09-09T09:12:00Z"/>
          <w:rFonts w:ascii="Arial" w:eastAsia="Times New Roman" w:hAnsi="Arial" w:cs="Arial"/>
          <w:b/>
          <w:bCs/>
          <w:color w:val="000000"/>
          <w:sz w:val="20"/>
          <w:szCs w:val="20"/>
          <w:lang w:eastAsia="en-ZA"/>
        </w:rPr>
      </w:pPr>
    </w:p>
    <w:p w14:paraId="345C9B29" w14:textId="6E29CF2C" w:rsidR="00FD45D5" w:rsidDel="00EC2039" w:rsidRDefault="00FD45D5">
      <w:pPr>
        <w:rPr>
          <w:del w:id="5778" w:author="Tebokgo Mabuto (ECP)" w:date="2026-09-09T11:12:00Z" w16du:dateUtc="2026-09-09T09:12:00Z"/>
          <w:rFonts w:ascii="Arial" w:eastAsia="Times New Roman" w:hAnsi="Arial" w:cs="Arial"/>
          <w:b/>
          <w:bCs/>
          <w:color w:val="000000"/>
          <w:sz w:val="20"/>
          <w:szCs w:val="20"/>
          <w:lang w:eastAsia="en-ZA"/>
        </w:rPr>
      </w:pPr>
      <w:del w:id="5779" w:author="Tebokgo Mabuto (ECP)" w:date="2026-09-09T11:12:00Z" w16du:dateUtc="2026-09-09T09:12:00Z">
        <w:r w:rsidDel="00EC2039">
          <w:rPr>
            <w:rFonts w:ascii="Arial" w:eastAsia="Times New Roman" w:hAnsi="Arial" w:cs="Arial"/>
            <w:b/>
            <w:bCs/>
            <w:color w:val="000000"/>
            <w:sz w:val="20"/>
            <w:szCs w:val="20"/>
            <w:lang w:eastAsia="en-ZA"/>
          </w:rPr>
          <w:br w:type="page"/>
        </w:r>
      </w:del>
    </w:p>
    <w:p w14:paraId="05D4AE0E" w14:textId="77777777" w:rsidR="000F17B5" w:rsidRPr="004E65F1" w:rsidRDefault="000F17B5" w:rsidP="00EC2039">
      <w:pPr>
        <w:rPr>
          <w:rFonts w:ascii="Arial" w:eastAsia="Times New Roman" w:hAnsi="Arial" w:cs="Arial"/>
          <w:b/>
          <w:bCs/>
          <w:color w:val="000000"/>
          <w:sz w:val="20"/>
          <w:szCs w:val="20"/>
          <w:lang w:eastAsia="en-ZA"/>
        </w:rPr>
        <w:pPrChange w:id="5780" w:author="Tebokgo Mabuto (ECP)" w:date="2026-09-09T11:12:00Z" w16du:dateUtc="2026-09-09T09:12:00Z">
          <w:pPr>
            <w:jc w:val="both"/>
            <w:textAlignment w:val="baseline"/>
          </w:pPr>
        </w:pPrChange>
      </w:pPr>
    </w:p>
    <w:p w14:paraId="48D74621" w14:textId="03ECFD30" w:rsidR="005214D9" w:rsidRPr="004E65F1" w:rsidRDefault="005214D9" w:rsidP="005214D9">
      <w:pPr>
        <w:textAlignment w:val="baseline"/>
        <w:rPr>
          <w:rFonts w:ascii="Arial" w:hAnsi="Arial" w:cs="Arial"/>
          <w:b/>
          <w:bCs/>
          <w:sz w:val="20"/>
          <w:szCs w:val="20"/>
        </w:rPr>
      </w:pPr>
      <w:bookmarkStart w:id="5781" w:name="_Hlk176300520"/>
      <w:bookmarkStart w:id="5782" w:name="_Toc39142436"/>
      <w:bookmarkStart w:id="5783" w:name="_Toc114125355"/>
      <w:bookmarkStart w:id="5784" w:name="_Toc152091702"/>
      <w:bookmarkEnd w:id="1"/>
      <w:r w:rsidRPr="004E65F1">
        <w:rPr>
          <w:rFonts w:ascii="Arial" w:hAnsi="Arial" w:cs="Arial"/>
          <w:b/>
          <w:bCs/>
          <w:sz w:val="20"/>
          <w:szCs w:val="20"/>
        </w:rPr>
        <w:t>PART T2.1</w:t>
      </w:r>
      <w:r w:rsidR="003D48E2" w:rsidRPr="004E65F1">
        <w:rPr>
          <w:rFonts w:ascii="Arial" w:hAnsi="Arial" w:cs="Arial"/>
          <w:b/>
          <w:bCs/>
          <w:sz w:val="20"/>
          <w:szCs w:val="20"/>
        </w:rPr>
        <w:t xml:space="preserve"> </w:t>
      </w:r>
      <w:r w:rsidRPr="004E65F1">
        <w:rPr>
          <w:rFonts w:ascii="Arial" w:hAnsi="Arial" w:cs="Arial"/>
          <w:b/>
          <w:bCs/>
          <w:sz w:val="20"/>
          <w:szCs w:val="20"/>
        </w:rPr>
        <w:t>LIST OF RETURNABLE DOCUMENTS </w:t>
      </w:r>
    </w:p>
    <w:p w14:paraId="05AA3F60" w14:textId="77777777" w:rsidR="005214D9" w:rsidRPr="004E65F1" w:rsidRDefault="005214D9" w:rsidP="005214D9">
      <w:pPr>
        <w:textAlignment w:val="baseline"/>
        <w:rPr>
          <w:rFonts w:ascii="Arial" w:hAnsi="Arial" w:cs="Arial"/>
          <w:sz w:val="20"/>
          <w:szCs w:val="20"/>
        </w:rPr>
      </w:pPr>
      <w:r w:rsidRPr="004E65F1">
        <w:rPr>
          <w:rFonts w:ascii="Arial" w:hAnsi="Arial" w:cs="Arial"/>
          <w:sz w:val="20"/>
          <w:szCs w:val="20"/>
        </w:rPr>
        <w:t> </w:t>
      </w:r>
    </w:p>
    <w:p w14:paraId="1EB4143D" w14:textId="77777777" w:rsidR="005214D9" w:rsidRPr="004E65F1" w:rsidRDefault="005214D9" w:rsidP="005214D9">
      <w:pPr>
        <w:jc w:val="both"/>
        <w:textAlignment w:val="baseline"/>
        <w:rPr>
          <w:rFonts w:ascii="Arial" w:hAnsi="Arial" w:cs="Arial"/>
          <w:sz w:val="20"/>
          <w:szCs w:val="20"/>
        </w:rPr>
      </w:pPr>
      <w:r w:rsidRPr="004E65F1">
        <w:rPr>
          <w:rFonts w:ascii="Arial" w:hAnsi="Arial" w:cs="Arial"/>
          <w:sz w:val="20"/>
          <w:szCs w:val="20"/>
        </w:rPr>
        <w:t>The list of returnable documents is shown in the following table, with the status of those documents incorporated into the contract indicated. </w:t>
      </w:r>
    </w:p>
    <w:p w14:paraId="2C92F1F4" w14:textId="77777777" w:rsidR="005214D9" w:rsidRPr="004E65F1" w:rsidRDefault="005214D9" w:rsidP="005214D9">
      <w:pPr>
        <w:jc w:val="both"/>
        <w:textAlignment w:val="baseline"/>
        <w:rPr>
          <w:rFonts w:ascii="Arial" w:eastAsia="Times New Roman" w:hAnsi="Arial" w:cs="Arial"/>
          <w:sz w:val="20"/>
          <w:szCs w:val="20"/>
          <w:lang w:eastAsia="en-ZA"/>
        </w:rPr>
      </w:pPr>
    </w:p>
    <w:tbl>
      <w:tblPr>
        <w:tblW w:w="82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995"/>
        <w:gridCol w:w="4693"/>
        <w:gridCol w:w="1076"/>
      </w:tblGrid>
      <w:tr w:rsidR="00CD5CF2" w:rsidRPr="004E65F1" w14:paraId="3F71531B"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C58EF64" w14:textId="77777777" w:rsidR="00CD5CF2" w:rsidRPr="004E65F1" w:rsidRDefault="00CD5CF2"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form</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vAlign w:val="center"/>
          </w:tcPr>
          <w:p w14:paraId="17A4FA94" w14:textId="01FD5D3A" w:rsidR="00CD5CF2" w:rsidRDefault="00CD5CF2" w:rsidP="00D01565">
            <w:pP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ELEC-TRONIC</w:t>
            </w:r>
          </w:p>
          <w:p w14:paraId="16C030F1" w14:textId="7D5D9C48" w:rsidR="00CD5CF2" w:rsidRPr="004E65F1" w:rsidRDefault="00CD5CF2" w:rsidP="00D01565">
            <w:pPr>
              <w:ind w:left="30"/>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FORMAT</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AE48953" w14:textId="1D3F0C1B" w:rsidR="00CD5CF2" w:rsidRPr="004E65F1" w:rsidRDefault="00CD5CF2" w:rsidP="00E62CA9">
            <w:pPr>
              <w:ind w:left="30"/>
              <w:jc w:val="both"/>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LIST OF RETURNABLE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tcPr>
          <w:p w14:paraId="7BE004A3" w14:textId="77777777" w:rsidR="00CD5CF2"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INITIAL</w:t>
            </w:r>
            <w:r>
              <w:rPr>
                <w:rFonts w:ascii="Arial" w:eastAsia="Times New Roman" w:hAnsi="Arial" w:cs="Arial"/>
                <w:b/>
                <w:bCs/>
                <w:caps/>
                <w:sz w:val="20"/>
                <w:szCs w:val="20"/>
                <w:lang w:val="en-GB" w:eastAsia="en-ZA"/>
              </w:rPr>
              <w:br/>
              <w:t>IF</w:t>
            </w:r>
            <w:r>
              <w:rPr>
                <w:rFonts w:ascii="Arial" w:eastAsia="Times New Roman" w:hAnsi="Arial" w:cs="Arial"/>
                <w:b/>
                <w:bCs/>
                <w:caps/>
                <w:sz w:val="20"/>
                <w:szCs w:val="20"/>
                <w:lang w:val="en-GB" w:eastAsia="en-ZA"/>
              </w:rPr>
              <w:br/>
              <w:t>COM-</w:t>
            </w:r>
          </w:p>
          <w:p w14:paraId="05D976A1" w14:textId="6837C0C5" w:rsidR="00CD5CF2" w:rsidRPr="004E65F1" w:rsidRDefault="00CD5CF2" w:rsidP="00E62CA9">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PLETED</w:t>
            </w:r>
          </w:p>
        </w:tc>
      </w:tr>
      <w:tr w:rsidR="00CD5CF2" w:rsidRPr="004E65F1" w14:paraId="67843B8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98DFB43" w14:textId="77777777" w:rsidR="00CD5CF2" w:rsidRPr="004E65F1" w:rsidRDefault="00CD5CF2" w:rsidP="00E62CA9">
            <w:pPr>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Invitation to Bid</w:t>
            </w:r>
          </w:p>
        </w:tc>
        <w:tc>
          <w:tcPr>
            <w:tcW w:w="995" w:type="dxa"/>
            <w:tcBorders>
              <w:top w:val="single" w:sz="4" w:space="0" w:color="auto"/>
              <w:left w:val="single" w:sz="4" w:space="0" w:color="auto"/>
              <w:bottom w:val="single" w:sz="4" w:space="0" w:color="auto"/>
              <w:right w:val="single" w:sz="4" w:space="0" w:color="auto"/>
            </w:tcBorders>
          </w:tcPr>
          <w:p w14:paraId="1998BD21" w14:textId="3A2360B4" w:rsidR="00CD5CF2" w:rsidRPr="00D01565" w:rsidRDefault="00CD5CF2" w:rsidP="00E62CA9">
            <w:pPr>
              <w:ind w:left="30"/>
              <w:jc w:val="both"/>
              <w:textAlignment w:val="baseline"/>
              <w:rPr>
                <w:rFonts w:ascii="Arial" w:eastAsia="Times New Roman" w:hAnsi="Arial" w:cs="Arial"/>
                <w:caps/>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6ED2BFB" w14:textId="1EC8D4CF" w:rsidR="00CD5CF2" w:rsidRPr="004E65F1" w:rsidRDefault="00CD5CF2" w:rsidP="00E62CA9">
            <w:pPr>
              <w:ind w:left="30"/>
              <w:jc w:val="both"/>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SBD 1 Form</w:t>
            </w:r>
          </w:p>
        </w:tc>
        <w:tc>
          <w:tcPr>
            <w:tcW w:w="1076" w:type="dxa"/>
            <w:tcBorders>
              <w:top w:val="single" w:sz="6" w:space="0" w:color="auto"/>
              <w:left w:val="single" w:sz="6" w:space="0" w:color="auto"/>
              <w:bottom w:val="single" w:sz="6" w:space="0" w:color="auto"/>
              <w:right w:val="single" w:sz="6" w:space="0" w:color="auto"/>
            </w:tcBorders>
            <w:vAlign w:val="center"/>
          </w:tcPr>
          <w:p w14:paraId="7B70B447" w14:textId="07FB6D3D" w:rsidR="00CD5CF2" w:rsidRPr="009063CE" w:rsidRDefault="00CD5CF2" w:rsidP="00F65FA6">
            <w:pPr>
              <w:jc w:val="center"/>
              <w:textAlignment w:val="baseline"/>
              <w:rPr>
                <w:rFonts w:ascii="Arial" w:eastAsia="Times New Roman" w:hAnsi="Arial" w:cs="Arial"/>
                <w:b/>
                <w:bCs/>
                <w:caps/>
                <w:sz w:val="20"/>
                <w:szCs w:val="20"/>
                <w:lang w:val="en-GB" w:eastAsia="en-ZA"/>
              </w:rPr>
            </w:pPr>
            <w:r w:rsidRPr="009063CE">
              <w:rPr>
                <w:rFonts w:ascii="Arial" w:eastAsia="Times New Roman" w:hAnsi="Arial" w:cs="Arial"/>
                <w:b/>
                <w:bCs/>
                <w:caps/>
                <w:sz w:val="20"/>
                <w:szCs w:val="20"/>
                <w:lang w:val="en-GB" w:eastAsia="en-ZA"/>
              </w:rPr>
              <w:t>*1 &amp; *2</w:t>
            </w:r>
          </w:p>
        </w:tc>
      </w:tr>
      <w:tr w:rsidR="00CD5CF2" w:rsidRPr="004E65F1" w14:paraId="1C1640A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56ED126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A2:</w:t>
            </w:r>
          </w:p>
        </w:tc>
        <w:tc>
          <w:tcPr>
            <w:tcW w:w="995" w:type="dxa"/>
            <w:tcBorders>
              <w:top w:val="single" w:sz="4" w:space="0" w:color="auto"/>
              <w:left w:val="single" w:sz="4" w:space="0" w:color="auto"/>
              <w:bottom w:val="single" w:sz="4" w:space="0" w:color="auto"/>
              <w:right w:val="single" w:sz="4" w:space="0" w:color="auto"/>
            </w:tcBorders>
          </w:tcPr>
          <w:p w14:paraId="45D4FF4D" w14:textId="1D9EE3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FE790CB" w14:textId="5BF0F432"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authority for signatory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2D148396" w14:textId="66D9107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498080C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CBC080A"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0DF76C1" w14:textId="737E59E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48D1D47" w14:textId="1C0DA1A7"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Joint Venture</w:t>
            </w:r>
            <w:r>
              <w:rPr>
                <w:rFonts w:ascii="Arial" w:eastAsia="Times New Roman" w:hAnsi="Arial" w:cs="Arial"/>
                <w:caps/>
                <w:sz w:val="20"/>
                <w:szCs w:val="20"/>
                <w:lang w:val="en-GB" w:eastAsia="en-ZA"/>
              </w:rPr>
              <w:t xml:space="preserve"> Agreement</w:t>
            </w:r>
            <w:r w:rsidRPr="004E65F1">
              <w:rPr>
                <w:rFonts w:ascii="Arial" w:eastAsia="Times New Roman" w:hAnsi="Arial" w:cs="Arial"/>
                <w:caps/>
                <w:sz w:val="20"/>
                <w:szCs w:val="20"/>
                <w:lang w:val="en-GB" w:eastAsia="en-ZA"/>
              </w:rPr>
              <w:t xml:space="preserve"> (where applicable)</w:t>
            </w:r>
          </w:p>
        </w:tc>
        <w:tc>
          <w:tcPr>
            <w:tcW w:w="1076" w:type="dxa"/>
            <w:tcBorders>
              <w:top w:val="single" w:sz="6" w:space="0" w:color="auto"/>
              <w:left w:val="single" w:sz="6" w:space="0" w:color="auto"/>
              <w:bottom w:val="single" w:sz="6" w:space="0" w:color="auto"/>
              <w:right w:val="single" w:sz="6" w:space="0" w:color="auto"/>
            </w:tcBorders>
            <w:vAlign w:val="center"/>
          </w:tcPr>
          <w:p w14:paraId="4D837C51" w14:textId="13C710F7"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112809D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61D898E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8EE9828" w14:textId="514B552C"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4D6E8426" w14:textId="5E5EE11A"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CURRENT STATUS OF ANY DEBT OUTSTANDING TO SANRAL</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1DC947E" w14:textId="5D7014A2"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410CF84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80DE461"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2F1CE37" w14:textId="520F4EA0"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7FF3953" w14:textId="2B03FC4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DECLARATION FORM - MANAGEMENT OF DOMESTIC PROMINENT INFLUENTIAL PERSONS, FOREIGN PROMINENT PUBLIC OFFICIALS AND FOREIGN INFLUENTIAL NATIONALS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47E48C9" w14:textId="497B6C8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D9E7E0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99E5526"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A6</w:t>
            </w:r>
          </w:p>
        </w:tc>
        <w:tc>
          <w:tcPr>
            <w:tcW w:w="995" w:type="dxa"/>
            <w:tcBorders>
              <w:top w:val="single" w:sz="4" w:space="0" w:color="auto"/>
              <w:left w:val="single" w:sz="4" w:space="0" w:color="auto"/>
              <w:bottom w:val="single" w:sz="4" w:space="0" w:color="auto"/>
              <w:right w:val="single" w:sz="4" w:space="0" w:color="auto"/>
            </w:tcBorders>
          </w:tcPr>
          <w:p w14:paraId="66D33657" w14:textId="30484191"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3A356EF8" w14:textId="5D8F8AF8"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eastAsia="en-ZA"/>
              </w:rPr>
              <w:t>CERTIFICATE OF FRONTING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7A65564" w14:textId="2954CAA6"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88CF926"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455F91B"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A7</w:t>
            </w:r>
          </w:p>
        </w:tc>
        <w:tc>
          <w:tcPr>
            <w:tcW w:w="995" w:type="dxa"/>
            <w:tcBorders>
              <w:top w:val="single" w:sz="4" w:space="0" w:color="auto"/>
              <w:left w:val="single" w:sz="4" w:space="0" w:color="auto"/>
              <w:bottom w:val="single" w:sz="4" w:space="0" w:color="auto"/>
              <w:right w:val="single" w:sz="4" w:space="0" w:color="auto"/>
            </w:tcBorders>
          </w:tcPr>
          <w:p w14:paraId="4FF1ADA1" w14:textId="5F0831AA"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14278D8" w14:textId="18354DAD"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REGISTRATION ON NATIONAL TREASURY CENTRAL SUPPLIER DATABASE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5624558F" w14:textId="4CFAE08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26E3007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33EF28E"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966DD75" w14:textId="5866265D"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0EC23ED" w14:textId="66DFF92B"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val="en-GB" w:eastAsia="en-ZA"/>
              </w:rPr>
              <w:t>DECLARATION OF TENDERER’S LITIGATION HISTORY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6134DED" w14:textId="5208D2CA"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017AE3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D94E2D0"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38C7CD6" w14:textId="61DAB54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3CE37C2" w14:textId="612A6C6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CERTIFICATE OF TAX COMPLIANCE STATUS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32810D5" w14:textId="4D870651"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899256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57832283"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182C265" w14:textId="6753FE34"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CCFCDC9" w14:textId="5E74CA5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SCHEDULE OF DEVIATIONS OR QUALIFICATIONS BY TENDERER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1FBB6FB" w14:textId="5FB8EC71"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969B03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463C6211"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A11 (SBD4):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BD17665" w14:textId="1C4C0AF4"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158AFFDE" w14:textId="3894B4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eastAsia="en-ZA"/>
              </w:rPr>
              <w:t>BIDDER’S DISCLOSURE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CA95595" w14:textId="1E6CFF4B"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253C85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069ABB47"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A12 (SBD6.1):</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630B9010" w14:textId="2C4CE1F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90F3F39" w14:textId="7C730173"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 xml:space="preserve">PREFERENCING SCHEDULE - </w:t>
            </w:r>
            <w:r w:rsidRPr="004E65F1">
              <w:rPr>
                <w:rFonts w:ascii="Arial" w:eastAsia="Times New Roman" w:hAnsi="Arial" w:cs="Arial"/>
                <w:caps/>
                <w:sz w:val="20"/>
                <w:szCs w:val="20"/>
                <w:lang w:val="en-GB" w:eastAsia="en-ZA"/>
              </w:rPr>
              <w:t>tenderer’s b-BBee VERIFICATION </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16E0B5E" w14:textId="4884CCA3"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0303A40"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3390FE4" w14:textId="77777777" w:rsidR="00CD5CF2" w:rsidRPr="004E65F1" w:rsidRDefault="00CD5CF2" w:rsidP="00D01565">
            <w:pPr>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FORM A13: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77513C8" w14:textId="1C86C5B0"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F235B7F" w14:textId="27530860" w:rsidR="00CD5CF2" w:rsidRPr="004E65F1" w:rsidRDefault="00CD5CF2" w:rsidP="00D01565">
            <w:pPr>
              <w:ind w:left="30"/>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POPIA</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D343CAE" w14:textId="189D0320"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20E16DD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5375DB4"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91EC7DB" w14:textId="795AA070"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8127B8F" w14:textId="5D9C1D59"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CERTIFICATE OF PERMISSION TO CONDUCT DUE DILIGENCE INVESTIGATION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5445D35" w14:textId="5AF6F1EC"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3E40DA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340C85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D8F13F2" w14:textId="24C9EF09"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6752CAFB" w14:textId="7A22A133"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PAST SUPPLY CHAIN MANAGEMENT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82835DB" w14:textId="1B5044AD"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344E7988"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EED2913"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A16:</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55299AD" w14:textId="71E3F9F8"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B4D6A30" w14:textId="5CE0C0D5"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SCHEDULE OF ADDENDA TO TENDER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745E8184" w14:textId="2A0CDBCE"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E1EDBE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1992708"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A17:</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0D24526" w14:textId="51F986C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B2278" w14:textId="4A671D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INSURANCE COVER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8152A98" w14:textId="44EC0616"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275C7E09"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30E690BF"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9274558" w14:textId="6CB50292"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84BBDD7" w14:textId="508BAAE0"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TENDERER’S REgistered financial service provider letter AND BANK DETAILS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8D3FBA2" w14:textId="5C8D6C7C"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4D88B76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25BDAE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D303E6B" w14:textId="7730794C"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8EA0CF6" w14:textId="6D95F6F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SCHEDULE OF CURRENT COMMITMENTS</w:t>
            </w:r>
          </w:p>
        </w:tc>
        <w:tc>
          <w:tcPr>
            <w:tcW w:w="1076" w:type="dxa"/>
            <w:tcBorders>
              <w:top w:val="single" w:sz="6" w:space="0" w:color="auto"/>
              <w:left w:val="single" w:sz="6" w:space="0" w:color="auto"/>
              <w:bottom w:val="single" w:sz="6" w:space="0" w:color="auto"/>
              <w:right w:val="single" w:sz="6" w:space="0" w:color="auto"/>
            </w:tcBorders>
            <w:vAlign w:val="center"/>
          </w:tcPr>
          <w:p w14:paraId="3980CF83" w14:textId="49DB081E"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6DAE08B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0F1E8DB"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718F71E" w14:textId="19AA45E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ED0A2" w14:textId="4398C7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CERTIFICATE OF COMPLIANCE WITH COMPENSATION FOR OCCUPATIONAL INJURIES AND DISEASES ACT,1993</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6E90D5F" w14:textId="465BCD9B"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989EF07"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50D3288" w14:textId="51FF3B1D"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w:t>
            </w:r>
            <w:r>
              <w:rPr>
                <w:rFonts w:ascii="Arial" w:eastAsia="Times New Roman" w:hAnsi="Arial" w:cs="Arial"/>
                <w:sz w:val="20"/>
                <w:szCs w:val="20"/>
                <w:lang w:val="en-GB" w:eastAsia="en-ZA"/>
              </w:rPr>
              <w:t>1</w:t>
            </w:r>
            <w:r w:rsidRPr="004E65F1">
              <w:rPr>
                <w:rFonts w:ascii="Arial" w:eastAsia="Times New Roman" w:hAnsi="Arial" w:cs="Arial"/>
                <w:sz w:val="20"/>
                <w:szCs w:val="20"/>
                <w:lang w:val="en-GB" w:eastAsia="en-ZA"/>
              </w:rPr>
              <w:t>:</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CA36787" w14:textId="344995E7"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6584540" w14:textId="1FC11084"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FINANCIAL SUBMISSION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9FFB250" w14:textId="5F46A9A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C140CB4"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57A799F" w14:textId="2215521E" w:rsidR="00CD5CF2" w:rsidRPr="004E65F1" w:rsidRDefault="00CD5CF2" w:rsidP="00E62CA9">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lastRenderedPageBreak/>
              <w:t>FORM A22:</w:t>
            </w:r>
          </w:p>
        </w:tc>
        <w:tc>
          <w:tcPr>
            <w:tcW w:w="995" w:type="dxa"/>
            <w:tcBorders>
              <w:top w:val="single" w:sz="4" w:space="0" w:color="auto"/>
              <w:left w:val="single" w:sz="4" w:space="0" w:color="auto"/>
              <w:bottom w:val="single" w:sz="4" w:space="0" w:color="auto"/>
              <w:right w:val="single" w:sz="4" w:space="0" w:color="auto"/>
            </w:tcBorders>
          </w:tcPr>
          <w:p w14:paraId="7698C9C9" w14:textId="77777777" w:rsidR="00CD5CF2" w:rsidRPr="004E65F1" w:rsidRDefault="00CD5CF2" w:rsidP="00E62CA9">
            <w:pPr>
              <w:ind w:left="30"/>
              <w:jc w:val="both"/>
              <w:textAlignment w:val="baseline"/>
              <w:rPr>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5E821C21" w14:textId="753E0195" w:rsidR="00CD5CF2" w:rsidRPr="004E65F1" w:rsidRDefault="00CD5CF2" w:rsidP="00E62CA9">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DECLARATION OF INDEPENDENT TECHNOLOGY BASED INTELLECTUAL SERVICE PROVIDER</w:t>
            </w:r>
          </w:p>
        </w:tc>
        <w:tc>
          <w:tcPr>
            <w:tcW w:w="1076" w:type="dxa"/>
            <w:tcBorders>
              <w:top w:val="single" w:sz="6" w:space="0" w:color="auto"/>
              <w:left w:val="single" w:sz="6" w:space="0" w:color="auto"/>
              <w:bottom w:val="single" w:sz="6" w:space="0" w:color="auto"/>
              <w:right w:val="single" w:sz="6" w:space="0" w:color="auto"/>
            </w:tcBorders>
            <w:vAlign w:val="center"/>
          </w:tcPr>
          <w:p w14:paraId="407DFE6C" w14:textId="51E05AE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rsidDel="00471897" w14:paraId="556F39D9" w14:textId="06B981D6" w:rsidTr="00564CD5">
        <w:trPr>
          <w:trHeight w:val="390"/>
          <w:del w:id="5785" w:author="Tebokgo Mabuto (ECP)" w:date="2026-06-30T16:13:00Z"/>
        </w:trPr>
        <w:tc>
          <w:tcPr>
            <w:tcW w:w="1458" w:type="dxa"/>
            <w:tcBorders>
              <w:top w:val="single" w:sz="6" w:space="0" w:color="auto"/>
              <w:left w:val="single" w:sz="6" w:space="0" w:color="auto"/>
              <w:bottom w:val="single" w:sz="6" w:space="0" w:color="auto"/>
              <w:right w:val="single" w:sz="4" w:space="0" w:color="auto"/>
            </w:tcBorders>
            <w:vAlign w:val="center"/>
          </w:tcPr>
          <w:p w14:paraId="5BA3A766" w14:textId="1CB9F55E" w:rsidR="00CD5CF2" w:rsidRPr="004E65F1" w:rsidDel="00471897" w:rsidRDefault="00CD5CF2" w:rsidP="00E62CA9">
            <w:pPr>
              <w:textAlignment w:val="baseline"/>
              <w:rPr>
                <w:del w:id="5786" w:author="Tebokgo Mabuto (ECP)" w:date="2026-06-30T16:13:00Z" w16du:dateUtc="2026-06-30T14:13:00Z"/>
                <w:rFonts w:ascii="Arial" w:eastAsia="Times New Roman" w:hAnsi="Arial" w:cs="Arial"/>
                <w:sz w:val="20"/>
                <w:szCs w:val="20"/>
                <w:lang w:eastAsia="en-ZA"/>
              </w:rPr>
            </w:pPr>
          </w:p>
        </w:tc>
        <w:tc>
          <w:tcPr>
            <w:tcW w:w="995" w:type="dxa"/>
            <w:tcBorders>
              <w:top w:val="single" w:sz="4" w:space="0" w:color="auto"/>
              <w:left w:val="single" w:sz="4" w:space="0" w:color="auto"/>
              <w:bottom w:val="single" w:sz="4" w:space="0" w:color="auto"/>
              <w:right w:val="single" w:sz="4" w:space="0" w:color="auto"/>
            </w:tcBorders>
          </w:tcPr>
          <w:p w14:paraId="0F59A0E1" w14:textId="2506E899" w:rsidR="00CD5CF2" w:rsidRPr="004E65F1" w:rsidDel="00471897" w:rsidRDefault="00CD5CF2" w:rsidP="00E62CA9">
            <w:pPr>
              <w:jc w:val="both"/>
              <w:textAlignment w:val="baseline"/>
              <w:rPr>
                <w:del w:id="5787" w:author="Tebokgo Mabuto (ECP)" w:date="2026-06-30T16:13:00Z" w16du:dateUtc="2026-06-30T14:13:00Z"/>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3059D550" w14:textId="1515FA12" w:rsidR="00CD5CF2" w:rsidRPr="004E65F1" w:rsidDel="00471897" w:rsidRDefault="00CD5CF2" w:rsidP="00E62CA9">
            <w:pPr>
              <w:jc w:val="both"/>
              <w:textAlignment w:val="baseline"/>
              <w:rPr>
                <w:del w:id="5788" w:author="Tebokgo Mabuto (ECP)" w:date="2026-06-30T16:13:00Z" w16du:dateUtc="2026-06-30T14:13:00Z"/>
                <w:rFonts w:ascii="Arial" w:eastAsia="Times New Roman" w:hAnsi="Arial" w:cs="Arial"/>
                <w:sz w:val="20"/>
                <w:szCs w:val="20"/>
                <w:lang w:eastAsia="en-ZA"/>
              </w:rPr>
            </w:pPr>
          </w:p>
        </w:tc>
        <w:tc>
          <w:tcPr>
            <w:tcW w:w="1076" w:type="dxa"/>
            <w:tcBorders>
              <w:top w:val="single" w:sz="6" w:space="0" w:color="auto"/>
              <w:left w:val="single" w:sz="6" w:space="0" w:color="auto"/>
              <w:bottom w:val="single" w:sz="6" w:space="0" w:color="auto"/>
              <w:right w:val="single" w:sz="6" w:space="0" w:color="auto"/>
            </w:tcBorders>
            <w:vAlign w:val="center"/>
          </w:tcPr>
          <w:p w14:paraId="6E6E6BF2" w14:textId="072738C5" w:rsidR="00CD5CF2" w:rsidRPr="009063CE" w:rsidDel="00471897" w:rsidRDefault="00CD5CF2" w:rsidP="00F65FA6">
            <w:pPr>
              <w:jc w:val="center"/>
              <w:textAlignment w:val="baseline"/>
              <w:rPr>
                <w:del w:id="5789" w:author="Tebokgo Mabuto (ECP)" w:date="2026-06-30T16:13:00Z" w16du:dateUtc="2026-06-30T14:13:00Z"/>
                <w:rFonts w:ascii="Arial" w:eastAsia="Times New Roman" w:hAnsi="Arial" w:cs="Arial"/>
                <w:sz w:val="20"/>
                <w:szCs w:val="20"/>
                <w:lang w:eastAsia="en-ZA"/>
              </w:rPr>
            </w:pPr>
          </w:p>
        </w:tc>
      </w:tr>
      <w:tr w:rsidR="00CD5CF2" w:rsidRPr="004E65F1" w14:paraId="50F6CC5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70B2D26" w14:textId="1073084E" w:rsidR="00CD5CF2" w:rsidRPr="008550DB" w:rsidRDefault="00CD5CF2" w:rsidP="00E62CA9">
            <w:pPr>
              <w:textAlignment w:val="baseline"/>
              <w:rPr>
                <w:rFonts w:ascii="Arial" w:eastAsia="Times New Roman" w:hAnsi="Arial" w:cs="Arial"/>
                <w:sz w:val="20"/>
                <w:szCs w:val="20"/>
                <w:lang w:val="en-GB" w:eastAsia="en-ZA"/>
              </w:rPr>
            </w:pPr>
            <w:r w:rsidRPr="008550DB">
              <w:rPr>
                <w:rFonts w:ascii="Arial" w:eastAsia="Times New Roman" w:hAnsi="Arial" w:cs="Arial"/>
                <w:sz w:val="20"/>
                <w:szCs w:val="20"/>
                <w:lang w:val="en-GB" w:eastAsia="en-ZA"/>
              </w:rPr>
              <w:t>FORM A2</w:t>
            </w:r>
            <w:r>
              <w:rPr>
                <w:rFonts w:ascii="Arial" w:eastAsia="Times New Roman" w:hAnsi="Arial" w:cs="Arial"/>
                <w:sz w:val="20"/>
                <w:szCs w:val="20"/>
                <w:lang w:val="en-GB" w:eastAsia="en-ZA"/>
              </w:rPr>
              <w:t>3</w:t>
            </w:r>
            <w:r w:rsidRPr="008550DB">
              <w:rPr>
                <w:rFonts w:ascii="Arial" w:eastAsia="Times New Roman" w:hAnsi="Arial" w:cs="Arial"/>
                <w:sz w:val="20"/>
                <w:szCs w:val="20"/>
                <w:lang w:val="en-GB" w:eastAsia="en-ZA"/>
              </w:rPr>
              <w:t>:</w:t>
            </w:r>
            <w:r w:rsidRPr="008550DB">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3B4A2DE" w14:textId="287BC8D7" w:rsidR="00CD5CF2" w:rsidRPr="004E65F1" w:rsidRDefault="00CD5CF2" w:rsidP="00E62CA9">
            <w:pPr>
              <w:jc w:val="both"/>
              <w:textAlignment w:val="baseline"/>
              <w:rPr>
                <w:rFonts w:ascii="Arial" w:eastAsia="Times New Roman" w:hAnsi="Arial" w:cs="Arial"/>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2CFDEA6" w14:textId="50929D98" w:rsidR="00CD5CF2" w:rsidRPr="004E65F1" w:rsidRDefault="00CD5CF2" w:rsidP="00E62CA9">
            <w:pPr>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CERTIFICATE OF SINGLE TENDER SUBMISSION</w:t>
            </w:r>
          </w:p>
        </w:tc>
        <w:tc>
          <w:tcPr>
            <w:tcW w:w="1076" w:type="dxa"/>
            <w:tcBorders>
              <w:top w:val="single" w:sz="6" w:space="0" w:color="auto"/>
              <w:left w:val="single" w:sz="6" w:space="0" w:color="auto"/>
              <w:bottom w:val="single" w:sz="6" w:space="0" w:color="auto"/>
              <w:right w:val="single" w:sz="6" w:space="0" w:color="auto"/>
            </w:tcBorders>
            <w:vAlign w:val="center"/>
          </w:tcPr>
          <w:p w14:paraId="2063EBDD" w14:textId="71972AA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rsidDel="00EC2039" w14:paraId="28650EBE" w14:textId="184F970D" w:rsidTr="00564CD5">
        <w:trPr>
          <w:trHeight w:val="390"/>
          <w:del w:id="5790"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27094A58" w14:textId="6CE56F8F" w:rsidR="00CD5CF2" w:rsidRPr="003C583C" w:rsidDel="00EC2039" w:rsidRDefault="00CD5CF2" w:rsidP="00E62CA9">
            <w:pPr>
              <w:textAlignment w:val="baseline"/>
              <w:rPr>
                <w:del w:id="5791" w:author="Tebokgo Mabuto (ECP)" w:date="2026-09-09T11:13:00Z" w16du:dateUtc="2026-09-09T09:13:00Z"/>
                <w:rFonts w:ascii="Arial" w:eastAsia="Times New Roman" w:hAnsi="Arial" w:cs="Arial"/>
                <w:sz w:val="20"/>
                <w:szCs w:val="20"/>
                <w:u w:val="single"/>
                <w:lang w:val="en-GB" w:eastAsia="en-ZA"/>
              </w:rPr>
            </w:pPr>
          </w:p>
        </w:tc>
        <w:tc>
          <w:tcPr>
            <w:tcW w:w="995" w:type="dxa"/>
            <w:tcBorders>
              <w:top w:val="single" w:sz="4" w:space="0" w:color="auto"/>
              <w:left w:val="single" w:sz="4" w:space="0" w:color="auto"/>
              <w:bottom w:val="single" w:sz="4" w:space="0" w:color="auto"/>
              <w:right w:val="single" w:sz="4" w:space="0" w:color="auto"/>
            </w:tcBorders>
          </w:tcPr>
          <w:p w14:paraId="2C4E6A86" w14:textId="38F5B0D1" w:rsidR="00CD5CF2" w:rsidRPr="003C583C" w:rsidDel="00EC2039" w:rsidRDefault="00CD5CF2" w:rsidP="00E62CA9">
            <w:pPr>
              <w:jc w:val="both"/>
              <w:textAlignment w:val="baseline"/>
              <w:rPr>
                <w:del w:id="5792" w:author="Tebokgo Mabuto (ECP)" w:date="2026-09-09T11:13:00Z" w16du:dateUtc="2026-09-09T09:13:00Z"/>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2A75E2AB" w14:textId="448D231C" w:rsidR="00CD5CF2" w:rsidRPr="003C583C" w:rsidDel="00EC2039" w:rsidRDefault="00CD5CF2" w:rsidP="00E62CA9">
            <w:pPr>
              <w:jc w:val="both"/>
              <w:textAlignment w:val="baseline"/>
              <w:rPr>
                <w:del w:id="5793" w:author="Tebokgo Mabuto (ECP)" w:date="2026-09-09T11:13:00Z" w16du:dateUtc="2026-09-09T09:13:00Z"/>
                <w:rFonts w:ascii="Arial" w:eastAsia="Times New Roman" w:hAnsi="Arial" w:cs="Arial"/>
                <w:sz w:val="20"/>
                <w:szCs w:val="20"/>
                <w:lang w:val="en-GB" w:eastAsia="en-ZA"/>
              </w:rPr>
            </w:pPr>
          </w:p>
        </w:tc>
        <w:tc>
          <w:tcPr>
            <w:tcW w:w="1076" w:type="dxa"/>
            <w:tcBorders>
              <w:top w:val="single" w:sz="6" w:space="0" w:color="auto"/>
              <w:left w:val="single" w:sz="6" w:space="0" w:color="auto"/>
              <w:bottom w:val="single" w:sz="6" w:space="0" w:color="auto"/>
              <w:right w:val="single" w:sz="6" w:space="0" w:color="auto"/>
            </w:tcBorders>
            <w:vAlign w:val="center"/>
          </w:tcPr>
          <w:p w14:paraId="6EDCDADA" w14:textId="7588B333" w:rsidR="00CD5CF2" w:rsidRPr="009063CE" w:rsidDel="00EC2039" w:rsidRDefault="00CD5CF2" w:rsidP="00F65FA6">
            <w:pPr>
              <w:jc w:val="center"/>
              <w:textAlignment w:val="baseline"/>
              <w:rPr>
                <w:del w:id="5794" w:author="Tebokgo Mabuto (ECP)" w:date="2026-09-09T11:13:00Z" w16du:dateUtc="2026-09-09T09:13:00Z"/>
                <w:rFonts w:ascii="Arial" w:eastAsia="Times New Roman" w:hAnsi="Arial" w:cs="Arial"/>
                <w:caps/>
                <w:sz w:val="20"/>
                <w:szCs w:val="20"/>
                <w:u w:val="single"/>
                <w:lang w:val="en-GB" w:eastAsia="en-ZA"/>
              </w:rPr>
            </w:pPr>
          </w:p>
        </w:tc>
      </w:tr>
      <w:tr w:rsidR="00CD5CF2" w:rsidRPr="004E65F1" w:rsidDel="00471897" w14:paraId="6F96AC9D" w14:textId="00A9A1F6" w:rsidTr="00564CD5">
        <w:trPr>
          <w:trHeight w:val="390"/>
          <w:del w:id="5795" w:author="Tebokgo Mabuto (ECP)" w:date="2026-06-30T16:13:00Z"/>
        </w:trPr>
        <w:tc>
          <w:tcPr>
            <w:tcW w:w="1458" w:type="dxa"/>
            <w:tcBorders>
              <w:top w:val="single" w:sz="6" w:space="0" w:color="auto"/>
              <w:left w:val="single" w:sz="6" w:space="0" w:color="auto"/>
              <w:bottom w:val="single" w:sz="6" w:space="0" w:color="auto"/>
              <w:right w:val="single" w:sz="4" w:space="0" w:color="auto"/>
            </w:tcBorders>
            <w:vAlign w:val="center"/>
          </w:tcPr>
          <w:p w14:paraId="47F355E8" w14:textId="1C4B5044" w:rsidR="00CD5CF2" w:rsidRPr="003C583C" w:rsidDel="00471897" w:rsidRDefault="00CD5CF2" w:rsidP="00E62CA9">
            <w:pPr>
              <w:textAlignment w:val="baseline"/>
              <w:rPr>
                <w:del w:id="5796" w:author="Tebokgo Mabuto (ECP)" w:date="2026-06-30T16:13:00Z" w16du:dateUtc="2026-06-30T14:13:00Z"/>
                <w:rFonts w:ascii="Arial" w:eastAsia="Times New Roman" w:hAnsi="Arial" w:cs="Arial"/>
                <w:sz w:val="20"/>
                <w:szCs w:val="20"/>
                <w:u w:val="single"/>
                <w:lang w:val="en-GB" w:eastAsia="en-ZA"/>
              </w:rPr>
            </w:pPr>
          </w:p>
        </w:tc>
        <w:tc>
          <w:tcPr>
            <w:tcW w:w="995" w:type="dxa"/>
            <w:tcBorders>
              <w:top w:val="single" w:sz="4" w:space="0" w:color="auto"/>
              <w:left w:val="single" w:sz="4" w:space="0" w:color="auto"/>
              <w:bottom w:val="single" w:sz="4" w:space="0" w:color="auto"/>
              <w:right w:val="single" w:sz="4" w:space="0" w:color="auto"/>
            </w:tcBorders>
          </w:tcPr>
          <w:p w14:paraId="1F873345" w14:textId="1053008C" w:rsidR="00CD5CF2" w:rsidRPr="003C583C" w:rsidDel="00471897" w:rsidRDefault="00CD5CF2" w:rsidP="00E62CA9">
            <w:pPr>
              <w:jc w:val="both"/>
              <w:textAlignment w:val="baseline"/>
              <w:rPr>
                <w:del w:id="5797" w:author="Tebokgo Mabuto (ECP)" w:date="2026-06-30T16:13:00Z" w16du:dateUtc="2026-06-30T14:13:00Z"/>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5D3378AD" w14:textId="5B48A50B" w:rsidR="00CD5CF2" w:rsidRPr="003C583C" w:rsidDel="00471897" w:rsidRDefault="00CD5CF2" w:rsidP="00E62CA9">
            <w:pPr>
              <w:jc w:val="both"/>
              <w:textAlignment w:val="baseline"/>
              <w:rPr>
                <w:del w:id="5798" w:author="Tebokgo Mabuto (ECP)" w:date="2026-06-30T16:13:00Z" w16du:dateUtc="2026-06-30T14:13:00Z"/>
                <w:rFonts w:ascii="Arial" w:eastAsia="Times New Roman" w:hAnsi="Arial" w:cs="Arial"/>
                <w:sz w:val="20"/>
                <w:szCs w:val="20"/>
                <w:lang w:val="en-GB" w:eastAsia="en-ZA"/>
              </w:rPr>
            </w:pPr>
          </w:p>
        </w:tc>
        <w:tc>
          <w:tcPr>
            <w:tcW w:w="1076" w:type="dxa"/>
            <w:tcBorders>
              <w:top w:val="single" w:sz="6" w:space="0" w:color="auto"/>
              <w:left w:val="single" w:sz="6" w:space="0" w:color="auto"/>
              <w:bottom w:val="single" w:sz="6" w:space="0" w:color="auto"/>
              <w:right w:val="single" w:sz="6" w:space="0" w:color="auto"/>
            </w:tcBorders>
            <w:vAlign w:val="center"/>
          </w:tcPr>
          <w:p w14:paraId="3116D619" w14:textId="0CF07AF4" w:rsidR="00CD5CF2" w:rsidRPr="009063CE" w:rsidDel="00471897" w:rsidRDefault="00CD5CF2" w:rsidP="00F65FA6">
            <w:pPr>
              <w:jc w:val="center"/>
              <w:textAlignment w:val="baseline"/>
              <w:rPr>
                <w:del w:id="5799" w:author="Tebokgo Mabuto (ECP)" w:date="2026-06-30T16:13:00Z" w16du:dateUtc="2026-06-30T14:13:00Z"/>
                <w:rFonts w:ascii="Arial" w:eastAsia="Times New Roman" w:hAnsi="Arial" w:cs="Arial"/>
                <w:caps/>
                <w:sz w:val="20"/>
                <w:szCs w:val="20"/>
                <w:u w:val="single"/>
                <w:lang w:val="en-GB" w:eastAsia="en-ZA"/>
              </w:rPr>
            </w:pPr>
          </w:p>
        </w:tc>
      </w:tr>
      <w:tr w:rsidR="00CD5CF2" w:rsidRPr="004E65F1" w:rsidDel="00EC2039" w14:paraId="5FD2FFC6" w14:textId="645A83D1" w:rsidTr="00564CD5">
        <w:trPr>
          <w:trHeight w:val="390"/>
          <w:del w:id="5800"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hideMark/>
          </w:tcPr>
          <w:p w14:paraId="0268FDC6" w14:textId="3D06A02E" w:rsidR="00CD5CF2" w:rsidRPr="004E65F1" w:rsidDel="00EC2039" w:rsidRDefault="00CD5CF2" w:rsidP="00523B32">
            <w:pPr>
              <w:textAlignment w:val="baseline"/>
              <w:rPr>
                <w:del w:id="5801" w:author="Tebokgo Mabuto (ECP)" w:date="2026-09-09T11:13:00Z" w16du:dateUtc="2026-09-09T09:13:00Z"/>
                <w:rFonts w:ascii="Arial" w:eastAsia="Times New Roman" w:hAnsi="Arial" w:cs="Arial"/>
                <w:sz w:val="20"/>
                <w:szCs w:val="20"/>
                <w:lang w:eastAsia="en-ZA"/>
              </w:rPr>
            </w:pPr>
            <w:del w:id="5802" w:author="Tebokgo Mabuto (ECP)" w:date="2026-09-09T11:13:00Z" w16du:dateUtc="2026-09-09T09:13:00Z">
              <w:r w:rsidRPr="004E65F1" w:rsidDel="00EC2039">
                <w:rPr>
                  <w:rFonts w:ascii="Arial" w:eastAsia="Times New Roman" w:hAnsi="Arial" w:cs="Arial"/>
                  <w:sz w:val="20"/>
                  <w:szCs w:val="20"/>
                  <w:lang w:val="en-GB" w:eastAsia="en-ZA"/>
                </w:rPr>
                <w:delText>FORM B1</w:delText>
              </w:r>
              <w:r w:rsidDel="00EC2039">
                <w:rPr>
                  <w:rFonts w:ascii="Arial" w:eastAsia="Times New Roman" w:hAnsi="Arial" w:cs="Arial"/>
                  <w:sz w:val="20"/>
                  <w:szCs w:val="20"/>
                  <w:lang w:val="en-GB" w:eastAsia="en-ZA"/>
                </w:rPr>
                <w:delText>.1</w:delText>
              </w:r>
            </w:del>
          </w:p>
        </w:tc>
        <w:tc>
          <w:tcPr>
            <w:tcW w:w="995" w:type="dxa"/>
            <w:tcBorders>
              <w:top w:val="single" w:sz="4" w:space="0" w:color="auto"/>
              <w:left w:val="single" w:sz="4" w:space="0" w:color="auto"/>
              <w:bottom w:val="single" w:sz="4" w:space="0" w:color="auto"/>
              <w:right w:val="single" w:sz="4" w:space="0" w:color="auto"/>
            </w:tcBorders>
          </w:tcPr>
          <w:p w14:paraId="41742DC4" w14:textId="0DB5FA52" w:rsidR="00CD5CF2" w:rsidRPr="004E65F1" w:rsidDel="00EC2039" w:rsidRDefault="00CD5CF2" w:rsidP="00523B32">
            <w:pPr>
              <w:ind w:left="30"/>
              <w:jc w:val="both"/>
              <w:textAlignment w:val="baseline"/>
              <w:rPr>
                <w:del w:id="5803" w:author="Tebokgo Mabuto (ECP)" w:date="2026-09-09T11:13:00Z" w16du:dateUtc="2026-09-09T09:13:00Z"/>
                <w:rFonts w:ascii="Arial" w:eastAsia="Times New Roman" w:hAnsi="Arial" w:cs="Arial"/>
                <w:sz w:val="20"/>
                <w:szCs w:val="20"/>
                <w:lang w:val="en-GB" w:eastAsia="en-ZA"/>
              </w:rPr>
            </w:pPr>
            <w:del w:id="5804" w:author="Tebokgo Mabuto (ECP)" w:date="2026-09-09T11:13:00Z" w16du:dateUtc="2026-09-09T09:13:00Z">
              <w:r w:rsidDel="00EC2039">
                <w:rPr>
                  <w:rFonts w:ascii="Arial" w:eastAsia="Times New Roman" w:hAnsi="Arial" w:cs="Arial"/>
                  <w:sz w:val="20"/>
                  <w:szCs w:val="20"/>
                  <w:lang w:val="en-GB" w:eastAsia="en-ZA"/>
                </w:rPr>
                <w:delText>MS Excel</w:delText>
              </w:r>
            </w:del>
          </w:p>
        </w:tc>
        <w:tc>
          <w:tcPr>
            <w:tcW w:w="4693" w:type="dxa"/>
            <w:tcBorders>
              <w:top w:val="single" w:sz="6" w:space="0" w:color="auto"/>
              <w:left w:val="single" w:sz="4" w:space="0" w:color="auto"/>
              <w:bottom w:val="single" w:sz="6" w:space="0" w:color="auto"/>
              <w:right w:val="single" w:sz="6" w:space="0" w:color="auto"/>
            </w:tcBorders>
            <w:vAlign w:val="center"/>
            <w:hideMark/>
          </w:tcPr>
          <w:p w14:paraId="10DC366D" w14:textId="50F679C0" w:rsidR="00CD5CF2" w:rsidRPr="004E65F1" w:rsidDel="00EC2039" w:rsidRDefault="00CD5CF2" w:rsidP="00523B32">
            <w:pPr>
              <w:ind w:left="30"/>
              <w:jc w:val="both"/>
              <w:textAlignment w:val="baseline"/>
              <w:rPr>
                <w:del w:id="5805" w:author="Tebokgo Mabuto (ECP)" w:date="2026-09-09T11:13:00Z" w16du:dateUtc="2026-09-09T09:13:00Z"/>
                <w:rFonts w:ascii="Arial" w:eastAsia="Times New Roman" w:hAnsi="Arial" w:cs="Arial"/>
                <w:sz w:val="20"/>
                <w:szCs w:val="20"/>
                <w:lang w:eastAsia="en-ZA"/>
              </w:rPr>
            </w:pPr>
            <w:del w:id="5806" w:author="Tebokgo Mabuto (ECP)" w:date="2026-09-09T11:13:00Z" w16du:dateUtc="2026-09-09T09:13:00Z">
              <w:r w:rsidDel="00EC2039">
                <w:rPr>
                  <w:rFonts w:cs="Arial"/>
                  <w:bCs/>
                  <w:iCs/>
                  <w:caps/>
                  <w:sz w:val="20"/>
                  <w:szCs w:val="20"/>
                </w:rPr>
                <w:delText>KEY PERSON</w:delText>
              </w:r>
              <w:r w:rsidRPr="002528AA" w:rsidDel="00EC2039">
                <w:rPr>
                  <w:rFonts w:cs="Arial"/>
                  <w:bCs/>
                  <w:iCs/>
                  <w:caps/>
                  <w:sz w:val="20"/>
                  <w:szCs w:val="20"/>
                </w:rPr>
                <w:delText>’S TECHNICAL/MANAGERIAL RECORD</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23F055FD" w14:textId="79DB1250" w:rsidR="00CD5CF2" w:rsidRPr="009063CE" w:rsidDel="00EC2039" w:rsidRDefault="00CD5CF2" w:rsidP="00F65FA6">
            <w:pPr>
              <w:jc w:val="center"/>
              <w:textAlignment w:val="baseline"/>
              <w:rPr>
                <w:del w:id="5807" w:author="Tebokgo Mabuto (ECP)" w:date="2026-09-09T11:13:00Z" w16du:dateUtc="2026-09-09T09:13:00Z"/>
                <w:rFonts w:ascii="Arial" w:eastAsia="Times New Roman" w:hAnsi="Arial" w:cs="Arial"/>
                <w:sz w:val="20"/>
                <w:szCs w:val="20"/>
                <w:lang w:eastAsia="en-ZA"/>
              </w:rPr>
            </w:pPr>
            <w:del w:id="5808" w:author="Tebokgo Mabuto (ECP)" w:date="2026-09-09T11:13:00Z" w16du:dateUtc="2026-09-09T09:13:00Z">
              <w:r w:rsidDel="00EC2039">
                <w:rPr>
                  <w:rFonts w:ascii="Arial" w:eastAsia="Times New Roman" w:hAnsi="Arial" w:cs="Arial"/>
                  <w:sz w:val="20"/>
                  <w:szCs w:val="20"/>
                  <w:lang w:eastAsia="en-ZA"/>
                </w:rPr>
                <w:delText>*1</w:delText>
              </w:r>
            </w:del>
          </w:p>
        </w:tc>
      </w:tr>
      <w:tr w:rsidR="00CD5CF2" w:rsidRPr="004E65F1" w:rsidDel="00EC2039" w14:paraId="03C2C8AF" w14:textId="7C6CE8CE" w:rsidTr="00564CD5">
        <w:trPr>
          <w:trHeight w:val="390"/>
          <w:del w:id="5809"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28DCB38A" w14:textId="65DDCE2A" w:rsidR="00CD5CF2" w:rsidRPr="004E65F1" w:rsidDel="00EC2039" w:rsidRDefault="00CD5CF2" w:rsidP="00523B32">
            <w:pPr>
              <w:textAlignment w:val="baseline"/>
              <w:rPr>
                <w:del w:id="5810" w:author="Tebokgo Mabuto (ECP)" w:date="2026-09-09T11:13:00Z" w16du:dateUtc="2026-09-09T09:13:00Z"/>
                <w:rFonts w:ascii="Arial" w:eastAsia="Times New Roman" w:hAnsi="Arial" w:cs="Arial"/>
                <w:sz w:val="20"/>
                <w:szCs w:val="20"/>
                <w:lang w:val="en-GB" w:eastAsia="en-ZA"/>
              </w:rPr>
            </w:pPr>
            <w:del w:id="5811" w:author="Tebokgo Mabuto (ECP)" w:date="2026-09-09T11:13:00Z" w16du:dateUtc="2026-09-09T09:13:00Z">
              <w:r w:rsidDel="00EC2039">
                <w:rPr>
                  <w:rFonts w:ascii="Arial" w:eastAsia="Times New Roman" w:hAnsi="Arial" w:cs="Arial"/>
                  <w:sz w:val="20"/>
                  <w:szCs w:val="20"/>
                  <w:lang w:val="en-GB" w:eastAsia="en-ZA"/>
                </w:rPr>
                <w:delText>FORM B1.2</w:delText>
              </w:r>
            </w:del>
          </w:p>
        </w:tc>
        <w:tc>
          <w:tcPr>
            <w:tcW w:w="995" w:type="dxa"/>
            <w:tcBorders>
              <w:top w:val="single" w:sz="4" w:space="0" w:color="auto"/>
              <w:left w:val="single" w:sz="4" w:space="0" w:color="auto"/>
              <w:bottom w:val="single" w:sz="4" w:space="0" w:color="auto"/>
              <w:right w:val="single" w:sz="4" w:space="0" w:color="auto"/>
            </w:tcBorders>
          </w:tcPr>
          <w:p w14:paraId="08367AD0" w14:textId="378EB671" w:rsidR="00CD5CF2" w:rsidRPr="004E65F1" w:rsidDel="00EC2039" w:rsidRDefault="00CD5CF2" w:rsidP="00523B32">
            <w:pPr>
              <w:ind w:left="30"/>
              <w:jc w:val="both"/>
              <w:textAlignment w:val="baseline"/>
              <w:rPr>
                <w:del w:id="5812" w:author="Tebokgo Mabuto (ECP)" w:date="2026-09-09T11:13:00Z" w16du:dateUtc="2026-09-09T09:13:00Z"/>
                <w:rFonts w:ascii="Arial" w:eastAsia="Times New Roman" w:hAnsi="Arial" w:cs="Arial"/>
                <w:sz w:val="20"/>
                <w:szCs w:val="20"/>
                <w:lang w:val="en-GB" w:eastAsia="en-ZA"/>
              </w:rPr>
            </w:pPr>
            <w:del w:id="5813" w:author="Tebokgo Mabuto (ECP)" w:date="2026-09-09T11:13:00Z" w16du:dateUtc="2026-09-09T09:13:00Z">
              <w:r w:rsidDel="00EC2039">
                <w:rPr>
                  <w:rFonts w:ascii="Arial" w:eastAsia="Times New Roman" w:hAnsi="Arial" w:cs="Arial"/>
                  <w:sz w:val="20"/>
                  <w:szCs w:val="20"/>
                  <w:lang w:val="en-GB" w:eastAsia="en-ZA"/>
                </w:rPr>
                <w:delText>MS Excel</w:delText>
              </w:r>
            </w:del>
          </w:p>
        </w:tc>
        <w:tc>
          <w:tcPr>
            <w:tcW w:w="4693" w:type="dxa"/>
            <w:tcBorders>
              <w:top w:val="single" w:sz="6" w:space="0" w:color="auto"/>
              <w:left w:val="single" w:sz="4" w:space="0" w:color="auto"/>
              <w:bottom w:val="single" w:sz="6" w:space="0" w:color="auto"/>
              <w:right w:val="single" w:sz="6" w:space="0" w:color="auto"/>
            </w:tcBorders>
            <w:vAlign w:val="center"/>
          </w:tcPr>
          <w:p w14:paraId="35E07AE4" w14:textId="279139B0" w:rsidR="00CD5CF2" w:rsidRPr="004E65F1" w:rsidDel="00EC2039" w:rsidRDefault="00CD5CF2" w:rsidP="00523B32">
            <w:pPr>
              <w:ind w:left="30"/>
              <w:jc w:val="both"/>
              <w:textAlignment w:val="baseline"/>
              <w:rPr>
                <w:del w:id="5814" w:author="Tebokgo Mabuto (ECP)" w:date="2026-09-09T11:13:00Z" w16du:dateUtc="2026-09-09T09:13:00Z"/>
                <w:rFonts w:ascii="Arial" w:eastAsia="Times New Roman" w:hAnsi="Arial" w:cs="Arial"/>
                <w:sz w:val="20"/>
                <w:szCs w:val="20"/>
                <w:lang w:val="en-GB" w:eastAsia="en-ZA"/>
              </w:rPr>
            </w:pPr>
            <w:del w:id="5815" w:author="Tebokgo Mabuto (ECP)" w:date="2026-09-09T11:13:00Z" w16du:dateUtc="2026-09-09T09:13:00Z">
              <w:r w:rsidDel="00EC2039">
                <w:rPr>
                  <w:rFonts w:cs="Arial"/>
                  <w:bCs/>
                  <w:iCs/>
                  <w:caps/>
                  <w:sz w:val="20"/>
                  <w:szCs w:val="20"/>
                </w:rPr>
                <w:delText>alternate key person’s technical/managerial record</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41DEA72F" w14:textId="1A1D986A" w:rsidR="00CD5CF2" w:rsidRPr="009063CE" w:rsidDel="00EC2039" w:rsidRDefault="00CD5CF2" w:rsidP="00F65FA6">
            <w:pPr>
              <w:jc w:val="center"/>
              <w:textAlignment w:val="baseline"/>
              <w:rPr>
                <w:del w:id="5816" w:author="Tebokgo Mabuto (ECP)" w:date="2026-09-09T11:13:00Z" w16du:dateUtc="2026-09-09T09:13:00Z"/>
                <w:rFonts w:ascii="Arial" w:eastAsia="Times New Roman" w:hAnsi="Arial" w:cs="Arial"/>
                <w:sz w:val="20"/>
                <w:szCs w:val="20"/>
                <w:lang w:eastAsia="en-ZA"/>
              </w:rPr>
            </w:pPr>
            <w:del w:id="5817" w:author="Tebokgo Mabuto (ECP)" w:date="2026-09-09T11:13:00Z" w16du:dateUtc="2026-09-09T09:13:00Z">
              <w:r w:rsidDel="00EC2039">
                <w:rPr>
                  <w:rFonts w:ascii="Arial" w:eastAsia="Times New Roman" w:hAnsi="Arial" w:cs="Arial"/>
                  <w:sz w:val="20"/>
                  <w:szCs w:val="20"/>
                  <w:lang w:eastAsia="en-ZA"/>
                </w:rPr>
                <w:delText>*1</w:delText>
              </w:r>
            </w:del>
          </w:p>
        </w:tc>
      </w:tr>
      <w:tr w:rsidR="00CD5CF2" w:rsidRPr="004E65F1" w:rsidDel="00EC2039" w14:paraId="59A0BB9D" w14:textId="05E87C43" w:rsidTr="00564CD5">
        <w:trPr>
          <w:trHeight w:val="390"/>
          <w:del w:id="5818"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hideMark/>
          </w:tcPr>
          <w:p w14:paraId="3CAB2D44" w14:textId="78A64A2F" w:rsidR="00CD5CF2" w:rsidRPr="004E65F1" w:rsidDel="00EC2039" w:rsidRDefault="00CD5CF2" w:rsidP="00523B32">
            <w:pPr>
              <w:textAlignment w:val="baseline"/>
              <w:rPr>
                <w:del w:id="5819" w:author="Tebokgo Mabuto (ECP)" w:date="2026-09-09T11:13:00Z" w16du:dateUtc="2026-09-09T09:13:00Z"/>
                <w:rFonts w:ascii="Arial" w:eastAsia="Times New Roman" w:hAnsi="Arial" w:cs="Arial"/>
                <w:sz w:val="20"/>
                <w:szCs w:val="20"/>
                <w:lang w:eastAsia="en-ZA"/>
              </w:rPr>
            </w:pPr>
            <w:del w:id="5820" w:author="Tebokgo Mabuto (ECP)" w:date="2026-09-09T11:13:00Z" w16du:dateUtc="2026-09-09T09:13:00Z">
              <w:r w:rsidRPr="004E65F1" w:rsidDel="00EC2039">
                <w:rPr>
                  <w:rFonts w:ascii="Arial" w:eastAsia="Times New Roman" w:hAnsi="Arial" w:cs="Arial"/>
                  <w:sz w:val="20"/>
                  <w:szCs w:val="20"/>
                  <w:lang w:val="en-GB" w:eastAsia="en-ZA"/>
                </w:rPr>
                <w:delText>FORM B2</w:delText>
              </w:r>
              <w:r w:rsidDel="00EC2039">
                <w:rPr>
                  <w:rFonts w:ascii="Arial" w:eastAsia="Times New Roman" w:hAnsi="Arial" w:cs="Arial"/>
                  <w:sz w:val="20"/>
                  <w:szCs w:val="20"/>
                  <w:lang w:val="en-GB" w:eastAsia="en-ZA"/>
                </w:rPr>
                <w:delText>.1</w:delText>
              </w:r>
            </w:del>
          </w:p>
        </w:tc>
        <w:tc>
          <w:tcPr>
            <w:tcW w:w="995" w:type="dxa"/>
            <w:tcBorders>
              <w:top w:val="single" w:sz="4" w:space="0" w:color="auto"/>
              <w:left w:val="single" w:sz="4" w:space="0" w:color="auto"/>
              <w:bottom w:val="single" w:sz="4" w:space="0" w:color="auto"/>
              <w:right w:val="single" w:sz="4" w:space="0" w:color="auto"/>
            </w:tcBorders>
          </w:tcPr>
          <w:p w14:paraId="274B2550" w14:textId="1FEBB1DA" w:rsidR="00CD5CF2" w:rsidRPr="004E65F1" w:rsidDel="00EC2039" w:rsidRDefault="00CD5CF2" w:rsidP="00523B32">
            <w:pPr>
              <w:ind w:left="30"/>
              <w:jc w:val="both"/>
              <w:textAlignment w:val="baseline"/>
              <w:rPr>
                <w:del w:id="5821" w:author="Tebokgo Mabuto (ECP)" w:date="2026-09-09T11:13:00Z" w16du:dateUtc="2026-09-09T09:13:00Z"/>
                <w:rFonts w:ascii="Arial" w:eastAsia="Times New Roman" w:hAnsi="Arial" w:cs="Arial"/>
                <w:sz w:val="20"/>
                <w:szCs w:val="20"/>
                <w:lang w:val="en-GB" w:eastAsia="en-ZA"/>
              </w:rPr>
            </w:pPr>
            <w:del w:id="5822" w:author="Tebokgo Mabuto (ECP)" w:date="2026-09-09T11:13:00Z" w16du:dateUtc="2026-09-09T09:13:00Z">
              <w:r w:rsidDel="00EC2039">
                <w:rPr>
                  <w:rFonts w:ascii="Arial" w:eastAsia="Times New Roman" w:hAnsi="Arial" w:cs="Arial"/>
                  <w:sz w:val="20"/>
                  <w:szCs w:val="20"/>
                  <w:lang w:val="en-GB" w:eastAsia="en-ZA"/>
                </w:rPr>
                <w:delText>MS Excel</w:delText>
              </w:r>
            </w:del>
          </w:p>
        </w:tc>
        <w:tc>
          <w:tcPr>
            <w:tcW w:w="4693" w:type="dxa"/>
            <w:tcBorders>
              <w:top w:val="single" w:sz="6" w:space="0" w:color="auto"/>
              <w:left w:val="single" w:sz="4" w:space="0" w:color="auto"/>
              <w:bottom w:val="single" w:sz="6" w:space="0" w:color="auto"/>
              <w:right w:val="single" w:sz="6" w:space="0" w:color="auto"/>
            </w:tcBorders>
            <w:vAlign w:val="center"/>
            <w:hideMark/>
          </w:tcPr>
          <w:p w14:paraId="0DF4577B" w14:textId="4C14A635" w:rsidR="00CD5CF2" w:rsidRPr="004E65F1" w:rsidDel="00EC2039" w:rsidRDefault="00CD5CF2" w:rsidP="00523B32">
            <w:pPr>
              <w:ind w:left="30"/>
              <w:jc w:val="both"/>
              <w:textAlignment w:val="baseline"/>
              <w:rPr>
                <w:del w:id="5823" w:author="Tebokgo Mabuto (ECP)" w:date="2026-09-09T11:13:00Z" w16du:dateUtc="2026-09-09T09:13:00Z"/>
                <w:rFonts w:ascii="Arial" w:eastAsia="Times New Roman" w:hAnsi="Arial" w:cs="Arial"/>
                <w:sz w:val="20"/>
                <w:szCs w:val="20"/>
                <w:lang w:eastAsia="en-ZA"/>
              </w:rPr>
            </w:pPr>
            <w:del w:id="5824" w:author="Tebokgo Mabuto (ECP)" w:date="2026-09-09T11:13:00Z" w16du:dateUtc="2026-09-09T09:13:00Z">
              <w:r w:rsidDel="00EC2039">
                <w:rPr>
                  <w:rFonts w:cs="Arial"/>
                  <w:bCs/>
                  <w:iCs/>
                  <w:caps/>
                  <w:sz w:val="20"/>
                  <w:szCs w:val="20"/>
                </w:rPr>
                <w:delText>KEY PERSON</w:delText>
              </w:r>
              <w:r w:rsidRPr="002528AA" w:rsidDel="00EC2039">
                <w:rPr>
                  <w:rFonts w:cs="Arial"/>
                  <w:bCs/>
                  <w:iCs/>
                  <w:caps/>
                  <w:sz w:val="20"/>
                  <w:szCs w:val="20"/>
                </w:rPr>
                <w:delText xml:space="preserve">’S </w:delText>
              </w:r>
              <w:r w:rsidDel="00EC2039">
                <w:rPr>
                  <w:rFonts w:cs="Arial"/>
                  <w:bCs/>
                  <w:iCs/>
                  <w:caps/>
                  <w:sz w:val="20"/>
                  <w:szCs w:val="20"/>
                </w:rPr>
                <w:delText>QUALIFICATION AND REGISTRATION</w:delText>
              </w:r>
              <w:r w:rsidRPr="002528AA" w:rsidDel="00EC2039">
                <w:rPr>
                  <w:rFonts w:cs="Arial"/>
                  <w:bCs/>
                  <w:iCs/>
                  <w:caps/>
                  <w:sz w:val="20"/>
                  <w:szCs w:val="20"/>
                </w:rPr>
                <w:delText xml:space="preserve"> RECORD</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36B369C5" w14:textId="5A4E38DE" w:rsidR="00CD5CF2" w:rsidRPr="009063CE" w:rsidDel="00EC2039" w:rsidRDefault="00CD5CF2" w:rsidP="00F65FA6">
            <w:pPr>
              <w:jc w:val="center"/>
              <w:textAlignment w:val="baseline"/>
              <w:rPr>
                <w:del w:id="5825" w:author="Tebokgo Mabuto (ECP)" w:date="2026-09-09T11:13:00Z" w16du:dateUtc="2026-09-09T09:13:00Z"/>
                <w:rFonts w:ascii="Arial" w:eastAsia="Times New Roman" w:hAnsi="Arial" w:cs="Arial"/>
                <w:sz w:val="20"/>
                <w:szCs w:val="20"/>
                <w:lang w:eastAsia="en-ZA"/>
              </w:rPr>
            </w:pPr>
            <w:del w:id="5826" w:author="Tebokgo Mabuto (ECP)" w:date="2026-09-09T11:13:00Z" w16du:dateUtc="2026-09-09T09:13:00Z">
              <w:r w:rsidDel="00EC2039">
                <w:rPr>
                  <w:rFonts w:ascii="Arial" w:eastAsia="Times New Roman" w:hAnsi="Arial" w:cs="Arial"/>
                  <w:sz w:val="20"/>
                  <w:szCs w:val="20"/>
                  <w:lang w:eastAsia="en-ZA"/>
                </w:rPr>
                <w:delText>*1</w:delText>
              </w:r>
            </w:del>
          </w:p>
        </w:tc>
      </w:tr>
      <w:tr w:rsidR="00CD5CF2" w:rsidRPr="004E65F1" w:rsidDel="00EC2039" w14:paraId="7A59D19C" w14:textId="2A35E852" w:rsidTr="00564CD5">
        <w:trPr>
          <w:trHeight w:val="390"/>
          <w:del w:id="5827"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17DD357D" w14:textId="1C44B79A" w:rsidR="00CD5CF2" w:rsidRPr="004E65F1" w:rsidDel="00EC2039" w:rsidRDefault="00CD5CF2" w:rsidP="00523B32">
            <w:pPr>
              <w:textAlignment w:val="baseline"/>
              <w:rPr>
                <w:del w:id="5828" w:author="Tebokgo Mabuto (ECP)" w:date="2026-09-09T11:13:00Z" w16du:dateUtc="2026-09-09T09:13:00Z"/>
                <w:rFonts w:ascii="Arial" w:eastAsia="Times New Roman" w:hAnsi="Arial" w:cs="Arial"/>
                <w:sz w:val="20"/>
                <w:szCs w:val="20"/>
                <w:lang w:val="en-GB" w:eastAsia="en-ZA"/>
              </w:rPr>
            </w:pPr>
            <w:del w:id="5829" w:author="Tebokgo Mabuto (ECP)" w:date="2026-09-09T11:13:00Z" w16du:dateUtc="2026-09-09T09:13:00Z">
              <w:r w:rsidDel="00EC2039">
                <w:rPr>
                  <w:rFonts w:ascii="Arial" w:eastAsia="Times New Roman" w:hAnsi="Arial" w:cs="Arial"/>
                  <w:sz w:val="20"/>
                  <w:szCs w:val="20"/>
                  <w:lang w:val="en-GB" w:eastAsia="en-ZA"/>
                </w:rPr>
                <w:delText>FORM B2.2</w:delText>
              </w:r>
            </w:del>
          </w:p>
        </w:tc>
        <w:tc>
          <w:tcPr>
            <w:tcW w:w="995" w:type="dxa"/>
            <w:tcBorders>
              <w:top w:val="single" w:sz="4" w:space="0" w:color="auto"/>
              <w:left w:val="single" w:sz="4" w:space="0" w:color="auto"/>
              <w:bottom w:val="single" w:sz="4" w:space="0" w:color="auto"/>
              <w:right w:val="single" w:sz="4" w:space="0" w:color="auto"/>
            </w:tcBorders>
          </w:tcPr>
          <w:p w14:paraId="1C59AF5D" w14:textId="3F4A1D29" w:rsidR="00CD5CF2" w:rsidRPr="004E65F1" w:rsidDel="00EC2039" w:rsidRDefault="00CD5CF2" w:rsidP="00523B32">
            <w:pPr>
              <w:ind w:left="30"/>
              <w:jc w:val="both"/>
              <w:textAlignment w:val="baseline"/>
              <w:rPr>
                <w:del w:id="5830" w:author="Tebokgo Mabuto (ECP)" w:date="2026-09-09T11:13:00Z" w16du:dateUtc="2026-09-09T09:13:00Z"/>
                <w:rFonts w:ascii="Arial" w:eastAsia="Times New Roman" w:hAnsi="Arial" w:cs="Arial"/>
                <w:sz w:val="20"/>
                <w:szCs w:val="20"/>
                <w:lang w:val="en-GB" w:eastAsia="en-ZA"/>
              </w:rPr>
            </w:pPr>
            <w:del w:id="5831" w:author="Tebokgo Mabuto (ECP)" w:date="2026-09-09T11:13:00Z" w16du:dateUtc="2026-09-09T09:13:00Z">
              <w:r w:rsidDel="00EC2039">
                <w:rPr>
                  <w:rFonts w:ascii="Arial" w:eastAsia="Times New Roman" w:hAnsi="Arial" w:cs="Arial"/>
                  <w:sz w:val="20"/>
                  <w:szCs w:val="20"/>
                  <w:lang w:val="en-GB" w:eastAsia="en-ZA"/>
                </w:rPr>
                <w:delText>MS Excel</w:delText>
              </w:r>
            </w:del>
          </w:p>
        </w:tc>
        <w:tc>
          <w:tcPr>
            <w:tcW w:w="4693" w:type="dxa"/>
            <w:tcBorders>
              <w:top w:val="single" w:sz="6" w:space="0" w:color="auto"/>
              <w:left w:val="single" w:sz="4" w:space="0" w:color="auto"/>
              <w:bottom w:val="single" w:sz="6" w:space="0" w:color="auto"/>
              <w:right w:val="single" w:sz="6" w:space="0" w:color="auto"/>
            </w:tcBorders>
            <w:vAlign w:val="center"/>
          </w:tcPr>
          <w:p w14:paraId="37A94A0B" w14:textId="4FFAF658" w:rsidR="00CD5CF2" w:rsidRPr="004E65F1" w:rsidDel="00EC2039" w:rsidRDefault="00CD5CF2" w:rsidP="00523B32">
            <w:pPr>
              <w:ind w:left="30"/>
              <w:jc w:val="both"/>
              <w:textAlignment w:val="baseline"/>
              <w:rPr>
                <w:del w:id="5832" w:author="Tebokgo Mabuto (ECP)" w:date="2026-09-09T11:13:00Z" w16du:dateUtc="2026-09-09T09:13:00Z"/>
                <w:rFonts w:ascii="Arial" w:eastAsia="Times New Roman" w:hAnsi="Arial" w:cs="Arial"/>
                <w:sz w:val="20"/>
                <w:szCs w:val="20"/>
                <w:lang w:val="en-GB" w:eastAsia="en-ZA"/>
              </w:rPr>
            </w:pPr>
            <w:del w:id="5833" w:author="Tebokgo Mabuto (ECP)" w:date="2026-09-09T11:13:00Z" w16du:dateUtc="2026-09-09T09:13:00Z">
              <w:r w:rsidDel="00EC2039">
                <w:rPr>
                  <w:rFonts w:cs="Arial"/>
                  <w:bCs/>
                  <w:iCs/>
                  <w:caps/>
                  <w:sz w:val="20"/>
                  <w:szCs w:val="20"/>
                </w:rPr>
                <w:delText>alternate key person’s qualification and registration record</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1A8DD412" w14:textId="719CDF78" w:rsidR="00CD5CF2" w:rsidRPr="009063CE" w:rsidDel="00EC2039" w:rsidRDefault="00CD5CF2" w:rsidP="00F65FA6">
            <w:pPr>
              <w:jc w:val="center"/>
              <w:textAlignment w:val="baseline"/>
              <w:rPr>
                <w:del w:id="5834" w:author="Tebokgo Mabuto (ECP)" w:date="2026-09-09T11:13:00Z" w16du:dateUtc="2026-09-09T09:13:00Z"/>
                <w:rFonts w:ascii="Arial" w:eastAsia="Times New Roman" w:hAnsi="Arial" w:cs="Arial"/>
                <w:sz w:val="20"/>
                <w:szCs w:val="20"/>
                <w:lang w:eastAsia="en-ZA"/>
              </w:rPr>
            </w:pPr>
            <w:del w:id="5835" w:author="Tebokgo Mabuto (ECP)" w:date="2026-09-09T11:13:00Z" w16du:dateUtc="2026-09-09T09:13:00Z">
              <w:r w:rsidDel="00EC2039">
                <w:rPr>
                  <w:rFonts w:ascii="Arial" w:eastAsia="Times New Roman" w:hAnsi="Arial" w:cs="Arial"/>
                  <w:sz w:val="20"/>
                  <w:szCs w:val="20"/>
                  <w:lang w:eastAsia="en-ZA"/>
                </w:rPr>
                <w:delText>*1</w:delText>
              </w:r>
            </w:del>
          </w:p>
        </w:tc>
      </w:tr>
      <w:tr w:rsidR="00CD5CF2" w:rsidRPr="004E65F1" w:rsidDel="00EC2039" w14:paraId="2CBBD807" w14:textId="6C03860A" w:rsidTr="00564CD5">
        <w:trPr>
          <w:trHeight w:val="390"/>
          <w:del w:id="5836"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hideMark/>
          </w:tcPr>
          <w:p w14:paraId="064A54AC" w14:textId="7B4702CB" w:rsidR="00CD5CF2" w:rsidRPr="004E65F1" w:rsidDel="00EC2039" w:rsidRDefault="00CD5CF2" w:rsidP="00E62CA9">
            <w:pPr>
              <w:textAlignment w:val="baseline"/>
              <w:rPr>
                <w:del w:id="5837" w:author="Tebokgo Mabuto (ECP)" w:date="2026-09-09T11:13:00Z" w16du:dateUtc="2026-09-09T09:13:00Z"/>
                <w:rFonts w:ascii="Arial" w:eastAsia="Times New Roman" w:hAnsi="Arial" w:cs="Arial"/>
                <w:sz w:val="20"/>
                <w:szCs w:val="20"/>
                <w:lang w:eastAsia="en-ZA"/>
              </w:rPr>
            </w:pPr>
            <w:del w:id="5838" w:author="Tebokgo Mabuto (ECP)" w:date="2026-09-09T11:13:00Z" w16du:dateUtc="2026-09-09T09:13:00Z">
              <w:r w:rsidRPr="004E65F1" w:rsidDel="00EC2039">
                <w:rPr>
                  <w:rFonts w:ascii="Arial" w:eastAsia="Times New Roman" w:hAnsi="Arial" w:cs="Arial"/>
                  <w:sz w:val="20"/>
                  <w:szCs w:val="20"/>
                  <w:lang w:val="en-GB" w:eastAsia="en-ZA"/>
                </w:rPr>
                <w:delText>FORM B3:</w:delText>
              </w:r>
              <w:r w:rsidRPr="004E65F1" w:rsidDel="00EC2039">
                <w:rPr>
                  <w:rFonts w:ascii="Arial" w:eastAsia="Times New Roman" w:hAnsi="Arial" w:cs="Arial"/>
                  <w:sz w:val="20"/>
                  <w:szCs w:val="20"/>
                  <w:lang w:eastAsia="en-ZA"/>
                </w:rPr>
                <w:delText> </w:delText>
              </w:r>
            </w:del>
          </w:p>
        </w:tc>
        <w:tc>
          <w:tcPr>
            <w:tcW w:w="995" w:type="dxa"/>
            <w:tcBorders>
              <w:top w:val="single" w:sz="4" w:space="0" w:color="auto"/>
              <w:left w:val="single" w:sz="4" w:space="0" w:color="auto"/>
              <w:bottom w:val="single" w:sz="4" w:space="0" w:color="auto"/>
              <w:right w:val="single" w:sz="4" w:space="0" w:color="auto"/>
            </w:tcBorders>
          </w:tcPr>
          <w:p w14:paraId="58A4BA87" w14:textId="1E75EB3C" w:rsidR="00CD5CF2" w:rsidRPr="004E65F1" w:rsidDel="00EC2039" w:rsidRDefault="00CD5CF2" w:rsidP="00E62CA9">
            <w:pPr>
              <w:ind w:left="30"/>
              <w:jc w:val="both"/>
              <w:textAlignment w:val="baseline"/>
              <w:rPr>
                <w:del w:id="5839" w:author="Tebokgo Mabuto (ECP)" w:date="2026-09-09T11:13:00Z" w16du:dateUtc="2026-09-09T09:13:00Z"/>
                <w:rFonts w:ascii="Arial" w:eastAsia="Times New Roman" w:hAnsi="Arial" w:cs="Arial"/>
                <w:sz w:val="20"/>
                <w:szCs w:val="20"/>
                <w:lang w:val="en-GB" w:eastAsia="en-ZA"/>
              </w:rPr>
            </w:pPr>
            <w:del w:id="5840" w:author="Tebokgo Mabuto (ECP)" w:date="2026-09-09T11:13:00Z" w16du:dateUtc="2026-09-09T09:13:00Z">
              <w:r w:rsidDel="00EC2039">
                <w:rPr>
                  <w:rFonts w:ascii="Arial" w:eastAsia="Times New Roman" w:hAnsi="Arial" w:cs="Arial"/>
                  <w:sz w:val="20"/>
                  <w:szCs w:val="20"/>
                  <w:lang w:val="en-GB" w:eastAsia="en-ZA"/>
                </w:rPr>
                <w:delText>MS Excel</w:delText>
              </w:r>
            </w:del>
          </w:p>
        </w:tc>
        <w:tc>
          <w:tcPr>
            <w:tcW w:w="4693" w:type="dxa"/>
            <w:tcBorders>
              <w:top w:val="single" w:sz="6" w:space="0" w:color="auto"/>
              <w:left w:val="single" w:sz="4" w:space="0" w:color="auto"/>
              <w:bottom w:val="single" w:sz="6" w:space="0" w:color="auto"/>
              <w:right w:val="single" w:sz="6" w:space="0" w:color="auto"/>
            </w:tcBorders>
            <w:vAlign w:val="center"/>
            <w:hideMark/>
          </w:tcPr>
          <w:p w14:paraId="6C9F0DC5" w14:textId="7A8685C0" w:rsidR="00CD5CF2" w:rsidRPr="004E65F1" w:rsidDel="00EC2039" w:rsidRDefault="00CD5CF2" w:rsidP="00E62CA9">
            <w:pPr>
              <w:ind w:left="30"/>
              <w:jc w:val="both"/>
              <w:textAlignment w:val="baseline"/>
              <w:rPr>
                <w:del w:id="5841" w:author="Tebokgo Mabuto (ECP)" w:date="2026-09-09T11:13:00Z" w16du:dateUtc="2026-09-09T09:13:00Z"/>
                <w:rFonts w:ascii="Arial" w:eastAsia="Times New Roman" w:hAnsi="Arial" w:cs="Arial"/>
                <w:sz w:val="20"/>
                <w:szCs w:val="20"/>
                <w:lang w:eastAsia="en-ZA"/>
              </w:rPr>
            </w:pPr>
            <w:del w:id="5842" w:author="Tebokgo Mabuto (ECP)" w:date="2026-09-09T11:13:00Z" w16du:dateUtc="2026-09-09T09:13:00Z">
              <w:r w:rsidDel="00EC2039">
                <w:rPr>
                  <w:rFonts w:ascii="Arial" w:eastAsia="Times New Roman" w:hAnsi="Arial" w:cs="Arial"/>
                  <w:sz w:val="20"/>
                  <w:szCs w:val="20"/>
                  <w:lang w:eastAsia="en-ZA"/>
                </w:rPr>
                <w:delText>TENDERER’S PROJECT STRUCTURE</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45886B43" w14:textId="6B09A4C8" w:rsidR="00CD5CF2" w:rsidRPr="009063CE" w:rsidDel="00EC2039" w:rsidRDefault="00CD5CF2" w:rsidP="00F65FA6">
            <w:pPr>
              <w:jc w:val="center"/>
              <w:textAlignment w:val="baseline"/>
              <w:rPr>
                <w:del w:id="5843" w:author="Tebokgo Mabuto (ECP)" w:date="2026-09-09T11:13:00Z" w16du:dateUtc="2026-09-09T09:13:00Z"/>
                <w:rFonts w:ascii="Arial" w:eastAsia="Times New Roman" w:hAnsi="Arial" w:cs="Arial"/>
                <w:sz w:val="20"/>
                <w:szCs w:val="20"/>
                <w:lang w:eastAsia="en-ZA"/>
              </w:rPr>
            </w:pPr>
            <w:del w:id="5844" w:author="Tebokgo Mabuto (ECP)" w:date="2026-09-09T11:13:00Z" w16du:dateUtc="2026-09-09T09:13:00Z">
              <w:r w:rsidDel="00EC2039">
                <w:rPr>
                  <w:rFonts w:ascii="Arial" w:eastAsia="Times New Roman" w:hAnsi="Arial" w:cs="Arial"/>
                  <w:sz w:val="20"/>
                  <w:szCs w:val="20"/>
                  <w:lang w:eastAsia="en-ZA"/>
                </w:rPr>
                <w:delText>*1</w:delText>
              </w:r>
            </w:del>
          </w:p>
        </w:tc>
      </w:tr>
      <w:tr w:rsidR="00CD5CF2" w:rsidRPr="004E65F1" w:rsidDel="00EC2039" w14:paraId="650BE748" w14:textId="5DB9C1E5" w:rsidTr="00564CD5">
        <w:trPr>
          <w:trHeight w:val="438"/>
          <w:del w:id="5845"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3D5B5C0F" w14:textId="75813950" w:rsidR="00CD5CF2" w:rsidRPr="004E65F1" w:rsidDel="00EC2039" w:rsidRDefault="00CD5CF2" w:rsidP="00523B32">
            <w:pPr>
              <w:textAlignment w:val="baseline"/>
              <w:rPr>
                <w:del w:id="5846" w:author="Tebokgo Mabuto (ECP)" w:date="2026-09-09T11:13:00Z" w16du:dateUtc="2026-09-09T09:13:00Z"/>
                <w:rFonts w:ascii="Arial" w:eastAsia="Times New Roman" w:hAnsi="Arial" w:cs="Arial"/>
                <w:sz w:val="20"/>
                <w:szCs w:val="20"/>
                <w:lang w:val="en-GB" w:eastAsia="en-ZA"/>
              </w:rPr>
            </w:pPr>
            <w:del w:id="5847" w:author="Tebokgo Mabuto (ECP)" w:date="2026-09-09T11:13:00Z" w16du:dateUtc="2026-09-09T09:13:00Z">
              <w:r w:rsidRPr="004E65F1" w:rsidDel="00EC2039">
                <w:rPr>
                  <w:rFonts w:ascii="Arial" w:eastAsia="Times New Roman" w:hAnsi="Arial" w:cs="Arial"/>
                  <w:caps/>
                  <w:sz w:val="20"/>
                  <w:szCs w:val="20"/>
                  <w:lang w:val="en-GB" w:eastAsia="en-ZA"/>
                </w:rPr>
                <w:delText>FORM B4:</w:delText>
              </w:r>
              <w:r w:rsidRPr="004E65F1" w:rsidDel="00EC2039">
                <w:rPr>
                  <w:rFonts w:ascii="Arial" w:eastAsia="Times New Roman" w:hAnsi="Arial" w:cs="Arial"/>
                  <w:sz w:val="20"/>
                  <w:szCs w:val="20"/>
                  <w:lang w:eastAsia="en-ZA"/>
                </w:rPr>
                <w:delText> </w:delText>
              </w:r>
            </w:del>
          </w:p>
        </w:tc>
        <w:tc>
          <w:tcPr>
            <w:tcW w:w="995" w:type="dxa"/>
            <w:tcBorders>
              <w:top w:val="single" w:sz="4" w:space="0" w:color="auto"/>
              <w:left w:val="single" w:sz="4" w:space="0" w:color="auto"/>
              <w:bottom w:val="single" w:sz="4" w:space="0" w:color="auto"/>
              <w:right w:val="single" w:sz="4" w:space="0" w:color="auto"/>
            </w:tcBorders>
          </w:tcPr>
          <w:p w14:paraId="51646CC7" w14:textId="58973435" w:rsidR="00CD5CF2" w:rsidRPr="004E65F1" w:rsidDel="00EC2039" w:rsidRDefault="00CD5CF2" w:rsidP="00523B32">
            <w:pPr>
              <w:jc w:val="both"/>
              <w:textAlignment w:val="baseline"/>
              <w:rPr>
                <w:del w:id="5848" w:author="Tebokgo Mabuto (ECP)" w:date="2026-09-09T11:13:00Z" w16du:dateUtc="2026-09-09T09:13:00Z"/>
                <w:rFonts w:ascii="Arial" w:eastAsia="Times New Roman" w:hAnsi="Arial" w:cs="Arial"/>
                <w:caps/>
                <w:sz w:val="20"/>
                <w:szCs w:val="20"/>
                <w:lang w:val="en-GB" w:eastAsia="en-ZA"/>
              </w:rPr>
            </w:pPr>
            <w:del w:id="5849" w:author="Tebokgo Mabuto (ECP)" w:date="2026-09-09T11:13:00Z" w16du:dateUtc="2026-09-09T09:13:00Z">
              <w:r w:rsidDel="00EC2039">
                <w:rPr>
                  <w:rFonts w:ascii="Arial" w:eastAsia="Times New Roman" w:hAnsi="Arial" w:cs="Arial"/>
                  <w:caps/>
                  <w:sz w:val="20"/>
                  <w:szCs w:val="20"/>
                  <w:lang w:val="en-GB" w:eastAsia="en-ZA"/>
                </w:rPr>
                <w:delText>PDF</w:delText>
              </w:r>
            </w:del>
          </w:p>
        </w:tc>
        <w:tc>
          <w:tcPr>
            <w:tcW w:w="4693" w:type="dxa"/>
            <w:tcBorders>
              <w:top w:val="single" w:sz="6" w:space="0" w:color="auto"/>
              <w:left w:val="single" w:sz="4" w:space="0" w:color="auto"/>
              <w:bottom w:val="single" w:sz="6" w:space="0" w:color="auto"/>
              <w:right w:val="single" w:sz="6" w:space="0" w:color="auto"/>
            </w:tcBorders>
            <w:vAlign w:val="center"/>
          </w:tcPr>
          <w:p w14:paraId="673AED60" w14:textId="07685487" w:rsidR="00CD5CF2" w:rsidRPr="004E65F1" w:rsidDel="00EC2039" w:rsidRDefault="00CD5CF2" w:rsidP="00523B32">
            <w:pPr>
              <w:ind w:left="30"/>
              <w:jc w:val="both"/>
              <w:textAlignment w:val="baseline"/>
              <w:rPr>
                <w:del w:id="5850" w:author="Tebokgo Mabuto (ECP)" w:date="2026-09-09T11:13:00Z" w16du:dateUtc="2026-09-09T09:13:00Z"/>
                <w:rFonts w:ascii="Arial" w:eastAsia="Times New Roman" w:hAnsi="Arial" w:cs="Arial"/>
                <w:sz w:val="20"/>
                <w:szCs w:val="20"/>
                <w:lang w:val="en-GB" w:eastAsia="en-ZA"/>
              </w:rPr>
            </w:pPr>
            <w:del w:id="5851" w:author="Tebokgo Mabuto (ECP)" w:date="2026-09-09T11:13:00Z" w16du:dateUtc="2026-09-09T09:13:00Z">
              <w:r w:rsidRPr="002528AA" w:rsidDel="00EC2039">
                <w:rPr>
                  <w:rFonts w:cs="Arial"/>
                  <w:bCs/>
                  <w:iCs/>
                  <w:caps/>
                  <w:sz w:val="20"/>
                  <w:szCs w:val="20"/>
                </w:rPr>
                <w:delText>CERTIFICATE OF QUALITY SYSTEMS</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2FDB5D95" w14:textId="5C986724" w:rsidR="00CD5CF2" w:rsidRPr="009063CE" w:rsidDel="00EC2039" w:rsidRDefault="00CD5CF2" w:rsidP="00F65FA6">
            <w:pPr>
              <w:jc w:val="center"/>
              <w:textAlignment w:val="baseline"/>
              <w:rPr>
                <w:del w:id="5852" w:author="Tebokgo Mabuto (ECP)" w:date="2026-09-09T11:13:00Z" w16du:dateUtc="2026-09-09T09:13:00Z"/>
                <w:rFonts w:ascii="Arial" w:eastAsia="Times New Roman" w:hAnsi="Arial" w:cs="Arial"/>
                <w:sz w:val="20"/>
                <w:szCs w:val="20"/>
                <w:lang w:eastAsia="en-ZA"/>
              </w:rPr>
            </w:pPr>
            <w:del w:id="5853" w:author="Tebokgo Mabuto (ECP)" w:date="2026-09-09T11:13:00Z" w16du:dateUtc="2026-09-09T09:13:00Z">
              <w:r w:rsidDel="00EC2039">
                <w:rPr>
                  <w:rFonts w:ascii="Arial" w:eastAsia="Times New Roman" w:hAnsi="Arial" w:cs="Arial"/>
                  <w:sz w:val="20"/>
                  <w:szCs w:val="20"/>
                  <w:lang w:eastAsia="en-ZA"/>
                </w:rPr>
                <w:delText>*1</w:delText>
              </w:r>
            </w:del>
          </w:p>
        </w:tc>
      </w:tr>
      <w:tr w:rsidR="00CD5CF2" w:rsidRPr="004E65F1" w:rsidDel="00EC2039" w14:paraId="746D9B14" w14:textId="53FD419A" w:rsidTr="00564CD5">
        <w:trPr>
          <w:trHeight w:val="289"/>
          <w:del w:id="5854"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14B4A554" w14:textId="67A26613" w:rsidR="00CD5CF2" w:rsidRPr="004E65F1" w:rsidDel="00EC2039" w:rsidRDefault="00CD5CF2" w:rsidP="00523B32">
            <w:pPr>
              <w:textAlignment w:val="baseline"/>
              <w:rPr>
                <w:del w:id="5855" w:author="Tebokgo Mabuto (ECP)" w:date="2026-09-09T11:13:00Z" w16du:dateUtc="2026-09-09T09:13:00Z"/>
                <w:rFonts w:ascii="Arial" w:eastAsia="Times New Roman" w:hAnsi="Arial" w:cs="Arial"/>
                <w:caps/>
                <w:sz w:val="20"/>
                <w:szCs w:val="20"/>
                <w:lang w:val="en-GB" w:eastAsia="en-ZA"/>
              </w:rPr>
            </w:pPr>
            <w:del w:id="5856" w:author="Tebokgo Mabuto (ECP)" w:date="2026-09-09T11:13:00Z" w16du:dateUtc="2026-09-09T09:13:00Z">
              <w:r w:rsidRPr="004E65F1" w:rsidDel="00EC2039">
                <w:rPr>
                  <w:rFonts w:ascii="Arial" w:eastAsia="Times New Roman" w:hAnsi="Arial" w:cs="Arial"/>
                  <w:caps/>
                  <w:sz w:val="20"/>
                  <w:szCs w:val="20"/>
                  <w:lang w:val="en-GB" w:eastAsia="en-ZA"/>
                </w:rPr>
                <w:delText>FORM B5:</w:delText>
              </w:r>
              <w:r w:rsidRPr="004E65F1" w:rsidDel="00EC2039">
                <w:rPr>
                  <w:rFonts w:ascii="Arial" w:eastAsia="Times New Roman" w:hAnsi="Arial" w:cs="Arial"/>
                  <w:sz w:val="20"/>
                  <w:szCs w:val="20"/>
                  <w:lang w:eastAsia="en-ZA"/>
                </w:rPr>
                <w:delText> </w:delText>
              </w:r>
            </w:del>
          </w:p>
        </w:tc>
        <w:tc>
          <w:tcPr>
            <w:tcW w:w="995" w:type="dxa"/>
            <w:tcBorders>
              <w:top w:val="single" w:sz="4" w:space="0" w:color="auto"/>
              <w:left w:val="single" w:sz="4" w:space="0" w:color="auto"/>
              <w:bottom w:val="single" w:sz="4" w:space="0" w:color="auto"/>
              <w:right w:val="single" w:sz="4" w:space="0" w:color="auto"/>
            </w:tcBorders>
          </w:tcPr>
          <w:p w14:paraId="666D317B" w14:textId="239479A0" w:rsidR="00CD5CF2" w:rsidRPr="004E65F1" w:rsidDel="00EC2039" w:rsidRDefault="00CD5CF2" w:rsidP="00523B32">
            <w:pPr>
              <w:ind w:left="30"/>
              <w:jc w:val="both"/>
              <w:textAlignment w:val="baseline"/>
              <w:rPr>
                <w:del w:id="5857" w:author="Tebokgo Mabuto (ECP)" w:date="2026-09-09T11:13:00Z" w16du:dateUtc="2026-09-09T09:13:00Z"/>
                <w:rFonts w:ascii="Arial" w:eastAsia="Times New Roman" w:hAnsi="Arial" w:cs="Arial"/>
                <w:caps/>
                <w:sz w:val="20"/>
                <w:szCs w:val="20"/>
                <w:lang w:val="en-GB" w:eastAsia="en-ZA"/>
              </w:rPr>
            </w:pPr>
            <w:del w:id="5858" w:author="Tebokgo Mabuto (ECP)" w:date="2026-09-09T11:13:00Z" w16du:dateUtc="2026-09-09T09:13:00Z">
              <w:r w:rsidDel="00EC2039">
                <w:rPr>
                  <w:rFonts w:ascii="Arial" w:eastAsia="Times New Roman" w:hAnsi="Arial" w:cs="Arial"/>
                  <w:caps/>
                  <w:sz w:val="20"/>
                  <w:szCs w:val="20"/>
                  <w:lang w:val="en-GB" w:eastAsia="en-ZA"/>
                </w:rPr>
                <w:delText>PDF</w:delText>
              </w:r>
            </w:del>
          </w:p>
        </w:tc>
        <w:tc>
          <w:tcPr>
            <w:tcW w:w="4693" w:type="dxa"/>
            <w:tcBorders>
              <w:top w:val="single" w:sz="6" w:space="0" w:color="auto"/>
              <w:left w:val="single" w:sz="4" w:space="0" w:color="auto"/>
              <w:bottom w:val="single" w:sz="6" w:space="0" w:color="auto"/>
              <w:right w:val="single" w:sz="6" w:space="0" w:color="auto"/>
            </w:tcBorders>
            <w:vAlign w:val="center"/>
          </w:tcPr>
          <w:p w14:paraId="4A2AE125" w14:textId="41B2CA14" w:rsidR="00CD5CF2" w:rsidRPr="002528AA" w:rsidDel="00EC2039" w:rsidRDefault="00CD5CF2" w:rsidP="00523B32">
            <w:pPr>
              <w:rPr>
                <w:del w:id="5859" w:author="Tebokgo Mabuto (ECP)" w:date="2026-09-09T11:13:00Z" w16du:dateUtc="2026-09-09T09:13:00Z"/>
                <w:rFonts w:cs="Arial"/>
                <w:bCs/>
                <w:iCs/>
                <w:caps/>
                <w:sz w:val="20"/>
                <w:szCs w:val="20"/>
              </w:rPr>
            </w:pPr>
            <w:del w:id="5860" w:author="Tebokgo Mabuto (ECP)" w:date="2026-09-09T11:13:00Z" w16du:dateUtc="2026-09-09T09:13:00Z">
              <w:r w:rsidRPr="002528AA" w:rsidDel="00EC2039">
                <w:rPr>
                  <w:rFonts w:cs="Arial"/>
                  <w:bCs/>
                  <w:iCs/>
                  <w:caps/>
                  <w:sz w:val="20"/>
                  <w:szCs w:val="20"/>
                </w:rPr>
                <w:delText xml:space="preserve">PRELIMINARY PROGRAMME </w:delText>
              </w:r>
            </w:del>
          </w:p>
          <w:p w14:paraId="713737C4" w14:textId="11C26C8E" w:rsidR="00CD5CF2" w:rsidRPr="004E65F1" w:rsidDel="00EC2039" w:rsidRDefault="00CD5CF2" w:rsidP="00523B32">
            <w:pPr>
              <w:ind w:left="30"/>
              <w:jc w:val="both"/>
              <w:textAlignment w:val="baseline"/>
              <w:rPr>
                <w:del w:id="5861" w:author="Tebokgo Mabuto (ECP)" w:date="2026-09-09T11:13:00Z" w16du:dateUtc="2026-09-09T09:13:00Z"/>
                <w:rFonts w:ascii="Arial" w:eastAsia="Times New Roman" w:hAnsi="Arial" w:cs="Arial"/>
                <w:caps/>
                <w:sz w:val="20"/>
                <w:szCs w:val="20"/>
                <w:lang w:val="en-GB" w:eastAsia="en-ZA"/>
              </w:rPr>
            </w:pPr>
            <w:del w:id="5862" w:author="Tebokgo Mabuto (ECP)" w:date="2026-09-09T11:13:00Z" w16du:dateUtc="2026-09-09T09:13:00Z">
              <w:r w:rsidRPr="002528AA" w:rsidDel="00EC2039">
                <w:rPr>
                  <w:rFonts w:cs="Arial"/>
                  <w:bCs/>
                  <w:iCs/>
                  <w:caps/>
                  <w:sz w:val="20"/>
                  <w:szCs w:val="20"/>
                </w:rPr>
                <w:delText>(INCLUDING UNDERSTANDING AND APPROACH)</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38E18F0F" w14:textId="14A9DFD9" w:rsidR="00CD5CF2" w:rsidRPr="009063CE" w:rsidDel="00EC2039" w:rsidRDefault="00CD5CF2" w:rsidP="00F65FA6">
            <w:pPr>
              <w:jc w:val="center"/>
              <w:textAlignment w:val="baseline"/>
              <w:rPr>
                <w:del w:id="5863" w:author="Tebokgo Mabuto (ECP)" w:date="2026-09-09T11:13:00Z" w16du:dateUtc="2026-09-09T09:13:00Z"/>
                <w:rFonts w:ascii="Arial" w:eastAsia="Times New Roman" w:hAnsi="Arial" w:cs="Arial"/>
                <w:sz w:val="20"/>
                <w:szCs w:val="20"/>
                <w:lang w:eastAsia="en-ZA"/>
              </w:rPr>
            </w:pPr>
            <w:del w:id="5864" w:author="Tebokgo Mabuto (ECP)" w:date="2026-09-09T11:13:00Z" w16du:dateUtc="2026-09-09T09:13:00Z">
              <w:r w:rsidDel="00EC2039">
                <w:rPr>
                  <w:rFonts w:ascii="Arial" w:eastAsia="Times New Roman" w:hAnsi="Arial" w:cs="Arial"/>
                  <w:sz w:val="20"/>
                  <w:szCs w:val="20"/>
                  <w:lang w:eastAsia="en-ZA"/>
                </w:rPr>
                <w:delText>*1</w:delText>
              </w:r>
            </w:del>
          </w:p>
        </w:tc>
      </w:tr>
      <w:tr w:rsidR="00CD5CF2" w:rsidRPr="004E65F1" w:rsidDel="00EC2039" w14:paraId="73D375DE" w14:textId="5E20B85D" w:rsidTr="00564CD5">
        <w:trPr>
          <w:trHeight w:val="390"/>
          <w:del w:id="5865"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hideMark/>
          </w:tcPr>
          <w:p w14:paraId="2BE339CA" w14:textId="7B9C6D2C" w:rsidR="00CD5CF2" w:rsidRPr="004E65F1" w:rsidDel="00EC2039" w:rsidRDefault="00CD5CF2" w:rsidP="00523B32">
            <w:pPr>
              <w:textAlignment w:val="baseline"/>
              <w:rPr>
                <w:del w:id="5866" w:author="Tebokgo Mabuto (ECP)" w:date="2026-09-09T11:13:00Z" w16du:dateUtc="2026-09-09T09:13:00Z"/>
                <w:rFonts w:ascii="Arial" w:eastAsia="Times New Roman" w:hAnsi="Arial" w:cs="Arial"/>
                <w:sz w:val="20"/>
                <w:szCs w:val="20"/>
                <w:lang w:eastAsia="en-ZA"/>
              </w:rPr>
            </w:pPr>
            <w:del w:id="5867" w:author="Tebokgo Mabuto (ECP)" w:date="2026-09-09T11:13:00Z" w16du:dateUtc="2026-09-09T09:13:00Z">
              <w:r w:rsidRPr="004E65F1" w:rsidDel="00EC2039">
                <w:rPr>
                  <w:rFonts w:ascii="Arial" w:eastAsia="Times New Roman" w:hAnsi="Arial" w:cs="Arial"/>
                  <w:sz w:val="20"/>
                  <w:szCs w:val="20"/>
                  <w:lang w:val="en-GB" w:eastAsia="en-ZA"/>
                </w:rPr>
                <w:delText>FORM B6:</w:delText>
              </w:r>
              <w:r w:rsidRPr="004E65F1" w:rsidDel="00EC2039">
                <w:rPr>
                  <w:rFonts w:ascii="Arial" w:eastAsia="Times New Roman" w:hAnsi="Arial" w:cs="Arial"/>
                  <w:sz w:val="20"/>
                  <w:szCs w:val="20"/>
                  <w:lang w:eastAsia="en-ZA"/>
                </w:rPr>
                <w:delText> </w:delText>
              </w:r>
            </w:del>
          </w:p>
        </w:tc>
        <w:tc>
          <w:tcPr>
            <w:tcW w:w="995" w:type="dxa"/>
            <w:tcBorders>
              <w:top w:val="single" w:sz="4" w:space="0" w:color="auto"/>
              <w:left w:val="single" w:sz="4" w:space="0" w:color="auto"/>
              <w:bottom w:val="single" w:sz="4" w:space="0" w:color="auto"/>
              <w:right w:val="single" w:sz="4" w:space="0" w:color="auto"/>
            </w:tcBorders>
          </w:tcPr>
          <w:p w14:paraId="1C7E580D" w14:textId="3699D55C" w:rsidR="00CD5CF2" w:rsidRPr="004E65F1" w:rsidDel="00EC2039" w:rsidRDefault="00CD5CF2" w:rsidP="00523B32">
            <w:pPr>
              <w:ind w:left="30"/>
              <w:jc w:val="both"/>
              <w:textAlignment w:val="baseline"/>
              <w:rPr>
                <w:del w:id="5868" w:author="Tebokgo Mabuto (ECP)" w:date="2026-09-09T11:13:00Z" w16du:dateUtc="2026-09-09T09:13:00Z"/>
                <w:rFonts w:ascii="Arial" w:eastAsia="Times New Roman" w:hAnsi="Arial" w:cs="Arial"/>
                <w:sz w:val="20"/>
                <w:szCs w:val="20"/>
                <w:lang w:val="en-GB" w:eastAsia="en-ZA"/>
              </w:rPr>
            </w:pPr>
            <w:del w:id="5869" w:author="Tebokgo Mabuto (ECP)" w:date="2026-09-09T11:13:00Z" w16du:dateUtc="2026-09-09T09:13:00Z">
              <w:r w:rsidDel="00EC2039">
                <w:rPr>
                  <w:rFonts w:ascii="Arial" w:eastAsia="Times New Roman" w:hAnsi="Arial" w:cs="Arial"/>
                  <w:sz w:val="20"/>
                  <w:szCs w:val="20"/>
                  <w:lang w:val="en-GB" w:eastAsia="en-ZA"/>
                </w:rPr>
                <w:delText>PDF</w:delText>
              </w:r>
            </w:del>
          </w:p>
        </w:tc>
        <w:tc>
          <w:tcPr>
            <w:tcW w:w="4693" w:type="dxa"/>
            <w:tcBorders>
              <w:top w:val="single" w:sz="6" w:space="0" w:color="auto"/>
              <w:left w:val="single" w:sz="4" w:space="0" w:color="auto"/>
              <w:bottom w:val="single" w:sz="6" w:space="0" w:color="auto"/>
              <w:right w:val="single" w:sz="6" w:space="0" w:color="auto"/>
            </w:tcBorders>
            <w:vAlign w:val="center"/>
            <w:hideMark/>
          </w:tcPr>
          <w:p w14:paraId="472CC709" w14:textId="7560218D" w:rsidR="00CD5CF2" w:rsidRPr="004E65F1" w:rsidDel="00EC2039" w:rsidRDefault="00CD5CF2" w:rsidP="00523B32">
            <w:pPr>
              <w:ind w:left="30"/>
              <w:jc w:val="both"/>
              <w:textAlignment w:val="baseline"/>
              <w:rPr>
                <w:del w:id="5870" w:author="Tebokgo Mabuto (ECP)" w:date="2026-09-09T11:13:00Z" w16du:dateUtc="2026-09-09T09:13:00Z"/>
                <w:rFonts w:ascii="Arial" w:eastAsia="Times New Roman" w:hAnsi="Arial" w:cs="Arial"/>
                <w:sz w:val="20"/>
                <w:szCs w:val="20"/>
                <w:lang w:eastAsia="en-ZA"/>
              </w:rPr>
            </w:pPr>
            <w:del w:id="5871" w:author="Tebokgo Mabuto (ECP)" w:date="2026-09-09T11:13:00Z" w16du:dateUtc="2026-09-09T09:13:00Z">
              <w:r w:rsidRPr="00653510" w:rsidDel="00EC2039">
                <w:rPr>
                  <w:rFonts w:cs="Arial"/>
                  <w:caps/>
                  <w:color w:val="000000"/>
                  <w:sz w:val="20"/>
                  <w:szCs w:val="20"/>
                </w:rPr>
                <w:delText>PAST PERFORMANCE PROJECT</w:delText>
              </w:r>
              <w:r w:rsidDel="00EC2039">
                <w:rPr>
                  <w:rFonts w:cs="Arial"/>
                  <w:caps/>
                  <w:color w:val="000000"/>
                  <w:sz w:val="20"/>
                  <w:szCs w:val="20"/>
                </w:rPr>
                <w:delText xml:space="preserve"> REPORT</w:delText>
              </w:r>
              <w:r w:rsidRPr="00653510" w:rsidDel="00EC2039">
                <w:rPr>
                  <w:rFonts w:cs="Arial"/>
                  <w:caps/>
                  <w:color w:val="000000"/>
                  <w:sz w:val="20"/>
                  <w:szCs w:val="20"/>
                </w:rPr>
                <w:delText>S</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47E7F041" w14:textId="457CC1B9" w:rsidR="00CD5CF2" w:rsidRPr="009063CE" w:rsidDel="00EC2039" w:rsidRDefault="00CD5CF2" w:rsidP="00F65FA6">
            <w:pPr>
              <w:jc w:val="center"/>
              <w:textAlignment w:val="baseline"/>
              <w:rPr>
                <w:del w:id="5872" w:author="Tebokgo Mabuto (ECP)" w:date="2026-09-09T11:13:00Z" w16du:dateUtc="2026-09-09T09:13:00Z"/>
                <w:rFonts w:ascii="Arial" w:eastAsia="Times New Roman" w:hAnsi="Arial" w:cs="Arial"/>
                <w:sz w:val="20"/>
                <w:szCs w:val="20"/>
                <w:lang w:eastAsia="en-ZA"/>
              </w:rPr>
            </w:pPr>
            <w:del w:id="5873" w:author="Tebokgo Mabuto (ECP)" w:date="2026-09-09T11:13:00Z" w16du:dateUtc="2026-09-09T09:13:00Z">
              <w:r w:rsidDel="00EC2039">
                <w:rPr>
                  <w:rFonts w:ascii="Arial" w:eastAsia="Times New Roman" w:hAnsi="Arial" w:cs="Arial"/>
                  <w:sz w:val="20"/>
                  <w:szCs w:val="20"/>
                  <w:lang w:eastAsia="en-ZA"/>
                </w:rPr>
                <w:delText>*1</w:delText>
              </w:r>
            </w:del>
          </w:p>
        </w:tc>
      </w:tr>
      <w:tr w:rsidR="00CD5CF2" w:rsidRPr="004E65F1" w:rsidDel="00EC2039" w14:paraId="1AFAF6A1" w14:textId="198A7B85" w:rsidTr="00564CD5">
        <w:trPr>
          <w:trHeight w:val="390"/>
          <w:del w:id="5874"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hideMark/>
          </w:tcPr>
          <w:p w14:paraId="125DC508" w14:textId="4E54D257" w:rsidR="00CD5CF2" w:rsidRPr="004E65F1" w:rsidDel="00EC2039" w:rsidRDefault="00CD5CF2" w:rsidP="00E62CA9">
            <w:pPr>
              <w:textAlignment w:val="baseline"/>
              <w:rPr>
                <w:del w:id="5875" w:author="Tebokgo Mabuto (ECP)" w:date="2026-09-09T11:13:00Z" w16du:dateUtc="2026-09-09T09:13:00Z"/>
                <w:rFonts w:ascii="Arial" w:eastAsia="Times New Roman" w:hAnsi="Arial" w:cs="Arial"/>
                <w:sz w:val="20"/>
                <w:szCs w:val="20"/>
                <w:lang w:eastAsia="en-ZA"/>
              </w:rPr>
            </w:pPr>
            <w:del w:id="5876" w:author="Tebokgo Mabuto (ECP)" w:date="2026-09-09T11:13:00Z" w16du:dateUtc="2026-09-09T09:13:00Z">
              <w:r w:rsidRPr="004E65F1" w:rsidDel="00EC2039">
                <w:rPr>
                  <w:rFonts w:ascii="Arial" w:eastAsia="Times New Roman" w:hAnsi="Arial" w:cs="Arial"/>
                  <w:sz w:val="20"/>
                  <w:szCs w:val="20"/>
                  <w:lang w:val="en-GB" w:eastAsia="en-ZA"/>
                </w:rPr>
                <w:delText>FORM B7:</w:delText>
              </w:r>
              <w:r w:rsidRPr="004E65F1" w:rsidDel="00EC2039">
                <w:rPr>
                  <w:rFonts w:ascii="Arial" w:eastAsia="Times New Roman" w:hAnsi="Arial" w:cs="Arial"/>
                  <w:sz w:val="20"/>
                  <w:szCs w:val="20"/>
                  <w:lang w:eastAsia="en-ZA"/>
                </w:rPr>
                <w:delText> </w:delText>
              </w:r>
            </w:del>
          </w:p>
        </w:tc>
        <w:tc>
          <w:tcPr>
            <w:tcW w:w="995" w:type="dxa"/>
            <w:tcBorders>
              <w:top w:val="single" w:sz="4" w:space="0" w:color="auto"/>
              <w:left w:val="single" w:sz="4" w:space="0" w:color="auto"/>
              <w:bottom w:val="single" w:sz="4" w:space="0" w:color="auto"/>
              <w:right w:val="single" w:sz="4" w:space="0" w:color="auto"/>
            </w:tcBorders>
            <w:vAlign w:val="center"/>
          </w:tcPr>
          <w:p w14:paraId="5EFB5C04" w14:textId="1B66C2BB" w:rsidR="00CD5CF2" w:rsidRPr="004E65F1" w:rsidDel="00EC2039" w:rsidRDefault="00CD5CF2" w:rsidP="00564CD5">
            <w:pPr>
              <w:ind w:left="30"/>
              <w:textAlignment w:val="baseline"/>
              <w:rPr>
                <w:del w:id="5877" w:author="Tebokgo Mabuto (ECP)" w:date="2026-09-09T11:13:00Z" w16du:dateUtc="2026-09-09T09:13:00Z"/>
                <w:rFonts w:ascii="Arial" w:eastAsia="Times New Roman" w:hAnsi="Arial" w:cs="Arial"/>
                <w:sz w:val="20"/>
                <w:szCs w:val="20"/>
                <w:lang w:val="en-GB" w:eastAsia="en-ZA"/>
              </w:rPr>
            </w:pPr>
            <w:del w:id="5878" w:author="Tebokgo Mabuto (ECP)" w:date="2026-09-09T11:13:00Z" w16du:dateUtc="2026-09-09T09:13:00Z">
              <w:r w:rsidRPr="00D01565" w:rsidDel="00EC2039">
                <w:rPr>
                  <w:rFonts w:ascii="Arial" w:eastAsia="Times New Roman" w:hAnsi="Arial" w:cs="Arial"/>
                  <w:caps/>
                  <w:sz w:val="20"/>
                  <w:szCs w:val="20"/>
                  <w:lang w:val="en-GB" w:eastAsia="en-ZA"/>
                </w:rPr>
                <w:delText>PDF</w:delText>
              </w:r>
            </w:del>
          </w:p>
        </w:tc>
        <w:tc>
          <w:tcPr>
            <w:tcW w:w="4693" w:type="dxa"/>
            <w:tcBorders>
              <w:top w:val="single" w:sz="6" w:space="0" w:color="auto"/>
              <w:left w:val="single" w:sz="4" w:space="0" w:color="auto"/>
              <w:bottom w:val="single" w:sz="6" w:space="0" w:color="auto"/>
              <w:right w:val="single" w:sz="6" w:space="0" w:color="auto"/>
            </w:tcBorders>
            <w:vAlign w:val="center"/>
            <w:hideMark/>
          </w:tcPr>
          <w:p w14:paraId="325C6F4A" w14:textId="26BE4CDB" w:rsidR="00CD5CF2" w:rsidRPr="004E65F1" w:rsidDel="00EC2039" w:rsidRDefault="00CD5CF2" w:rsidP="00E62CA9">
            <w:pPr>
              <w:ind w:left="30"/>
              <w:jc w:val="both"/>
              <w:textAlignment w:val="baseline"/>
              <w:rPr>
                <w:del w:id="5879" w:author="Tebokgo Mabuto (ECP)" w:date="2026-09-09T11:13:00Z" w16du:dateUtc="2026-09-09T09:13:00Z"/>
                <w:rFonts w:ascii="Arial" w:eastAsia="Times New Roman" w:hAnsi="Arial" w:cs="Arial"/>
                <w:sz w:val="20"/>
                <w:szCs w:val="20"/>
                <w:lang w:eastAsia="en-ZA"/>
              </w:rPr>
            </w:pPr>
            <w:del w:id="5880" w:author="Tebokgo Mabuto (ECP)" w:date="2026-09-09T11:13:00Z" w16du:dateUtc="2026-09-09T09:13:00Z">
              <w:r w:rsidDel="00EC2039">
                <w:rPr>
                  <w:rFonts w:ascii="Arial" w:eastAsia="Times New Roman" w:hAnsi="Arial" w:cs="Arial"/>
                  <w:sz w:val="20"/>
                  <w:szCs w:val="20"/>
                  <w:lang w:eastAsia="en-ZA"/>
                </w:rPr>
                <w:delText>TARGETED ENTERPRISE/SUB-CONTRACTOR DETAILS &amp; DECLARATION</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549B6207" w14:textId="5E6D134E" w:rsidR="00CD5CF2" w:rsidRPr="009063CE" w:rsidDel="00EC2039" w:rsidRDefault="00CD5CF2" w:rsidP="00F65FA6">
            <w:pPr>
              <w:jc w:val="center"/>
              <w:textAlignment w:val="baseline"/>
              <w:rPr>
                <w:del w:id="5881" w:author="Tebokgo Mabuto (ECP)" w:date="2026-09-09T11:13:00Z" w16du:dateUtc="2026-09-09T09:13:00Z"/>
                <w:rFonts w:ascii="Arial" w:eastAsia="Times New Roman" w:hAnsi="Arial" w:cs="Arial"/>
                <w:sz w:val="20"/>
                <w:szCs w:val="20"/>
                <w:lang w:eastAsia="en-ZA"/>
              </w:rPr>
            </w:pPr>
            <w:del w:id="5882" w:author="Tebokgo Mabuto (ECP)" w:date="2026-09-09T11:13:00Z" w16du:dateUtc="2026-09-09T09:13:00Z">
              <w:r w:rsidDel="00EC2039">
                <w:rPr>
                  <w:rFonts w:ascii="Arial" w:eastAsia="Times New Roman" w:hAnsi="Arial" w:cs="Arial"/>
                  <w:sz w:val="20"/>
                  <w:szCs w:val="20"/>
                  <w:lang w:eastAsia="en-ZA"/>
                </w:rPr>
                <w:delText>*1 &amp; *2</w:delText>
              </w:r>
            </w:del>
          </w:p>
        </w:tc>
      </w:tr>
      <w:tr w:rsidR="00CD5CF2" w:rsidRPr="004E65F1" w:rsidDel="00EC2039" w14:paraId="69034048" w14:textId="7CA042A4" w:rsidTr="00564CD5">
        <w:trPr>
          <w:trHeight w:val="390"/>
          <w:del w:id="5883"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28D44A9E" w14:textId="70B14B2B" w:rsidR="00CD5CF2" w:rsidRPr="004E65F1" w:rsidDel="00EC2039" w:rsidRDefault="00CD5CF2" w:rsidP="00E62CA9">
            <w:pPr>
              <w:textAlignment w:val="baseline"/>
              <w:rPr>
                <w:del w:id="5884" w:author="Tebokgo Mabuto (ECP)" w:date="2026-09-09T11:13:00Z" w16du:dateUtc="2026-09-09T09:13:00Z"/>
                <w:rFonts w:ascii="Arial" w:eastAsia="Times New Roman" w:hAnsi="Arial" w:cs="Arial"/>
                <w:caps/>
                <w:sz w:val="20"/>
                <w:szCs w:val="20"/>
                <w:lang w:val="en-GB" w:eastAsia="en-ZA"/>
              </w:rPr>
            </w:pPr>
          </w:p>
        </w:tc>
        <w:tc>
          <w:tcPr>
            <w:tcW w:w="995" w:type="dxa"/>
            <w:tcBorders>
              <w:top w:val="single" w:sz="4" w:space="0" w:color="auto"/>
              <w:left w:val="single" w:sz="4" w:space="0" w:color="auto"/>
              <w:bottom w:val="single" w:sz="4" w:space="0" w:color="auto"/>
              <w:right w:val="single" w:sz="4" w:space="0" w:color="auto"/>
            </w:tcBorders>
          </w:tcPr>
          <w:p w14:paraId="07137EED" w14:textId="5C9DB71E" w:rsidR="00CD5CF2" w:rsidRPr="004E65F1" w:rsidDel="00EC2039" w:rsidRDefault="00CD5CF2" w:rsidP="00E62CA9">
            <w:pPr>
              <w:ind w:left="30"/>
              <w:jc w:val="both"/>
              <w:textAlignment w:val="baseline"/>
              <w:rPr>
                <w:del w:id="5885" w:author="Tebokgo Mabuto (ECP)" w:date="2026-09-09T11:13:00Z" w16du:dateUtc="2026-09-09T09:13:00Z"/>
                <w:rFonts w:ascii="Arial" w:eastAsia="Times New Roman" w:hAnsi="Arial" w:cs="Arial"/>
                <w:caps/>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733F57DA" w14:textId="2986D58A" w:rsidR="00CD5CF2" w:rsidRPr="004E65F1" w:rsidDel="00EC2039" w:rsidRDefault="00CD5CF2" w:rsidP="00E62CA9">
            <w:pPr>
              <w:ind w:left="30"/>
              <w:jc w:val="both"/>
              <w:textAlignment w:val="baseline"/>
              <w:rPr>
                <w:del w:id="5886" w:author="Tebokgo Mabuto (ECP)" w:date="2026-09-09T11:13:00Z" w16du:dateUtc="2026-09-09T09:13:00Z"/>
                <w:rFonts w:ascii="Arial" w:eastAsia="Times New Roman" w:hAnsi="Arial" w:cs="Arial"/>
                <w:caps/>
                <w:sz w:val="20"/>
                <w:szCs w:val="20"/>
                <w:lang w:val="en-GB" w:eastAsia="en-ZA"/>
              </w:rPr>
            </w:pPr>
          </w:p>
        </w:tc>
        <w:tc>
          <w:tcPr>
            <w:tcW w:w="1076" w:type="dxa"/>
            <w:tcBorders>
              <w:top w:val="single" w:sz="6" w:space="0" w:color="auto"/>
              <w:left w:val="single" w:sz="6" w:space="0" w:color="auto"/>
              <w:bottom w:val="single" w:sz="6" w:space="0" w:color="auto"/>
              <w:right w:val="single" w:sz="6" w:space="0" w:color="auto"/>
            </w:tcBorders>
            <w:vAlign w:val="center"/>
          </w:tcPr>
          <w:p w14:paraId="7D0C9CE2" w14:textId="34BAC83B" w:rsidR="00CD5CF2" w:rsidRPr="009063CE" w:rsidDel="00EC2039" w:rsidRDefault="00CD5CF2" w:rsidP="00F65FA6">
            <w:pPr>
              <w:jc w:val="center"/>
              <w:textAlignment w:val="baseline"/>
              <w:rPr>
                <w:del w:id="5887" w:author="Tebokgo Mabuto (ECP)" w:date="2026-09-09T11:13:00Z" w16du:dateUtc="2026-09-09T09:13:00Z"/>
                <w:rFonts w:ascii="Arial" w:eastAsia="Times New Roman" w:hAnsi="Arial" w:cs="Arial"/>
                <w:caps/>
                <w:sz w:val="20"/>
                <w:szCs w:val="20"/>
                <w:lang w:val="en-GB" w:eastAsia="en-ZA"/>
              </w:rPr>
            </w:pPr>
          </w:p>
        </w:tc>
      </w:tr>
      <w:tr w:rsidR="00CD5CF2" w:rsidRPr="004E65F1" w:rsidDel="00EC2039" w14:paraId="248A9A81" w14:textId="680D2A3D" w:rsidTr="00564CD5">
        <w:trPr>
          <w:trHeight w:val="390"/>
          <w:del w:id="5888"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3F78C75C" w14:textId="73CC67DA" w:rsidR="00CD5CF2" w:rsidDel="00EC2039" w:rsidRDefault="00CD5CF2" w:rsidP="00912B77">
            <w:pPr>
              <w:textAlignment w:val="baseline"/>
              <w:rPr>
                <w:del w:id="5889" w:author="Tebokgo Mabuto (ECP)" w:date="2026-09-09T11:13:00Z" w16du:dateUtc="2026-09-09T09:13:00Z"/>
                <w:rFonts w:ascii="Arial" w:eastAsia="Times New Roman" w:hAnsi="Arial" w:cs="Arial"/>
                <w:sz w:val="20"/>
                <w:szCs w:val="20"/>
                <w:lang w:val="en-GB" w:eastAsia="en-ZA"/>
              </w:rPr>
            </w:pPr>
            <w:del w:id="5890" w:author="Tebokgo Mabuto (ECP)" w:date="2026-09-09T11:13:00Z" w16du:dateUtc="2026-09-09T09:13:00Z">
              <w:r w:rsidDel="00EC2039">
                <w:rPr>
                  <w:rFonts w:ascii="Arial" w:eastAsia="Times New Roman" w:hAnsi="Arial" w:cs="Arial"/>
                  <w:sz w:val="20"/>
                  <w:szCs w:val="20"/>
                  <w:lang w:val="en-GB" w:eastAsia="en-ZA"/>
                </w:rPr>
                <w:delText>FORM C1.1.1/ SBD7</w:delText>
              </w:r>
            </w:del>
          </w:p>
        </w:tc>
        <w:tc>
          <w:tcPr>
            <w:tcW w:w="995" w:type="dxa"/>
            <w:tcBorders>
              <w:top w:val="single" w:sz="4" w:space="0" w:color="auto"/>
              <w:left w:val="single" w:sz="4" w:space="0" w:color="auto"/>
              <w:bottom w:val="single" w:sz="4" w:space="0" w:color="auto"/>
              <w:right w:val="single" w:sz="4" w:space="0" w:color="auto"/>
            </w:tcBorders>
          </w:tcPr>
          <w:p w14:paraId="1784EE1D" w14:textId="6D2A498F" w:rsidR="00CD5CF2" w:rsidDel="00EC2039" w:rsidRDefault="00CD5CF2" w:rsidP="00912B77">
            <w:pPr>
              <w:ind w:left="30"/>
              <w:jc w:val="both"/>
              <w:textAlignment w:val="baseline"/>
              <w:rPr>
                <w:del w:id="5891" w:author="Tebokgo Mabuto (ECP)" w:date="2026-09-09T11:13:00Z" w16du:dateUtc="2026-09-09T09:13:00Z"/>
                <w:rFonts w:ascii="Arial" w:eastAsia="Times New Roman" w:hAnsi="Arial" w:cs="Arial"/>
                <w:caps/>
                <w:sz w:val="20"/>
                <w:szCs w:val="20"/>
                <w:lang w:val="en-GB" w:eastAsia="en-ZA"/>
              </w:rPr>
            </w:pPr>
            <w:del w:id="5892" w:author="Tebokgo Mabuto (ECP)" w:date="2026-09-09T11:13:00Z" w16du:dateUtc="2026-09-09T09:13:00Z">
              <w:r w:rsidDel="00EC2039">
                <w:rPr>
                  <w:rFonts w:ascii="Arial" w:eastAsia="Times New Roman" w:hAnsi="Arial" w:cs="Arial"/>
                  <w:caps/>
                  <w:sz w:val="20"/>
                  <w:szCs w:val="20"/>
                  <w:lang w:val="en-GB" w:eastAsia="en-ZA"/>
                </w:rPr>
                <w:delText>PDF</w:delText>
              </w:r>
            </w:del>
          </w:p>
        </w:tc>
        <w:tc>
          <w:tcPr>
            <w:tcW w:w="4693" w:type="dxa"/>
            <w:tcBorders>
              <w:top w:val="single" w:sz="6" w:space="0" w:color="auto"/>
              <w:left w:val="single" w:sz="4" w:space="0" w:color="auto"/>
              <w:bottom w:val="single" w:sz="6" w:space="0" w:color="auto"/>
              <w:right w:val="single" w:sz="6" w:space="0" w:color="auto"/>
            </w:tcBorders>
            <w:vAlign w:val="center"/>
          </w:tcPr>
          <w:p w14:paraId="61AF9245" w14:textId="7374C55D" w:rsidR="00CD5CF2" w:rsidDel="00EC2039" w:rsidRDefault="00CD5CF2" w:rsidP="00912B77">
            <w:pPr>
              <w:ind w:left="30"/>
              <w:jc w:val="both"/>
              <w:textAlignment w:val="baseline"/>
              <w:rPr>
                <w:del w:id="5893" w:author="Tebokgo Mabuto (ECP)" w:date="2026-09-09T11:13:00Z" w16du:dateUtc="2026-09-09T09:13:00Z"/>
                <w:rFonts w:ascii="Arial" w:eastAsia="Times New Roman" w:hAnsi="Arial" w:cs="Arial"/>
                <w:caps/>
                <w:sz w:val="20"/>
                <w:szCs w:val="20"/>
                <w:lang w:val="en-GB" w:eastAsia="en-ZA"/>
              </w:rPr>
            </w:pPr>
            <w:del w:id="5894" w:author="Tebokgo Mabuto (ECP)" w:date="2026-09-09T11:13:00Z" w16du:dateUtc="2026-09-09T09:13:00Z">
              <w:r w:rsidDel="00EC2039">
                <w:rPr>
                  <w:rFonts w:ascii="Arial" w:eastAsia="Times New Roman" w:hAnsi="Arial" w:cs="Arial"/>
                  <w:caps/>
                  <w:sz w:val="20"/>
                  <w:szCs w:val="20"/>
                  <w:lang w:val="en-GB" w:eastAsia="en-ZA"/>
                </w:rPr>
                <w:delText>FORM OF OFFER</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04D5F9A5" w14:textId="49C3652C" w:rsidR="00CD5CF2" w:rsidRPr="009063CE" w:rsidDel="00EC2039" w:rsidRDefault="00CD5CF2" w:rsidP="00912B77">
            <w:pPr>
              <w:jc w:val="center"/>
              <w:textAlignment w:val="baseline"/>
              <w:rPr>
                <w:del w:id="5895" w:author="Tebokgo Mabuto (ECP)" w:date="2026-09-09T11:13:00Z" w16du:dateUtc="2026-09-09T09:13:00Z"/>
                <w:rFonts w:ascii="Arial" w:eastAsia="Times New Roman" w:hAnsi="Arial" w:cs="Arial"/>
                <w:caps/>
                <w:sz w:val="20"/>
                <w:szCs w:val="20"/>
                <w:lang w:val="en-GB" w:eastAsia="en-ZA"/>
              </w:rPr>
            </w:pPr>
            <w:del w:id="5896" w:author="Tebokgo Mabuto (ECP)" w:date="2026-09-09T11:13:00Z" w16du:dateUtc="2026-09-09T09:13:00Z">
              <w:r w:rsidDel="00EC2039">
                <w:rPr>
                  <w:rFonts w:ascii="Arial" w:eastAsia="Times New Roman" w:hAnsi="Arial" w:cs="Arial"/>
                  <w:caps/>
                  <w:sz w:val="20"/>
                  <w:szCs w:val="20"/>
                  <w:lang w:val="en-GB" w:eastAsia="en-ZA"/>
                </w:rPr>
                <w:delText>*2</w:delText>
              </w:r>
            </w:del>
          </w:p>
        </w:tc>
      </w:tr>
      <w:tr w:rsidR="00CD5CF2" w:rsidRPr="004E65F1" w:rsidDel="00EC2039" w14:paraId="438D03ED" w14:textId="66C698FB" w:rsidTr="00564CD5">
        <w:trPr>
          <w:trHeight w:val="390"/>
          <w:del w:id="5897"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7A9A06D5" w14:textId="7A829EB7" w:rsidR="00CD5CF2" w:rsidDel="00EC2039" w:rsidRDefault="00CD5CF2" w:rsidP="00912B77">
            <w:pPr>
              <w:textAlignment w:val="baseline"/>
              <w:rPr>
                <w:del w:id="5898" w:author="Tebokgo Mabuto (ECP)" w:date="2026-09-09T11:13:00Z" w16du:dateUtc="2026-09-09T09:13:00Z"/>
                <w:rFonts w:ascii="Arial" w:eastAsia="Times New Roman" w:hAnsi="Arial" w:cs="Arial"/>
                <w:sz w:val="20"/>
                <w:szCs w:val="20"/>
                <w:lang w:val="en-GB" w:eastAsia="en-ZA"/>
              </w:rPr>
            </w:pPr>
            <w:del w:id="5899" w:author="Tebokgo Mabuto (ECP)" w:date="2026-09-09T11:13:00Z" w16du:dateUtc="2026-09-09T09:13:00Z">
              <w:r w:rsidDel="00EC2039">
                <w:rPr>
                  <w:rFonts w:ascii="Arial" w:eastAsia="Times New Roman" w:hAnsi="Arial" w:cs="Arial"/>
                  <w:sz w:val="20"/>
                  <w:szCs w:val="20"/>
                  <w:lang w:val="en-GB" w:eastAsia="en-ZA"/>
                </w:rPr>
                <w:delText>FORM C1.2.3</w:delText>
              </w:r>
            </w:del>
          </w:p>
        </w:tc>
        <w:tc>
          <w:tcPr>
            <w:tcW w:w="995" w:type="dxa"/>
            <w:tcBorders>
              <w:top w:val="single" w:sz="4" w:space="0" w:color="auto"/>
              <w:left w:val="single" w:sz="4" w:space="0" w:color="auto"/>
              <w:bottom w:val="single" w:sz="4" w:space="0" w:color="auto"/>
              <w:right w:val="single" w:sz="4" w:space="0" w:color="auto"/>
            </w:tcBorders>
          </w:tcPr>
          <w:p w14:paraId="020501C2" w14:textId="7823EB90" w:rsidR="00CD5CF2" w:rsidDel="00EC2039" w:rsidRDefault="00CD5CF2" w:rsidP="00912B77">
            <w:pPr>
              <w:ind w:left="30"/>
              <w:jc w:val="both"/>
              <w:textAlignment w:val="baseline"/>
              <w:rPr>
                <w:del w:id="5900" w:author="Tebokgo Mabuto (ECP)" w:date="2026-09-09T11:13:00Z" w16du:dateUtc="2026-09-09T09:13:00Z"/>
                <w:rFonts w:ascii="Arial" w:eastAsia="Times New Roman" w:hAnsi="Arial" w:cs="Arial"/>
                <w:caps/>
                <w:sz w:val="20"/>
                <w:szCs w:val="20"/>
                <w:lang w:val="en-GB" w:eastAsia="en-ZA"/>
              </w:rPr>
            </w:pPr>
            <w:del w:id="5901" w:author="Tebokgo Mabuto (ECP)" w:date="2026-09-09T11:13:00Z" w16du:dateUtc="2026-09-09T09:13:00Z">
              <w:r w:rsidDel="00EC2039">
                <w:rPr>
                  <w:rFonts w:ascii="Arial" w:eastAsia="Times New Roman" w:hAnsi="Arial" w:cs="Arial"/>
                  <w:caps/>
                  <w:sz w:val="20"/>
                  <w:szCs w:val="20"/>
                  <w:lang w:val="en-GB" w:eastAsia="en-ZA"/>
                </w:rPr>
                <w:delText>PDF</w:delText>
              </w:r>
            </w:del>
          </w:p>
        </w:tc>
        <w:tc>
          <w:tcPr>
            <w:tcW w:w="4693" w:type="dxa"/>
            <w:tcBorders>
              <w:top w:val="single" w:sz="6" w:space="0" w:color="auto"/>
              <w:left w:val="single" w:sz="4" w:space="0" w:color="auto"/>
              <w:bottom w:val="single" w:sz="6" w:space="0" w:color="auto"/>
              <w:right w:val="single" w:sz="6" w:space="0" w:color="auto"/>
            </w:tcBorders>
            <w:vAlign w:val="center"/>
          </w:tcPr>
          <w:p w14:paraId="15212401" w14:textId="4452A5D2" w:rsidR="00CD5CF2" w:rsidDel="00EC2039" w:rsidRDefault="00CD5CF2" w:rsidP="00912B77">
            <w:pPr>
              <w:ind w:left="30"/>
              <w:jc w:val="both"/>
              <w:textAlignment w:val="baseline"/>
              <w:rPr>
                <w:del w:id="5902" w:author="Tebokgo Mabuto (ECP)" w:date="2026-09-09T11:13:00Z" w16du:dateUtc="2026-09-09T09:13:00Z"/>
                <w:rFonts w:ascii="Arial" w:eastAsia="Times New Roman" w:hAnsi="Arial" w:cs="Arial"/>
                <w:caps/>
                <w:sz w:val="20"/>
                <w:szCs w:val="20"/>
                <w:lang w:val="en-GB" w:eastAsia="en-ZA"/>
              </w:rPr>
            </w:pPr>
            <w:del w:id="5903" w:author="Tebokgo Mabuto (ECP)" w:date="2026-09-09T11:13:00Z" w16du:dateUtc="2026-09-09T09:13:00Z">
              <w:r w:rsidDel="00EC2039">
                <w:rPr>
                  <w:rFonts w:ascii="Arial" w:eastAsia="Times New Roman" w:hAnsi="Arial" w:cs="Arial"/>
                  <w:caps/>
                  <w:sz w:val="20"/>
                  <w:szCs w:val="20"/>
                  <w:lang w:val="en-GB" w:eastAsia="en-ZA"/>
                </w:rPr>
                <w:delText>CONTRACT DATA – INFORMATION PROVIDED BY THE TENDERER</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3B0ABBA7" w14:textId="5134845C" w:rsidR="00CD5CF2" w:rsidRPr="009063CE" w:rsidDel="00EC2039" w:rsidRDefault="00CD5CF2" w:rsidP="00912B77">
            <w:pPr>
              <w:jc w:val="center"/>
              <w:textAlignment w:val="baseline"/>
              <w:rPr>
                <w:del w:id="5904" w:author="Tebokgo Mabuto (ECP)" w:date="2026-09-09T11:13:00Z" w16du:dateUtc="2026-09-09T09:13:00Z"/>
                <w:rFonts w:ascii="Arial" w:eastAsia="Times New Roman" w:hAnsi="Arial" w:cs="Arial"/>
                <w:caps/>
                <w:sz w:val="20"/>
                <w:szCs w:val="20"/>
                <w:lang w:val="en-GB" w:eastAsia="en-ZA"/>
              </w:rPr>
            </w:pPr>
            <w:del w:id="5905" w:author="Tebokgo Mabuto (ECP)" w:date="2026-09-09T11:13:00Z" w16du:dateUtc="2026-09-09T09:13:00Z">
              <w:r w:rsidDel="00EC2039">
                <w:rPr>
                  <w:rFonts w:ascii="Arial" w:eastAsia="Times New Roman" w:hAnsi="Arial" w:cs="Arial"/>
                  <w:caps/>
                  <w:sz w:val="20"/>
                  <w:szCs w:val="20"/>
                  <w:lang w:val="en-GB" w:eastAsia="en-ZA"/>
                </w:rPr>
                <w:delText>*2</w:delText>
              </w:r>
            </w:del>
          </w:p>
        </w:tc>
      </w:tr>
      <w:tr w:rsidR="00CD5CF2" w:rsidRPr="004E65F1" w:rsidDel="00EC2039" w14:paraId="5A05C313" w14:textId="5CC65753" w:rsidTr="00564CD5">
        <w:trPr>
          <w:trHeight w:val="390"/>
          <w:del w:id="5906"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68F718BC" w14:textId="37BE4AF7" w:rsidR="00CD5CF2" w:rsidDel="00EC2039" w:rsidRDefault="00CD5CF2" w:rsidP="00912B77">
            <w:pPr>
              <w:textAlignment w:val="baseline"/>
              <w:rPr>
                <w:del w:id="5907" w:author="Tebokgo Mabuto (ECP)" w:date="2026-09-09T11:13:00Z" w16du:dateUtc="2026-09-09T09:13:00Z"/>
                <w:rFonts w:ascii="Arial" w:eastAsia="Times New Roman" w:hAnsi="Arial" w:cs="Arial"/>
                <w:sz w:val="20"/>
                <w:szCs w:val="20"/>
                <w:lang w:val="en-GB" w:eastAsia="en-ZA"/>
              </w:rPr>
            </w:pPr>
            <w:del w:id="5908" w:author="Tebokgo Mabuto (ECP)" w:date="2026-09-09T11:13:00Z" w16du:dateUtc="2026-09-09T09:13:00Z">
              <w:r w:rsidDel="00EC2039">
                <w:rPr>
                  <w:rFonts w:ascii="Arial" w:eastAsia="Times New Roman" w:hAnsi="Arial" w:cs="Arial"/>
                  <w:sz w:val="20"/>
                  <w:szCs w:val="20"/>
                  <w:lang w:val="en-GB" w:eastAsia="en-ZA"/>
                </w:rPr>
                <w:delText>FORM C2.2</w:delText>
              </w:r>
            </w:del>
          </w:p>
        </w:tc>
        <w:tc>
          <w:tcPr>
            <w:tcW w:w="995" w:type="dxa"/>
            <w:tcBorders>
              <w:top w:val="single" w:sz="4" w:space="0" w:color="auto"/>
              <w:left w:val="single" w:sz="4" w:space="0" w:color="auto"/>
              <w:bottom w:val="single" w:sz="4" w:space="0" w:color="auto"/>
              <w:right w:val="single" w:sz="4" w:space="0" w:color="auto"/>
            </w:tcBorders>
          </w:tcPr>
          <w:p w14:paraId="6A7CD908" w14:textId="59A51AE2" w:rsidR="00CD5CF2" w:rsidDel="00EC2039" w:rsidRDefault="00CD5CF2" w:rsidP="00912B77">
            <w:pPr>
              <w:ind w:left="30"/>
              <w:jc w:val="both"/>
              <w:textAlignment w:val="baseline"/>
              <w:rPr>
                <w:del w:id="5909" w:author="Tebokgo Mabuto (ECP)" w:date="2026-09-09T11:13:00Z" w16du:dateUtc="2026-09-09T09:13:00Z"/>
                <w:rFonts w:ascii="Arial" w:eastAsia="Times New Roman" w:hAnsi="Arial" w:cs="Arial"/>
                <w:caps/>
                <w:sz w:val="20"/>
                <w:szCs w:val="20"/>
                <w:lang w:val="en-GB" w:eastAsia="en-ZA"/>
              </w:rPr>
            </w:pPr>
            <w:del w:id="5910" w:author="Tebokgo Mabuto (ECP)" w:date="2026-09-09T11:13:00Z" w16du:dateUtc="2026-09-09T09:13:00Z">
              <w:r w:rsidDel="00EC2039">
                <w:rPr>
                  <w:rFonts w:ascii="Arial" w:eastAsia="Times New Roman" w:hAnsi="Arial" w:cs="Arial"/>
                  <w:sz w:val="20"/>
                  <w:szCs w:val="20"/>
                  <w:lang w:val="en-GB" w:eastAsia="en-ZA"/>
                </w:rPr>
                <w:delText>MS Excel</w:delText>
              </w:r>
            </w:del>
          </w:p>
        </w:tc>
        <w:tc>
          <w:tcPr>
            <w:tcW w:w="4693" w:type="dxa"/>
            <w:tcBorders>
              <w:top w:val="single" w:sz="6" w:space="0" w:color="auto"/>
              <w:left w:val="single" w:sz="4" w:space="0" w:color="auto"/>
              <w:bottom w:val="single" w:sz="6" w:space="0" w:color="auto"/>
              <w:right w:val="single" w:sz="6" w:space="0" w:color="auto"/>
            </w:tcBorders>
            <w:vAlign w:val="center"/>
          </w:tcPr>
          <w:p w14:paraId="529F07F5" w14:textId="18CA8158" w:rsidR="00CD5CF2" w:rsidDel="00EC2039" w:rsidRDefault="00CD5CF2" w:rsidP="00912B77">
            <w:pPr>
              <w:ind w:left="30"/>
              <w:jc w:val="both"/>
              <w:textAlignment w:val="baseline"/>
              <w:rPr>
                <w:del w:id="5911" w:author="Tebokgo Mabuto (ECP)" w:date="2026-09-09T11:13:00Z" w16du:dateUtc="2026-09-09T09:13:00Z"/>
                <w:rFonts w:ascii="Arial" w:eastAsia="Times New Roman" w:hAnsi="Arial" w:cs="Arial"/>
                <w:caps/>
                <w:sz w:val="20"/>
                <w:szCs w:val="20"/>
                <w:lang w:val="en-GB" w:eastAsia="en-ZA"/>
              </w:rPr>
            </w:pPr>
            <w:del w:id="5912" w:author="Tebokgo Mabuto (ECP)" w:date="2026-09-09T11:13:00Z" w16du:dateUtc="2026-09-09T09:13:00Z">
              <w:r w:rsidDel="00EC2039">
                <w:rPr>
                  <w:rFonts w:ascii="Arial" w:eastAsia="Times New Roman" w:hAnsi="Arial" w:cs="Arial"/>
                  <w:caps/>
                  <w:sz w:val="20"/>
                  <w:szCs w:val="20"/>
                  <w:lang w:val="en-GB" w:eastAsia="en-ZA"/>
                </w:rPr>
                <w:delText>PRICING SCHEDULE</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6B8C9FA5" w14:textId="043412EA" w:rsidR="00CD5CF2" w:rsidRPr="009063CE" w:rsidDel="00EC2039" w:rsidRDefault="00CD5CF2" w:rsidP="00912B77">
            <w:pPr>
              <w:jc w:val="center"/>
              <w:textAlignment w:val="baseline"/>
              <w:rPr>
                <w:del w:id="5913" w:author="Tebokgo Mabuto (ECP)" w:date="2026-09-09T11:13:00Z" w16du:dateUtc="2026-09-09T09:13:00Z"/>
                <w:rFonts w:ascii="Arial" w:eastAsia="Times New Roman" w:hAnsi="Arial" w:cs="Arial"/>
                <w:caps/>
                <w:sz w:val="20"/>
                <w:szCs w:val="20"/>
                <w:lang w:val="en-GB" w:eastAsia="en-ZA"/>
              </w:rPr>
            </w:pPr>
            <w:del w:id="5914" w:author="Tebokgo Mabuto (ECP)" w:date="2026-09-09T11:13:00Z" w16du:dateUtc="2026-09-09T09:13:00Z">
              <w:r w:rsidRPr="009063CE" w:rsidDel="00EC2039">
                <w:rPr>
                  <w:rFonts w:ascii="Arial" w:eastAsia="Times New Roman" w:hAnsi="Arial" w:cs="Arial"/>
                  <w:sz w:val="20"/>
                  <w:szCs w:val="20"/>
                  <w:lang w:eastAsia="en-ZA"/>
                </w:rPr>
                <w:delText>*1 &amp; *2</w:delText>
              </w:r>
            </w:del>
          </w:p>
        </w:tc>
      </w:tr>
      <w:tr w:rsidR="00CD5CF2" w:rsidRPr="004E65F1" w:rsidDel="00EC2039" w14:paraId="3559B65B" w14:textId="19308753" w:rsidTr="00564CD5">
        <w:trPr>
          <w:trHeight w:val="390"/>
          <w:del w:id="5915"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41F517D7" w14:textId="64728754" w:rsidR="00CD5CF2" w:rsidDel="00EC2039" w:rsidRDefault="00CD5CF2" w:rsidP="00912B77">
            <w:pPr>
              <w:textAlignment w:val="baseline"/>
              <w:rPr>
                <w:del w:id="5916" w:author="Tebokgo Mabuto (ECP)" w:date="2026-09-09T11:13:00Z" w16du:dateUtc="2026-09-09T09:13:00Z"/>
                <w:rFonts w:ascii="Arial" w:eastAsia="Times New Roman" w:hAnsi="Arial" w:cs="Arial"/>
                <w:sz w:val="20"/>
                <w:szCs w:val="20"/>
                <w:lang w:val="en-GB" w:eastAsia="en-ZA"/>
              </w:rPr>
            </w:pPr>
            <w:del w:id="5917" w:author="Tebokgo Mabuto (ECP)" w:date="2026-09-09T11:13:00Z" w16du:dateUtc="2026-09-09T09:13:00Z">
              <w:r w:rsidDel="00EC2039">
                <w:rPr>
                  <w:rFonts w:ascii="Arial" w:eastAsia="Times New Roman" w:hAnsi="Arial" w:cs="Arial"/>
                  <w:sz w:val="20"/>
                  <w:szCs w:val="20"/>
                  <w:lang w:val="en-GB" w:eastAsia="en-ZA"/>
                </w:rPr>
                <w:delText>FORM C2.3</w:delText>
              </w:r>
            </w:del>
          </w:p>
        </w:tc>
        <w:tc>
          <w:tcPr>
            <w:tcW w:w="995" w:type="dxa"/>
            <w:tcBorders>
              <w:top w:val="single" w:sz="4" w:space="0" w:color="auto"/>
              <w:left w:val="single" w:sz="4" w:space="0" w:color="auto"/>
              <w:bottom w:val="single" w:sz="4" w:space="0" w:color="auto"/>
              <w:right w:val="single" w:sz="4" w:space="0" w:color="auto"/>
            </w:tcBorders>
          </w:tcPr>
          <w:p w14:paraId="72A0769C" w14:textId="63718B79" w:rsidR="00CD5CF2" w:rsidDel="00EC2039" w:rsidRDefault="00CD5CF2" w:rsidP="00912B77">
            <w:pPr>
              <w:ind w:left="30"/>
              <w:jc w:val="both"/>
              <w:textAlignment w:val="baseline"/>
              <w:rPr>
                <w:del w:id="5918" w:author="Tebokgo Mabuto (ECP)" w:date="2026-09-09T11:13:00Z" w16du:dateUtc="2026-09-09T09:13:00Z"/>
                <w:rFonts w:ascii="Arial" w:eastAsia="Times New Roman" w:hAnsi="Arial" w:cs="Arial"/>
                <w:caps/>
                <w:sz w:val="20"/>
                <w:szCs w:val="20"/>
                <w:lang w:val="en-GB" w:eastAsia="en-ZA"/>
              </w:rPr>
            </w:pPr>
            <w:del w:id="5919" w:author="Tebokgo Mabuto (ECP)" w:date="2026-09-09T11:13:00Z" w16du:dateUtc="2026-09-09T09:13:00Z">
              <w:r w:rsidDel="00EC2039">
                <w:rPr>
                  <w:rFonts w:ascii="Arial" w:eastAsia="Times New Roman" w:hAnsi="Arial" w:cs="Arial"/>
                  <w:sz w:val="20"/>
                  <w:szCs w:val="20"/>
                  <w:lang w:val="en-GB" w:eastAsia="en-ZA"/>
                </w:rPr>
                <w:delText>MS Excel</w:delText>
              </w:r>
            </w:del>
          </w:p>
        </w:tc>
        <w:tc>
          <w:tcPr>
            <w:tcW w:w="4693" w:type="dxa"/>
            <w:tcBorders>
              <w:top w:val="single" w:sz="6" w:space="0" w:color="auto"/>
              <w:left w:val="single" w:sz="4" w:space="0" w:color="auto"/>
              <w:bottom w:val="single" w:sz="6" w:space="0" w:color="auto"/>
              <w:right w:val="single" w:sz="6" w:space="0" w:color="auto"/>
            </w:tcBorders>
            <w:vAlign w:val="center"/>
          </w:tcPr>
          <w:p w14:paraId="10F320E8" w14:textId="2CF20495" w:rsidR="00CD5CF2" w:rsidDel="00EC2039" w:rsidRDefault="00CD5CF2" w:rsidP="00912B77">
            <w:pPr>
              <w:ind w:left="30"/>
              <w:jc w:val="both"/>
              <w:textAlignment w:val="baseline"/>
              <w:rPr>
                <w:del w:id="5920" w:author="Tebokgo Mabuto (ECP)" w:date="2026-09-09T11:13:00Z" w16du:dateUtc="2026-09-09T09:13:00Z"/>
                <w:rFonts w:ascii="Arial" w:eastAsia="Times New Roman" w:hAnsi="Arial" w:cs="Arial"/>
                <w:caps/>
                <w:sz w:val="20"/>
                <w:szCs w:val="20"/>
                <w:lang w:val="en-GB" w:eastAsia="en-ZA"/>
              </w:rPr>
            </w:pPr>
            <w:del w:id="5921" w:author="Tebokgo Mabuto (ECP)" w:date="2026-09-09T11:13:00Z" w16du:dateUtc="2026-09-09T09:13:00Z">
              <w:r w:rsidDel="00EC2039">
                <w:rPr>
                  <w:rFonts w:ascii="Arial" w:eastAsia="Times New Roman" w:hAnsi="Arial" w:cs="Arial"/>
                  <w:caps/>
                  <w:sz w:val="20"/>
                  <w:szCs w:val="20"/>
                  <w:lang w:val="en-GB" w:eastAsia="en-ZA"/>
                </w:rPr>
                <w:delText>SUMMARY OF PRICING SCHEDULE</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72341F76" w14:textId="20E8AC8E" w:rsidR="00CD5CF2" w:rsidRPr="009063CE" w:rsidDel="00EC2039" w:rsidRDefault="00CD5CF2" w:rsidP="00912B77">
            <w:pPr>
              <w:jc w:val="center"/>
              <w:textAlignment w:val="baseline"/>
              <w:rPr>
                <w:del w:id="5922" w:author="Tebokgo Mabuto (ECP)" w:date="2026-09-09T11:13:00Z" w16du:dateUtc="2026-09-09T09:13:00Z"/>
                <w:rFonts w:ascii="Arial" w:eastAsia="Times New Roman" w:hAnsi="Arial" w:cs="Arial"/>
                <w:caps/>
                <w:sz w:val="20"/>
                <w:szCs w:val="20"/>
                <w:lang w:val="en-GB" w:eastAsia="en-ZA"/>
              </w:rPr>
            </w:pPr>
            <w:del w:id="5923" w:author="Tebokgo Mabuto (ECP)" w:date="2026-09-09T11:13:00Z" w16du:dateUtc="2026-09-09T09:13:00Z">
              <w:r w:rsidRPr="009063CE" w:rsidDel="00EC2039">
                <w:rPr>
                  <w:rFonts w:ascii="Arial" w:eastAsia="Times New Roman" w:hAnsi="Arial" w:cs="Arial"/>
                  <w:sz w:val="20"/>
                  <w:szCs w:val="20"/>
                  <w:lang w:eastAsia="en-ZA"/>
                </w:rPr>
                <w:delText>*1 &amp; *2</w:delText>
              </w:r>
            </w:del>
          </w:p>
        </w:tc>
      </w:tr>
      <w:tr w:rsidR="00CD5CF2" w:rsidRPr="004E65F1" w:rsidDel="00EC2039" w14:paraId="55627F14" w14:textId="16A6AAD6" w:rsidTr="00564CD5">
        <w:trPr>
          <w:trHeight w:val="390"/>
          <w:del w:id="5924" w:author="Tebokgo Mabuto (ECP)" w:date="2026-09-09T11:13:00Z" w16du:dateUtc="2026-09-09T09:13:00Z"/>
        </w:trPr>
        <w:tc>
          <w:tcPr>
            <w:tcW w:w="1458" w:type="dxa"/>
            <w:tcBorders>
              <w:top w:val="single" w:sz="6" w:space="0" w:color="auto"/>
              <w:left w:val="single" w:sz="6" w:space="0" w:color="auto"/>
              <w:bottom w:val="single" w:sz="6" w:space="0" w:color="auto"/>
              <w:right w:val="single" w:sz="4" w:space="0" w:color="auto"/>
            </w:tcBorders>
            <w:vAlign w:val="center"/>
          </w:tcPr>
          <w:p w14:paraId="1E892EB3" w14:textId="03689AB7" w:rsidR="00CD5CF2" w:rsidDel="00EC2039" w:rsidRDefault="00CD5CF2" w:rsidP="00912B77">
            <w:pPr>
              <w:textAlignment w:val="baseline"/>
              <w:rPr>
                <w:del w:id="5925" w:author="Tebokgo Mabuto (ECP)" w:date="2026-09-09T11:13:00Z" w16du:dateUtc="2026-09-09T09:13:00Z"/>
                <w:rFonts w:ascii="Arial" w:eastAsia="Times New Roman" w:hAnsi="Arial" w:cs="Arial"/>
                <w:sz w:val="20"/>
                <w:szCs w:val="20"/>
                <w:lang w:val="en-GB" w:eastAsia="en-ZA"/>
              </w:rPr>
            </w:pPr>
            <w:del w:id="5926" w:author="Tebokgo Mabuto (ECP)" w:date="2026-09-09T11:13:00Z" w16du:dateUtc="2026-09-09T09:13:00Z">
              <w:r w:rsidDel="00EC2039">
                <w:rPr>
                  <w:rFonts w:ascii="Arial" w:eastAsia="Times New Roman" w:hAnsi="Arial" w:cs="Arial"/>
                  <w:sz w:val="20"/>
                  <w:szCs w:val="20"/>
                  <w:lang w:val="en-GB" w:eastAsia="en-ZA"/>
                </w:rPr>
                <w:delText>FORM C2.4</w:delText>
              </w:r>
            </w:del>
          </w:p>
        </w:tc>
        <w:tc>
          <w:tcPr>
            <w:tcW w:w="995" w:type="dxa"/>
            <w:tcBorders>
              <w:top w:val="single" w:sz="4" w:space="0" w:color="auto"/>
              <w:left w:val="single" w:sz="4" w:space="0" w:color="auto"/>
              <w:bottom w:val="single" w:sz="4" w:space="0" w:color="auto"/>
              <w:right w:val="single" w:sz="4" w:space="0" w:color="auto"/>
            </w:tcBorders>
          </w:tcPr>
          <w:p w14:paraId="0FD13B62" w14:textId="39294193" w:rsidR="00CD5CF2" w:rsidDel="00EC2039" w:rsidRDefault="00CD5CF2" w:rsidP="00912B77">
            <w:pPr>
              <w:ind w:left="30"/>
              <w:jc w:val="both"/>
              <w:textAlignment w:val="baseline"/>
              <w:rPr>
                <w:del w:id="5927" w:author="Tebokgo Mabuto (ECP)" w:date="2026-09-09T11:13:00Z" w16du:dateUtc="2026-09-09T09:13:00Z"/>
                <w:rFonts w:ascii="Arial" w:eastAsia="Times New Roman" w:hAnsi="Arial" w:cs="Arial"/>
                <w:caps/>
                <w:sz w:val="20"/>
                <w:szCs w:val="20"/>
                <w:lang w:val="en-GB" w:eastAsia="en-ZA"/>
              </w:rPr>
            </w:pPr>
            <w:del w:id="5928" w:author="Tebokgo Mabuto (ECP)" w:date="2026-09-09T11:13:00Z" w16du:dateUtc="2026-09-09T09:13:00Z">
              <w:r w:rsidDel="00EC2039">
                <w:rPr>
                  <w:rFonts w:ascii="Arial" w:eastAsia="Times New Roman" w:hAnsi="Arial" w:cs="Arial"/>
                  <w:sz w:val="20"/>
                  <w:szCs w:val="20"/>
                  <w:lang w:val="en-GB" w:eastAsia="en-ZA"/>
                </w:rPr>
                <w:delText>MS Excel</w:delText>
              </w:r>
            </w:del>
          </w:p>
        </w:tc>
        <w:tc>
          <w:tcPr>
            <w:tcW w:w="4693" w:type="dxa"/>
            <w:tcBorders>
              <w:top w:val="single" w:sz="6" w:space="0" w:color="auto"/>
              <w:left w:val="single" w:sz="4" w:space="0" w:color="auto"/>
              <w:bottom w:val="single" w:sz="6" w:space="0" w:color="auto"/>
              <w:right w:val="single" w:sz="6" w:space="0" w:color="auto"/>
            </w:tcBorders>
            <w:vAlign w:val="center"/>
          </w:tcPr>
          <w:p w14:paraId="68DFD479" w14:textId="78CB2ABA" w:rsidR="00CD5CF2" w:rsidDel="00EC2039" w:rsidRDefault="00CD5CF2" w:rsidP="00912B77">
            <w:pPr>
              <w:ind w:left="30"/>
              <w:jc w:val="both"/>
              <w:textAlignment w:val="baseline"/>
              <w:rPr>
                <w:del w:id="5929" w:author="Tebokgo Mabuto (ECP)" w:date="2026-09-09T11:13:00Z" w16du:dateUtc="2026-09-09T09:13:00Z"/>
                <w:rFonts w:ascii="Arial" w:eastAsia="Times New Roman" w:hAnsi="Arial" w:cs="Arial"/>
                <w:caps/>
                <w:sz w:val="20"/>
                <w:szCs w:val="20"/>
                <w:lang w:val="en-GB" w:eastAsia="en-ZA"/>
              </w:rPr>
            </w:pPr>
            <w:del w:id="5930" w:author="Tebokgo Mabuto (ECP)" w:date="2026-09-09T11:13:00Z" w16du:dateUtc="2026-09-09T09:13:00Z">
              <w:r w:rsidDel="00EC2039">
                <w:rPr>
                  <w:rFonts w:ascii="Arial" w:eastAsia="Times New Roman" w:hAnsi="Arial" w:cs="Arial"/>
                  <w:caps/>
                  <w:sz w:val="20"/>
                  <w:szCs w:val="20"/>
                  <w:lang w:val="en-GB" w:eastAsia="en-ZA"/>
                </w:rPr>
                <w:delText>KEY PERSONS FOR THIS PROJECT AND SUMMARY OF NORMALISED HOURS TENDERED</w:delText>
              </w:r>
            </w:del>
          </w:p>
        </w:tc>
        <w:tc>
          <w:tcPr>
            <w:tcW w:w="1076" w:type="dxa"/>
            <w:tcBorders>
              <w:top w:val="single" w:sz="6" w:space="0" w:color="auto"/>
              <w:left w:val="single" w:sz="6" w:space="0" w:color="auto"/>
              <w:bottom w:val="single" w:sz="6" w:space="0" w:color="auto"/>
              <w:right w:val="single" w:sz="6" w:space="0" w:color="auto"/>
            </w:tcBorders>
            <w:vAlign w:val="center"/>
          </w:tcPr>
          <w:p w14:paraId="18165C30" w14:textId="36167581" w:rsidR="00CD5CF2" w:rsidRPr="009063CE" w:rsidDel="00EC2039" w:rsidRDefault="00CD5CF2" w:rsidP="00912B77">
            <w:pPr>
              <w:jc w:val="center"/>
              <w:textAlignment w:val="baseline"/>
              <w:rPr>
                <w:del w:id="5931" w:author="Tebokgo Mabuto (ECP)" w:date="2026-09-09T11:13:00Z" w16du:dateUtc="2026-09-09T09:13:00Z"/>
                <w:rFonts w:ascii="Arial" w:eastAsia="Times New Roman" w:hAnsi="Arial" w:cs="Arial"/>
                <w:caps/>
                <w:sz w:val="20"/>
                <w:szCs w:val="20"/>
                <w:lang w:val="en-GB" w:eastAsia="en-ZA"/>
              </w:rPr>
            </w:pPr>
            <w:del w:id="5932" w:author="Tebokgo Mabuto (ECP)" w:date="2026-09-09T11:13:00Z" w16du:dateUtc="2026-09-09T09:13:00Z">
              <w:r w:rsidRPr="009063CE" w:rsidDel="00EC2039">
                <w:rPr>
                  <w:rFonts w:ascii="Arial" w:eastAsia="Times New Roman" w:hAnsi="Arial" w:cs="Arial"/>
                  <w:sz w:val="20"/>
                  <w:szCs w:val="20"/>
                  <w:lang w:eastAsia="en-ZA"/>
                </w:rPr>
                <w:delText>*1 &amp; *2</w:delText>
              </w:r>
            </w:del>
          </w:p>
        </w:tc>
      </w:tr>
    </w:tbl>
    <w:p w14:paraId="135A6AAD" w14:textId="69392188" w:rsidR="005214D9" w:rsidRDefault="005214D9" w:rsidP="005214D9">
      <w:pPr>
        <w:jc w:val="both"/>
        <w:textAlignment w:val="baseline"/>
        <w:rPr>
          <w:rFonts w:ascii="Segoe UI" w:eastAsia="Times New Roman" w:hAnsi="Segoe UI" w:cs="Segoe UI"/>
          <w:sz w:val="20"/>
          <w:szCs w:val="20"/>
          <w:lang w:eastAsia="en-ZA"/>
        </w:rPr>
      </w:pPr>
    </w:p>
    <w:p w14:paraId="56415E1A" w14:textId="77ED539F"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b/>
          <w:bCs/>
          <w:sz w:val="20"/>
          <w:szCs w:val="20"/>
          <w:lang w:eastAsia="en-ZA"/>
        </w:rPr>
        <w:t>NOTES</w:t>
      </w:r>
    </w:p>
    <w:p w14:paraId="10D72CC5" w14:textId="77777777" w:rsidR="00CD5CF2" w:rsidRDefault="00CD5CF2" w:rsidP="005214D9">
      <w:pPr>
        <w:jc w:val="both"/>
        <w:textAlignment w:val="baseline"/>
        <w:rPr>
          <w:rFonts w:ascii="Arial" w:eastAsia="Times New Roman" w:hAnsi="Arial" w:cs="Arial"/>
          <w:sz w:val="20"/>
          <w:szCs w:val="20"/>
          <w:lang w:eastAsia="en-ZA"/>
        </w:rPr>
      </w:pPr>
    </w:p>
    <w:p w14:paraId="6D3C1C3B" w14:textId="7FA3793D"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  Schedules/documents required for tender evaluation purposes</w:t>
      </w:r>
    </w:p>
    <w:p w14:paraId="4252B4FE" w14:textId="374E3568"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 2  -  Schedules/documents that will be incorporated into the contract</w:t>
      </w:r>
    </w:p>
    <w:p w14:paraId="0603F854" w14:textId="77777777" w:rsidR="00CD5CF2" w:rsidRDefault="00CD5CF2" w:rsidP="005214D9">
      <w:pPr>
        <w:jc w:val="both"/>
        <w:textAlignment w:val="baseline"/>
        <w:rPr>
          <w:ins w:id="5933" w:author="Tebokgo Mabuto (ECP)" w:date="2026-06-30T16:16:00Z" w16du:dateUtc="2026-06-30T14:16:00Z"/>
          <w:rFonts w:ascii="Arial" w:eastAsia="Times New Roman" w:hAnsi="Arial" w:cs="Arial"/>
          <w:sz w:val="20"/>
          <w:szCs w:val="20"/>
          <w:lang w:eastAsia="en-ZA"/>
        </w:rPr>
      </w:pPr>
    </w:p>
    <w:p w14:paraId="6DD9728F" w14:textId="77777777" w:rsidR="00301419" w:rsidRDefault="00301419" w:rsidP="005214D9">
      <w:pPr>
        <w:jc w:val="both"/>
        <w:textAlignment w:val="baseline"/>
        <w:rPr>
          <w:ins w:id="5934" w:author="Tebokgo Mabuto (ECP)" w:date="2026-06-30T16:16:00Z" w16du:dateUtc="2026-06-30T14:16:00Z"/>
          <w:rFonts w:ascii="Arial" w:eastAsia="Times New Roman" w:hAnsi="Arial" w:cs="Arial"/>
          <w:sz w:val="20"/>
          <w:szCs w:val="20"/>
          <w:lang w:eastAsia="en-ZA"/>
        </w:rPr>
      </w:pPr>
    </w:p>
    <w:p w14:paraId="47ECCF95" w14:textId="77777777" w:rsidR="00301419" w:rsidRDefault="00301419" w:rsidP="005214D9">
      <w:pPr>
        <w:jc w:val="both"/>
        <w:textAlignment w:val="baseline"/>
        <w:rPr>
          <w:ins w:id="5935" w:author="Tebokgo Mabuto (ECP)" w:date="2026-06-30T16:16:00Z" w16du:dateUtc="2026-06-30T14:16:00Z"/>
          <w:rFonts w:ascii="Arial" w:eastAsia="Times New Roman" w:hAnsi="Arial" w:cs="Arial"/>
          <w:sz w:val="20"/>
          <w:szCs w:val="20"/>
          <w:lang w:eastAsia="en-ZA"/>
        </w:rPr>
      </w:pPr>
    </w:p>
    <w:p w14:paraId="66F0BA63" w14:textId="77777777" w:rsidR="00301419" w:rsidRDefault="00301419" w:rsidP="005214D9">
      <w:pPr>
        <w:jc w:val="both"/>
        <w:textAlignment w:val="baseline"/>
        <w:rPr>
          <w:ins w:id="5936" w:author="Tebokgo Mabuto (ECP)" w:date="2026-06-30T16:16:00Z" w16du:dateUtc="2026-06-30T14:16:00Z"/>
          <w:rFonts w:ascii="Arial" w:eastAsia="Times New Roman" w:hAnsi="Arial" w:cs="Arial"/>
          <w:sz w:val="20"/>
          <w:szCs w:val="20"/>
          <w:lang w:eastAsia="en-ZA"/>
        </w:rPr>
      </w:pPr>
    </w:p>
    <w:p w14:paraId="3E00B6DB" w14:textId="77777777" w:rsidR="00301419" w:rsidRDefault="00301419" w:rsidP="005214D9">
      <w:pPr>
        <w:jc w:val="both"/>
        <w:textAlignment w:val="baseline"/>
        <w:rPr>
          <w:ins w:id="5937" w:author="Tebokgo Mabuto (ECP)" w:date="2026-06-30T16:16:00Z" w16du:dateUtc="2026-06-30T14:16:00Z"/>
          <w:rFonts w:ascii="Arial" w:eastAsia="Times New Roman" w:hAnsi="Arial" w:cs="Arial"/>
          <w:sz w:val="20"/>
          <w:szCs w:val="20"/>
          <w:lang w:eastAsia="en-ZA"/>
        </w:rPr>
      </w:pPr>
    </w:p>
    <w:p w14:paraId="3E44BF48" w14:textId="77777777" w:rsidR="00301419" w:rsidRDefault="00301419" w:rsidP="005214D9">
      <w:pPr>
        <w:jc w:val="both"/>
        <w:textAlignment w:val="baseline"/>
        <w:rPr>
          <w:ins w:id="5938" w:author="Tebokgo Mabuto (ECP)" w:date="2026-06-30T16:16:00Z" w16du:dateUtc="2026-06-30T14:16:00Z"/>
          <w:rFonts w:ascii="Arial" w:eastAsia="Times New Roman" w:hAnsi="Arial" w:cs="Arial"/>
          <w:sz w:val="20"/>
          <w:szCs w:val="20"/>
          <w:lang w:eastAsia="en-ZA"/>
        </w:rPr>
      </w:pPr>
    </w:p>
    <w:p w14:paraId="2F6608C9" w14:textId="77777777" w:rsidR="00301419" w:rsidRDefault="00301419" w:rsidP="005214D9">
      <w:pPr>
        <w:jc w:val="both"/>
        <w:textAlignment w:val="baseline"/>
        <w:rPr>
          <w:ins w:id="5939" w:author="Tebokgo Mabuto (ECP)" w:date="2026-06-30T16:16:00Z" w16du:dateUtc="2026-06-30T14:16:00Z"/>
          <w:rFonts w:ascii="Arial" w:eastAsia="Times New Roman" w:hAnsi="Arial" w:cs="Arial"/>
          <w:sz w:val="20"/>
          <w:szCs w:val="20"/>
          <w:lang w:eastAsia="en-ZA"/>
        </w:rPr>
      </w:pPr>
    </w:p>
    <w:p w14:paraId="59319C8C" w14:textId="77777777" w:rsidR="00301419" w:rsidRDefault="00301419" w:rsidP="005214D9">
      <w:pPr>
        <w:jc w:val="both"/>
        <w:textAlignment w:val="baseline"/>
        <w:rPr>
          <w:ins w:id="5940" w:author="Tebokgo Mabuto (ECP)" w:date="2026-06-30T16:16:00Z" w16du:dateUtc="2026-06-30T14:16:00Z"/>
          <w:rFonts w:ascii="Arial" w:eastAsia="Times New Roman" w:hAnsi="Arial" w:cs="Arial"/>
          <w:sz w:val="20"/>
          <w:szCs w:val="20"/>
          <w:lang w:eastAsia="en-ZA"/>
        </w:rPr>
      </w:pPr>
    </w:p>
    <w:p w14:paraId="4C22EAD9" w14:textId="77777777" w:rsidR="00301419" w:rsidRDefault="00301419" w:rsidP="005214D9">
      <w:pPr>
        <w:jc w:val="both"/>
        <w:textAlignment w:val="baseline"/>
        <w:rPr>
          <w:ins w:id="5941" w:author="Tebokgo Mabuto (ECP)" w:date="2026-06-30T16:16:00Z" w16du:dateUtc="2026-06-30T14:16:00Z"/>
          <w:rFonts w:ascii="Arial" w:eastAsia="Times New Roman" w:hAnsi="Arial" w:cs="Arial"/>
          <w:sz w:val="20"/>
          <w:szCs w:val="20"/>
          <w:lang w:eastAsia="en-ZA"/>
        </w:rPr>
      </w:pPr>
    </w:p>
    <w:p w14:paraId="5D148F40" w14:textId="77777777" w:rsidR="00301419" w:rsidRDefault="00301419" w:rsidP="005214D9">
      <w:pPr>
        <w:jc w:val="both"/>
        <w:textAlignment w:val="baseline"/>
        <w:rPr>
          <w:ins w:id="5942" w:author="Tebokgo Mabuto (ECP)" w:date="2026-09-09T11:13:00Z" w16du:dateUtc="2026-09-09T09:13:00Z"/>
          <w:rFonts w:ascii="Arial" w:eastAsia="Times New Roman" w:hAnsi="Arial" w:cs="Arial"/>
          <w:sz w:val="20"/>
          <w:szCs w:val="20"/>
          <w:lang w:eastAsia="en-ZA"/>
        </w:rPr>
      </w:pPr>
    </w:p>
    <w:p w14:paraId="7A341387" w14:textId="77777777" w:rsidR="00EC2039" w:rsidRDefault="00EC2039" w:rsidP="005214D9">
      <w:pPr>
        <w:jc w:val="both"/>
        <w:textAlignment w:val="baseline"/>
        <w:rPr>
          <w:ins w:id="5943" w:author="Tebokgo Mabuto (ECP)" w:date="2026-09-09T11:13:00Z" w16du:dateUtc="2026-09-09T09:13:00Z"/>
          <w:rFonts w:ascii="Arial" w:eastAsia="Times New Roman" w:hAnsi="Arial" w:cs="Arial"/>
          <w:sz w:val="20"/>
          <w:szCs w:val="20"/>
          <w:lang w:eastAsia="en-ZA"/>
        </w:rPr>
      </w:pPr>
    </w:p>
    <w:p w14:paraId="2926EB78" w14:textId="77777777" w:rsidR="00EC2039" w:rsidRDefault="00EC2039" w:rsidP="005214D9">
      <w:pPr>
        <w:jc w:val="both"/>
        <w:textAlignment w:val="baseline"/>
        <w:rPr>
          <w:ins w:id="5944" w:author="Tebokgo Mabuto (ECP)" w:date="2026-09-09T11:13:00Z" w16du:dateUtc="2026-09-09T09:13:00Z"/>
          <w:rFonts w:ascii="Arial" w:eastAsia="Times New Roman" w:hAnsi="Arial" w:cs="Arial"/>
          <w:sz w:val="20"/>
          <w:szCs w:val="20"/>
          <w:lang w:eastAsia="en-ZA"/>
        </w:rPr>
      </w:pPr>
    </w:p>
    <w:p w14:paraId="24918A84" w14:textId="77777777" w:rsidR="00EC2039" w:rsidRDefault="00EC2039" w:rsidP="005214D9">
      <w:pPr>
        <w:jc w:val="both"/>
        <w:textAlignment w:val="baseline"/>
        <w:rPr>
          <w:ins w:id="5945" w:author="Tebokgo Mabuto (ECP)" w:date="2026-09-09T11:13:00Z" w16du:dateUtc="2026-09-09T09:13:00Z"/>
          <w:rFonts w:ascii="Arial" w:eastAsia="Times New Roman" w:hAnsi="Arial" w:cs="Arial"/>
          <w:sz w:val="20"/>
          <w:szCs w:val="20"/>
          <w:lang w:eastAsia="en-ZA"/>
        </w:rPr>
      </w:pPr>
    </w:p>
    <w:p w14:paraId="6C697C0C" w14:textId="77777777" w:rsidR="00EC2039" w:rsidRDefault="00EC2039" w:rsidP="005214D9">
      <w:pPr>
        <w:jc w:val="both"/>
        <w:textAlignment w:val="baseline"/>
        <w:rPr>
          <w:ins w:id="5946" w:author="Tebokgo Mabuto (ECP)" w:date="2026-09-09T11:13:00Z" w16du:dateUtc="2026-09-09T09:13:00Z"/>
          <w:rFonts w:ascii="Arial" w:eastAsia="Times New Roman" w:hAnsi="Arial" w:cs="Arial"/>
          <w:sz w:val="20"/>
          <w:szCs w:val="20"/>
          <w:lang w:eastAsia="en-ZA"/>
        </w:rPr>
      </w:pPr>
    </w:p>
    <w:p w14:paraId="214C0A8D" w14:textId="77777777" w:rsidR="00EC2039" w:rsidRDefault="00EC2039" w:rsidP="005214D9">
      <w:pPr>
        <w:jc w:val="both"/>
        <w:textAlignment w:val="baseline"/>
        <w:rPr>
          <w:ins w:id="5947" w:author="Tebokgo Mabuto (ECP)" w:date="2026-09-09T11:13:00Z" w16du:dateUtc="2026-09-09T09:13:00Z"/>
          <w:rFonts w:ascii="Arial" w:eastAsia="Times New Roman" w:hAnsi="Arial" w:cs="Arial"/>
          <w:sz w:val="20"/>
          <w:szCs w:val="20"/>
          <w:lang w:eastAsia="en-ZA"/>
        </w:rPr>
      </w:pPr>
    </w:p>
    <w:p w14:paraId="3AB49A8D" w14:textId="77777777" w:rsidR="00EC2039" w:rsidRDefault="00EC2039" w:rsidP="005214D9">
      <w:pPr>
        <w:jc w:val="both"/>
        <w:textAlignment w:val="baseline"/>
        <w:rPr>
          <w:ins w:id="5948" w:author="Tebokgo Mabuto (ECP)" w:date="2026-09-09T11:13:00Z" w16du:dateUtc="2026-09-09T09:13:00Z"/>
          <w:rFonts w:ascii="Arial" w:eastAsia="Times New Roman" w:hAnsi="Arial" w:cs="Arial"/>
          <w:sz w:val="20"/>
          <w:szCs w:val="20"/>
          <w:lang w:eastAsia="en-ZA"/>
        </w:rPr>
      </w:pPr>
    </w:p>
    <w:p w14:paraId="567001BD" w14:textId="77777777" w:rsidR="00EC2039" w:rsidRDefault="00EC2039" w:rsidP="005214D9">
      <w:pPr>
        <w:jc w:val="both"/>
        <w:textAlignment w:val="baseline"/>
        <w:rPr>
          <w:ins w:id="5949" w:author="Tebokgo Mabuto (ECP)" w:date="2026-09-09T11:13:00Z" w16du:dateUtc="2026-09-09T09:13:00Z"/>
          <w:rFonts w:ascii="Arial" w:eastAsia="Times New Roman" w:hAnsi="Arial" w:cs="Arial"/>
          <w:sz w:val="20"/>
          <w:szCs w:val="20"/>
          <w:lang w:eastAsia="en-ZA"/>
        </w:rPr>
      </w:pPr>
    </w:p>
    <w:p w14:paraId="678F1407" w14:textId="77777777" w:rsidR="00EC2039" w:rsidRDefault="00EC2039" w:rsidP="005214D9">
      <w:pPr>
        <w:jc w:val="both"/>
        <w:textAlignment w:val="baseline"/>
        <w:rPr>
          <w:ins w:id="5950" w:author="Tebokgo Mabuto (ECP)" w:date="2026-09-09T11:13:00Z" w16du:dateUtc="2026-09-09T09:13:00Z"/>
          <w:rFonts w:ascii="Arial" w:eastAsia="Times New Roman" w:hAnsi="Arial" w:cs="Arial"/>
          <w:sz w:val="20"/>
          <w:szCs w:val="20"/>
          <w:lang w:eastAsia="en-ZA"/>
        </w:rPr>
      </w:pPr>
    </w:p>
    <w:p w14:paraId="5D5DF826" w14:textId="77777777" w:rsidR="00EC2039" w:rsidRDefault="00EC2039" w:rsidP="005214D9">
      <w:pPr>
        <w:jc w:val="both"/>
        <w:textAlignment w:val="baseline"/>
        <w:rPr>
          <w:ins w:id="5951" w:author="Tebokgo Mabuto (ECP)" w:date="2026-09-09T11:13:00Z" w16du:dateUtc="2026-09-09T09:13:00Z"/>
          <w:rFonts w:ascii="Arial" w:eastAsia="Times New Roman" w:hAnsi="Arial" w:cs="Arial"/>
          <w:sz w:val="20"/>
          <w:szCs w:val="20"/>
          <w:lang w:eastAsia="en-ZA"/>
        </w:rPr>
      </w:pPr>
    </w:p>
    <w:p w14:paraId="6CB390F3" w14:textId="77777777" w:rsidR="00EC2039" w:rsidRDefault="00EC2039" w:rsidP="005214D9">
      <w:pPr>
        <w:jc w:val="both"/>
        <w:textAlignment w:val="baseline"/>
        <w:rPr>
          <w:ins w:id="5952" w:author="Tebokgo Mabuto (ECP)" w:date="2026-09-09T11:13:00Z" w16du:dateUtc="2026-09-09T09:13:00Z"/>
          <w:rFonts w:ascii="Arial" w:eastAsia="Times New Roman" w:hAnsi="Arial" w:cs="Arial"/>
          <w:sz w:val="20"/>
          <w:szCs w:val="20"/>
          <w:lang w:eastAsia="en-ZA"/>
        </w:rPr>
      </w:pPr>
    </w:p>
    <w:p w14:paraId="2A9F6381" w14:textId="77777777" w:rsidR="00EC2039" w:rsidRDefault="00EC2039" w:rsidP="005214D9">
      <w:pPr>
        <w:jc w:val="both"/>
        <w:textAlignment w:val="baseline"/>
        <w:rPr>
          <w:ins w:id="5953" w:author="Tebokgo Mabuto (ECP)" w:date="2026-09-09T11:13:00Z" w16du:dateUtc="2026-09-09T09:13:00Z"/>
          <w:rFonts w:ascii="Arial" w:eastAsia="Times New Roman" w:hAnsi="Arial" w:cs="Arial"/>
          <w:sz w:val="20"/>
          <w:szCs w:val="20"/>
          <w:lang w:eastAsia="en-ZA"/>
        </w:rPr>
      </w:pPr>
    </w:p>
    <w:p w14:paraId="392B0721" w14:textId="77777777" w:rsidR="00EC2039" w:rsidRDefault="00EC2039" w:rsidP="005214D9">
      <w:pPr>
        <w:jc w:val="both"/>
        <w:textAlignment w:val="baseline"/>
        <w:rPr>
          <w:ins w:id="5954" w:author="Tebokgo Mabuto (ECP)" w:date="2026-09-09T11:13:00Z" w16du:dateUtc="2026-09-09T09:13:00Z"/>
          <w:rFonts w:ascii="Arial" w:eastAsia="Times New Roman" w:hAnsi="Arial" w:cs="Arial"/>
          <w:sz w:val="20"/>
          <w:szCs w:val="20"/>
          <w:lang w:eastAsia="en-ZA"/>
        </w:rPr>
      </w:pPr>
    </w:p>
    <w:p w14:paraId="73574497" w14:textId="77777777" w:rsidR="00EC2039" w:rsidRDefault="00EC2039" w:rsidP="005214D9">
      <w:pPr>
        <w:jc w:val="both"/>
        <w:textAlignment w:val="baseline"/>
        <w:rPr>
          <w:ins w:id="5955" w:author="Tebokgo Mabuto (ECP)" w:date="2026-09-09T11:13:00Z" w16du:dateUtc="2026-09-09T09:13:00Z"/>
          <w:rFonts w:ascii="Arial" w:eastAsia="Times New Roman" w:hAnsi="Arial" w:cs="Arial"/>
          <w:sz w:val="20"/>
          <w:szCs w:val="20"/>
          <w:lang w:eastAsia="en-ZA"/>
        </w:rPr>
      </w:pPr>
    </w:p>
    <w:p w14:paraId="7AC704F2" w14:textId="77777777" w:rsidR="00EC2039" w:rsidRDefault="00EC2039" w:rsidP="005214D9">
      <w:pPr>
        <w:jc w:val="both"/>
        <w:textAlignment w:val="baseline"/>
        <w:rPr>
          <w:ins w:id="5956" w:author="Tebokgo Mabuto (ECP)" w:date="2026-09-09T11:13:00Z" w16du:dateUtc="2026-09-09T09:13:00Z"/>
          <w:rFonts w:ascii="Arial" w:eastAsia="Times New Roman" w:hAnsi="Arial" w:cs="Arial"/>
          <w:sz w:val="20"/>
          <w:szCs w:val="20"/>
          <w:lang w:eastAsia="en-ZA"/>
        </w:rPr>
      </w:pPr>
    </w:p>
    <w:p w14:paraId="1DEE9582" w14:textId="77777777" w:rsidR="00EC2039" w:rsidRDefault="00EC2039" w:rsidP="005214D9">
      <w:pPr>
        <w:jc w:val="both"/>
        <w:textAlignment w:val="baseline"/>
        <w:rPr>
          <w:ins w:id="5957" w:author="Tebokgo Mabuto (ECP)" w:date="2026-09-09T11:13:00Z" w16du:dateUtc="2026-09-09T09:13:00Z"/>
          <w:rFonts w:ascii="Arial" w:eastAsia="Times New Roman" w:hAnsi="Arial" w:cs="Arial"/>
          <w:sz w:val="20"/>
          <w:szCs w:val="20"/>
          <w:lang w:eastAsia="en-ZA"/>
        </w:rPr>
      </w:pPr>
    </w:p>
    <w:p w14:paraId="0D900C17" w14:textId="77777777" w:rsidR="00EC2039" w:rsidRDefault="00EC2039" w:rsidP="005214D9">
      <w:pPr>
        <w:jc w:val="both"/>
        <w:textAlignment w:val="baseline"/>
        <w:rPr>
          <w:ins w:id="5958" w:author="Tebokgo Mabuto (ECP)" w:date="2026-09-09T11:13:00Z" w16du:dateUtc="2026-09-09T09:13:00Z"/>
          <w:rFonts w:ascii="Arial" w:eastAsia="Times New Roman" w:hAnsi="Arial" w:cs="Arial"/>
          <w:sz w:val="20"/>
          <w:szCs w:val="20"/>
          <w:lang w:eastAsia="en-ZA"/>
        </w:rPr>
      </w:pPr>
    </w:p>
    <w:p w14:paraId="48D0F64D" w14:textId="77777777" w:rsidR="00EC2039" w:rsidRDefault="00EC2039" w:rsidP="005214D9">
      <w:pPr>
        <w:jc w:val="both"/>
        <w:textAlignment w:val="baseline"/>
        <w:rPr>
          <w:ins w:id="5959" w:author="Tebokgo Mabuto (ECP)" w:date="2026-09-09T11:13:00Z" w16du:dateUtc="2026-09-09T09:13:00Z"/>
          <w:rFonts w:ascii="Arial" w:eastAsia="Times New Roman" w:hAnsi="Arial" w:cs="Arial"/>
          <w:sz w:val="20"/>
          <w:szCs w:val="20"/>
          <w:lang w:eastAsia="en-ZA"/>
        </w:rPr>
      </w:pPr>
    </w:p>
    <w:p w14:paraId="0CAE42A5" w14:textId="77777777" w:rsidR="00EC2039" w:rsidRDefault="00EC2039" w:rsidP="005214D9">
      <w:pPr>
        <w:jc w:val="both"/>
        <w:textAlignment w:val="baseline"/>
        <w:rPr>
          <w:ins w:id="5960" w:author="Tebokgo Mabuto (ECP)" w:date="2026-09-09T11:13:00Z" w16du:dateUtc="2026-09-09T09:13:00Z"/>
          <w:rFonts w:ascii="Arial" w:eastAsia="Times New Roman" w:hAnsi="Arial" w:cs="Arial"/>
          <w:sz w:val="20"/>
          <w:szCs w:val="20"/>
          <w:lang w:eastAsia="en-ZA"/>
        </w:rPr>
      </w:pPr>
    </w:p>
    <w:p w14:paraId="1ACECA60" w14:textId="77777777" w:rsidR="00EC2039" w:rsidRDefault="00EC2039" w:rsidP="005214D9">
      <w:pPr>
        <w:jc w:val="both"/>
        <w:textAlignment w:val="baseline"/>
        <w:rPr>
          <w:ins w:id="5961" w:author="Tebokgo Mabuto (ECP)" w:date="2026-09-09T11:13:00Z" w16du:dateUtc="2026-09-09T09:13:00Z"/>
          <w:rFonts w:ascii="Arial" w:eastAsia="Times New Roman" w:hAnsi="Arial" w:cs="Arial"/>
          <w:sz w:val="20"/>
          <w:szCs w:val="20"/>
          <w:lang w:eastAsia="en-ZA"/>
        </w:rPr>
      </w:pPr>
    </w:p>
    <w:p w14:paraId="27FB3714" w14:textId="77777777" w:rsidR="00EC2039" w:rsidRDefault="00EC2039" w:rsidP="005214D9">
      <w:pPr>
        <w:jc w:val="both"/>
        <w:textAlignment w:val="baseline"/>
        <w:rPr>
          <w:ins w:id="5962" w:author="Tebokgo Mabuto (ECP)" w:date="2026-09-09T11:13:00Z" w16du:dateUtc="2026-09-09T09:13:00Z"/>
          <w:rFonts w:ascii="Arial" w:eastAsia="Times New Roman" w:hAnsi="Arial" w:cs="Arial"/>
          <w:sz w:val="20"/>
          <w:szCs w:val="20"/>
          <w:lang w:eastAsia="en-ZA"/>
        </w:rPr>
      </w:pPr>
    </w:p>
    <w:p w14:paraId="3E2B2C71" w14:textId="77777777" w:rsidR="00EC2039" w:rsidRDefault="00EC2039" w:rsidP="005214D9">
      <w:pPr>
        <w:jc w:val="both"/>
        <w:textAlignment w:val="baseline"/>
        <w:rPr>
          <w:ins w:id="5963" w:author="Tebokgo Mabuto (ECP)" w:date="2026-09-09T11:13:00Z" w16du:dateUtc="2026-09-09T09:13:00Z"/>
          <w:rFonts w:ascii="Arial" w:eastAsia="Times New Roman" w:hAnsi="Arial" w:cs="Arial"/>
          <w:sz w:val="20"/>
          <w:szCs w:val="20"/>
          <w:lang w:eastAsia="en-ZA"/>
        </w:rPr>
      </w:pPr>
    </w:p>
    <w:p w14:paraId="64686C9E" w14:textId="77777777" w:rsidR="00EC2039" w:rsidRDefault="00EC2039" w:rsidP="005214D9">
      <w:pPr>
        <w:jc w:val="both"/>
        <w:textAlignment w:val="baseline"/>
        <w:rPr>
          <w:ins w:id="5964" w:author="Tebokgo Mabuto (ECP)" w:date="2026-09-09T11:13:00Z" w16du:dateUtc="2026-09-09T09:13:00Z"/>
          <w:rFonts w:ascii="Arial" w:eastAsia="Times New Roman" w:hAnsi="Arial" w:cs="Arial"/>
          <w:sz w:val="20"/>
          <w:szCs w:val="20"/>
          <w:lang w:eastAsia="en-ZA"/>
        </w:rPr>
      </w:pPr>
    </w:p>
    <w:p w14:paraId="69849A22" w14:textId="77777777" w:rsidR="00EC2039" w:rsidRDefault="00EC2039" w:rsidP="005214D9">
      <w:pPr>
        <w:jc w:val="both"/>
        <w:textAlignment w:val="baseline"/>
        <w:rPr>
          <w:ins w:id="5965" w:author="Tebokgo Mabuto (ECP)" w:date="2026-09-09T11:13:00Z" w16du:dateUtc="2026-09-09T09:13:00Z"/>
          <w:rFonts w:ascii="Arial" w:eastAsia="Times New Roman" w:hAnsi="Arial" w:cs="Arial"/>
          <w:sz w:val="20"/>
          <w:szCs w:val="20"/>
          <w:lang w:eastAsia="en-ZA"/>
        </w:rPr>
      </w:pPr>
    </w:p>
    <w:p w14:paraId="44618347" w14:textId="77777777" w:rsidR="00EC2039" w:rsidRDefault="00EC2039" w:rsidP="005214D9">
      <w:pPr>
        <w:jc w:val="both"/>
        <w:textAlignment w:val="baseline"/>
        <w:rPr>
          <w:ins w:id="5966" w:author="Tebokgo Mabuto (ECP)" w:date="2026-09-09T11:13:00Z" w16du:dateUtc="2026-09-09T09:13:00Z"/>
          <w:rFonts w:ascii="Arial" w:eastAsia="Times New Roman" w:hAnsi="Arial" w:cs="Arial"/>
          <w:sz w:val="20"/>
          <w:szCs w:val="20"/>
          <w:lang w:eastAsia="en-ZA"/>
        </w:rPr>
      </w:pPr>
    </w:p>
    <w:p w14:paraId="587CF3CD" w14:textId="77777777" w:rsidR="00EC2039" w:rsidRDefault="00EC2039" w:rsidP="005214D9">
      <w:pPr>
        <w:jc w:val="both"/>
        <w:textAlignment w:val="baseline"/>
        <w:rPr>
          <w:ins w:id="5967" w:author="Tebokgo Mabuto (ECP)" w:date="2026-09-09T11:13:00Z" w16du:dateUtc="2026-09-09T09:13:00Z"/>
          <w:rFonts w:ascii="Arial" w:eastAsia="Times New Roman" w:hAnsi="Arial" w:cs="Arial"/>
          <w:sz w:val="20"/>
          <w:szCs w:val="20"/>
          <w:lang w:eastAsia="en-ZA"/>
        </w:rPr>
      </w:pPr>
    </w:p>
    <w:p w14:paraId="79FD8E01" w14:textId="77777777" w:rsidR="00EC2039" w:rsidRDefault="00EC2039" w:rsidP="005214D9">
      <w:pPr>
        <w:jc w:val="both"/>
        <w:textAlignment w:val="baseline"/>
        <w:rPr>
          <w:ins w:id="5968" w:author="Tebokgo Mabuto (ECP)" w:date="2026-09-09T11:13:00Z" w16du:dateUtc="2026-09-09T09:13:00Z"/>
          <w:rFonts w:ascii="Arial" w:eastAsia="Times New Roman" w:hAnsi="Arial" w:cs="Arial"/>
          <w:sz w:val="20"/>
          <w:szCs w:val="20"/>
          <w:lang w:eastAsia="en-ZA"/>
        </w:rPr>
      </w:pPr>
    </w:p>
    <w:p w14:paraId="4E219C4D" w14:textId="77777777" w:rsidR="00EC2039" w:rsidRDefault="00EC2039" w:rsidP="005214D9">
      <w:pPr>
        <w:jc w:val="both"/>
        <w:textAlignment w:val="baseline"/>
        <w:rPr>
          <w:ins w:id="5969" w:author="Tebokgo Mabuto (ECP)" w:date="2026-09-09T11:13:00Z" w16du:dateUtc="2026-09-09T09:13:00Z"/>
          <w:rFonts w:ascii="Arial" w:eastAsia="Times New Roman" w:hAnsi="Arial" w:cs="Arial"/>
          <w:sz w:val="20"/>
          <w:szCs w:val="20"/>
          <w:lang w:eastAsia="en-ZA"/>
        </w:rPr>
      </w:pPr>
    </w:p>
    <w:p w14:paraId="208B363E" w14:textId="77777777" w:rsidR="00EC2039" w:rsidRDefault="00EC2039" w:rsidP="005214D9">
      <w:pPr>
        <w:jc w:val="both"/>
        <w:textAlignment w:val="baseline"/>
        <w:rPr>
          <w:ins w:id="5970" w:author="Tebokgo Mabuto (ECP)" w:date="2026-09-09T11:13:00Z" w16du:dateUtc="2026-09-09T09:13:00Z"/>
          <w:rFonts w:ascii="Arial" w:eastAsia="Times New Roman" w:hAnsi="Arial" w:cs="Arial"/>
          <w:sz w:val="20"/>
          <w:szCs w:val="20"/>
          <w:lang w:eastAsia="en-ZA"/>
        </w:rPr>
      </w:pPr>
    </w:p>
    <w:p w14:paraId="5633E34A" w14:textId="77777777" w:rsidR="00EC2039" w:rsidRDefault="00EC2039" w:rsidP="005214D9">
      <w:pPr>
        <w:jc w:val="both"/>
        <w:textAlignment w:val="baseline"/>
        <w:rPr>
          <w:ins w:id="5971" w:author="Tebokgo Mabuto (ECP)" w:date="2026-09-09T11:13:00Z" w16du:dateUtc="2026-09-09T09:13:00Z"/>
          <w:rFonts w:ascii="Arial" w:eastAsia="Times New Roman" w:hAnsi="Arial" w:cs="Arial"/>
          <w:sz w:val="20"/>
          <w:szCs w:val="20"/>
          <w:lang w:eastAsia="en-ZA"/>
        </w:rPr>
      </w:pPr>
    </w:p>
    <w:p w14:paraId="5B3C30F7" w14:textId="77777777" w:rsidR="00EC2039" w:rsidRDefault="00EC2039" w:rsidP="005214D9">
      <w:pPr>
        <w:jc w:val="both"/>
        <w:textAlignment w:val="baseline"/>
        <w:rPr>
          <w:ins w:id="5972" w:author="Tebokgo Mabuto (ECP)" w:date="2026-09-09T11:13:00Z" w16du:dateUtc="2026-09-09T09:13:00Z"/>
          <w:rFonts w:ascii="Arial" w:eastAsia="Times New Roman" w:hAnsi="Arial" w:cs="Arial"/>
          <w:sz w:val="20"/>
          <w:szCs w:val="20"/>
          <w:lang w:eastAsia="en-ZA"/>
        </w:rPr>
      </w:pPr>
    </w:p>
    <w:p w14:paraId="4435B1EB" w14:textId="77777777" w:rsidR="00EC2039" w:rsidRDefault="00EC2039" w:rsidP="005214D9">
      <w:pPr>
        <w:jc w:val="both"/>
        <w:textAlignment w:val="baseline"/>
        <w:rPr>
          <w:ins w:id="5973" w:author="Tebokgo Mabuto (ECP)" w:date="2026-09-09T11:13:00Z" w16du:dateUtc="2026-09-09T09:13:00Z"/>
          <w:rFonts w:ascii="Arial" w:eastAsia="Times New Roman" w:hAnsi="Arial" w:cs="Arial"/>
          <w:sz w:val="20"/>
          <w:szCs w:val="20"/>
          <w:lang w:eastAsia="en-ZA"/>
        </w:rPr>
      </w:pPr>
    </w:p>
    <w:p w14:paraId="5FBAC5B8" w14:textId="77777777" w:rsidR="00EC2039" w:rsidRDefault="00EC2039" w:rsidP="005214D9">
      <w:pPr>
        <w:jc w:val="both"/>
        <w:textAlignment w:val="baseline"/>
        <w:rPr>
          <w:ins w:id="5974" w:author="Tebokgo Mabuto (ECP)" w:date="2026-09-09T11:13:00Z" w16du:dateUtc="2026-09-09T09:13:00Z"/>
          <w:rFonts w:ascii="Arial" w:eastAsia="Times New Roman" w:hAnsi="Arial" w:cs="Arial"/>
          <w:sz w:val="20"/>
          <w:szCs w:val="20"/>
          <w:lang w:eastAsia="en-ZA"/>
        </w:rPr>
      </w:pPr>
    </w:p>
    <w:p w14:paraId="012D71AA" w14:textId="77777777" w:rsidR="00EC2039" w:rsidRDefault="00EC2039" w:rsidP="005214D9">
      <w:pPr>
        <w:jc w:val="both"/>
        <w:textAlignment w:val="baseline"/>
        <w:rPr>
          <w:ins w:id="5975" w:author="Tebokgo Mabuto (ECP)" w:date="2026-09-09T11:13:00Z" w16du:dateUtc="2026-09-09T09:13:00Z"/>
          <w:rFonts w:ascii="Arial" w:eastAsia="Times New Roman" w:hAnsi="Arial" w:cs="Arial"/>
          <w:sz w:val="20"/>
          <w:szCs w:val="20"/>
          <w:lang w:eastAsia="en-ZA"/>
        </w:rPr>
      </w:pPr>
    </w:p>
    <w:p w14:paraId="69D12C13" w14:textId="77777777" w:rsidR="00EC2039" w:rsidRDefault="00EC2039" w:rsidP="005214D9">
      <w:pPr>
        <w:jc w:val="both"/>
        <w:textAlignment w:val="baseline"/>
        <w:rPr>
          <w:ins w:id="5976" w:author="Tebokgo Mabuto (ECP)" w:date="2026-06-30T16:16:00Z" w16du:dateUtc="2026-06-30T14:16:00Z"/>
          <w:rFonts w:ascii="Arial" w:eastAsia="Times New Roman" w:hAnsi="Arial" w:cs="Arial"/>
          <w:sz w:val="20"/>
          <w:szCs w:val="20"/>
          <w:lang w:eastAsia="en-ZA"/>
        </w:rPr>
      </w:pPr>
    </w:p>
    <w:p w14:paraId="7BECE15F" w14:textId="77777777" w:rsidR="00301419" w:rsidRDefault="00301419" w:rsidP="005214D9">
      <w:pPr>
        <w:jc w:val="both"/>
        <w:textAlignment w:val="baseline"/>
        <w:rPr>
          <w:ins w:id="5977" w:author="Tebokgo Mabuto (ECP)" w:date="2026-06-30T16:16:00Z" w16du:dateUtc="2026-06-30T14:16:00Z"/>
          <w:rFonts w:ascii="Arial" w:eastAsia="Times New Roman" w:hAnsi="Arial" w:cs="Arial"/>
          <w:sz w:val="20"/>
          <w:szCs w:val="20"/>
          <w:lang w:eastAsia="en-ZA"/>
        </w:rPr>
      </w:pPr>
    </w:p>
    <w:p w14:paraId="647BE2B5" w14:textId="77777777" w:rsidR="00301419" w:rsidRDefault="00301419" w:rsidP="005214D9">
      <w:pPr>
        <w:jc w:val="both"/>
        <w:textAlignment w:val="baseline"/>
        <w:rPr>
          <w:ins w:id="5978" w:author="Tebokgo Mabuto (ECP)" w:date="2026-06-30T16:16:00Z" w16du:dateUtc="2026-06-30T14:16:00Z"/>
          <w:rFonts w:ascii="Arial" w:eastAsia="Times New Roman" w:hAnsi="Arial" w:cs="Arial"/>
          <w:sz w:val="20"/>
          <w:szCs w:val="20"/>
          <w:lang w:eastAsia="en-ZA"/>
        </w:rPr>
      </w:pPr>
    </w:p>
    <w:p w14:paraId="5362F586" w14:textId="77777777" w:rsidR="00301419" w:rsidRPr="00564CD5" w:rsidRDefault="00301419" w:rsidP="005214D9">
      <w:pPr>
        <w:jc w:val="both"/>
        <w:textAlignment w:val="baseline"/>
        <w:rPr>
          <w:rFonts w:ascii="Arial" w:eastAsia="Times New Roman" w:hAnsi="Arial" w:cs="Arial"/>
          <w:sz w:val="20"/>
          <w:szCs w:val="20"/>
          <w:lang w:eastAsia="en-ZA"/>
        </w:rPr>
      </w:pPr>
    </w:p>
    <w:p w14:paraId="0EBB2C98" w14:textId="7E62B3AC" w:rsidR="005214D9" w:rsidRPr="004E65F1" w:rsidRDefault="005214D9" w:rsidP="00FD6EDB">
      <w:pPr>
        <w:keepNext/>
        <w:tabs>
          <w:tab w:val="num" w:pos="567"/>
        </w:tabs>
        <w:spacing w:before="240" w:line="360" w:lineRule="auto"/>
        <w:outlineLvl w:val="0"/>
        <w:rPr>
          <w:rFonts w:ascii="Arial" w:hAnsi="Arial" w:cs="Arial"/>
          <w:b/>
          <w:bCs/>
          <w:sz w:val="20"/>
          <w:szCs w:val="20"/>
        </w:rPr>
      </w:pPr>
      <w:r w:rsidRPr="004E65F1">
        <w:rPr>
          <w:rFonts w:ascii="Arial" w:hAnsi="Arial" w:cs="Arial"/>
          <w:b/>
          <w:bCs/>
          <w:sz w:val="20"/>
          <w:szCs w:val="20"/>
        </w:rPr>
        <w:t xml:space="preserve">CONTINUED </w:t>
      </w:r>
      <w:r w:rsidR="00FD6EDB" w:rsidRPr="004E65F1">
        <w:rPr>
          <w:rFonts w:ascii="Arial" w:hAnsi="Arial" w:cs="Arial"/>
          <w:b/>
          <w:bCs/>
          <w:sz w:val="20"/>
          <w:szCs w:val="20"/>
        </w:rPr>
        <w:t>VALI</w:t>
      </w:r>
      <w:r w:rsidRPr="004E65F1">
        <w:rPr>
          <w:rFonts w:ascii="Arial" w:hAnsi="Arial" w:cs="Arial"/>
          <w:b/>
          <w:bCs/>
          <w:sz w:val="20"/>
          <w:szCs w:val="20"/>
        </w:rPr>
        <w:t xml:space="preserve">DITY OF RETURNABLE DOCUMENTS </w:t>
      </w:r>
    </w:p>
    <w:p w14:paraId="3DAA6A1B" w14:textId="43B60B24" w:rsidR="005214D9" w:rsidRPr="004E65F1" w:rsidRDefault="005214D9" w:rsidP="000F17B5">
      <w:pPr>
        <w:spacing w:line="360" w:lineRule="auto"/>
        <w:rPr>
          <w:rFonts w:ascii="Arial" w:hAnsi="Arial" w:cs="Arial"/>
          <w:sz w:val="20"/>
          <w:szCs w:val="20"/>
        </w:rPr>
      </w:pPr>
      <w:r w:rsidRPr="004E65F1">
        <w:rPr>
          <w:rFonts w:ascii="Arial" w:hAnsi="Arial" w:cs="Arial"/>
          <w:sz w:val="20"/>
          <w:szCs w:val="20"/>
        </w:rPr>
        <w:t xml:space="preserve">The successful Respondent will be required to ensure the validity of all returnable documents, including but not limited to its valid proof of B-BBEE status, for the duration of any contract emanating from this RFP. Should the Respondent be awarded the contract [the Agreement] and fail to present </w:t>
      </w:r>
      <w:r w:rsidR="00912B77" w:rsidRPr="004E65F1">
        <w:rPr>
          <w:rFonts w:ascii="Arial" w:hAnsi="Arial" w:cs="Arial"/>
          <w:sz w:val="20"/>
          <w:szCs w:val="20"/>
        </w:rPr>
        <w:t>SANRAL</w:t>
      </w:r>
      <w:r w:rsidRPr="004E65F1">
        <w:rPr>
          <w:rFonts w:ascii="Arial" w:hAnsi="Arial" w:cs="Arial"/>
          <w:sz w:val="20"/>
          <w:szCs w:val="20"/>
        </w:rPr>
        <w:t xml:space="preserve"> with such renewals as and when they become due, </w:t>
      </w:r>
      <w:r w:rsidR="00912B77" w:rsidRPr="004E65F1">
        <w:rPr>
          <w:rFonts w:ascii="Arial" w:hAnsi="Arial" w:cs="Arial"/>
          <w:sz w:val="20"/>
          <w:szCs w:val="20"/>
        </w:rPr>
        <w:t>SANRAL</w:t>
      </w:r>
      <w:r w:rsidRPr="004E65F1">
        <w:rPr>
          <w:rFonts w:ascii="Arial" w:hAnsi="Arial" w:cs="Arial"/>
          <w:sz w:val="20"/>
          <w:szCs w:val="20"/>
        </w:rPr>
        <w:t xml:space="preserve"> shall be entitled, in addition to any other rights and remedies that it may have in terms of the eventual Agreement, to terminate such Agreement immediately without any liability and without prejudice to any claims which </w:t>
      </w:r>
      <w:r w:rsidR="00912B77" w:rsidRPr="004E65F1">
        <w:rPr>
          <w:rFonts w:ascii="Arial" w:hAnsi="Arial" w:cs="Arial"/>
          <w:sz w:val="20"/>
          <w:szCs w:val="20"/>
        </w:rPr>
        <w:t>SANRAL</w:t>
      </w:r>
      <w:r w:rsidRPr="004E65F1">
        <w:rPr>
          <w:rFonts w:ascii="Arial" w:hAnsi="Arial" w:cs="Arial"/>
          <w:sz w:val="20"/>
          <w:szCs w:val="20"/>
        </w:rPr>
        <w:t xml:space="preserve"> may have for damages against the Respondent. </w:t>
      </w:r>
    </w:p>
    <w:bookmarkEnd w:id="5781"/>
    <w:p w14:paraId="4DB57210" w14:textId="3A9F5C9A" w:rsidR="005214D9" w:rsidRPr="004E65F1" w:rsidDel="00DB4087" w:rsidRDefault="005214D9" w:rsidP="005214D9">
      <w:pPr>
        <w:spacing w:line="360" w:lineRule="auto"/>
        <w:jc w:val="both"/>
        <w:rPr>
          <w:del w:id="5979" w:author="Tebokgo Mabuto (ECP)" w:date="2026-06-30T16:17:00Z" w16du:dateUtc="2026-06-30T14:17:00Z"/>
          <w:rFonts w:ascii="Tahoma" w:eastAsia="Times New Roman" w:hAnsi="Tahoma" w:cs="Tahoma"/>
          <w:b/>
          <w:sz w:val="20"/>
          <w:szCs w:val="20"/>
          <w:lang w:val="en-GB" w:eastAsia="en-GB"/>
        </w:rPr>
      </w:pPr>
    </w:p>
    <w:p w14:paraId="39CDB120" w14:textId="0E7E247B" w:rsidR="00D4586B" w:rsidDel="00DB4087" w:rsidRDefault="00D4586B" w:rsidP="005214D9">
      <w:pPr>
        <w:spacing w:line="360" w:lineRule="auto"/>
        <w:jc w:val="both"/>
        <w:rPr>
          <w:del w:id="5980" w:author="Tebokgo Mabuto (ECP)" w:date="2026-06-30T16:17:00Z" w16du:dateUtc="2026-06-30T14:17:00Z"/>
          <w:rFonts w:ascii="Tahoma" w:eastAsia="Times New Roman" w:hAnsi="Tahoma" w:cs="Tahoma"/>
          <w:b/>
          <w:sz w:val="20"/>
          <w:szCs w:val="20"/>
          <w:lang w:val="en-GB" w:eastAsia="en-GB"/>
        </w:rPr>
      </w:pPr>
    </w:p>
    <w:p w14:paraId="30D51B5B" w14:textId="7142D52C" w:rsidR="00733DA4" w:rsidDel="00DB4087" w:rsidRDefault="00733DA4" w:rsidP="005214D9">
      <w:pPr>
        <w:spacing w:line="360" w:lineRule="auto"/>
        <w:jc w:val="both"/>
        <w:rPr>
          <w:del w:id="5981" w:author="Tebokgo Mabuto (ECP)" w:date="2026-06-30T16:17:00Z" w16du:dateUtc="2026-06-30T14:17:00Z"/>
          <w:rFonts w:ascii="Tahoma" w:eastAsia="Times New Roman" w:hAnsi="Tahoma" w:cs="Tahoma"/>
          <w:b/>
          <w:sz w:val="20"/>
          <w:szCs w:val="20"/>
          <w:lang w:val="en-GB" w:eastAsia="en-GB"/>
        </w:rPr>
      </w:pPr>
    </w:p>
    <w:p w14:paraId="7276B341" w14:textId="333B3954" w:rsidR="00733DA4" w:rsidRPr="004E65F1" w:rsidDel="00DB4087" w:rsidRDefault="00733DA4" w:rsidP="005214D9">
      <w:pPr>
        <w:spacing w:line="360" w:lineRule="auto"/>
        <w:jc w:val="both"/>
        <w:rPr>
          <w:del w:id="5982" w:author="Tebokgo Mabuto (ECP)" w:date="2026-06-30T16:17:00Z" w16du:dateUtc="2026-06-30T14:17:00Z"/>
          <w:rFonts w:ascii="Tahoma" w:eastAsia="Times New Roman" w:hAnsi="Tahoma" w:cs="Tahoma"/>
          <w:b/>
          <w:sz w:val="20"/>
          <w:szCs w:val="20"/>
          <w:lang w:val="en-GB" w:eastAsia="en-GB"/>
        </w:rPr>
      </w:pPr>
    </w:p>
    <w:p w14:paraId="11B0D5A1" w14:textId="77777777" w:rsidR="008E0B11" w:rsidRDefault="008E0B11" w:rsidP="00733DA4">
      <w:pPr>
        <w:spacing w:line="360" w:lineRule="auto"/>
        <w:rPr>
          <w:ins w:id="5983" w:author="Tebokgo Mabuto (ECP)" w:date="2026-06-30T16:17:00Z" w16du:dateUtc="2026-06-30T14:17:00Z"/>
          <w:rFonts w:ascii="Arial" w:hAnsi="Arial" w:cs="Arial"/>
          <w:sz w:val="20"/>
          <w:szCs w:val="20"/>
        </w:rPr>
      </w:pPr>
    </w:p>
    <w:p w14:paraId="4304D6DF" w14:textId="4169C4D4"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Signed:………………………………..….Date:……………………………………..……………..</w:t>
      </w:r>
    </w:p>
    <w:p w14:paraId="280F2D8A" w14:textId="77777777" w:rsidR="00CD5CF2" w:rsidRDefault="00CD5CF2" w:rsidP="00733DA4">
      <w:pPr>
        <w:spacing w:line="360" w:lineRule="auto"/>
        <w:rPr>
          <w:rFonts w:ascii="Arial" w:hAnsi="Arial" w:cs="Arial"/>
          <w:sz w:val="20"/>
          <w:szCs w:val="20"/>
        </w:rPr>
      </w:pPr>
    </w:p>
    <w:p w14:paraId="2BB40B2B" w14:textId="529B3A0F"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Name:……………………….…………………Position……………………………………………….</w:t>
      </w:r>
    </w:p>
    <w:p w14:paraId="764CD99E" w14:textId="77777777" w:rsidR="00CD5CF2" w:rsidRDefault="00CD5CF2" w:rsidP="00733DA4">
      <w:pPr>
        <w:spacing w:line="360" w:lineRule="auto"/>
        <w:rPr>
          <w:rFonts w:ascii="Arial" w:hAnsi="Arial" w:cs="Arial"/>
          <w:sz w:val="20"/>
          <w:szCs w:val="20"/>
        </w:rPr>
      </w:pPr>
    </w:p>
    <w:p w14:paraId="351D4883" w14:textId="3286BEA7" w:rsidR="005214D9" w:rsidRPr="004E65F1" w:rsidRDefault="005214D9" w:rsidP="00733DA4">
      <w:pPr>
        <w:spacing w:line="360" w:lineRule="auto"/>
        <w:rPr>
          <w:rFonts w:ascii="Tahoma" w:eastAsia="Times New Roman" w:hAnsi="Tahoma" w:cs="Tahoma"/>
          <w:bCs/>
          <w:sz w:val="20"/>
          <w:szCs w:val="20"/>
          <w:lang w:val="en-GB" w:eastAsia="en-GB"/>
        </w:rPr>
      </w:pPr>
      <w:r w:rsidRPr="004E65F1">
        <w:rPr>
          <w:rFonts w:ascii="Arial" w:hAnsi="Arial" w:cs="Arial"/>
          <w:sz w:val="20"/>
          <w:szCs w:val="20"/>
        </w:rPr>
        <w:t>Tenderer:…………………………………………………………..……………………………</w:t>
      </w:r>
      <w:r w:rsidR="000628EC" w:rsidRPr="004E65F1">
        <w:rPr>
          <w:rFonts w:ascii="Arial" w:hAnsi="Arial" w:cs="Arial"/>
          <w:sz w:val="20"/>
          <w:szCs w:val="20"/>
        </w:rPr>
        <w:t>………..</w:t>
      </w:r>
    </w:p>
    <w:p w14:paraId="3886D5AF" w14:textId="77777777" w:rsidR="00FD6EDB" w:rsidRDefault="00FD6EDB" w:rsidP="005214D9">
      <w:pPr>
        <w:keepNext/>
        <w:tabs>
          <w:tab w:val="left" w:pos="0"/>
        </w:tabs>
        <w:jc w:val="both"/>
        <w:outlineLvl w:val="3"/>
        <w:rPr>
          <w:rFonts w:ascii="Arial" w:eastAsia="Calibri" w:hAnsi="Arial" w:cs="Times New Roman"/>
          <w:b/>
          <w:bCs/>
          <w:caps/>
          <w:sz w:val="20"/>
          <w:szCs w:val="20"/>
        </w:rPr>
      </w:pPr>
    </w:p>
    <w:p w14:paraId="33E176F0"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1EBA3721" w14:textId="0A51CF03" w:rsidR="00912B77" w:rsidRDefault="00912B77">
      <w:pPr>
        <w:rPr>
          <w:rFonts w:ascii="Arial" w:eastAsia="Calibri" w:hAnsi="Arial" w:cs="Times New Roman"/>
          <w:b/>
          <w:bCs/>
          <w:caps/>
          <w:sz w:val="20"/>
          <w:szCs w:val="20"/>
        </w:rPr>
      </w:pPr>
      <w:r>
        <w:rPr>
          <w:rFonts w:ascii="Arial" w:eastAsia="Calibri" w:hAnsi="Arial" w:cs="Times New Roman"/>
          <w:b/>
          <w:bCs/>
          <w:caps/>
          <w:sz w:val="20"/>
          <w:szCs w:val="20"/>
        </w:rPr>
        <w:br w:type="page"/>
      </w:r>
    </w:p>
    <w:p w14:paraId="7F7F4974"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3F73A5E7" w14:textId="3D6C935B" w:rsidR="005214D9" w:rsidRPr="004E65F1" w:rsidRDefault="005214D9" w:rsidP="005214D9">
      <w:pPr>
        <w:keepNext/>
        <w:tabs>
          <w:tab w:val="left" w:pos="0"/>
        </w:tabs>
        <w:jc w:val="both"/>
        <w:outlineLvl w:val="3"/>
        <w:rPr>
          <w:rFonts w:ascii="Arial" w:eastAsia="Calibri" w:hAnsi="Arial" w:cs="Times New Roman"/>
          <w:b/>
          <w:bCs/>
          <w:caps/>
          <w:sz w:val="20"/>
          <w:szCs w:val="20"/>
        </w:rPr>
      </w:pPr>
      <w:bookmarkStart w:id="5984" w:name="_Hlk176300849"/>
      <w:r w:rsidRPr="004E65F1">
        <w:rPr>
          <w:rFonts w:ascii="Arial" w:eastAsia="Calibri" w:hAnsi="Arial" w:cs="Times New Roman"/>
          <w:b/>
          <w:bCs/>
          <w:caps/>
          <w:sz w:val="20"/>
          <w:szCs w:val="20"/>
        </w:rPr>
        <w:t>FORM A2: CERTIFICATE OF AUTHORITY FOR SIGNATORY</w:t>
      </w:r>
    </w:p>
    <w:p w14:paraId="3A518D38" w14:textId="3AAFBD7F"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5985" w:author="Avela Mnyaka (ECP)" w:date="2026-09-02T09:43:00Z" w16du:dateUtc="2026-09-02T07:43:00Z">
        <w:r w:rsidRPr="00D27C9F" w:rsidDel="00D27C9F">
          <w:rPr>
            <w:rFonts w:ascii="Arial" w:hAnsi="Arial" w:cs="Arial"/>
            <w:b/>
            <w:bCs/>
            <w:color w:val="000000"/>
            <w:szCs w:val="20"/>
            <w:lang w:val="en-ZA"/>
            <w:rPrChange w:id="5986" w:author="Avela Mnyaka (ECP)" w:date="2026-09-02T09:44:00Z" w16du:dateUtc="2026-09-02T07:44:00Z">
              <w:rPr>
                <w:rFonts w:ascii="Arial" w:hAnsi="Arial" w:cs="Arial"/>
                <w:b/>
                <w:bCs/>
                <w:color w:val="000000"/>
                <w:szCs w:val="20"/>
                <w:highlight w:val="yellow"/>
                <w:lang w:val="en-ZA"/>
              </w:rPr>
            </w:rPrChange>
          </w:rPr>
          <w:delText>20XX</w:delText>
        </w:r>
      </w:del>
      <w:ins w:id="5987" w:author="Avela Mnyaka (ECP)" w:date="2026-09-02T09:43:00Z" w16du:dateUtc="2026-09-02T07:43:00Z">
        <w:r w:rsidR="00D27C9F" w:rsidRPr="00D27C9F">
          <w:rPr>
            <w:rFonts w:ascii="Arial" w:hAnsi="Arial" w:cs="Arial"/>
            <w:b/>
            <w:bCs/>
            <w:color w:val="000000"/>
            <w:szCs w:val="20"/>
            <w:lang w:val="en-ZA"/>
            <w:rPrChange w:id="5988" w:author="Avela Mnyaka (ECP)" w:date="2026-09-02T09:44:00Z" w16du:dateUtc="2026-09-02T07:44:00Z">
              <w:rPr>
                <w:rFonts w:ascii="Arial" w:hAnsi="Arial" w:cs="Arial"/>
                <w:b/>
                <w:bCs/>
                <w:color w:val="000000"/>
                <w:szCs w:val="20"/>
                <w:highlight w:val="yellow"/>
                <w:lang w:val="en-ZA"/>
              </w:rPr>
            </w:rPrChange>
          </w:rPr>
          <w:t>2025</w:t>
        </w:r>
      </w:ins>
      <w:r w:rsidRPr="00D27C9F">
        <w:rPr>
          <w:rFonts w:ascii="Arial" w:hAnsi="Arial" w:cs="Arial"/>
          <w:b/>
          <w:bCs/>
          <w:color w:val="000000"/>
          <w:szCs w:val="20"/>
          <w:lang w:val="en-ZA"/>
          <w:rPrChange w:id="5989" w:author="Avela Mnyaka (ECP)" w:date="2026-09-02T09:44:00Z" w16du:dateUtc="2026-09-02T07:44:00Z">
            <w:rPr>
              <w:rFonts w:ascii="Arial" w:hAnsi="Arial" w:cs="Arial"/>
              <w:b/>
              <w:bCs/>
              <w:color w:val="000000"/>
              <w:szCs w:val="20"/>
              <w:highlight w:val="yellow"/>
              <w:lang w:val="en-ZA"/>
            </w:rPr>
          </w:rPrChange>
        </w:rPr>
        <w:t>/</w:t>
      </w:r>
      <w:del w:id="5990" w:author="Avela Mnyaka (ECP)" w:date="2026-09-02T09:43:00Z" w16du:dateUtc="2026-09-02T07:43:00Z">
        <w:r w:rsidRPr="00D27C9F" w:rsidDel="00D27C9F">
          <w:rPr>
            <w:rFonts w:ascii="Arial" w:hAnsi="Arial" w:cs="Arial"/>
            <w:b/>
            <w:bCs/>
            <w:color w:val="000000"/>
            <w:szCs w:val="20"/>
            <w:lang w:val="en-ZA"/>
            <w:rPrChange w:id="5991" w:author="Avela Mnyaka (ECP)" w:date="2026-09-02T09:44:00Z" w16du:dateUtc="2026-09-02T07:44:00Z">
              <w:rPr>
                <w:rFonts w:ascii="Arial" w:hAnsi="Arial" w:cs="Arial"/>
                <w:b/>
                <w:bCs/>
                <w:color w:val="000000"/>
                <w:szCs w:val="20"/>
                <w:highlight w:val="yellow"/>
                <w:lang w:val="en-ZA"/>
              </w:rPr>
            </w:rPrChange>
          </w:rPr>
          <w:delText>YYYY</w:delText>
        </w:r>
        <w:r w:rsidRPr="00D27C9F" w:rsidDel="00D27C9F">
          <w:rPr>
            <w:rFonts w:ascii="Arial" w:hAnsi="Arial" w:cs="Arial"/>
            <w:b/>
            <w:bCs/>
            <w:color w:val="000000"/>
            <w:szCs w:val="20"/>
            <w:lang w:val="en-ZA"/>
          </w:rPr>
          <w:delText xml:space="preserve"> </w:delText>
        </w:r>
      </w:del>
      <w:ins w:id="5992" w:author="Avela Mnyaka (ECP)" w:date="2026-09-02T09:43:00Z" w16du:dateUtc="2026-09-02T07:43:00Z">
        <w:r w:rsidR="00D27C9F" w:rsidRPr="00D27C9F">
          <w:rPr>
            <w:rFonts w:ascii="Arial" w:hAnsi="Arial" w:cs="Arial"/>
            <w:b/>
            <w:bCs/>
            <w:color w:val="000000"/>
            <w:szCs w:val="20"/>
            <w:lang w:val="en-ZA"/>
          </w:rPr>
          <w:t xml:space="preserve">0425 </w:t>
        </w:r>
      </w:ins>
      <w:del w:id="5993" w:author="Avela Mnyaka (ECP)" w:date="2026-09-02T09:44:00Z" w16du:dateUtc="2026-09-02T07:44:00Z">
        <w:r w:rsidRPr="00D27C9F" w:rsidDel="00D27C9F">
          <w:rPr>
            <w:rFonts w:ascii="Arial" w:hAnsi="Arial" w:cs="Arial"/>
            <w:b/>
            <w:bCs/>
            <w:color w:val="000000"/>
            <w:szCs w:val="20"/>
            <w:lang w:val="en-ZA"/>
            <w:rPrChange w:id="5994" w:author="Avela Mnyaka (ECP)" w:date="2026-09-02T09:44:00Z" w16du:dateUtc="2026-09-02T07:44: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5995" w:author="Avela Mnyaka (ECP)" w:date="2026-09-02T09:44:00Z" w16du:dateUtc="2026-09-02T07:44: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5996" w:author="Avela Mnyaka (ECP)" w:date="2026-09-02T09:44:00Z" w16du:dateUtc="2026-09-02T07:44: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5997" w:author="Avela Mnyaka (ECP)" w:date="2026-09-02T09:44:00Z" w16du:dateUtc="2026-09-02T07:44:00Z">
              <w:rPr>
                <w:rFonts w:ascii="Arial" w:hAnsi="Arial" w:cs="Arial"/>
                <w:b/>
                <w:bCs/>
                <w:color w:val="000000"/>
                <w:szCs w:val="20"/>
                <w:highlight w:val="yellow"/>
                <w:lang w:val="en-ZA"/>
              </w:rPr>
            </w:rPrChange>
          </w:rPr>
          <w:delText>)</w:delText>
        </w:r>
      </w:del>
    </w:p>
    <w:p w14:paraId="65A36679" w14:textId="0CD2DD85" w:rsidR="00564CD5" w:rsidRPr="00CA6F0C" w:rsidDel="00CA0203" w:rsidRDefault="00564CD5" w:rsidP="00564CD5">
      <w:pPr>
        <w:rPr>
          <w:del w:id="5998" w:author="Tebokgo Mabuto (ECP)" w:date="2026-07-15T11:49:00Z" w16du:dateUtc="2026-07-15T09:49:00Z"/>
          <w:rFonts w:ascii="Arial" w:hAnsi="Arial" w:cs="Arial"/>
          <w:lang w:val="en-ZA"/>
        </w:rPr>
      </w:pPr>
      <w:r w:rsidRPr="00564CD5">
        <w:rPr>
          <w:rFonts w:ascii="Arial" w:hAnsi="Arial" w:cs="Arial"/>
          <w:b/>
          <w:lang w:val="en-ZA"/>
        </w:rPr>
        <w:t xml:space="preserve">CONTRACT </w:t>
      </w:r>
      <w:r w:rsidRPr="00CA6F0C">
        <w:rPr>
          <w:rFonts w:ascii="Arial" w:hAnsi="Arial" w:cs="Arial"/>
          <w:b/>
          <w:lang w:val="en-ZA"/>
        </w:rPr>
        <w:t xml:space="preserve">SANRAL </w:t>
      </w:r>
      <w:del w:id="5999" w:author="Tebokgo Mabuto (ECP)" w:date="2026-07-15T11:49:00Z" w16du:dateUtc="2026-07-15T09:49:00Z">
        <w:r w:rsidRPr="00CA6F0C" w:rsidDel="00CA0203">
          <w:rPr>
            <w:rFonts w:ascii="Arial" w:hAnsi="Arial" w:cs="Arial"/>
            <w:b/>
            <w:lang w:val="en-ZA"/>
            <w:rPrChange w:id="6000" w:author="Tebokgo Mabuto (ECP)" w:date="2026-07-17T11:07:00Z" w16du:dateUtc="2026-07-17T09:07:00Z">
              <w:rPr>
                <w:rFonts w:ascii="Arial" w:hAnsi="Arial" w:cs="Arial"/>
                <w:b/>
                <w:highlight w:val="yellow"/>
                <w:lang w:val="en-ZA"/>
              </w:rPr>
            </w:rPrChange>
          </w:rPr>
          <w:delText>N.xxx-xxx-xxxx/1F</w:delText>
        </w:r>
        <w:r w:rsidRPr="00CA6F0C" w:rsidDel="00CA0203">
          <w:rPr>
            <w:rFonts w:ascii="Arial" w:hAnsi="Arial" w:cs="Arial"/>
            <w:b/>
            <w:lang w:val="en-ZA"/>
          </w:rPr>
          <w:delText xml:space="preserve"> </w:delText>
        </w:r>
      </w:del>
    </w:p>
    <w:p w14:paraId="489F1496" w14:textId="6453D793" w:rsidR="00564CD5" w:rsidRPr="00564CD5" w:rsidDel="00CA6F0C" w:rsidRDefault="00F33D4D" w:rsidP="00F33D4D">
      <w:pPr>
        <w:rPr>
          <w:del w:id="6001" w:author="Tebokgo Mabuto (ECP)" w:date="2026-07-17T11:07:00Z" w16du:dateUtc="2026-07-17T09:07:00Z"/>
          <w:rFonts w:ascii="Arial" w:hAnsi="Arial" w:cs="Arial"/>
          <w:i/>
          <w:szCs w:val="20"/>
          <w:lang w:val="en-ZA"/>
        </w:rPr>
      </w:pPr>
      <w:ins w:id="6002" w:author="Tebokgo Mabuto (ECP)" w:date="2026-07-17T11:45:00Z">
        <w:r w:rsidRPr="00F33D4D">
          <w:rPr>
            <w:rFonts w:ascii="Arial" w:hAnsi="Arial" w:cs="Arial"/>
            <w:b/>
            <w:bCs/>
            <w:lang w:val="en-ZA"/>
          </w:rPr>
          <w:t>R.352-020-2025/1F</w:t>
        </w:r>
        <w:r w:rsidRPr="00F33D4D" w:rsidDel="008F57A5">
          <w:rPr>
            <w:rFonts w:ascii="Arial" w:hAnsi="Arial" w:cs="Arial"/>
            <w:b/>
            <w:bCs/>
            <w:lang w:val="en-ZA"/>
          </w:rPr>
          <w:t xml:space="preserve"> </w:t>
        </w:r>
      </w:ins>
      <w:del w:id="6003" w:author="Tebokgo Mabuto (ECP)" w:date="2026-07-15T11:49:00Z" w16du:dateUtc="2026-07-15T09:49:00Z">
        <w:r w:rsidR="00564CD5" w:rsidRPr="00CA6F0C" w:rsidDel="00CA0203">
          <w:rPr>
            <w:rFonts w:ascii="Arial" w:hAnsi="Arial" w:cs="Arial"/>
            <w:i/>
            <w:szCs w:val="20"/>
            <w:highlight w:val="yellow"/>
            <w:lang w:val="en-ZA"/>
          </w:rPr>
          <w:delText>(Note to Compiler:  Insert relevant Contract Numbers. For multiple projects list all contract numbers)</w:delText>
        </w:r>
      </w:del>
    </w:p>
    <w:p w14:paraId="536DBAA2" w14:textId="77777777" w:rsidR="005214D9" w:rsidRPr="004E65F1" w:rsidRDefault="005214D9" w:rsidP="00F33D4D">
      <w:pPr>
        <w:rPr>
          <w:rFonts w:ascii="Arial" w:eastAsia="Times New Roman" w:hAnsi="Arial" w:cs="Arial"/>
          <w:color w:val="000000"/>
          <w:sz w:val="20"/>
          <w:szCs w:val="20"/>
        </w:rPr>
      </w:pPr>
    </w:p>
    <w:p w14:paraId="339DB371" w14:textId="77777777" w:rsidR="005214D9" w:rsidRPr="004E65F1" w:rsidRDefault="005214D9" w:rsidP="005214D9">
      <w:pPr>
        <w:jc w:val="both"/>
        <w:rPr>
          <w:rFonts w:ascii="Arial" w:hAnsi="Arial" w:cs="Arial"/>
          <w:sz w:val="20"/>
          <w:szCs w:val="20"/>
        </w:rPr>
      </w:pPr>
      <w:r w:rsidRPr="004E65F1">
        <w:rPr>
          <w:rFonts w:ascii="Arial" w:hAnsi="Arial" w:cs="Arial"/>
          <w:sz w:val="20"/>
          <w:szCs w:val="20"/>
        </w:rPr>
        <w:t>Notes to tenderer:</w:t>
      </w:r>
    </w:p>
    <w:p w14:paraId="43F9C0AE"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signatory for the tenderer shall confirm his/her authority thereto by attaching on the tendering company’s letterhead a duly signed and dated copy of the relevant resolution of the board of directors/partners.  Submit a copy of the resolution on printed and bound hard copy and flash drive.</w:t>
      </w:r>
    </w:p>
    <w:p w14:paraId="5F61A9C0"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the tenderer is a joint venture, a certificate is required from each member of the joint venture clearly setting out:</w:t>
      </w:r>
    </w:p>
    <w:p w14:paraId="40BA2316"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authority for signatory,</w:t>
      </w:r>
    </w:p>
    <w:p w14:paraId="3FE0D1E4"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undertaking to formally enter into a joint venture contract should an award be made to the joint venture,</w:t>
      </w:r>
    </w:p>
    <w:p w14:paraId="2EE0FBEF"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resolution below is given as an example of an acceptable format for authorisation, but submission of this page with the example completed shall not be accepted as authorisation of the tenderer’s signatory.</w:t>
      </w:r>
    </w:p>
    <w:p w14:paraId="082DCD14"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authorisation is for more than one project, then all projects shall be listed in the copy of the resolution of the Board of Directors/Partners.</w:t>
      </w:r>
    </w:p>
    <w:p w14:paraId="0628A9DC" w14:textId="77777777" w:rsidR="005214D9" w:rsidRPr="004E65F1" w:rsidRDefault="005214D9" w:rsidP="005214D9">
      <w:pPr>
        <w:jc w:val="both"/>
        <w:rPr>
          <w:rFonts w:ascii="Arial" w:hAnsi="Arial" w:cs="Arial"/>
          <w:sz w:val="20"/>
          <w:szCs w:val="20"/>
        </w:rPr>
      </w:pPr>
    </w:p>
    <w:p w14:paraId="6109127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By resolution of the board of directors/partners passed at a meeting held on</w:t>
      </w:r>
      <w:r w:rsidRPr="004E65F1">
        <w:rPr>
          <w:rFonts w:ascii="Arial" w:eastAsia="Times New Roman" w:hAnsi="Arial" w:cs="Arial"/>
          <w:sz w:val="20"/>
          <w:szCs w:val="20"/>
        </w:rPr>
        <w:tab/>
      </w:r>
    </w:p>
    <w:p w14:paraId="3417671B"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6D58DC42" w14:textId="00D7823C" w:rsidR="00FC5C9C" w:rsidRPr="00FC5C9C" w:rsidRDefault="005214D9" w:rsidP="00FC5C9C">
      <w:pPr>
        <w:pStyle w:val="paragraph"/>
        <w:textAlignment w:val="baseline"/>
        <w:rPr>
          <w:ins w:id="6004" w:author="Tebokgo Mabuto (ECP)" w:date="2026-07-17T11:45:00Z"/>
          <w:rFonts w:ascii="Arial" w:hAnsi="Arial" w:cs="Arial"/>
          <w:b/>
          <w:bCs/>
          <w:iCs/>
          <w:sz w:val="20"/>
          <w:szCs w:val="20"/>
        </w:rPr>
      </w:pPr>
      <w:r w:rsidRPr="004E65F1">
        <w:rPr>
          <w:rFonts w:ascii="Arial" w:hAnsi="Arial" w:cs="Arial"/>
          <w:sz w:val="20"/>
          <w:szCs w:val="20"/>
        </w:rPr>
        <w:t xml:space="preserve">Mr/Ms </w:t>
      </w:r>
      <w:r w:rsidRPr="004E65F1">
        <w:rPr>
          <w:rFonts w:ascii="Arial" w:hAnsi="Arial" w:cs="Arial"/>
          <w:sz w:val="20"/>
          <w:szCs w:val="20"/>
        </w:rPr>
        <w:tab/>
      </w:r>
      <w:r w:rsidR="000F17B5" w:rsidRPr="004E65F1">
        <w:rPr>
          <w:rFonts w:ascii="Arial" w:hAnsi="Arial" w:cs="Arial"/>
          <w:sz w:val="20"/>
          <w:szCs w:val="20"/>
        </w:rPr>
        <w:t xml:space="preserve">                         </w:t>
      </w:r>
      <w:r w:rsidRPr="004E65F1">
        <w:rPr>
          <w:rFonts w:ascii="Arial" w:hAnsi="Arial" w:cs="Arial"/>
          <w:sz w:val="20"/>
          <w:szCs w:val="20"/>
        </w:rPr>
        <w:t xml:space="preserve">whose signature appears below, has been duly authorised to sign all documents in connection with the tender for contract no. </w:t>
      </w:r>
      <w:r w:rsidRPr="00D27C9F">
        <w:rPr>
          <w:rFonts w:ascii="Arial" w:hAnsi="Arial" w:cs="Arial"/>
          <w:b/>
          <w:bCs/>
          <w:sz w:val="20"/>
          <w:szCs w:val="20"/>
          <w:rPrChange w:id="6005" w:author="Avela Mnyaka (ECP)" w:date="2026-09-02T09:44:00Z" w16du:dateUtc="2026-09-02T07:44:00Z">
            <w:rPr>
              <w:rFonts w:ascii="Arial" w:hAnsi="Arial" w:cs="Arial"/>
              <w:b/>
              <w:bCs/>
              <w:sz w:val="20"/>
              <w:szCs w:val="20"/>
              <w:highlight w:val="green"/>
            </w:rPr>
          </w:rPrChange>
        </w:rPr>
        <w:t>SANRAL</w:t>
      </w:r>
      <w:r w:rsidRPr="00D27C9F">
        <w:rPr>
          <w:rFonts w:ascii="Arial" w:hAnsi="Arial" w:cs="Arial"/>
          <w:sz w:val="20"/>
          <w:szCs w:val="20"/>
          <w:rPrChange w:id="6006" w:author="Avela Mnyaka (ECP)" w:date="2026-09-02T09:44:00Z" w16du:dateUtc="2026-09-02T07:44:00Z">
            <w:rPr>
              <w:rFonts w:ascii="Arial" w:hAnsi="Arial" w:cs="Arial"/>
              <w:sz w:val="20"/>
              <w:szCs w:val="20"/>
              <w:highlight w:val="green"/>
            </w:rPr>
          </w:rPrChange>
        </w:rPr>
        <w:t xml:space="preserve"> </w:t>
      </w:r>
      <w:r w:rsidR="00FD6EDB" w:rsidRPr="00D27C9F">
        <w:rPr>
          <w:rStyle w:val="normaltextrun"/>
          <w:rFonts w:ascii="Arial" w:eastAsiaTheme="majorEastAsia" w:hAnsi="Arial" w:cs="Arial"/>
          <w:b/>
          <w:bCs/>
          <w:sz w:val="20"/>
          <w:szCs w:val="20"/>
          <w:lang w:val="en-GB"/>
          <w:rPrChange w:id="6007" w:author="Avela Mnyaka (ECP)" w:date="2026-09-02T09:44:00Z" w16du:dateUtc="2026-09-02T07:44:00Z">
            <w:rPr>
              <w:rStyle w:val="normaltextrun"/>
              <w:rFonts w:ascii="Arial" w:eastAsiaTheme="majorEastAsia" w:hAnsi="Arial" w:cs="Arial"/>
              <w:b/>
              <w:bCs/>
              <w:sz w:val="20"/>
              <w:szCs w:val="20"/>
              <w:highlight w:val="green"/>
              <w:lang w:val="en-GB"/>
            </w:rPr>
          </w:rPrChange>
        </w:rPr>
        <w:t>NRA 202</w:t>
      </w:r>
      <w:del w:id="6008" w:author="Avela Mnyaka (ECP)" w:date="2026-09-02T09:44:00Z" w16du:dateUtc="2026-09-02T07:44:00Z">
        <w:r w:rsidR="00FD6EDB" w:rsidRPr="00D27C9F" w:rsidDel="00D27C9F">
          <w:rPr>
            <w:rStyle w:val="normaltextrun"/>
            <w:rFonts w:ascii="Arial" w:eastAsiaTheme="majorEastAsia" w:hAnsi="Arial" w:cs="Arial"/>
            <w:b/>
            <w:bCs/>
            <w:sz w:val="20"/>
            <w:szCs w:val="20"/>
            <w:lang w:val="en-GB"/>
            <w:rPrChange w:id="6009" w:author="Avela Mnyaka (ECP)" w:date="2026-09-02T09:44:00Z" w16du:dateUtc="2026-09-02T07:44:00Z">
              <w:rPr>
                <w:rStyle w:val="normaltextrun"/>
                <w:rFonts w:ascii="Arial" w:eastAsiaTheme="majorEastAsia" w:hAnsi="Arial" w:cs="Arial"/>
                <w:b/>
                <w:bCs/>
                <w:sz w:val="20"/>
                <w:szCs w:val="20"/>
                <w:highlight w:val="green"/>
                <w:lang w:val="en-GB"/>
              </w:rPr>
            </w:rPrChange>
          </w:rPr>
          <w:delText>4</w:delText>
        </w:r>
      </w:del>
      <w:ins w:id="6010" w:author="Avela Mnyaka (ECP)" w:date="2026-09-02T09:44:00Z" w16du:dateUtc="2026-09-02T07:44:00Z">
        <w:r w:rsidR="00D27C9F">
          <w:rPr>
            <w:rStyle w:val="normaltextrun"/>
            <w:rFonts w:ascii="Arial" w:eastAsiaTheme="majorEastAsia" w:hAnsi="Arial" w:cs="Arial"/>
            <w:b/>
            <w:bCs/>
            <w:sz w:val="20"/>
            <w:szCs w:val="20"/>
            <w:lang w:val="en-GB"/>
          </w:rPr>
          <w:t>5</w:t>
        </w:r>
      </w:ins>
      <w:r w:rsidR="00FD6EDB" w:rsidRPr="00D27C9F">
        <w:rPr>
          <w:rStyle w:val="normaltextrun"/>
          <w:rFonts w:ascii="Arial" w:eastAsiaTheme="majorEastAsia" w:hAnsi="Arial" w:cs="Arial"/>
          <w:b/>
          <w:bCs/>
          <w:sz w:val="20"/>
          <w:szCs w:val="20"/>
          <w:lang w:val="en-GB"/>
          <w:rPrChange w:id="6011" w:author="Avela Mnyaka (ECP)" w:date="2026-09-02T09:44:00Z" w16du:dateUtc="2026-09-02T07:44:00Z">
            <w:rPr>
              <w:rStyle w:val="normaltextrun"/>
              <w:rFonts w:ascii="Arial" w:eastAsiaTheme="majorEastAsia" w:hAnsi="Arial" w:cs="Arial"/>
              <w:b/>
              <w:bCs/>
              <w:sz w:val="20"/>
              <w:szCs w:val="20"/>
              <w:highlight w:val="green"/>
              <w:lang w:val="en-GB"/>
            </w:rPr>
          </w:rPrChange>
        </w:rPr>
        <w:t>/</w:t>
      </w:r>
      <w:ins w:id="6012" w:author="Avela Mnyaka (ECP)" w:date="2026-09-02T09:44:00Z" w16du:dateUtc="2026-09-02T07:44:00Z">
        <w:r w:rsidR="00D27C9F" w:rsidRPr="00D27C9F">
          <w:rPr>
            <w:rStyle w:val="normaltextrun"/>
            <w:rFonts w:ascii="Arial" w:eastAsiaTheme="majorEastAsia" w:hAnsi="Arial" w:cs="Arial"/>
            <w:b/>
            <w:bCs/>
            <w:sz w:val="20"/>
            <w:szCs w:val="20"/>
            <w:lang w:val="en-GB"/>
            <w:rPrChange w:id="6013" w:author="Avela Mnyaka (ECP)" w:date="2026-09-02T09:44:00Z" w16du:dateUtc="2026-09-02T07:44:00Z">
              <w:rPr>
                <w:rStyle w:val="normaltextrun"/>
                <w:rFonts w:ascii="Arial" w:eastAsiaTheme="majorEastAsia" w:hAnsi="Arial" w:cs="Arial"/>
                <w:b/>
                <w:bCs/>
                <w:sz w:val="20"/>
                <w:szCs w:val="20"/>
                <w:highlight w:val="yellow"/>
                <w:lang w:val="en-GB"/>
              </w:rPr>
            </w:rPrChange>
          </w:rPr>
          <w:t>0425</w:t>
        </w:r>
      </w:ins>
      <w:del w:id="6014" w:author="Avela Mnyaka (ECP)" w:date="2026-09-02T09:44:00Z" w16du:dateUtc="2026-09-02T07:44:00Z">
        <w:r w:rsidR="00FD6EDB" w:rsidRPr="00D27C9F" w:rsidDel="00D27C9F">
          <w:rPr>
            <w:rStyle w:val="normaltextrun"/>
            <w:rFonts w:ascii="Arial" w:eastAsiaTheme="majorEastAsia" w:hAnsi="Arial" w:cs="Arial"/>
            <w:b/>
            <w:bCs/>
            <w:sz w:val="20"/>
            <w:szCs w:val="20"/>
            <w:lang w:val="en-GB"/>
            <w:rPrChange w:id="6015" w:author="Avela Mnyaka (ECP)" w:date="2026-09-02T09:44:00Z" w16du:dateUtc="2026-09-02T07:44:00Z">
              <w:rPr>
                <w:rStyle w:val="normaltextrun"/>
                <w:rFonts w:ascii="Arial" w:eastAsiaTheme="majorEastAsia" w:hAnsi="Arial" w:cs="Arial"/>
                <w:b/>
                <w:bCs/>
                <w:sz w:val="20"/>
                <w:szCs w:val="20"/>
                <w:highlight w:val="green"/>
                <w:lang w:val="en-GB"/>
              </w:rPr>
            </w:rPrChange>
          </w:rPr>
          <w:delText>1297</w:delText>
        </w:r>
      </w:del>
      <w:r w:rsidRPr="00D27C9F">
        <w:rPr>
          <w:rFonts w:ascii="Arial" w:hAnsi="Arial" w:cs="Arial"/>
          <w:i/>
          <w:sz w:val="20"/>
          <w:szCs w:val="20"/>
          <w:rPrChange w:id="6016" w:author="Avela Mnyaka (ECP)" w:date="2026-09-02T09:44:00Z" w16du:dateUtc="2026-09-02T07:44:00Z">
            <w:rPr>
              <w:rFonts w:ascii="Arial" w:hAnsi="Arial" w:cs="Arial"/>
              <w:i/>
              <w:sz w:val="20"/>
              <w:szCs w:val="20"/>
              <w:highlight w:val="green"/>
            </w:rPr>
          </w:rPrChange>
        </w:rPr>
        <w:t xml:space="preserve">- </w:t>
      </w:r>
      <w:ins w:id="6017" w:author="Tebokgo Mabuto (ECP)" w:date="2026-07-17T11:45:00Z">
        <w:r w:rsidR="00FC5C9C" w:rsidRPr="00FC5C9C">
          <w:rPr>
            <w:rFonts w:ascii="Arial" w:hAnsi="Arial" w:cs="Arial"/>
            <w:b/>
            <w:bCs/>
            <w:iCs/>
            <w:sz w:val="20"/>
            <w:szCs w:val="20"/>
          </w:rPr>
          <w:t xml:space="preserve">FOR CONSULTING ENGINEERING SERVICES FOR THE ROUTINE AD-HOC MAINTENANCE OF R352 SECTION 2 FROM KEISKAMMAHOEK (KM 1.7) TO STUTTERHEIM (KM 35.85) </w:t>
        </w:r>
      </w:ins>
    </w:p>
    <w:p w14:paraId="23DE81DC" w14:textId="0506CEE9" w:rsidR="00881407" w:rsidRPr="00881407" w:rsidRDefault="00881407" w:rsidP="00881407">
      <w:pPr>
        <w:pStyle w:val="paragraph"/>
        <w:textAlignment w:val="baseline"/>
        <w:rPr>
          <w:ins w:id="6018" w:author="Tebokgo Mabuto (ECP)" w:date="2026-07-17T11:07:00Z"/>
          <w:rFonts w:ascii="Arial" w:hAnsi="Arial" w:cs="Arial"/>
          <w:b/>
          <w:bCs/>
          <w:iCs/>
          <w:sz w:val="20"/>
          <w:szCs w:val="20"/>
        </w:rPr>
      </w:pPr>
    </w:p>
    <w:p w14:paraId="67B2FC8A" w14:textId="2A28A8B2" w:rsidR="00CA0203" w:rsidRPr="00CA0203" w:rsidRDefault="00CA0203" w:rsidP="00CA0203">
      <w:pPr>
        <w:pStyle w:val="paragraph"/>
        <w:spacing w:before="0" w:beforeAutospacing="0" w:after="0" w:afterAutospacing="0"/>
        <w:jc w:val="both"/>
        <w:textAlignment w:val="baseline"/>
        <w:rPr>
          <w:ins w:id="6019" w:author="Tebokgo Mabuto (ECP)" w:date="2026-07-15T11:49:00Z"/>
          <w:rFonts w:ascii="Arial" w:hAnsi="Arial" w:cs="Arial"/>
          <w:b/>
          <w:bCs/>
          <w:i/>
          <w:sz w:val="20"/>
          <w:szCs w:val="20"/>
          <w:highlight w:val="yellow"/>
        </w:rPr>
      </w:pPr>
    </w:p>
    <w:p w14:paraId="1C96587F" w14:textId="588F2DBF" w:rsidR="00FD6EDB" w:rsidRPr="004E65F1" w:rsidRDefault="00FD6EDB" w:rsidP="00FD6EDB">
      <w:pPr>
        <w:pStyle w:val="paragraph"/>
        <w:spacing w:before="0" w:beforeAutospacing="0" w:after="0" w:afterAutospacing="0"/>
        <w:jc w:val="both"/>
        <w:textAlignment w:val="baseline"/>
        <w:rPr>
          <w:rFonts w:ascii="Arial" w:hAnsi="Arial" w:cs="Arial"/>
          <w:b/>
          <w:bCs/>
          <w:sz w:val="20"/>
          <w:szCs w:val="20"/>
        </w:rPr>
      </w:pPr>
      <w:del w:id="6020" w:author="Tebokgo Mabuto (ECP)" w:date="2026-07-15T11:49:00Z" w16du:dateUtc="2026-07-15T09:49:00Z">
        <w:r w:rsidRPr="00C121B4" w:rsidDel="00CA0203">
          <w:rPr>
            <w:rFonts w:ascii="Arial" w:hAnsi="Arial" w:cs="Arial"/>
            <w:b/>
            <w:bCs/>
            <w:sz w:val="20"/>
            <w:szCs w:val="20"/>
            <w:highlight w:val="yellow"/>
            <w:rPrChange w:id="6021" w:author="Tebokgo Mabuto (ECP)" w:date="2026-06-30T10:44:00Z" w16du:dateUtc="2026-06-30T08:44:00Z">
              <w:rPr>
                <w:rFonts w:ascii="Arial" w:hAnsi="Arial" w:cs="Arial"/>
                <w:b/>
                <w:bCs/>
                <w:sz w:val="20"/>
                <w:szCs w:val="20"/>
                <w:highlight w:val="green"/>
              </w:rPr>
            </w:rPrChange>
          </w:rPr>
          <w:delText>THE PERIODIC MAINTENANCE (RESURFACING) ON NATIONAL ROUTE N12 SECTION 5 FROM THREE SISTERS (km 0.08) TO VICTORIA WEST (km 60.80)</w:delText>
        </w:r>
      </w:del>
    </w:p>
    <w:p w14:paraId="78950344" w14:textId="4ECDC213" w:rsidR="005214D9" w:rsidRPr="004E65F1" w:rsidRDefault="005214D9" w:rsidP="00FD6EDB">
      <w:pPr>
        <w:spacing w:line="360" w:lineRule="auto"/>
        <w:rPr>
          <w:rFonts w:ascii="Arial" w:eastAsia="Times New Roman" w:hAnsi="Arial" w:cs="Arial"/>
          <w:sz w:val="20"/>
          <w:szCs w:val="20"/>
        </w:rPr>
      </w:pPr>
      <w:r w:rsidRPr="004E65F1">
        <w:rPr>
          <w:rFonts w:ascii="Arial" w:eastAsia="Times New Roman" w:hAnsi="Arial" w:cs="Arial"/>
          <w:sz w:val="20"/>
          <w:szCs w:val="20"/>
        </w:rPr>
        <w:tab/>
      </w:r>
    </w:p>
    <w:p w14:paraId="07AB4A4F"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514E686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noProof/>
          <w:sz w:val="20"/>
          <w:szCs w:val="20"/>
        </w:rPr>
        <mc:AlternateContent>
          <mc:Choice Requires="wps">
            <w:drawing>
              <wp:anchor distT="0" distB="0" distL="114300" distR="114300" simplePos="0" relativeHeight="251650560" behindDoc="1" locked="0" layoutInCell="1" allowOverlap="1" wp14:anchorId="72BC318E" wp14:editId="38C61217">
                <wp:simplePos x="0" y="0"/>
                <wp:positionH relativeFrom="column">
                  <wp:posOffset>838200</wp:posOffset>
                </wp:positionH>
                <wp:positionV relativeFrom="paragraph">
                  <wp:posOffset>158750</wp:posOffset>
                </wp:positionV>
                <wp:extent cx="3970020" cy="735965"/>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636045">
                          <a:off x="0" y="0"/>
                          <a:ext cx="3970020" cy="735965"/>
                        </a:xfrm>
                        <a:prstGeom prst="rect">
                          <a:avLst/>
                        </a:prstGeom>
                      </wps:spPr>
                      <wps:txbx>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wps:txbx>
                      <wps:bodyPr wrap="square" numCol="1" fromWordArt="1">
                        <a:prstTxWarp prst="textWave1">
                          <a:avLst>
                            <a:gd name="adj1" fmla="val 13005"/>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type w14:anchorId="72BC318E" id="_x0000_t202" coordsize="21600,21600" o:spt="202" path="m,l,21600r21600,l21600,xe">
                <v:stroke joinstyle="miter"/>
                <v:path gradientshapeok="t" o:connecttype="rect"/>
              </v:shapetype>
              <v:shape id="Text Box 45" o:spid="_x0000_s1026" type="#_x0000_t202" style="position:absolute;left:0;text-align:left;margin-left:66pt;margin-top:12.5pt;width:312.6pt;height:57.95pt;rotation:-1786997fd;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" filled="f" stroked="f">
                <o:lock v:ext="edit" shapetype="t"/>
                <v:textbox style="mso-fit-shape-to-text:t">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v:textbox>
              </v:shape>
            </w:pict>
          </mc:Fallback>
        </mc:AlternateContent>
      </w:r>
      <w:r w:rsidRPr="004E65F1">
        <w:rPr>
          <w:rFonts w:ascii="Arial" w:eastAsia="Times New Roman" w:hAnsi="Arial" w:cs="Arial"/>
          <w:sz w:val="20"/>
          <w:szCs w:val="20"/>
        </w:rPr>
        <w:tab/>
      </w:r>
    </w:p>
    <w:p w14:paraId="4809127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and any contract which may arise therefrom on behalf of (enter name of tenderer in block capitals)</w:t>
      </w:r>
      <w:r w:rsidRPr="004E65F1">
        <w:rPr>
          <w:rFonts w:ascii="Arial" w:eastAsia="Times New Roman" w:hAnsi="Arial" w:cs="Arial"/>
          <w:sz w:val="20"/>
          <w:szCs w:val="20"/>
        </w:rPr>
        <w:t xml:space="preserve"> </w:t>
      </w:r>
      <w:r w:rsidRPr="004E65F1">
        <w:rPr>
          <w:rFonts w:ascii="Arial" w:eastAsia="Times New Roman" w:hAnsi="Arial" w:cs="Arial"/>
          <w:sz w:val="20"/>
          <w:szCs w:val="20"/>
        </w:rPr>
        <w:tab/>
      </w:r>
    </w:p>
    <w:p w14:paraId="5167D657" w14:textId="5773A635"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1796A9FD"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SIGNED ON BEHALF OF THE COMPANY: </w:t>
      </w:r>
      <w:r w:rsidRPr="004E65F1">
        <w:rPr>
          <w:rFonts w:ascii="Arial" w:hAnsi="Arial" w:cs="Arial"/>
          <w:sz w:val="20"/>
          <w:szCs w:val="20"/>
        </w:rPr>
        <w:tab/>
      </w:r>
    </w:p>
    <w:p w14:paraId="0A041559"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ab/>
      </w:r>
    </w:p>
    <w:p w14:paraId="59B3A0EA" w14:textId="77777777" w:rsidR="005214D9" w:rsidRPr="004E65F1" w:rsidRDefault="005214D9" w:rsidP="005214D9">
      <w:pPr>
        <w:tabs>
          <w:tab w:val="right" w:leader="dot" w:pos="9072"/>
        </w:tabs>
        <w:spacing w:line="360" w:lineRule="auto"/>
        <w:ind w:right="-61"/>
        <w:jc w:val="both"/>
        <w:rPr>
          <w:rFonts w:ascii="Arial" w:hAnsi="Arial" w:cs="Arial"/>
          <w:sz w:val="20"/>
          <w:szCs w:val="20"/>
        </w:rPr>
      </w:pPr>
      <w:r w:rsidRPr="004E65F1">
        <w:rPr>
          <w:rFonts w:ascii="Arial" w:hAnsi="Arial" w:cs="Arial"/>
          <w:sz w:val="20"/>
          <w:szCs w:val="20"/>
        </w:rPr>
        <w:t>IN HIS/HER CAPACITY AS:</w:t>
      </w:r>
      <w:r w:rsidRPr="004E65F1">
        <w:rPr>
          <w:rFonts w:ascii="Arial" w:hAnsi="Arial" w:cs="Arial"/>
          <w:sz w:val="20"/>
          <w:szCs w:val="20"/>
        </w:rPr>
        <w:tab/>
      </w:r>
    </w:p>
    <w:p w14:paraId="5B3129F1"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DATE: </w:t>
      </w:r>
      <w:r w:rsidRPr="004E65F1">
        <w:rPr>
          <w:rFonts w:ascii="Arial" w:hAnsi="Arial" w:cs="Arial"/>
          <w:sz w:val="20"/>
          <w:szCs w:val="20"/>
        </w:rPr>
        <w:tab/>
      </w:r>
    </w:p>
    <w:p w14:paraId="0822E2D6"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SIGNATURE OF SIGNATORY: </w:t>
      </w:r>
      <w:r w:rsidRPr="004E65F1">
        <w:rPr>
          <w:rFonts w:ascii="Arial" w:hAnsi="Arial" w:cs="Arial"/>
          <w:sz w:val="20"/>
          <w:szCs w:val="20"/>
        </w:rPr>
        <w:tab/>
      </w:r>
    </w:p>
    <w:p w14:paraId="3D64EEE1"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WITNESSES:</w:t>
      </w:r>
      <w:r w:rsidRPr="004E65F1">
        <w:rPr>
          <w:rFonts w:ascii="Arial" w:hAnsi="Arial" w:cs="Arial"/>
          <w:sz w:val="20"/>
          <w:szCs w:val="20"/>
        </w:rPr>
        <w:tab/>
      </w:r>
      <w:r w:rsidRPr="004E65F1">
        <w:rPr>
          <w:rFonts w:ascii="Arial" w:hAnsi="Arial" w:cs="Arial"/>
          <w:sz w:val="20"/>
          <w:szCs w:val="20"/>
        </w:rPr>
        <w:tab/>
        <w:t>………………………………………….</w:t>
      </w:r>
      <w:r w:rsidRPr="004E65F1">
        <w:rPr>
          <w:rFonts w:ascii="Arial" w:hAnsi="Arial" w:cs="Arial"/>
          <w:sz w:val="20"/>
          <w:szCs w:val="20"/>
        </w:rPr>
        <w:tab/>
      </w:r>
      <w:r w:rsidRPr="004E65F1">
        <w:rPr>
          <w:rFonts w:ascii="Arial" w:hAnsi="Arial" w:cs="Arial"/>
          <w:sz w:val="20"/>
          <w:szCs w:val="20"/>
        </w:rPr>
        <w:tab/>
        <w:t>………………………………..</w:t>
      </w:r>
    </w:p>
    <w:p w14:paraId="642CFDFC"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t>SIGNATURE</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t>SIGNATURE</w:t>
      </w:r>
    </w:p>
    <w:p w14:paraId="2D189AFE" w14:textId="77777777" w:rsidR="005214D9" w:rsidRPr="004E65F1" w:rsidRDefault="005214D9" w:rsidP="005214D9">
      <w:pPr>
        <w:tabs>
          <w:tab w:val="left" w:pos="1980"/>
        </w:tabs>
        <w:jc w:val="both"/>
        <w:rPr>
          <w:rFonts w:ascii="Arial" w:hAnsi="Arial" w:cs="Arial"/>
          <w:sz w:val="20"/>
          <w:szCs w:val="20"/>
        </w:rPr>
      </w:pPr>
    </w:p>
    <w:p w14:paraId="23FED213" w14:textId="2AE1E6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r>
      <w:r w:rsidR="000628EC" w:rsidRPr="004E65F1">
        <w:rPr>
          <w:rFonts w:ascii="Arial" w:hAnsi="Arial" w:cs="Arial"/>
          <w:sz w:val="20"/>
          <w:szCs w:val="20"/>
        </w:rPr>
        <w:t xml:space="preserve">                                                                                    </w:t>
      </w:r>
      <w:r w:rsidR="004A1DAC">
        <w:rPr>
          <w:rFonts w:ascii="Arial" w:hAnsi="Arial" w:cs="Arial"/>
          <w:sz w:val="20"/>
          <w:szCs w:val="20"/>
        </w:rPr>
        <w:t xml:space="preserve">   </w:t>
      </w:r>
      <w:r w:rsidRPr="004E65F1">
        <w:rPr>
          <w:rFonts w:ascii="Arial" w:hAnsi="Arial" w:cs="Arial"/>
          <w:sz w:val="20"/>
          <w:szCs w:val="20"/>
        </w:rPr>
        <w:t>………………………………</w:t>
      </w:r>
      <w:r w:rsidRPr="004E65F1">
        <w:rPr>
          <w:rFonts w:ascii="Arial" w:hAnsi="Arial" w:cs="Arial"/>
          <w:sz w:val="20"/>
          <w:szCs w:val="20"/>
        </w:rPr>
        <w:tab/>
      </w:r>
      <w:r w:rsidR="000628EC" w:rsidRPr="004E65F1">
        <w:rPr>
          <w:rFonts w:ascii="Arial" w:hAnsi="Arial" w:cs="Arial"/>
          <w:sz w:val="20"/>
          <w:szCs w:val="20"/>
        </w:rPr>
        <w:t xml:space="preserve">                                         </w:t>
      </w:r>
      <w:r w:rsidR="00FD6EDB" w:rsidRPr="004E65F1">
        <w:rPr>
          <w:rFonts w:ascii="Arial" w:hAnsi="Arial" w:cs="Arial"/>
          <w:sz w:val="20"/>
          <w:szCs w:val="20"/>
        </w:rPr>
        <w:t xml:space="preserve">   </w:t>
      </w:r>
      <w:r w:rsidRPr="004E65F1">
        <w:rPr>
          <w:rFonts w:ascii="Arial" w:hAnsi="Arial" w:cs="Arial"/>
          <w:sz w:val="20"/>
          <w:szCs w:val="20"/>
        </w:rPr>
        <w:t>………………………………..</w:t>
      </w:r>
    </w:p>
    <w:p w14:paraId="01CDE78A" w14:textId="68B49EEB"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NAME  (print)</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004A1DAC">
        <w:rPr>
          <w:rFonts w:ascii="Arial" w:hAnsi="Arial" w:cs="Arial"/>
          <w:sz w:val="20"/>
          <w:szCs w:val="20"/>
        </w:rPr>
        <w:t xml:space="preserve">                   </w:t>
      </w:r>
      <w:r w:rsidRPr="004E65F1">
        <w:rPr>
          <w:rFonts w:ascii="Arial" w:hAnsi="Arial" w:cs="Arial"/>
          <w:sz w:val="20"/>
          <w:szCs w:val="20"/>
        </w:rPr>
        <w:t>NAME  (print)</w:t>
      </w:r>
    </w:p>
    <w:p w14:paraId="53385B4B" w14:textId="77777777" w:rsidR="005214D9" w:rsidRDefault="005214D9" w:rsidP="005214D9">
      <w:pPr>
        <w:tabs>
          <w:tab w:val="left" w:pos="1980"/>
        </w:tabs>
        <w:jc w:val="both"/>
        <w:rPr>
          <w:rFonts w:ascii="Arial" w:hAnsi="Arial" w:cs="Arial"/>
          <w:sz w:val="20"/>
          <w:szCs w:val="20"/>
        </w:rPr>
      </w:pPr>
    </w:p>
    <w:p w14:paraId="680B8AB5" w14:textId="77777777" w:rsidR="00F44265" w:rsidRDefault="00F44265" w:rsidP="005214D9">
      <w:pPr>
        <w:tabs>
          <w:tab w:val="left" w:pos="1980"/>
        </w:tabs>
        <w:jc w:val="both"/>
        <w:rPr>
          <w:rFonts w:ascii="Arial" w:hAnsi="Arial" w:cs="Arial"/>
          <w:sz w:val="20"/>
          <w:szCs w:val="20"/>
        </w:rPr>
      </w:pPr>
    </w:p>
    <w:p w14:paraId="5FE508EE" w14:textId="77777777" w:rsidR="005214D9" w:rsidRPr="004E65F1" w:rsidRDefault="005214D9" w:rsidP="005214D9">
      <w:pPr>
        <w:tabs>
          <w:tab w:val="left" w:pos="1980"/>
        </w:tabs>
        <w:jc w:val="both"/>
        <w:rPr>
          <w:rFonts w:ascii="Arial" w:hAnsi="Arial" w:cs="Arial"/>
          <w:sz w:val="20"/>
          <w:szCs w:val="20"/>
        </w:rPr>
      </w:pPr>
    </w:p>
    <w:p w14:paraId="70947AAF" w14:textId="19D19503" w:rsidR="005214D9" w:rsidRPr="004E65F1" w:rsidRDefault="005214D9" w:rsidP="00FD6EDB">
      <w:pPr>
        <w:spacing w:line="360" w:lineRule="auto"/>
        <w:rPr>
          <w:rFonts w:ascii="Arial" w:hAnsi="Arial" w:cs="Arial"/>
          <w:sz w:val="20"/>
          <w:szCs w:val="20"/>
        </w:rPr>
      </w:pPr>
      <w:r w:rsidRPr="004E65F1">
        <w:rPr>
          <w:rFonts w:ascii="Arial" w:hAnsi="Arial" w:cs="Arial"/>
          <w:sz w:val="20"/>
          <w:szCs w:val="20"/>
        </w:rPr>
        <w:t>Signed:………………………………..………Date:……………………………………..……………..</w:t>
      </w:r>
    </w:p>
    <w:p w14:paraId="0B337ED1" w14:textId="5510245B" w:rsidR="005214D9" w:rsidRPr="004E65F1" w:rsidRDefault="005214D9" w:rsidP="000628EC">
      <w:pPr>
        <w:spacing w:line="360" w:lineRule="auto"/>
        <w:rPr>
          <w:rFonts w:ascii="Arial" w:hAnsi="Arial" w:cs="Arial"/>
          <w:sz w:val="20"/>
          <w:szCs w:val="20"/>
        </w:rPr>
      </w:pPr>
      <w:r w:rsidRPr="004E65F1">
        <w:rPr>
          <w:rFonts w:ascii="Arial" w:hAnsi="Arial" w:cs="Arial"/>
          <w:sz w:val="20"/>
          <w:szCs w:val="20"/>
        </w:rPr>
        <w:t>Name:……………………….………………Position……………………………………………….</w:t>
      </w:r>
    </w:p>
    <w:p w14:paraId="2D0D34C8" w14:textId="09F86385" w:rsidR="000F17B5" w:rsidRDefault="005214D9" w:rsidP="009244A0">
      <w:pPr>
        <w:tabs>
          <w:tab w:val="left" w:pos="2555"/>
        </w:tabs>
        <w:spacing w:line="360" w:lineRule="auto"/>
        <w:rPr>
          <w:ins w:id="6022" w:author="Tebokgo Mabuto (ECP)" w:date="2026-07-17T11:46:00Z" w16du:dateUtc="2026-07-17T09:46:00Z"/>
          <w:rFonts w:ascii="Arial" w:hAnsi="Arial" w:cs="Arial"/>
          <w:sz w:val="20"/>
          <w:szCs w:val="20"/>
        </w:rPr>
      </w:pPr>
      <w:r w:rsidRPr="004E65F1">
        <w:rPr>
          <w:rFonts w:ascii="Arial" w:hAnsi="Arial" w:cs="Arial"/>
          <w:sz w:val="20"/>
          <w:szCs w:val="20"/>
        </w:rPr>
        <w:t>Tenderer:…………………………………………………………..……………………………………</w:t>
      </w:r>
    </w:p>
    <w:p w14:paraId="539DD8DF" w14:textId="77777777" w:rsidR="00FC5C9C" w:rsidRDefault="00FC5C9C" w:rsidP="009244A0">
      <w:pPr>
        <w:tabs>
          <w:tab w:val="left" w:pos="2555"/>
        </w:tabs>
        <w:spacing w:line="360" w:lineRule="auto"/>
        <w:rPr>
          <w:ins w:id="6023" w:author="Tebokgo Mabuto (ECP)" w:date="2026-07-17T11:46:00Z" w16du:dateUtc="2026-07-17T09:46:00Z"/>
          <w:rFonts w:ascii="Arial" w:hAnsi="Arial" w:cs="Arial"/>
          <w:sz w:val="20"/>
          <w:szCs w:val="20"/>
        </w:rPr>
      </w:pPr>
    </w:p>
    <w:p w14:paraId="148E2EA4" w14:textId="77777777" w:rsidR="00FC5C9C" w:rsidRDefault="00FC5C9C" w:rsidP="009244A0">
      <w:pPr>
        <w:tabs>
          <w:tab w:val="left" w:pos="2555"/>
        </w:tabs>
        <w:spacing w:line="360" w:lineRule="auto"/>
        <w:rPr>
          <w:ins w:id="6024" w:author="Tebokgo Mabuto (ECP)" w:date="2026-07-17T11:46:00Z" w16du:dateUtc="2026-07-17T09:46:00Z"/>
          <w:rFonts w:ascii="Arial" w:hAnsi="Arial" w:cs="Arial"/>
          <w:sz w:val="20"/>
          <w:szCs w:val="20"/>
        </w:rPr>
      </w:pPr>
    </w:p>
    <w:p w14:paraId="782373BB" w14:textId="77777777" w:rsidR="00FC5C9C" w:rsidRDefault="00FC5C9C" w:rsidP="009244A0">
      <w:pPr>
        <w:tabs>
          <w:tab w:val="left" w:pos="2555"/>
        </w:tabs>
        <w:spacing w:line="360" w:lineRule="auto"/>
        <w:rPr>
          <w:ins w:id="6025" w:author="Tebokgo Mabuto (ECP)" w:date="2026-07-17T11:46:00Z" w16du:dateUtc="2026-07-17T09:46:00Z"/>
          <w:rFonts w:ascii="Arial" w:hAnsi="Arial" w:cs="Arial"/>
          <w:sz w:val="20"/>
          <w:szCs w:val="20"/>
        </w:rPr>
      </w:pPr>
    </w:p>
    <w:p w14:paraId="300C6D77" w14:textId="77777777" w:rsidR="00FC5C9C" w:rsidRDefault="00FC5C9C" w:rsidP="009244A0">
      <w:pPr>
        <w:tabs>
          <w:tab w:val="left" w:pos="2555"/>
        </w:tabs>
        <w:spacing w:line="360" w:lineRule="auto"/>
        <w:rPr>
          <w:ins w:id="6026" w:author="Tebokgo Mabuto (ECP)" w:date="2026-07-17T11:46:00Z" w16du:dateUtc="2026-07-17T09:46:00Z"/>
          <w:rFonts w:ascii="Arial" w:hAnsi="Arial" w:cs="Arial"/>
          <w:sz w:val="20"/>
          <w:szCs w:val="20"/>
        </w:rPr>
      </w:pPr>
    </w:p>
    <w:p w14:paraId="6672DD6E" w14:textId="77777777" w:rsidR="00FC5C9C" w:rsidRDefault="00FC5C9C" w:rsidP="009244A0">
      <w:pPr>
        <w:tabs>
          <w:tab w:val="left" w:pos="2555"/>
        </w:tabs>
        <w:spacing w:line="360" w:lineRule="auto"/>
        <w:rPr>
          <w:ins w:id="6027" w:author="Tebokgo Mabuto (ECP)" w:date="2026-07-17T11:46:00Z" w16du:dateUtc="2026-07-17T09:46:00Z"/>
          <w:rFonts w:ascii="Arial" w:hAnsi="Arial" w:cs="Arial"/>
          <w:sz w:val="20"/>
          <w:szCs w:val="20"/>
        </w:rPr>
      </w:pPr>
    </w:p>
    <w:p w14:paraId="3E5B13DA" w14:textId="77777777" w:rsidR="00FC5C9C" w:rsidRDefault="00FC5C9C" w:rsidP="009244A0">
      <w:pPr>
        <w:tabs>
          <w:tab w:val="left" w:pos="2555"/>
        </w:tabs>
        <w:spacing w:line="360" w:lineRule="auto"/>
        <w:rPr>
          <w:ins w:id="6028" w:author="Tebokgo Mabuto (ECP)" w:date="2026-07-17T11:46:00Z" w16du:dateUtc="2026-07-17T09:46:00Z"/>
          <w:rFonts w:ascii="Arial" w:hAnsi="Arial" w:cs="Arial"/>
          <w:sz w:val="20"/>
          <w:szCs w:val="20"/>
        </w:rPr>
      </w:pPr>
    </w:p>
    <w:p w14:paraId="032D2A7A" w14:textId="77777777" w:rsidR="00FC5C9C" w:rsidRDefault="00FC5C9C" w:rsidP="009244A0">
      <w:pPr>
        <w:tabs>
          <w:tab w:val="left" w:pos="2555"/>
        </w:tabs>
        <w:spacing w:line="360" w:lineRule="auto"/>
        <w:rPr>
          <w:ins w:id="6029" w:author="Tebokgo Mabuto (ECP)" w:date="2026-07-17T11:46:00Z" w16du:dateUtc="2026-07-17T09:46:00Z"/>
          <w:rFonts w:ascii="Arial" w:hAnsi="Arial" w:cs="Arial"/>
          <w:sz w:val="20"/>
          <w:szCs w:val="20"/>
        </w:rPr>
      </w:pPr>
    </w:p>
    <w:p w14:paraId="6E6E80D8" w14:textId="77777777" w:rsidR="00FC5C9C" w:rsidRDefault="00FC5C9C" w:rsidP="009244A0">
      <w:pPr>
        <w:tabs>
          <w:tab w:val="left" w:pos="2555"/>
        </w:tabs>
        <w:spacing w:line="360" w:lineRule="auto"/>
        <w:rPr>
          <w:ins w:id="6030" w:author="Tebokgo Mabuto (ECP)" w:date="2026-07-17T11:46:00Z" w16du:dateUtc="2026-07-17T09:46:00Z"/>
          <w:rFonts w:ascii="Arial" w:hAnsi="Arial" w:cs="Arial"/>
          <w:sz w:val="20"/>
          <w:szCs w:val="20"/>
        </w:rPr>
      </w:pPr>
    </w:p>
    <w:p w14:paraId="2F25855A" w14:textId="77777777" w:rsidR="00FC5C9C" w:rsidRDefault="00FC5C9C" w:rsidP="009244A0">
      <w:pPr>
        <w:tabs>
          <w:tab w:val="left" w:pos="2555"/>
        </w:tabs>
        <w:spacing w:line="360" w:lineRule="auto"/>
        <w:rPr>
          <w:ins w:id="6031" w:author="Tebokgo Mabuto (ECP)" w:date="2026-07-17T11:46:00Z" w16du:dateUtc="2026-07-17T09:46:00Z"/>
          <w:rFonts w:ascii="Arial" w:hAnsi="Arial" w:cs="Arial"/>
          <w:sz w:val="20"/>
          <w:szCs w:val="20"/>
        </w:rPr>
      </w:pPr>
    </w:p>
    <w:p w14:paraId="2C971D43" w14:textId="77777777" w:rsidR="00FC5C9C" w:rsidRDefault="00FC5C9C" w:rsidP="009244A0">
      <w:pPr>
        <w:tabs>
          <w:tab w:val="left" w:pos="2555"/>
        </w:tabs>
        <w:spacing w:line="360" w:lineRule="auto"/>
        <w:rPr>
          <w:ins w:id="6032" w:author="Tebokgo Mabuto (ECP)" w:date="2026-07-17T11:46:00Z" w16du:dateUtc="2026-07-17T09:46:00Z"/>
          <w:rFonts w:ascii="Arial" w:hAnsi="Arial" w:cs="Arial"/>
          <w:sz w:val="20"/>
          <w:szCs w:val="20"/>
        </w:rPr>
      </w:pPr>
    </w:p>
    <w:p w14:paraId="68D0E7A9" w14:textId="77777777" w:rsidR="00FC5C9C" w:rsidRDefault="00FC5C9C" w:rsidP="009244A0">
      <w:pPr>
        <w:tabs>
          <w:tab w:val="left" w:pos="2555"/>
        </w:tabs>
        <w:spacing w:line="360" w:lineRule="auto"/>
        <w:rPr>
          <w:ins w:id="6033" w:author="Tebokgo Mabuto (ECP)" w:date="2026-07-17T11:46:00Z" w16du:dateUtc="2026-07-17T09:46:00Z"/>
          <w:rFonts w:ascii="Arial" w:hAnsi="Arial" w:cs="Arial"/>
          <w:sz w:val="20"/>
          <w:szCs w:val="20"/>
        </w:rPr>
      </w:pPr>
    </w:p>
    <w:p w14:paraId="219A89DC" w14:textId="77777777" w:rsidR="00FC5C9C" w:rsidRDefault="00FC5C9C" w:rsidP="009244A0">
      <w:pPr>
        <w:tabs>
          <w:tab w:val="left" w:pos="2555"/>
        </w:tabs>
        <w:spacing w:line="360" w:lineRule="auto"/>
        <w:rPr>
          <w:ins w:id="6034" w:author="Tebokgo Mabuto (ECP)" w:date="2026-07-17T11:46:00Z" w16du:dateUtc="2026-07-17T09:46:00Z"/>
          <w:rFonts w:ascii="Arial" w:hAnsi="Arial" w:cs="Arial"/>
          <w:sz w:val="20"/>
          <w:szCs w:val="20"/>
        </w:rPr>
      </w:pPr>
    </w:p>
    <w:p w14:paraId="791A43AE" w14:textId="77777777" w:rsidR="00FC5C9C" w:rsidRDefault="00FC5C9C" w:rsidP="009244A0">
      <w:pPr>
        <w:tabs>
          <w:tab w:val="left" w:pos="2555"/>
        </w:tabs>
        <w:spacing w:line="360" w:lineRule="auto"/>
        <w:rPr>
          <w:ins w:id="6035" w:author="Tebokgo Mabuto (ECP)" w:date="2026-07-17T11:46:00Z" w16du:dateUtc="2026-07-17T09:46:00Z"/>
          <w:rFonts w:ascii="Arial" w:hAnsi="Arial" w:cs="Arial"/>
          <w:sz w:val="20"/>
          <w:szCs w:val="20"/>
        </w:rPr>
      </w:pPr>
    </w:p>
    <w:p w14:paraId="5DEFC604" w14:textId="77777777" w:rsidR="00FC5C9C" w:rsidRDefault="00FC5C9C" w:rsidP="009244A0">
      <w:pPr>
        <w:tabs>
          <w:tab w:val="left" w:pos="2555"/>
        </w:tabs>
        <w:spacing w:line="360" w:lineRule="auto"/>
        <w:rPr>
          <w:ins w:id="6036" w:author="Tebokgo Mabuto (ECP)" w:date="2026-07-17T11:46:00Z" w16du:dateUtc="2026-07-17T09:46:00Z"/>
          <w:rFonts w:ascii="Arial" w:hAnsi="Arial" w:cs="Arial"/>
          <w:sz w:val="20"/>
          <w:szCs w:val="20"/>
        </w:rPr>
      </w:pPr>
    </w:p>
    <w:p w14:paraId="6229A2FB" w14:textId="77777777" w:rsidR="00FC5C9C" w:rsidRDefault="00FC5C9C" w:rsidP="009244A0">
      <w:pPr>
        <w:tabs>
          <w:tab w:val="left" w:pos="2555"/>
        </w:tabs>
        <w:spacing w:line="360" w:lineRule="auto"/>
        <w:rPr>
          <w:ins w:id="6037" w:author="Tebokgo Mabuto (ECP)" w:date="2026-07-17T11:46:00Z" w16du:dateUtc="2026-07-17T09:46:00Z"/>
          <w:rFonts w:ascii="Arial" w:hAnsi="Arial" w:cs="Arial"/>
          <w:sz w:val="20"/>
          <w:szCs w:val="20"/>
        </w:rPr>
      </w:pPr>
    </w:p>
    <w:p w14:paraId="6E790124" w14:textId="77777777" w:rsidR="00FC5C9C" w:rsidRDefault="00FC5C9C" w:rsidP="009244A0">
      <w:pPr>
        <w:tabs>
          <w:tab w:val="left" w:pos="2555"/>
        </w:tabs>
        <w:spacing w:line="360" w:lineRule="auto"/>
        <w:rPr>
          <w:ins w:id="6038" w:author="Tebokgo Mabuto (ECP)" w:date="2026-07-17T11:46:00Z" w16du:dateUtc="2026-07-17T09:46:00Z"/>
          <w:rFonts w:ascii="Arial" w:hAnsi="Arial" w:cs="Arial"/>
          <w:sz w:val="20"/>
          <w:szCs w:val="20"/>
        </w:rPr>
      </w:pPr>
    </w:p>
    <w:p w14:paraId="626DE7D5" w14:textId="77777777" w:rsidR="00FC5C9C" w:rsidRDefault="00FC5C9C" w:rsidP="009244A0">
      <w:pPr>
        <w:tabs>
          <w:tab w:val="left" w:pos="2555"/>
        </w:tabs>
        <w:spacing w:line="360" w:lineRule="auto"/>
        <w:rPr>
          <w:ins w:id="6039" w:author="Tebokgo Mabuto (ECP)" w:date="2026-07-17T11:46:00Z" w16du:dateUtc="2026-07-17T09:46:00Z"/>
          <w:rFonts w:ascii="Arial" w:hAnsi="Arial" w:cs="Arial"/>
          <w:sz w:val="20"/>
          <w:szCs w:val="20"/>
        </w:rPr>
      </w:pPr>
    </w:p>
    <w:p w14:paraId="24C3F359" w14:textId="77777777" w:rsidR="00FC5C9C" w:rsidRDefault="00FC5C9C" w:rsidP="009244A0">
      <w:pPr>
        <w:tabs>
          <w:tab w:val="left" w:pos="2555"/>
        </w:tabs>
        <w:spacing w:line="360" w:lineRule="auto"/>
        <w:rPr>
          <w:ins w:id="6040" w:author="Tebokgo Mabuto (ECP)" w:date="2026-07-17T11:46:00Z" w16du:dateUtc="2026-07-17T09:46:00Z"/>
          <w:rFonts w:ascii="Arial" w:hAnsi="Arial" w:cs="Arial"/>
          <w:sz w:val="20"/>
          <w:szCs w:val="20"/>
        </w:rPr>
      </w:pPr>
    </w:p>
    <w:p w14:paraId="40F75B9F" w14:textId="77777777" w:rsidR="00FC5C9C" w:rsidRDefault="00FC5C9C" w:rsidP="009244A0">
      <w:pPr>
        <w:tabs>
          <w:tab w:val="left" w:pos="2555"/>
        </w:tabs>
        <w:spacing w:line="360" w:lineRule="auto"/>
        <w:rPr>
          <w:ins w:id="6041" w:author="Tebokgo Mabuto (ECP)" w:date="2026-07-17T11:46:00Z" w16du:dateUtc="2026-07-17T09:46:00Z"/>
          <w:rFonts w:ascii="Arial" w:hAnsi="Arial" w:cs="Arial"/>
          <w:sz w:val="20"/>
          <w:szCs w:val="20"/>
        </w:rPr>
      </w:pPr>
    </w:p>
    <w:p w14:paraId="0192C09E" w14:textId="77777777" w:rsidR="00FC5C9C" w:rsidRDefault="00FC5C9C" w:rsidP="009244A0">
      <w:pPr>
        <w:tabs>
          <w:tab w:val="left" w:pos="2555"/>
        </w:tabs>
        <w:spacing w:line="360" w:lineRule="auto"/>
        <w:rPr>
          <w:ins w:id="6042" w:author="Tebokgo Mabuto (ECP)" w:date="2026-07-17T11:46:00Z" w16du:dateUtc="2026-07-17T09:46:00Z"/>
          <w:rFonts w:ascii="Arial" w:hAnsi="Arial" w:cs="Arial"/>
          <w:sz w:val="20"/>
          <w:szCs w:val="20"/>
        </w:rPr>
      </w:pPr>
    </w:p>
    <w:p w14:paraId="4C5D0F29" w14:textId="77777777" w:rsidR="00FC5C9C" w:rsidRDefault="00FC5C9C" w:rsidP="009244A0">
      <w:pPr>
        <w:tabs>
          <w:tab w:val="left" w:pos="2555"/>
        </w:tabs>
        <w:spacing w:line="360" w:lineRule="auto"/>
        <w:rPr>
          <w:ins w:id="6043" w:author="Tebokgo Mabuto (ECP)" w:date="2026-07-17T11:46:00Z" w16du:dateUtc="2026-07-17T09:46:00Z"/>
          <w:rFonts w:ascii="Arial" w:hAnsi="Arial" w:cs="Arial"/>
          <w:sz w:val="20"/>
          <w:szCs w:val="20"/>
        </w:rPr>
      </w:pPr>
    </w:p>
    <w:p w14:paraId="7D318AD2" w14:textId="77777777" w:rsidR="00FC5C9C" w:rsidRDefault="00FC5C9C" w:rsidP="009244A0">
      <w:pPr>
        <w:tabs>
          <w:tab w:val="left" w:pos="2555"/>
        </w:tabs>
        <w:spacing w:line="360" w:lineRule="auto"/>
        <w:rPr>
          <w:ins w:id="6044" w:author="Tebokgo Mabuto (ECP)" w:date="2026-07-17T11:46:00Z" w16du:dateUtc="2026-07-17T09:46:00Z"/>
          <w:rFonts w:ascii="Arial" w:hAnsi="Arial" w:cs="Arial"/>
          <w:sz w:val="20"/>
          <w:szCs w:val="20"/>
        </w:rPr>
      </w:pPr>
    </w:p>
    <w:p w14:paraId="7324F297" w14:textId="77777777" w:rsidR="00FC5C9C" w:rsidRDefault="00FC5C9C" w:rsidP="009244A0">
      <w:pPr>
        <w:tabs>
          <w:tab w:val="left" w:pos="2555"/>
        </w:tabs>
        <w:spacing w:line="360" w:lineRule="auto"/>
        <w:rPr>
          <w:ins w:id="6045" w:author="Tebokgo Mabuto (ECP)" w:date="2026-07-17T11:46:00Z" w16du:dateUtc="2026-07-17T09:46:00Z"/>
          <w:rFonts w:ascii="Arial" w:hAnsi="Arial" w:cs="Arial"/>
          <w:sz w:val="20"/>
          <w:szCs w:val="20"/>
        </w:rPr>
      </w:pPr>
    </w:p>
    <w:p w14:paraId="0BFB0977" w14:textId="77777777" w:rsidR="00FC5C9C" w:rsidRDefault="00FC5C9C" w:rsidP="009244A0">
      <w:pPr>
        <w:tabs>
          <w:tab w:val="left" w:pos="2555"/>
        </w:tabs>
        <w:spacing w:line="360" w:lineRule="auto"/>
        <w:rPr>
          <w:ins w:id="6046" w:author="Tebokgo Mabuto (ECP)" w:date="2026-07-17T11:46:00Z" w16du:dateUtc="2026-07-17T09:46:00Z"/>
          <w:rFonts w:ascii="Arial" w:hAnsi="Arial" w:cs="Arial"/>
          <w:sz w:val="20"/>
          <w:szCs w:val="20"/>
        </w:rPr>
      </w:pPr>
    </w:p>
    <w:p w14:paraId="411EFC2D" w14:textId="77777777" w:rsidR="00FC5C9C" w:rsidRDefault="00FC5C9C" w:rsidP="009244A0">
      <w:pPr>
        <w:tabs>
          <w:tab w:val="left" w:pos="2555"/>
        </w:tabs>
        <w:spacing w:line="360" w:lineRule="auto"/>
        <w:rPr>
          <w:ins w:id="6047" w:author="Tebokgo Mabuto (ECP)" w:date="2026-07-17T11:46:00Z" w16du:dateUtc="2026-07-17T09:46:00Z"/>
          <w:rFonts w:ascii="Arial" w:hAnsi="Arial" w:cs="Arial"/>
          <w:sz w:val="20"/>
          <w:szCs w:val="20"/>
        </w:rPr>
      </w:pPr>
    </w:p>
    <w:p w14:paraId="26661664" w14:textId="77777777" w:rsidR="00FC5C9C" w:rsidRDefault="00FC5C9C" w:rsidP="009244A0">
      <w:pPr>
        <w:tabs>
          <w:tab w:val="left" w:pos="2555"/>
        </w:tabs>
        <w:spacing w:line="360" w:lineRule="auto"/>
        <w:rPr>
          <w:ins w:id="6048" w:author="Tebokgo Mabuto (ECP)" w:date="2026-07-17T11:46:00Z" w16du:dateUtc="2026-07-17T09:46:00Z"/>
          <w:rFonts w:ascii="Arial" w:hAnsi="Arial" w:cs="Arial"/>
          <w:sz w:val="20"/>
          <w:szCs w:val="20"/>
        </w:rPr>
      </w:pPr>
    </w:p>
    <w:p w14:paraId="34A269BE" w14:textId="77777777" w:rsidR="00FC5C9C" w:rsidRDefault="00FC5C9C" w:rsidP="009244A0">
      <w:pPr>
        <w:tabs>
          <w:tab w:val="left" w:pos="2555"/>
        </w:tabs>
        <w:spacing w:line="360" w:lineRule="auto"/>
        <w:rPr>
          <w:ins w:id="6049" w:author="Tebokgo Mabuto (ECP)" w:date="2026-07-17T11:46:00Z" w16du:dateUtc="2026-07-17T09:46:00Z"/>
          <w:rFonts w:ascii="Arial" w:hAnsi="Arial" w:cs="Arial"/>
          <w:sz w:val="20"/>
          <w:szCs w:val="20"/>
        </w:rPr>
      </w:pPr>
    </w:p>
    <w:p w14:paraId="1D03D5E3" w14:textId="77777777" w:rsidR="00FC5C9C" w:rsidRDefault="00FC5C9C" w:rsidP="009244A0">
      <w:pPr>
        <w:tabs>
          <w:tab w:val="left" w:pos="2555"/>
        </w:tabs>
        <w:spacing w:line="360" w:lineRule="auto"/>
        <w:rPr>
          <w:ins w:id="6050" w:author="Tebokgo Mabuto (ECP)" w:date="2026-07-17T11:46:00Z" w16du:dateUtc="2026-07-17T09:46:00Z"/>
          <w:rFonts w:ascii="Arial" w:hAnsi="Arial" w:cs="Arial"/>
          <w:sz w:val="20"/>
          <w:szCs w:val="20"/>
        </w:rPr>
      </w:pPr>
    </w:p>
    <w:p w14:paraId="3186CD75" w14:textId="77777777" w:rsidR="00FC5C9C" w:rsidRDefault="00FC5C9C" w:rsidP="009244A0">
      <w:pPr>
        <w:tabs>
          <w:tab w:val="left" w:pos="2555"/>
        </w:tabs>
        <w:spacing w:line="360" w:lineRule="auto"/>
        <w:rPr>
          <w:ins w:id="6051" w:author="Tebokgo Mabuto (ECP)" w:date="2026-07-17T11:46:00Z" w16du:dateUtc="2026-07-17T09:46:00Z"/>
          <w:rFonts w:ascii="Arial" w:hAnsi="Arial" w:cs="Arial"/>
          <w:sz w:val="20"/>
          <w:szCs w:val="20"/>
        </w:rPr>
      </w:pPr>
    </w:p>
    <w:p w14:paraId="1D9CD519" w14:textId="77777777" w:rsidR="00FC5C9C" w:rsidRDefault="00FC5C9C" w:rsidP="009244A0">
      <w:pPr>
        <w:tabs>
          <w:tab w:val="left" w:pos="2555"/>
        </w:tabs>
        <w:spacing w:line="360" w:lineRule="auto"/>
        <w:rPr>
          <w:ins w:id="6052" w:author="Tebokgo Mabuto (ECP)" w:date="2026-07-17T11:46:00Z" w16du:dateUtc="2026-07-17T09:46:00Z"/>
          <w:rFonts w:ascii="Arial" w:hAnsi="Arial" w:cs="Arial"/>
          <w:sz w:val="20"/>
          <w:szCs w:val="20"/>
        </w:rPr>
      </w:pPr>
    </w:p>
    <w:p w14:paraId="679B739F" w14:textId="77777777" w:rsidR="00FC5C9C" w:rsidRDefault="00FC5C9C" w:rsidP="009244A0">
      <w:pPr>
        <w:tabs>
          <w:tab w:val="left" w:pos="2555"/>
        </w:tabs>
        <w:spacing w:line="360" w:lineRule="auto"/>
        <w:rPr>
          <w:ins w:id="6053" w:author="Tebokgo Mabuto (ECP)" w:date="2026-07-17T11:46:00Z" w16du:dateUtc="2026-07-17T09:46:00Z"/>
          <w:rFonts w:ascii="Arial" w:hAnsi="Arial" w:cs="Arial"/>
          <w:sz w:val="20"/>
          <w:szCs w:val="20"/>
        </w:rPr>
      </w:pPr>
    </w:p>
    <w:p w14:paraId="43BD1154" w14:textId="77777777" w:rsidR="00FC5C9C" w:rsidRDefault="00FC5C9C" w:rsidP="009244A0">
      <w:pPr>
        <w:tabs>
          <w:tab w:val="left" w:pos="2555"/>
        </w:tabs>
        <w:spacing w:line="360" w:lineRule="auto"/>
        <w:rPr>
          <w:ins w:id="6054" w:author="Tebokgo Mabuto (ECP)" w:date="2026-07-17T11:46:00Z" w16du:dateUtc="2026-07-17T09:46:00Z"/>
          <w:rFonts w:ascii="Arial" w:hAnsi="Arial" w:cs="Arial"/>
          <w:sz w:val="20"/>
          <w:szCs w:val="20"/>
        </w:rPr>
      </w:pPr>
    </w:p>
    <w:p w14:paraId="04442B9F" w14:textId="77777777" w:rsidR="00FC5C9C" w:rsidRDefault="00FC5C9C" w:rsidP="009244A0">
      <w:pPr>
        <w:tabs>
          <w:tab w:val="left" w:pos="2555"/>
        </w:tabs>
        <w:spacing w:line="360" w:lineRule="auto"/>
        <w:rPr>
          <w:ins w:id="6055" w:author="Tebokgo Mabuto (ECP)" w:date="2026-07-17T11:46:00Z" w16du:dateUtc="2026-07-17T09:46:00Z"/>
          <w:rFonts w:ascii="Arial" w:hAnsi="Arial" w:cs="Arial"/>
          <w:sz w:val="20"/>
          <w:szCs w:val="20"/>
        </w:rPr>
      </w:pPr>
    </w:p>
    <w:p w14:paraId="7EC35A21" w14:textId="77777777" w:rsidR="00FC5C9C" w:rsidRDefault="00FC5C9C" w:rsidP="009244A0">
      <w:pPr>
        <w:tabs>
          <w:tab w:val="left" w:pos="2555"/>
        </w:tabs>
        <w:spacing w:line="360" w:lineRule="auto"/>
        <w:rPr>
          <w:ins w:id="6056" w:author="Tebokgo Mabuto (ECP)" w:date="2026-07-17T11:46:00Z" w16du:dateUtc="2026-07-17T09:46:00Z"/>
          <w:rFonts w:ascii="Arial" w:hAnsi="Arial" w:cs="Arial"/>
          <w:sz w:val="20"/>
          <w:szCs w:val="20"/>
        </w:rPr>
      </w:pPr>
    </w:p>
    <w:p w14:paraId="6C074E19" w14:textId="77777777" w:rsidR="00FC5C9C" w:rsidRDefault="00FC5C9C" w:rsidP="009244A0">
      <w:pPr>
        <w:tabs>
          <w:tab w:val="left" w:pos="2555"/>
        </w:tabs>
        <w:spacing w:line="360" w:lineRule="auto"/>
        <w:rPr>
          <w:rFonts w:ascii="Tahoma" w:eastAsia="Times New Roman" w:hAnsi="Tahoma" w:cs="Tahoma"/>
          <w:bCs/>
          <w:sz w:val="20"/>
          <w:szCs w:val="20"/>
          <w:lang w:val="en-GB" w:eastAsia="en-GB"/>
        </w:rPr>
      </w:pPr>
    </w:p>
    <w:p w14:paraId="566867C7" w14:textId="77777777" w:rsidR="005214D9" w:rsidRPr="004E65F1" w:rsidRDefault="005214D9" w:rsidP="005214D9">
      <w:pPr>
        <w:keepNext/>
        <w:tabs>
          <w:tab w:val="left" w:pos="0"/>
        </w:tabs>
        <w:jc w:val="both"/>
        <w:outlineLvl w:val="3"/>
        <w:rPr>
          <w:rFonts w:ascii="Arial" w:hAnsi="Arial" w:cs="Arial"/>
          <w:b/>
          <w:bCs/>
          <w:sz w:val="20"/>
          <w:szCs w:val="20"/>
        </w:rPr>
      </w:pPr>
      <w:bookmarkStart w:id="6057" w:name="_Toc152091698"/>
      <w:r w:rsidRPr="004E65F1">
        <w:rPr>
          <w:rFonts w:ascii="Arial" w:hAnsi="Arial" w:cs="Arial"/>
          <w:b/>
          <w:bCs/>
          <w:sz w:val="20"/>
          <w:szCs w:val="20"/>
        </w:rPr>
        <w:t>FORM A3: JOINT VENTURE AGREEMENT</w:t>
      </w:r>
      <w:bookmarkEnd w:id="6057"/>
    </w:p>
    <w:p w14:paraId="766071CB" w14:textId="62793886"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058" w:author="Avela Mnyaka (ECP)" w:date="2026-09-02T09:45:00Z" w16du:dateUtc="2026-09-02T07:45:00Z">
        <w:r w:rsidRPr="00D27C9F" w:rsidDel="00D27C9F">
          <w:rPr>
            <w:rFonts w:ascii="Arial" w:hAnsi="Arial" w:cs="Arial"/>
            <w:b/>
            <w:bCs/>
            <w:color w:val="000000"/>
            <w:szCs w:val="20"/>
            <w:lang w:val="en-ZA"/>
            <w:rPrChange w:id="6059" w:author="Avela Mnyaka (ECP)" w:date="2026-09-02T09:46:00Z" w16du:dateUtc="2026-09-02T07:46:00Z">
              <w:rPr>
                <w:rFonts w:ascii="Arial" w:hAnsi="Arial" w:cs="Arial"/>
                <w:b/>
                <w:bCs/>
                <w:color w:val="000000"/>
                <w:szCs w:val="20"/>
                <w:highlight w:val="yellow"/>
                <w:lang w:val="en-ZA"/>
              </w:rPr>
            </w:rPrChange>
          </w:rPr>
          <w:delText>20XX/YYYY</w:delText>
        </w:r>
      </w:del>
      <w:ins w:id="6060" w:author="Avela Mnyaka (ECP)" w:date="2026-09-02T09:45:00Z" w16du:dateUtc="2026-09-02T07:45:00Z">
        <w:r w:rsidR="00D27C9F" w:rsidRPr="00D27C9F">
          <w:rPr>
            <w:rFonts w:ascii="Arial" w:hAnsi="Arial" w:cs="Arial"/>
            <w:b/>
            <w:bCs/>
            <w:color w:val="000000"/>
            <w:szCs w:val="20"/>
            <w:lang w:val="en-ZA"/>
            <w:rPrChange w:id="6061" w:author="Avela Mnyaka (ECP)" w:date="2026-09-02T09:46:00Z" w16du:dateUtc="2026-09-02T07:46: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062" w:author="Avela Mnyaka (ECP)" w:date="2026-09-02T09:46:00Z" w16du:dateUtc="2026-09-02T07:46:00Z">
        <w:r w:rsidRPr="00D27C9F" w:rsidDel="00D27C9F">
          <w:rPr>
            <w:rFonts w:ascii="Arial" w:hAnsi="Arial" w:cs="Arial"/>
            <w:b/>
            <w:bCs/>
            <w:color w:val="000000"/>
            <w:szCs w:val="20"/>
            <w:lang w:val="en-ZA"/>
            <w:rPrChange w:id="6063" w:author="Avela Mnyaka (ECP)" w:date="2026-09-02T09:46:00Z" w16du:dateUtc="2026-09-02T07:46: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064" w:author="Avela Mnyaka (ECP)" w:date="2026-09-02T09:46:00Z" w16du:dateUtc="2026-09-02T07:46: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065" w:author="Avela Mnyaka (ECP)" w:date="2026-09-02T09:46:00Z" w16du:dateUtc="2026-09-02T07:46: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066" w:author="Avela Mnyaka (ECP)" w:date="2026-09-02T09:46:00Z" w16du:dateUtc="2026-09-02T07:46:00Z">
              <w:rPr>
                <w:rFonts w:ascii="Arial" w:hAnsi="Arial" w:cs="Arial"/>
                <w:b/>
                <w:bCs/>
                <w:color w:val="000000"/>
                <w:szCs w:val="20"/>
                <w:highlight w:val="yellow"/>
                <w:lang w:val="en-ZA"/>
              </w:rPr>
            </w:rPrChange>
          </w:rPr>
          <w:delText>)</w:delText>
        </w:r>
      </w:del>
    </w:p>
    <w:p w14:paraId="6CFA5EA5" w14:textId="68CF70DC" w:rsidR="00564CD5" w:rsidRPr="00CA0203" w:rsidRDefault="00564CD5" w:rsidP="00564CD5">
      <w:pPr>
        <w:rPr>
          <w:rFonts w:ascii="Arial" w:hAnsi="Arial" w:cs="Arial"/>
          <w:b/>
          <w:i/>
          <w:lang w:val="en-ZA"/>
          <w:rPrChange w:id="6067" w:author="Tebokgo Mabuto (ECP)" w:date="2026-07-15T11:50:00Z" w16du:dateUtc="2026-07-15T09:50:00Z">
            <w:rPr>
              <w:rFonts w:ascii="Arial" w:hAnsi="Arial" w:cs="Arial"/>
              <w:lang w:val="en-ZA"/>
            </w:rPr>
          </w:rPrChange>
        </w:rPr>
      </w:pPr>
      <w:r w:rsidRPr="00564CD5">
        <w:rPr>
          <w:rFonts w:ascii="Arial" w:hAnsi="Arial" w:cs="Arial"/>
          <w:b/>
          <w:lang w:val="en-ZA"/>
        </w:rPr>
        <w:t xml:space="preserve">CONTRACT SANRAL </w:t>
      </w:r>
      <w:ins w:id="6068" w:author="Tebokgo Mabuto (ECP)" w:date="2026-07-17T11:46:00Z">
        <w:r w:rsidR="00682F01" w:rsidRPr="00682F01">
          <w:rPr>
            <w:rFonts w:ascii="Arial" w:hAnsi="Arial" w:cs="Arial"/>
            <w:b/>
            <w:bCs/>
            <w:lang w:val="en-ZA"/>
          </w:rPr>
          <w:t>R.352-020-2025/1F</w:t>
        </w:r>
        <w:r w:rsidR="00682F01" w:rsidRPr="00682F01" w:rsidDel="008F57A5">
          <w:rPr>
            <w:rFonts w:ascii="Arial" w:hAnsi="Arial" w:cs="Arial"/>
            <w:b/>
            <w:bCs/>
            <w:lang w:val="en-ZA"/>
          </w:rPr>
          <w:t xml:space="preserve"> </w:t>
        </w:r>
      </w:ins>
      <w:del w:id="6069" w:author="Tebokgo Mabuto (ECP)" w:date="2026-07-15T11:50:00Z" w16du:dateUtc="2026-07-15T09:50:00Z">
        <w:r w:rsidRPr="00564CD5" w:rsidDel="00CA0203">
          <w:rPr>
            <w:rFonts w:ascii="Arial" w:hAnsi="Arial" w:cs="Arial"/>
            <w:b/>
            <w:highlight w:val="yellow"/>
            <w:lang w:val="en-ZA"/>
          </w:rPr>
          <w:delText>N.xxx-xxx-xxxx/1F</w:delText>
        </w:r>
        <w:r w:rsidRPr="00564CD5" w:rsidDel="00CA0203">
          <w:rPr>
            <w:rFonts w:ascii="Arial" w:hAnsi="Arial" w:cs="Arial"/>
            <w:b/>
            <w:lang w:val="en-ZA"/>
          </w:rPr>
          <w:delText xml:space="preserve"> </w:delText>
        </w:r>
      </w:del>
    </w:p>
    <w:p w14:paraId="5C0DE157" w14:textId="60F0DF50" w:rsidR="00564CD5" w:rsidRPr="00564CD5" w:rsidDel="00CA0203" w:rsidRDefault="00564CD5" w:rsidP="00564CD5">
      <w:pPr>
        <w:rPr>
          <w:del w:id="6070" w:author="Tebokgo Mabuto (ECP)" w:date="2026-07-15T11:50:00Z" w16du:dateUtc="2026-07-15T09:50:00Z"/>
          <w:rFonts w:ascii="Arial" w:hAnsi="Arial" w:cs="Arial"/>
          <w:i/>
          <w:szCs w:val="20"/>
          <w:lang w:val="en-ZA"/>
        </w:rPr>
      </w:pPr>
      <w:del w:id="6071" w:author="Tebokgo Mabuto (ECP)" w:date="2026-07-15T11:50:00Z" w16du:dateUtc="2026-07-15T09:50:00Z">
        <w:r w:rsidRPr="00564CD5" w:rsidDel="00CA0203">
          <w:rPr>
            <w:rFonts w:ascii="Arial" w:hAnsi="Arial" w:cs="Arial"/>
            <w:i/>
            <w:szCs w:val="20"/>
            <w:highlight w:val="yellow"/>
            <w:lang w:val="en-ZA"/>
          </w:rPr>
          <w:delText>(Note to Compiler:  Insert relevant Contract Numbers. For multiple projects list all contract numbers)</w:delText>
        </w:r>
      </w:del>
    </w:p>
    <w:p w14:paraId="7E620F30" w14:textId="77777777" w:rsidR="005214D9" w:rsidRPr="004E65F1" w:rsidRDefault="005214D9" w:rsidP="005214D9">
      <w:pPr>
        <w:rPr>
          <w:rFonts w:ascii="Arial" w:hAnsi="Arial" w:cs="Arial"/>
          <w:sz w:val="20"/>
          <w:szCs w:val="20"/>
        </w:rPr>
      </w:pPr>
    </w:p>
    <w:p w14:paraId="12ED92BC" w14:textId="77777777" w:rsidR="005214D9" w:rsidRPr="004E65F1" w:rsidRDefault="005214D9" w:rsidP="005214D9">
      <w:pPr>
        <w:rPr>
          <w:rFonts w:ascii="Arial" w:hAnsi="Arial" w:cs="Arial"/>
          <w:sz w:val="20"/>
          <w:szCs w:val="20"/>
        </w:rPr>
      </w:pPr>
    </w:p>
    <w:tbl>
      <w:tblPr>
        <w:tblStyle w:val="TableGrid1"/>
        <w:tblpPr w:leftFromText="180" w:rightFromText="180" w:vertAnchor="text" w:horzAnchor="page" w:tblpX="1449" w:tblpY="-64"/>
        <w:tblW w:w="9748" w:type="dxa"/>
        <w:tblLook w:val="04A0" w:firstRow="1" w:lastRow="0" w:firstColumn="1" w:lastColumn="0" w:noHBand="0" w:noVBand="1"/>
      </w:tblPr>
      <w:tblGrid>
        <w:gridCol w:w="2971"/>
        <w:gridCol w:w="3387"/>
        <w:gridCol w:w="3390"/>
      </w:tblGrid>
      <w:tr w:rsidR="005214D9" w:rsidRPr="004E65F1" w14:paraId="47ECA366" w14:textId="77777777" w:rsidTr="00D01565">
        <w:trPr>
          <w:trHeight w:val="1049"/>
        </w:trPr>
        <w:tc>
          <w:tcPr>
            <w:tcW w:w="2971" w:type="dxa"/>
            <w:shd w:val="clear" w:color="auto" w:fill="D9D9D9"/>
          </w:tcPr>
          <w:p w14:paraId="3F22F82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Bidder Name</w:t>
            </w:r>
          </w:p>
        </w:tc>
        <w:tc>
          <w:tcPr>
            <w:tcW w:w="3387" w:type="dxa"/>
            <w:shd w:val="clear" w:color="auto" w:fill="D9D9D9"/>
          </w:tcPr>
          <w:p w14:paraId="3B9709C6"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Contact Detail (Name, Cellphone, Email)</w:t>
            </w:r>
          </w:p>
        </w:tc>
        <w:tc>
          <w:tcPr>
            <w:tcW w:w="3390" w:type="dxa"/>
            <w:shd w:val="clear" w:color="auto" w:fill="D9D9D9"/>
          </w:tcPr>
          <w:p w14:paraId="2C5EB258"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Share % in the JV</w:t>
            </w:r>
          </w:p>
        </w:tc>
      </w:tr>
      <w:tr w:rsidR="005214D9" w:rsidRPr="004E65F1" w14:paraId="32B325F6" w14:textId="77777777" w:rsidTr="00D01565">
        <w:trPr>
          <w:trHeight w:val="524"/>
        </w:trPr>
        <w:tc>
          <w:tcPr>
            <w:tcW w:w="2971" w:type="dxa"/>
          </w:tcPr>
          <w:p w14:paraId="5C455A31"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Lead Bidder:</w:t>
            </w:r>
          </w:p>
        </w:tc>
        <w:tc>
          <w:tcPr>
            <w:tcW w:w="3387" w:type="dxa"/>
          </w:tcPr>
          <w:p w14:paraId="6BA1F758" w14:textId="77777777" w:rsidR="005214D9" w:rsidRPr="004E65F1" w:rsidRDefault="005214D9" w:rsidP="00D01565">
            <w:pPr>
              <w:rPr>
                <w:rFonts w:ascii="Arial" w:hAnsi="Arial" w:cs="Arial"/>
                <w:lang w:val="en-US" w:eastAsia="en-US"/>
              </w:rPr>
            </w:pPr>
          </w:p>
        </w:tc>
        <w:tc>
          <w:tcPr>
            <w:tcW w:w="3390" w:type="dxa"/>
          </w:tcPr>
          <w:p w14:paraId="3F9ADA3D" w14:textId="77777777" w:rsidR="005214D9" w:rsidRPr="004E65F1" w:rsidRDefault="005214D9" w:rsidP="00D01565">
            <w:pPr>
              <w:rPr>
                <w:rFonts w:ascii="Arial" w:hAnsi="Arial" w:cs="Arial"/>
                <w:lang w:val="en-US" w:eastAsia="en-US"/>
              </w:rPr>
            </w:pPr>
          </w:p>
        </w:tc>
      </w:tr>
      <w:tr w:rsidR="005214D9" w:rsidRPr="004E65F1" w14:paraId="24BDC341" w14:textId="77777777" w:rsidTr="00D01565">
        <w:trPr>
          <w:trHeight w:val="524"/>
        </w:trPr>
        <w:tc>
          <w:tcPr>
            <w:tcW w:w="2971" w:type="dxa"/>
          </w:tcPr>
          <w:p w14:paraId="1DC41301" w14:textId="77777777" w:rsidR="005214D9" w:rsidRPr="004E65F1" w:rsidRDefault="005214D9" w:rsidP="00D01565">
            <w:pPr>
              <w:rPr>
                <w:rFonts w:ascii="Arial" w:hAnsi="Arial" w:cs="Arial"/>
                <w:lang w:val="en-US" w:eastAsia="en-US"/>
              </w:rPr>
            </w:pPr>
          </w:p>
        </w:tc>
        <w:tc>
          <w:tcPr>
            <w:tcW w:w="3387" w:type="dxa"/>
          </w:tcPr>
          <w:p w14:paraId="0619CF87" w14:textId="77777777" w:rsidR="005214D9" w:rsidRPr="004E65F1" w:rsidRDefault="005214D9" w:rsidP="00D01565">
            <w:pPr>
              <w:rPr>
                <w:rFonts w:ascii="Arial" w:hAnsi="Arial" w:cs="Arial"/>
                <w:lang w:val="en-US" w:eastAsia="en-US"/>
              </w:rPr>
            </w:pPr>
          </w:p>
        </w:tc>
        <w:tc>
          <w:tcPr>
            <w:tcW w:w="3390" w:type="dxa"/>
          </w:tcPr>
          <w:p w14:paraId="273B306E" w14:textId="77777777" w:rsidR="005214D9" w:rsidRPr="004E65F1" w:rsidRDefault="005214D9" w:rsidP="00D01565">
            <w:pPr>
              <w:rPr>
                <w:rFonts w:ascii="Arial" w:hAnsi="Arial" w:cs="Arial"/>
                <w:lang w:val="en-US" w:eastAsia="en-US"/>
              </w:rPr>
            </w:pPr>
          </w:p>
        </w:tc>
      </w:tr>
      <w:tr w:rsidR="005214D9" w:rsidRPr="004E65F1" w14:paraId="709BAB83" w14:textId="77777777" w:rsidTr="00D01565">
        <w:trPr>
          <w:trHeight w:val="524"/>
        </w:trPr>
        <w:tc>
          <w:tcPr>
            <w:tcW w:w="2971" w:type="dxa"/>
          </w:tcPr>
          <w:p w14:paraId="1EF85F8B" w14:textId="77777777" w:rsidR="005214D9" w:rsidRPr="004E65F1" w:rsidRDefault="005214D9" w:rsidP="00D01565">
            <w:pPr>
              <w:rPr>
                <w:rFonts w:ascii="Arial" w:hAnsi="Arial" w:cs="Arial"/>
                <w:lang w:val="en-US" w:eastAsia="en-US"/>
              </w:rPr>
            </w:pPr>
          </w:p>
        </w:tc>
        <w:tc>
          <w:tcPr>
            <w:tcW w:w="3387" w:type="dxa"/>
          </w:tcPr>
          <w:p w14:paraId="3976238D" w14:textId="77777777" w:rsidR="005214D9" w:rsidRPr="004E65F1" w:rsidRDefault="005214D9" w:rsidP="00D01565">
            <w:pPr>
              <w:rPr>
                <w:rFonts w:ascii="Arial" w:hAnsi="Arial" w:cs="Arial"/>
                <w:lang w:val="en-US" w:eastAsia="en-US"/>
              </w:rPr>
            </w:pPr>
          </w:p>
        </w:tc>
        <w:tc>
          <w:tcPr>
            <w:tcW w:w="3390" w:type="dxa"/>
          </w:tcPr>
          <w:p w14:paraId="043E99B7" w14:textId="77777777" w:rsidR="005214D9" w:rsidRPr="004E65F1" w:rsidRDefault="005214D9" w:rsidP="00D01565">
            <w:pPr>
              <w:rPr>
                <w:rFonts w:ascii="Arial" w:hAnsi="Arial" w:cs="Arial"/>
                <w:lang w:val="en-US" w:eastAsia="en-US"/>
              </w:rPr>
            </w:pPr>
          </w:p>
        </w:tc>
      </w:tr>
      <w:tr w:rsidR="005214D9" w:rsidRPr="004E65F1" w14:paraId="03379D3A" w14:textId="77777777" w:rsidTr="00D01565">
        <w:trPr>
          <w:trHeight w:val="524"/>
        </w:trPr>
        <w:tc>
          <w:tcPr>
            <w:tcW w:w="2971" w:type="dxa"/>
            <w:shd w:val="clear" w:color="auto" w:fill="D9D9D9"/>
          </w:tcPr>
          <w:p w14:paraId="1F0FBCF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 xml:space="preserve">Total </w:t>
            </w:r>
          </w:p>
        </w:tc>
        <w:tc>
          <w:tcPr>
            <w:tcW w:w="3387" w:type="dxa"/>
            <w:shd w:val="clear" w:color="auto" w:fill="D9D9D9"/>
          </w:tcPr>
          <w:p w14:paraId="39D16404" w14:textId="77777777" w:rsidR="005214D9" w:rsidRPr="004E65F1" w:rsidRDefault="005214D9" w:rsidP="00D01565">
            <w:pPr>
              <w:rPr>
                <w:rFonts w:ascii="Arial" w:hAnsi="Arial" w:cs="Arial"/>
                <w:lang w:val="en-US" w:eastAsia="en-US"/>
              </w:rPr>
            </w:pPr>
          </w:p>
        </w:tc>
        <w:tc>
          <w:tcPr>
            <w:tcW w:w="3390" w:type="dxa"/>
            <w:shd w:val="clear" w:color="auto" w:fill="D9D9D9"/>
          </w:tcPr>
          <w:p w14:paraId="30F6B2D7"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100</w:t>
            </w:r>
          </w:p>
        </w:tc>
      </w:tr>
    </w:tbl>
    <w:p w14:paraId="3A8C4C44" w14:textId="250B4F0A" w:rsidR="005214D9" w:rsidRPr="004E65F1" w:rsidRDefault="005214D9" w:rsidP="00D01565">
      <w:pPr>
        <w:tabs>
          <w:tab w:val="left" w:leader="dot" w:pos="7920"/>
        </w:tabs>
        <w:rPr>
          <w:rFonts w:ascii="Arial" w:eastAsia="Times New Roman" w:hAnsi="Arial" w:cs="Arial"/>
          <w:b/>
          <w:color w:val="000000"/>
          <w:sz w:val="20"/>
          <w:szCs w:val="20"/>
        </w:rPr>
      </w:pPr>
      <w:r w:rsidRPr="004E65F1">
        <w:rPr>
          <w:rFonts w:ascii="Arial" w:eastAsia="Times New Roman" w:hAnsi="Arial" w:cs="Arial"/>
          <w:b/>
          <w:color w:val="000000"/>
          <w:sz w:val="20"/>
          <w:szCs w:val="20"/>
        </w:rPr>
        <w:t>Tenderer:</w:t>
      </w:r>
    </w:p>
    <w:p w14:paraId="33569FA6" w14:textId="77777777"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In the event of a Joint Venture, attach to this form a signed and properly completed Joint Venture Agreement</w:t>
      </w:r>
    </w:p>
    <w:p w14:paraId="1D378012" w14:textId="4C257BF9"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Lead Bidder shall have Majority share </w:t>
      </w:r>
      <w:r w:rsidR="00FD6EDB" w:rsidRPr="004E65F1">
        <w:rPr>
          <w:rFonts w:ascii="Arial" w:eastAsia="Times New Roman" w:hAnsi="Arial" w:cs="Arial"/>
          <w:color w:val="000000"/>
          <w:sz w:val="20"/>
          <w:szCs w:val="20"/>
        </w:rPr>
        <w:t>certificate.</w:t>
      </w:r>
    </w:p>
    <w:p w14:paraId="7538E111" w14:textId="77777777" w:rsidR="005214D9" w:rsidRPr="004E65F1" w:rsidRDefault="005214D9" w:rsidP="005214D9">
      <w:pPr>
        <w:rPr>
          <w:rFonts w:ascii="Arial" w:eastAsia="Times New Roman" w:hAnsi="Arial" w:cs="Arial"/>
          <w:bCs/>
          <w:color w:val="000000"/>
          <w:sz w:val="20"/>
          <w:szCs w:val="20"/>
        </w:rPr>
      </w:pPr>
    </w:p>
    <w:p w14:paraId="221F41AA" w14:textId="1E59413C" w:rsidR="005214D9" w:rsidRPr="004E65F1" w:rsidDel="008E0B11" w:rsidRDefault="005214D9" w:rsidP="005214D9">
      <w:pPr>
        <w:rPr>
          <w:del w:id="6072" w:author="Tebokgo Mabuto (ECP)" w:date="2026-06-30T16:17:00Z" w16du:dateUtc="2026-06-30T14:17:00Z"/>
          <w:rFonts w:ascii="Tahoma" w:eastAsia="Times New Roman" w:hAnsi="Tahoma" w:cs="Tahoma"/>
          <w:bCs/>
          <w:color w:val="000000"/>
          <w:sz w:val="20"/>
          <w:szCs w:val="20"/>
        </w:rPr>
      </w:pPr>
    </w:p>
    <w:p w14:paraId="2426CD3C" w14:textId="4726C767" w:rsidR="005214D9" w:rsidRPr="004E65F1" w:rsidDel="008E0B11" w:rsidRDefault="005214D9" w:rsidP="005214D9">
      <w:pPr>
        <w:rPr>
          <w:del w:id="6073" w:author="Tebokgo Mabuto (ECP)" w:date="2026-06-30T16:17:00Z" w16du:dateUtc="2026-06-30T14:17:00Z"/>
          <w:rFonts w:ascii="Tahoma" w:eastAsia="Times New Roman" w:hAnsi="Tahoma" w:cs="Tahoma"/>
          <w:bCs/>
          <w:color w:val="000000"/>
          <w:sz w:val="20"/>
          <w:szCs w:val="20"/>
        </w:rPr>
      </w:pPr>
    </w:p>
    <w:p w14:paraId="7F9C2C4B" w14:textId="71DACBDF" w:rsidR="005214D9" w:rsidRPr="004E65F1" w:rsidDel="008E0B11" w:rsidRDefault="005214D9" w:rsidP="005214D9">
      <w:pPr>
        <w:rPr>
          <w:del w:id="6074" w:author="Tebokgo Mabuto (ECP)" w:date="2026-06-30T16:17:00Z" w16du:dateUtc="2026-06-30T14:17:00Z"/>
          <w:rFonts w:ascii="Tahoma" w:eastAsia="Times New Roman" w:hAnsi="Tahoma" w:cs="Tahoma"/>
          <w:bCs/>
          <w:color w:val="000000"/>
          <w:sz w:val="20"/>
          <w:szCs w:val="20"/>
        </w:rPr>
      </w:pPr>
    </w:p>
    <w:p w14:paraId="255C2D9D" w14:textId="05290C0E" w:rsidR="005214D9" w:rsidRPr="004E65F1" w:rsidDel="008E0B11" w:rsidRDefault="005214D9" w:rsidP="005214D9">
      <w:pPr>
        <w:rPr>
          <w:del w:id="6075" w:author="Tebokgo Mabuto (ECP)" w:date="2026-06-30T16:17:00Z" w16du:dateUtc="2026-06-30T14:17:00Z"/>
          <w:rFonts w:ascii="Tahoma" w:eastAsia="Times New Roman" w:hAnsi="Tahoma" w:cs="Tahoma"/>
          <w:bCs/>
          <w:color w:val="000000"/>
          <w:sz w:val="20"/>
          <w:szCs w:val="20"/>
        </w:rPr>
      </w:pPr>
    </w:p>
    <w:p w14:paraId="14E522DA" w14:textId="2E7A6A85" w:rsidR="005214D9" w:rsidRPr="004E65F1" w:rsidDel="008E0B11" w:rsidRDefault="005214D9" w:rsidP="005214D9">
      <w:pPr>
        <w:rPr>
          <w:del w:id="6076" w:author="Tebokgo Mabuto (ECP)" w:date="2026-06-30T16:17:00Z" w16du:dateUtc="2026-06-30T14:17:00Z"/>
          <w:rFonts w:ascii="Arial" w:eastAsia="Times New Roman" w:hAnsi="Arial" w:cs="Arial"/>
          <w:bCs/>
          <w:color w:val="000000"/>
          <w:sz w:val="20"/>
          <w:szCs w:val="20"/>
        </w:rPr>
      </w:pPr>
    </w:p>
    <w:p w14:paraId="2583C957" w14:textId="76296D32" w:rsidR="00061335" w:rsidRPr="004E65F1" w:rsidDel="008E0B11" w:rsidRDefault="00061335" w:rsidP="005214D9">
      <w:pPr>
        <w:rPr>
          <w:del w:id="6077" w:author="Tebokgo Mabuto (ECP)" w:date="2026-06-30T16:17:00Z" w16du:dateUtc="2026-06-30T14:17:00Z"/>
          <w:rFonts w:ascii="Arial" w:eastAsia="Times New Roman" w:hAnsi="Arial" w:cs="Arial"/>
          <w:bCs/>
          <w:color w:val="000000"/>
          <w:sz w:val="20"/>
          <w:szCs w:val="20"/>
        </w:rPr>
      </w:pPr>
    </w:p>
    <w:p w14:paraId="00DBDD30" w14:textId="26285B84" w:rsidR="00061335" w:rsidRPr="004E65F1" w:rsidDel="008E0B11" w:rsidRDefault="00061335" w:rsidP="005214D9">
      <w:pPr>
        <w:rPr>
          <w:del w:id="6078" w:author="Tebokgo Mabuto (ECP)" w:date="2026-06-30T16:17:00Z" w16du:dateUtc="2026-06-30T14:17:00Z"/>
          <w:rFonts w:ascii="Arial" w:eastAsia="Times New Roman" w:hAnsi="Arial" w:cs="Arial"/>
          <w:bCs/>
          <w:color w:val="000000"/>
          <w:sz w:val="20"/>
          <w:szCs w:val="20"/>
        </w:rPr>
      </w:pPr>
    </w:p>
    <w:p w14:paraId="454DAFBA" w14:textId="59AEF80B" w:rsidR="00061335" w:rsidRPr="004E65F1" w:rsidDel="008E0B11" w:rsidRDefault="00061335" w:rsidP="005214D9">
      <w:pPr>
        <w:rPr>
          <w:del w:id="6079" w:author="Tebokgo Mabuto (ECP)" w:date="2026-06-30T16:17:00Z" w16du:dateUtc="2026-06-30T14:17:00Z"/>
          <w:rFonts w:ascii="Arial" w:eastAsia="Times New Roman" w:hAnsi="Arial" w:cs="Arial"/>
          <w:bCs/>
          <w:color w:val="000000"/>
          <w:sz w:val="20"/>
          <w:szCs w:val="20"/>
        </w:rPr>
      </w:pPr>
    </w:p>
    <w:p w14:paraId="59349DDA" w14:textId="4F5ABE60" w:rsidR="00061335" w:rsidRPr="004E65F1" w:rsidDel="008E0B11" w:rsidRDefault="00061335" w:rsidP="005214D9">
      <w:pPr>
        <w:rPr>
          <w:del w:id="6080" w:author="Tebokgo Mabuto (ECP)" w:date="2026-06-30T16:17:00Z" w16du:dateUtc="2026-06-30T14:17:00Z"/>
          <w:rFonts w:ascii="Arial" w:eastAsia="Times New Roman" w:hAnsi="Arial" w:cs="Arial"/>
          <w:bCs/>
          <w:color w:val="000000"/>
          <w:sz w:val="20"/>
          <w:szCs w:val="20"/>
        </w:rPr>
      </w:pPr>
    </w:p>
    <w:p w14:paraId="432BAE52" w14:textId="67464C27" w:rsidR="00061335" w:rsidRPr="004E65F1" w:rsidDel="008E0B11" w:rsidRDefault="00061335" w:rsidP="005214D9">
      <w:pPr>
        <w:rPr>
          <w:del w:id="6081" w:author="Tebokgo Mabuto (ECP)" w:date="2026-06-30T16:17:00Z" w16du:dateUtc="2026-06-30T14:17:00Z"/>
          <w:rFonts w:ascii="Arial" w:eastAsia="Times New Roman" w:hAnsi="Arial" w:cs="Arial"/>
          <w:bCs/>
          <w:color w:val="000000"/>
          <w:sz w:val="20"/>
          <w:szCs w:val="20"/>
        </w:rPr>
      </w:pPr>
    </w:p>
    <w:p w14:paraId="7A7726F9" w14:textId="0EE467DC" w:rsidR="00061335" w:rsidRPr="004E65F1" w:rsidDel="008E0B11" w:rsidRDefault="00061335" w:rsidP="005214D9">
      <w:pPr>
        <w:rPr>
          <w:del w:id="6082" w:author="Tebokgo Mabuto (ECP)" w:date="2026-06-30T16:17:00Z" w16du:dateUtc="2026-06-30T14:17:00Z"/>
          <w:rFonts w:ascii="Arial" w:eastAsia="Times New Roman" w:hAnsi="Arial" w:cs="Arial"/>
          <w:bCs/>
          <w:color w:val="000000"/>
          <w:sz w:val="20"/>
          <w:szCs w:val="20"/>
        </w:rPr>
      </w:pPr>
    </w:p>
    <w:p w14:paraId="6989B1F0" w14:textId="6B7127C7" w:rsidR="00061335" w:rsidRPr="004E65F1" w:rsidDel="008E0B11" w:rsidRDefault="00061335" w:rsidP="005214D9">
      <w:pPr>
        <w:rPr>
          <w:del w:id="6083" w:author="Tebokgo Mabuto (ECP)" w:date="2026-06-30T16:17:00Z" w16du:dateUtc="2026-06-30T14:17:00Z"/>
          <w:rFonts w:ascii="Arial" w:eastAsia="Times New Roman" w:hAnsi="Arial" w:cs="Arial"/>
          <w:bCs/>
          <w:color w:val="000000"/>
          <w:sz w:val="20"/>
          <w:szCs w:val="20"/>
        </w:rPr>
      </w:pPr>
    </w:p>
    <w:p w14:paraId="50E049F6" w14:textId="6F0FFAB8" w:rsidR="00061335" w:rsidRPr="004E65F1" w:rsidDel="008E0B11" w:rsidRDefault="00061335" w:rsidP="005214D9">
      <w:pPr>
        <w:rPr>
          <w:del w:id="6084" w:author="Tebokgo Mabuto (ECP)" w:date="2026-06-30T16:17:00Z" w16du:dateUtc="2026-06-30T14:17:00Z"/>
          <w:rFonts w:ascii="Arial" w:eastAsia="Times New Roman" w:hAnsi="Arial" w:cs="Arial"/>
          <w:bCs/>
          <w:color w:val="000000"/>
          <w:sz w:val="20"/>
          <w:szCs w:val="20"/>
        </w:rPr>
      </w:pPr>
    </w:p>
    <w:p w14:paraId="6B57E2E5" w14:textId="531267BE" w:rsidR="00061335" w:rsidRPr="004E65F1" w:rsidDel="008E0B11" w:rsidRDefault="00061335" w:rsidP="005214D9">
      <w:pPr>
        <w:rPr>
          <w:del w:id="6085" w:author="Tebokgo Mabuto (ECP)" w:date="2026-06-30T16:17:00Z" w16du:dateUtc="2026-06-30T14:17:00Z"/>
          <w:rFonts w:ascii="Arial" w:eastAsia="Times New Roman" w:hAnsi="Arial" w:cs="Arial"/>
          <w:bCs/>
          <w:color w:val="000000"/>
          <w:sz w:val="20"/>
          <w:szCs w:val="20"/>
        </w:rPr>
      </w:pPr>
    </w:p>
    <w:p w14:paraId="4929F3A4" w14:textId="0422CA74" w:rsidR="00061335" w:rsidDel="008E0B11" w:rsidRDefault="00061335" w:rsidP="005214D9">
      <w:pPr>
        <w:rPr>
          <w:del w:id="6086" w:author="Tebokgo Mabuto (ECP)" w:date="2026-06-30T16:17:00Z" w16du:dateUtc="2026-06-30T14:17:00Z"/>
          <w:rFonts w:ascii="Arial" w:eastAsia="Times New Roman" w:hAnsi="Arial" w:cs="Arial"/>
          <w:bCs/>
          <w:color w:val="000000"/>
          <w:sz w:val="20"/>
          <w:szCs w:val="20"/>
        </w:rPr>
      </w:pPr>
    </w:p>
    <w:p w14:paraId="7D694563" w14:textId="45BD833B" w:rsidR="004A1DAC" w:rsidDel="008E0B11" w:rsidRDefault="004A1DAC" w:rsidP="005214D9">
      <w:pPr>
        <w:rPr>
          <w:del w:id="6087" w:author="Tebokgo Mabuto (ECP)" w:date="2026-06-30T16:17:00Z" w16du:dateUtc="2026-06-30T14:17:00Z"/>
          <w:rFonts w:ascii="Arial" w:eastAsia="Times New Roman" w:hAnsi="Arial" w:cs="Arial"/>
          <w:bCs/>
          <w:color w:val="000000"/>
          <w:sz w:val="20"/>
          <w:szCs w:val="20"/>
        </w:rPr>
      </w:pPr>
    </w:p>
    <w:p w14:paraId="3E392910" w14:textId="1862A6B9" w:rsidR="004A1DAC" w:rsidDel="008E0B11" w:rsidRDefault="004A1DAC" w:rsidP="005214D9">
      <w:pPr>
        <w:rPr>
          <w:del w:id="6088" w:author="Tebokgo Mabuto (ECP)" w:date="2026-06-30T16:18:00Z" w16du:dateUtc="2026-06-30T14:18:00Z"/>
          <w:rFonts w:ascii="Arial" w:eastAsia="Times New Roman" w:hAnsi="Arial" w:cs="Arial"/>
          <w:bCs/>
          <w:color w:val="000000"/>
          <w:sz w:val="20"/>
          <w:szCs w:val="20"/>
        </w:rPr>
      </w:pPr>
    </w:p>
    <w:p w14:paraId="597A7D77" w14:textId="450C361E" w:rsidR="004A1DAC" w:rsidDel="008E0B11" w:rsidRDefault="004A1DAC" w:rsidP="005214D9">
      <w:pPr>
        <w:rPr>
          <w:del w:id="6089" w:author="Tebokgo Mabuto (ECP)" w:date="2026-06-30T16:18:00Z" w16du:dateUtc="2026-06-30T14:18:00Z"/>
          <w:rFonts w:ascii="Arial" w:eastAsia="Times New Roman" w:hAnsi="Arial" w:cs="Arial"/>
          <w:bCs/>
          <w:color w:val="000000"/>
          <w:sz w:val="20"/>
          <w:szCs w:val="20"/>
        </w:rPr>
      </w:pPr>
    </w:p>
    <w:p w14:paraId="794A722D" w14:textId="638AA887" w:rsidR="004A1DAC" w:rsidDel="008E0B11" w:rsidRDefault="004A1DAC" w:rsidP="005214D9">
      <w:pPr>
        <w:rPr>
          <w:del w:id="6090" w:author="Tebokgo Mabuto (ECP)" w:date="2026-06-30T16:18:00Z" w16du:dateUtc="2026-06-30T14:18:00Z"/>
          <w:rFonts w:ascii="Arial" w:eastAsia="Times New Roman" w:hAnsi="Arial" w:cs="Arial"/>
          <w:bCs/>
          <w:color w:val="000000"/>
          <w:sz w:val="20"/>
          <w:szCs w:val="20"/>
        </w:rPr>
      </w:pPr>
    </w:p>
    <w:p w14:paraId="1F8F9601" w14:textId="5EA053EA" w:rsidR="004A1DAC" w:rsidDel="008E0B11" w:rsidRDefault="004A1DAC" w:rsidP="005214D9">
      <w:pPr>
        <w:rPr>
          <w:del w:id="6091" w:author="Tebokgo Mabuto (ECP)" w:date="2026-06-30T16:18:00Z" w16du:dateUtc="2026-06-30T14:18:00Z"/>
          <w:rFonts w:ascii="Arial" w:eastAsia="Times New Roman" w:hAnsi="Arial" w:cs="Arial"/>
          <w:bCs/>
          <w:color w:val="000000"/>
          <w:sz w:val="20"/>
          <w:szCs w:val="20"/>
        </w:rPr>
      </w:pPr>
    </w:p>
    <w:p w14:paraId="0B773A0C" w14:textId="385F0325" w:rsidR="004A1DAC" w:rsidDel="008E0B11" w:rsidRDefault="004A1DAC" w:rsidP="005214D9">
      <w:pPr>
        <w:rPr>
          <w:del w:id="6092" w:author="Tebokgo Mabuto (ECP)" w:date="2026-06-30T16:18:00Z" w16du:dateUtc="2026-06-30T14:18:00Z"/>
          <w:rFonts w:ascii="Arial" w:eastAsia="Times New Roman" w:hAnsi="Arial" w:cs="Arial"/>
          <w:bCs/>
          <w:color w:val="000000"/>
          <w:sz w:val="20"/>
          <w:szCs w:val="20"/>
        </w:rPr>
      </w:pPr>
    </w:p>
    <w:p w14:paraId="6323EBA1" w14:textId="1389F46B" w:rsidR="004A1DAC" w:rsidDel="008E0B11" w:rsidRDefault="004A1DAC" w:rsidP="005214D9">
      <w:pPr>
        <w:rPr>
          <w:del w:id="6093" w:author="Tebokgo Mabuto (ECP)" w:date="2026-06-30T16:18:00Z" w16du:dateUtc="2026-06-30T14:18:00Z"/>
          <w:rFonts w:ascii="Arial" w:eastAsia="Times New Roman" w:hAnsi="Arial" w:cs="Arial"/>
          <w:bCs/>
          <w:color w:val="000000"/>
          <w:sz w:val="20"/>
          <w:szCs w:val="20"/>
        </w:rPr>
      </w:pPr>
    </w:p>
    <w:p w14:paraId="256DBC28" w14:textId="556B0D41" w:rsidR="004A1DAC" w:rsidDel="008E0B11" w:rsidRDefault="004A1DAC" w:rsidP="005214D9">
      <w:pPr>
        <w:rPr>
          <w:del w:id="6094" w:author="Tebokgo Mabuto (ECP)" w:date="2026-06-30T16:18:00Z" w16du:dateUtc="2026-06-30T14:18:00Z"/>
          <w:rFonts w:ascii="Arial" w:eastAsia="Times New Roman" w:hAnsi="Arial" w:cs="Arial"/>
          <w:bCs/>
          <w:color w:val="000000"/>
          <w:sz w:val="20"/>
          <w:szCs w:val="20"/>
        </w:rPr>
      </w:pPr>
    </w:p>
    <w:p w14:paraId="62FBDB9A" w14:textId="21245B0C" w:rsidR="004A1DAC" w:rsidDel="008E0B11" w:rsidRDefault="004A1DAC" w:rsidP="005214D9">
      <w:pPr>
        <w:rPr>
          <w:del w:id="6095" w:author="Tebokgo Mabuto (ECP)" w:date="2026-06-30T16:18:00Z" w16du:dateUtc="2026-06-30T14:18:00Z"/>
          <w:rFonts w:ascii="Arial" w:eastAsia="Times New Roman" w:hAnsi="Arial" w:cs="Arial"/>
          <w:bCs/>
          <w:color w:val="000000"/>
          <w:sz w:val="20"/>
          <w:szCs w:val="20"/>
        </w:rPr>
      </w:pPr>
    </w:p>
    <w:p w14:paraId="5DC7CF2B" w14:textId="17267333" w:rsidR="004A1DAC" w:rsidDel="008E0B11" w:rsidRDefault="004A1DAC" w:rsidP="005214D9">
      <w:pPr>
        <w:rPr>
          <w:del w:id="6096" w:author="Tebokgo Mabuto (ECP)" w:date="2026-06-30T16:18:00Z" w16du:dateUtc="2026-06-30T14:18:00Z"/>
          <w:rFonts w:ascii="Arial" w:eastAsia="Times New Roman" w:hAnsi="Arial" w:cs="Arial"/>
          <w:bCs/>
          <w:color w:val="000000"/>
          <w:sz w:val="20"/>
          <w:szCs w:val="20"/>
        </w:rPr>
      </w:pPr>
    </w:p>
    <w:p w14:paraId="520F6D33" w14:textId="1D2FBECB" w:rsidR="005214D9" w:rsidRPr="004E65F1" w:rsidRDefault="00223F00"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color w:val="000000"/>
          <w:sz w:val="20"/>
          <w:szCs w:val="20"/>
        </w:rPr>
        <w:t xml:space="preserve"> </w:t>
      </w:r>
      <w:r w:rsidR="005214D9" w:rsidRPr="004E65F1">
        <w:rPr>
          <w:rFonts w:ascii="Arial" w:eastAsia="Times New Roman" w:hAnsi="Arial" w:cs="Arial"/>
          <w:bCs/>
          <w:sz w:val="20"/>
          <w:szCs w:val="20"/>
          <w:lang w:val="en-GB" w:eastAsia="en-GB"/>
        </w:rPr>
        <w:t>Signed:………………………………..……Date:……………………………………..……………..</w:t>
      </w:r>
    </w:p>
    <w:p w14:paraId="34DD3198" w14:textId="1C07EE86" w:rsidR="005214D9" w:rsidRPr="004E65F1" w:rsidRDefault="00061335"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AF76412" w14:textId="7FBD0598" w:rsidR="009A4D0C"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bookmarkStart w:id="6097" w:name="_Toc486596035"/>
      <w:bookmarkStart w:id="6098" w:name="_Toc486596149"/>
      <w:bookmarkStart w:id="6099" w:name="_Toc42183545"/>
      <w:bookmarkStart w:id="6100" w:name="_Toc43301741"/>
      <w:bookmarkStart w:id="6101" w:name="_Toc152091686"/>
    </w:p>
    <w:p w14:paraId="2A9315B8" w14:textId="77777777" w:rsidR="00FD6EDB" w:rsidRDefault="00FD6EDB" w:rsidP="00551C50">
      <w:pPr>
        <w:spacing w:line="360" w:lineRule="auto"/>
        <w:jc w:val="center"/>
        <w:rPr>
          <w:ins w:id="6102" w:author="Tebokgo Mabuto (ECP)" w:date="2026-06-30T16:18:00Z" w16du:dateUtc="2026-06-30T14:18:00Z"/>
          <w:rFonts w:ascii="Arial" w:eastAsia="Times New Roman" w:hAnsi="Arial" w:cs="Arial"/>
          <w:bCs/>
          <w:sz w:val="20"/>
          <w:szCs w:val="20"/>
          <w:lang w:val="en-GB" w:eastAsia="en-GB"/>
        </w:rPr>
      </w:pPr>
    </w:p>
    <w:p w14:paraId="0B05AE2B" w14:textId="77777777" w:rsidR="008E0B11" w:rsidRDefault="008E0B11" w:rsidP="00551C50">
      <w:pPr>
        <w:spacing w:line="360" w:lineRule="auto"/>
        <w:jc w:val="center"/>
        <w:rPr>
          <w:ins w:id="6103" w:author="Tebokgo Mabuto (ECP)" w:date="2026-06-30T16:18:00Z" w16du:dateUtc="2026-06-30T14:18:00Z"/>
          <w:rFonts w:ascii="Arial" w:eastAsia="Times New Roman" w:hAnsi="Arial" w:cs="Arial"/>
          <w:bCs/>
          <w:sz w:val="20"/>
          <w:szCs w:val="20"/>
          <w:lang w:val="en-GB" w:eastAsia="en-GB"/>
        </w:rPr>
      </w:pPr>
    </w:p>
    <w:p w14:paraId="5B2BACB2" w14:textId="77777777" w:rsidR="008E0B11" w:rsidRDefault="008E0B11" w:rsidP="00551C50">
      <w:pPr>
        <w:spacing w:line="360" w:lineRule="auto"/>
        <w:jc w:val="center"/>
        <w:rPr>
          <w:ins w:id="6104" w:author="Tebokgo Mabuto (ECP)" w:date="2026-06-30T16:18:00Z" w16du:dateUtc="2026-06-30T14:18:00Z"/>
          <w:rFonts w:ascii="Arial" w:eastAsia="Times New Roman" w:hAnsi="Arial" w:cs="Arial"/>
          <w:bCs/>
          <w:sz w:val="20"/>
          <w:szCs w:val="20"/>
          <w:lang w:val="en-GB" w:eastAsia="en-GB"/>
        </w:rPr>
      </w:pPr>
    </w:p>
    <w:p w14:paraId="01C7B0F3" w14:textId="77777777" w:rsidR="008E0B11" w:rsidRDefault="008E0B11" w:rsidP="00551C50">
      <w:pPr>
        <w:spacing w:line="360" w:lineRule="auto"/>
        <w:jc w:val="center"/>
        <w:rPr>
          <w:ins w:id="6105" w:author="Tebokgo Mabuto (ECP)" w:date="2026-06-30T16:18:00Z" w16du:dateUtc="2026-06-30T14:18:00Z"/>
          <w:rFonts w:ascii="Arial" w:eastAsia="Times New Roman" w:hAnsi="Arial" w:cs="Arial"/>
          <w:bCs/>
          <w:sz w:val="20"/>
          <w:szCs w:val="20"/>
          <w:lang w:val="en-GB" w:eastAsia="en-GB"/>
        </w:rPr>
      </w:pPr>
    </w:p>
    <w:p w14:paraId="65E95ABD" w14:textId="77777777" w:rsidR="008E0B11" w:rsidRDefault="008E0B11" w:rsidP="00551C50">
      <w:pPr>
        <w:spacing w:line="360" w:lineRule="auto"/>
        <w:jc w:val="center"/>
        <w:rPr>
          <w:ins w:id="6106" w:author="Tebokgo Mabuto (ECP)" w:date="2026-06-30T16:18:00Z" w16du:dateUtc="2026-06-30T14:18:00Z"/>
          <w:rFonts w:ascii="Arial" w:eastAsia="Times New Roman" w:hAnsi="Arial" w:cs="Arial"/>
          <w:bCs/>
          <w:sz w:val="20"/>
          <w:szCs w:val="20"/>
          <w:lang w:val="en-GB" w:eastAsia="en-GB"/>
        </w:rPr>
      </w:pPr>
    </w:p>
    <w:p w14:paraId="09DEA84D" w14:textId="77777777" w:rsidR="008E0B11" w:rsidRDefault="008E0B11" w:rsidP="00551C50">
      <w:pPr>
        <w:spacing w:line="360" w:lineRule="auto"/>
        <w:jc w:val="center"/>
        <w:rPr>
          <w:ins w:id="6107" w:author="Tebokgo Mabuto (ECP)" w:date="2026-06-30T16:18:00Z" w16du:dateUtc="2026-06-30T14:18:00Z"/>
          <w:rFonts w:ascii="Arial" w:eastAsia="Times New Roman" w:hAnsi="Arial" w:cs="Arial"/>
          <w:bCs/>
          <w:sz w:val="20"/>
          <w:szCs w:val="20"/>
          <w:lang w:val="en-GB" w:eastAsia="en-GB"/>
        </w:rPr>
      </w:pPr>
    </w:p>
    <w:p w14:paraId="06D3F2F1" w14:textId="77777777" w:rsidR="008E0B11" w:rsidRDefault="008E0B11" w:rsidP="00551C50">
      <w:pPr>
        <w:spacing w:line="360" w:lineRule="auto"/>
        <w:jc w:val="center"/>
        <w:rPr>
          <w:ins w:id="6108" w:author="Tebokgo Mabuto (ECP)" w:date="2026-06-30T16:18:00Z" w16du:dateUtc="2026-06-30T14:18:00Z"/>
          <w:rFonts w:ascii="Arial" w:eastAsia="Times New Roman" w:hAnsi="Arial" w:cs="Arial"/>
          <w:bCs/>
          <w:sz w:val="20"/>
          <w:szCs w:val="20"/>
          <w:lang w:val="en-GB" w:eastAsia="en-GB"/>
        </w:rPr>
      </w:pPr>
    </w:p>
    <w:p w14:paraId="215850E5" w14:textId="77777777" w:rsidR="008E0B11" w:rsidRDefault="008E0B11" w:rsidP="00551C50">
      <w:pPr>
        <w:spacing w:line="360" w:lineRule="auto"/>
        <w:jc w:val="center"/>
        <w:rPr>
          <w:ins w:id="6109" w:author="Tebokgo Mabuto (ECP)" w:date="2026-06-30T16:18:00Z" w16du:dateUtc="2026-06-30T14:18:00Z"/>
          <w:rFonts w:ascii="Arial" w:eastAsia="Times New Roman" w:hAnsi="Arial" w:cs="Arial"/>
          <w:bCs/>
          <w:sz w:val="20"/>
          <w:szCs w:val="20"/>
          <w:lang w:val="en-GB" w:eastAsia="en-GB"/>
        </w:rPr>
      </w:pPr>
    </w:p>
    <w:p w14:paraId="09E2F725" w14:textId="77777777" w:rsidR="008E0B11" w:rsidRDefault="008E0B11" w:rsidP="00551C50">
      <w:pPr>
        <w:spacing w:line="360" w:lineRule="auto"/>
        <w:jc w:val="center"/>
        <w:rPr>
          <w:ins w:id="6110" w:author="Tebokgo Mabuto (ECP)" w:date="2026-06-30T16:18:00Z" w16du:dateUtc="2026-06-30T14:18:00Z"/>
          <w:rFonts w:ascii="Arial" w:eastAsia="Times New Roman" w:hAnsi="Arial" w:cs="Arial"/>
          <w:bCs/>
          <w:sz w:val="20"/>
          <w:szCs w:val="20"/>
          <w:lang w:val="en-GB" w:eastAsia="en-GB"/>
        </w:rPr>
      </w:pPr>
    </w:p>
    <w:p w14:paraId="459E7AFF" w14:textId="77777777" w:rsidR="008E0B11" w:rsidRDefault="008E0B11" w:rsidP="00551C50">
      <w:pPr>
        <w:spacing w:line="360" w:lineRule="auto"/>
        <w:jc w:val="center"/>
        <w:rPr>
          <w:ins w:id="6111" w:author="Tebokgo Mabuto (ECP)" w:date="2026-06-30T16:18:00Z" w16du:dateUtc="2026-06-30T14:18:00Z"/>
          <w:rFonts w:ascii="Arial" w:eastAsia="Times New Roman" w:hAnsi="Arial" w:cs="Arial"/>
          <w:bCs/>
          <w:sz w:val="20"/>
          <w:szCs w:val="20"/>
          <w:lang w:val="en-GB" w:eastAsia="en-GB"/>
        </w:rPr>
      </w:pPr>
    </w:p>
    <w:p w14:paraId="3FD69C24" w14:textId="77777777" w:rsidR="008E0B11" w:rsidRDefault="008E0B11" w:rsidP="00551C50">
      <w:pPr>
        <w:spacing w:line="360" w:lineRule="auto"/>
        <w:jc w:val="center"/>
        <w:rPr>
          <w:ins w:id="6112" w:author="Tebokgo Mabuto (ECP)" w:date="2026-06-30T16:18:00Z" w16du:dateUtc="2026-06-30T14:18:00Z"/>
          <w:rFonts w:ascii="Arial" w:eastAsia="Times New Roman" w:hAnsi="Arial" w:cs="Arial"/>
          <w:bCs/>
          <w:sz w:val="20"/>
          <w:szCs w:val="20"/>
          <w:lang w:val="en-GB" w:eastAsia="en-GB"/>
        </w:rPr>
      </w:pPr>
    </w:p>
    <w:p w14:paraId="194C9B15" w14:textId="77777777" w:rsidR="008E0B11" w:rsidRDefault="008E0B11" w:rsidP="00551C50">
      <w:pPr>
        <w:spacing w:line="360" w:lineRule="auto"/>
        <w:jc w:val="center"/>
        <w:rPr>
          <w:ins w:id="6113" w:author="Tebokgo Mabuto (ECP)" w:date="2026-06-30T16:18:00Z" w16du:dateUtc="2026-06-30T14:18:00Z"/>
          <w:rFonts w:ascii="Arial" w:eastAsia="Times New Roman" w:hAnsi="Arial" w:cs="Arial"/>
          <w:bCs/>
          <w:sz w:val="20"/>
          <w:szCs w:val="20"/>
          <w:lang w:val="en-GB" w:eastAsia="en-GB"/>
        </w:rPr>
      </w:pPr>
    </w:p>
    <w:p w14:paraId="5C63910C" w14:textId="77777777" w:rsidR="008E0B11" w:rsidRDefault="008E0B11" w:rsidP="00551C50">
      <w:pPr>
        <w:spacing w:line="360" w:lineRule="auto"/>
        <w:jc w:val="center"/>
        <w:rPr>
          <w:ins w:id="6114" w:author="Tebokgo Mabuto (ECP)" w:date="2026-06-30T16:18:00Z" w16du:dateUtc="2026-06-30T14:18:00Z"/>
          <w:rFonts w:ascii="Arial" w:eastAsia="Times New Roman" w:hAnsi="Arial" w:cs="Arial"/>
          <w:bCs/>
          <w:sz w:val="20"/>
          <w:szCs w:val="20"/>
          <w:lang w:val="en-GB" w:eastAsia="en-GB"/>
        </w:rPr>
      </w:pPr>
    </w:p>
    <w:p w14:paraId="575B9C2A" w14:textId="77777777" w:rsidR="008E0B11" w:rsidRDefault="008E0B11" w:rsidP="00551C50">
      <w:pPr>
        <w:spacing w:line="360" w:lineRule="auto"/>
        <w:jc w:val="center"/>
        <w:rPr>
          <w:ins w:id="6115" w:author="Tebokgo Mabuto (ECP)" w:date="2026-06-30T16:18:00Z" w16du:dateUtc="2026-06-30T14:18:00Z"/>
          <w:rFonts w:ascii="Arial" w:eastAsia="Times New Roman" w:hAnsi="Arial" w:cs="Arial"/>
          <w:bCs/>
          <w:sz w:val="20"/>
          <w:szCs w:val="20"/>
          <w:lang w:val="en-GB" w:eastAsia="en-GB"/>
        </w:rPr>
      </w:pPr>
    </w:p>
    <w:p w14:paraId="4EF2AF68" w14:textId="77777777" w:rsidR="008E0B11" w:rsidRDefault="008E0B11" w:rsidP="00551C50">
      <w:pPr>
        <w:spacing w:line="360" w:lineRule="auto"/>
        <w:jc w:val="center"/>
        <w:rPr>
          <w:ins w:id="6116" w:author="Tebokgo Mabuto (ECP)" w:date="2026-06-30T16:18:00Z" w16du:dateUtc="2026-06-30T14:18:00Z"/>
          <w:rFonts w:ascii="Arial" w:eastAsia="Times New Roman" w:hAnsi="Arial" w:cs="Arial"/>
          <w:bCs/>
          <w:sz w:val="20"/>
          <w:szCs w:val="20"/>
          <w:lang w:val="en-GB" w:eastAsia="en-GB"/>
        </w:rPr>
      </w:pPr>
    </w:p>
    <w:p w14:paraId="664F7852" w14:textId="77777777" w:rsidR="008E0B11" w:rsidRDefault="008E0B11" w:rsidP="00551C50">
      <w:pPr>
        <w:spacing w:line="360" w:lineRule="auto"/>
        <w:jc w:val="center"/>
        <w:rPr>
          <w:ins w:id="6117" w:author="Tebokgo Mabuto (ECP)" w:date="2026-06-30T16:18:00Z" w16du:dateUtc="2026-06-30T14:18:00Z"/>
          <w:rFonts w:ascii="Arial" w:eastAsia="Times New Roman" w:hAnsi="Arial" w:cs="Arial"/>
          <w:bCs/>
          <w:sz w:val="20"/>
          <w:szCs w:val="20"/>
          <w:lang w:val="en-GB" w:eastAsia="en-GB"/>
        </w:rPr>
      </w:pPr>
    </w:p>
    <w:p w14:paraId="7FE38286" w14:textId="77777777" w:rsidR="008E0B11" w:rsidRDefault="008E0B11" w:rsidP="00551C50">
      <w:pPr>
        <w:spacing w:line="360" w:lineRule="auto"/>
        <w:jc w:val="center"/>
        <w:rPr>
          <w:ins w:id="6118" w:author="Tebokgo Mabuto (ECP)" w:date="2026-06-30T16:18:00Z" w16du:dateUtc="2026-06-30T14:18:00Z"/>
          <w:rFonts w:ascii="Arial" w:eastAsia="Times New Roman" w:hAnsi="Arial" w:cs="Arial"/>
          <w:bCs/>
          <w:sz w:val="20"/>
          <w:szCs w:val="20"/>
          <w:lang w:val="en-GB" w:eastAsia="en-GB"/>
        </w:rPr>
      </w:pPr>
    </w:p>
    <w:p w14:paraId="20071054" w14:textId="77777777" w:rsidR="008E0B11" w:rsidRPr="004E65F1" w:rsidRDefault="008E0B11" w:rsidP="00551C50">
      <w:pPr>
        <w:spacing w:line="360" w:lineRule="auto"/>
        <w:jc w:val="center"/>
        <w:rPr>
          <w:rFonts w:ascii="Arial" w:eastAsia="Times New Roman" w:hAnsi="Arial" w:cs="Arial"/>
          <w:bCs/>
          <w:sz w:val="20"/>
          <w:szCs w:val="20"/>
          <w:lang w:val="en-GB" w:eastAsia="en-GB"/>
        </w:rPr>
      </w:pPr>
    </w:p>
    <w:p w14:paraId="7618CBA4" w14:textId="77777777" w:rsidR="0065718F" w:rsidRDefault="0065718F" w:rsidP="005214D9">
      <w:pPr>
        <w:keepNext/>
        <w:tabs>
          <w:tab w:val="left" w:pos="0"/>
        </w:tabs>
        <w:outlineLvl w:val="3"/>
        <w:rPr>
          <w:ins w:id="6119" w:author="Tebokgo Mabuto (ECP)" w:date="2026-07-17T10:52:00Z" w16du:dateUtc="2026-07-17T08:52:00Z"/>
          <w:rFonts w:ascii="Arial" w:eastAsia="Times New Roman" w:hAnsi="Arial" w:cs="Arial"/>
          <w:b/>
          <w:sz w:val="20"/>
          <w:szCs w:val="20"/>
          <w:lang w:val="en-GB" w:eastAsia="en-GB"/>
        </w:rPr>
      </w:pPr>
    </w:p>
    <w:p w14:paraId="1B13116A" w14:textId="2BE7C90D" w:rsidR="005214D9" w:rsidRPr="004E65F1" w:rsidRDefault="005214D9" w:rsidP="005214D9">
      <w:pPr>
        <w:keepNext/>
        <w:tabs>
          <w:tab w:val="left" w:pos="0"/>
        </w:tabs>
        <w:outlineLvl w:val="3"/>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A4: DECLARATION OF TENDERER’S CURRENT STATUS OF ANY DEBT OUTSTANDING </w:t>
      </w:r>
      <w:bookmarkEnd w:id="6097"/>
      <w:bookmarkEnd w:id="6098"/>
      <w:bookmarkEnd w:id="6099"/>
      <w:bookmarkEnd w:id="6100"/>
      <w:bookmarkEnd w:id="6101"/>
      <w:r w:rsidR="009A4D0C" w:rsidRPr="004E65F1">
        <w:rPr>
          <w:rFonts w:ascii="Arial" w:eastAsia="Times New Roman" w:hAnsi="Arial" w:cs="Arial"/>
          <w:b/>
          <w:sz w:val="20"/>
          <w:szCs w:val="20"/>
          <w:lang w:val="en-GB" w:eastAsia="en-GB"/>
        </w:rPr>
        <w:t>TO SANRAL</w:t>
      </w:r>
    </w:p>
    <w:p w14:paraId="1719F176" w14:textId="135D628F"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120" w:author="Avela Mnyaka (ECP)" w:date="2026-09-02T09:45:00Z" w16du:dateUtc="2026-09-02T07:45:00Z">
        <w:r w:rsidRPr="00D27C9F" w:rsidDel="00D27C9F">
          <w:rPr>
            <w:rFonts w:ascii="Arial" w:hAnsi="Arial" w:cs="Arial"/>
            <w:b/>
            <w:bCs/>
            <w:color w:val="000000"/>
            <w:szCs w:val="20"/>
            <w:lang w:val="en-ZA"/>
            <w:rPrChange w:id="6121" w:author="Avela Mnyaka (ECP)" w:date="2026-09-02T09:46:00Z" w16du:dateUtc="2026-09-02T07:46:00Z">
              <w:rPr>
                <w:rFonts w:ascii="Arial" w:hAnsi="Arial" w:cs="Arial"/>
                <w:b/>
                <w:bCs/>
                <w:color w:val="000000"/>
                <w:szCs w:val="20"/>
                <w:highlight w:val="yellow"/>
                <w:lang w:val="en-ZA"/>
              </w:rPr>
            </w:rPrChange>
          </w:rPr>
          <w:delText>20XX/YYYY</w:delText>
        </w:r>
      </w:del>
      <w:ins w:id="6122" w:author="Avela Mnyaka (ECP)" w:date="2026-09-02T09:45:00Z" w16du:dateUtc="2026-09-02T07:45:00Z">
        <w:r w:rsidR="00D27C9F" w:rsidRPr="00D27C9F">
          <w:rPr>
            <w:rFonts w:ascii="Arial" w:hAnsi="Arial" w:cs="Arial"/>
            <w:b/>
            <w:bCs/>
            <w:color w:val="000000"/>
            <w:szCs w:val="20"/>
            <w:lang w:val="en-ZA"/>
            <w:rPrChange w:id="6123" w:author="Avela Mnyaka (ECP)" w:date="2026-09-02T09:46:00Z" w16du:dateUtc="2026-09-02T07:46: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124" w:author="Avela Mnyaka (ECP)" w:date="2026-09-02T09:46:00Z" w16du:dateUtc="2026-09-02T07:46: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37E1A797" w14:textId="77777777" w:rsidR="005214D9" w:rsidRDefault="005214D9" w:rsidP="005214D9">
      <w:pPr>
        <w:jc w:val="both"/>
        <w:rPr>
          <w:rFonts w:ascii="Arial" w:eastAsia="Times New Roman" w:hAnsi="Arial" w:cs="Arial"/>
          <w:b/>
          <w:sz w:val="20"/>
          <w:szCs w:val="20"/>
          <w:lang w:val="en-GB" w:eastAsia="en-GB"/>
        </w:rPr>
      </w:pPr>
    </w:p>
    <w:p w14:paraId="3439590C" w14:textId="77777777" w:rsidR="00564CD5" w:rsidRPr="004E65F1" w:rsidRDefault="00564CD5" w:rsidP="005214D9">
      <w:pPr>
        <w:jc w:val="both"/>
        <w:rPr>
          <w:rFonts w:ascii="Arial" w:eastAsia="Times New Roman" w:hAnsi="Arial" w:cs="Arial"/>
          <w:b/>
          <w:sz w:val="20"/>
          <w:szCs w:val="20"/>
          <w:lang w:val="en-GB" w:eastAsia="en-GB"/>
        </w:rPr>
      </w:pPr>
    </w:p>
    <w:p w14:paraId="66E71848" w14:textId="77777777" w:rsidR="005214D9" w:rsidRPr="004E65F1" w:rsidRDefault="005214D9" w:rsidP="005214D9">
      <w:pPr>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Notes to tenderer:</w:t>
      </w:r>
    </w:p>
    <w:p w14:paraId="4A9B667C"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The signatory for the tenderer (as per Form A2) shall complete and sign this form declaring the current status of (any) debt outstanding to SANRAL.</w:t>
      </w:r>
    </w:p>
    <w:p w14:paraId="46B78534"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In the event that the tenderer is a Joint Venture, a declaration is required from each member of the Joint Venture.</w:t>
      </w:r>
    </w:p>
    <w:p w14:paraId="3FFE1BF8" w14:textId="77777777" w:rsidR="005214D9" w:rsidRPr="004E65F1" w:rsidRDefault="005214D9" w:rsidP="00061335">
      <w:pPr>
        <w:spacing w:after="200" w:line="276" w:lineRule="auto"/>
        <w:contextualSpacing/>
        <w:rPr>
          <w:rFonts w:ascii="Tahoma" w:eastAsia="Times New Roman" w:hAnsi="Tahoma" w:cs="Tahoma"/>
          <w:sz w:val="20"/>
          <w:szCs w:val="20"/>
        </w:rPr>
      </w:pPr>
    </w:p>
    <w:p w14:paraId="1283CA8B" w14:textId="77777777" w:rsidR="005214D9" w:rsidRPr="004E65F1" w:rsidRDefault="005214D9" w:rsidP="005214D9">
      <w:pPr>
        <w:tabs>
          <w:tab w:val="right" w:leader="dot" w:pos="9072"/>
        </w:tabs>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 the undersigned, </w:t>
      </w:r>
      <w:r w:rsidRPr="004E65F1">
        <w:rPr>
          <w:rFonts w:ascii="Arial" w:eastAsia="Times New Roman" w:hAnsi="Arial" w:cs="Arial"/>
          <w:bCs/>
          <w:sz w:val="20"/>
          <w:szCs w:val="20"/>
          <w:lang w:val="en-GB" w:eastAsia="en-GB"/>
        </w:rPr>
        <w:tab/>
        <w:t xml:space="preserve"> declare that:</w:t>
      </w:r>
    </w:p>
    <w:p w14:paraId="64FDFAFB" w14:textId="77777777" w:rsidR="005214D9" w:rsidRPr="004E65F1" w:rsidRDefault="005214D9" w:rsidP="005214D9">
      <w:pPr>
        <w:jc w:val="both"/>
        <w:rPr>
          <w:rFonts w:ascii="Arial" w:eastAsia="Times New Roman" w:hAnsi="Arial" w:cs="Arial"/>
          <w:bCs/>
          <w:sz w:val="20"/>
          <w:szCs w:val="20"/>
          <w:lang w:val="en-GB" w:eastAsia="en-GB"/>
        </w:rPr>
      </w:pPr>
    </w:p>
    <w:p w14:paraId="7E9249C5"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or any of its Directors/Members do not have any debt outstanding to SANRAL, other than what is listed below:</w:t>
      </w:r>
    </w:p>
    <w:p w14:paraId="4D24FB8F"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1ED3737E"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72BC049"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6A5E8B60"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815C634"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52D1BA90"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and/or any of its Directors/Members freely, voluntarily and without undue duress unconditionally authorises SANRAL to set off any debts agreed to which is due and payable by the tenderer or any of its Directors/Members in terms of this declaration against any moneys due to the tenderer or any of its Directors/Members.</w:t>
      </w:r>
    </w:p>
    <w:p w14:paraId="52EEF7C2" w14:textId="77777777" w:rsidR="005214D9" w:rsidRPr="004E65F1" w:rsidRDefault="005214D9" w:rsidP="005214D9">
      <w:pPr>
        <w:ind w:left="360"/>
        <w:contextualSpacing/>
        <w:jc w:val="both"/>
        <w:rPr>
          <w:rFonts w:ascii="Arial" w:eastAsia="Times New Roman" w:hAnsi="Arial" w:cs="Arial"/>
          <w:bCs/>
          <w:sz w:val="20"/>
          <w:szCs w:val="20"/>
          <w:lang w:val="en-GB" w:eastAsia="en-GB"/>
        </w:rPr>
      </w:pPr>
    </w:p>
    <w:p w14:paraId="34A3B853" w14:textId="77777777" w:rsidR="005214D9" w:rsidRPr="004E65F1" w:rsidRDefault="005214D9">
      <w:pPr>
        <w:widowControl/>
        <w:numPr>
          <w:ilvl w:val="0"/>
          <w:numId w:val="25"/>
        </w:numPr>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to the best of my knowledge the above information is true and accurate.</w:t>
      </w:r>
    </w:p>
    <w:p w14:paraId="07E322BF" w14:textId="77777777" w:rsidR="005214D9" w:rsidRPr="004E65F1" w:rsidRDefault="005214D9" w:rsidP="005214D9">
      <w:pPr>
        <w:jc w:val="both"/>
        <w:rPr>
          <w:rFonts w:ascii="Arial" w:eastAsia="Times New Roman" w:hAnsi="Arial" w:cs="Arial"/>
          <w:bCs/>
          <w:sz w:val="20"/>
          <w:szCs w:val="20"/>
          <w:lang w:val="en-GB" w:eastAsia="en-GB"/>
        </w:rPr>
      </w:pPr>
    </w:p>
    <w:p w14:paraId="2FB89DA7" w14:textId="77777777" w:rsidR="005214D9" w:rsidRPr="004E65F1" w:rsidRDefault="005214D9" w:rsidP="005214D9">
      <w:pPr>
        <w:jc w:val="both"/>
        <w:rPr>
          <w:rFonts w:ascii="Arial" w:eastAsia="Times New Roman" w:hAnsi="Arial" w:cs="Arial"/>
          <w:bCs/>
          <w:sz w:val="20"/>
          <w:szCs w:val="20"/>
          <w:lang w:val="en-GB" w:eastAsia="en-GB"/>
        </w:rPr>
      </w:pPr>
    </w:p>
    <w:p w14:paraId="5884E635"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 and sworn before me at ………………………………………………………. on the ……….. day of</w:t>
      </w:r>
    </w:p>
    <w:p w14:paraId="7D807796" w14:textId="77777777" w:rsidR="005214D9" w:rsidRPr="004E65F1" w:rsidRDefault="005214D9" w:rsidP="005214D9">
      <w:pPr>
        <w:jc w:val="both"/>
        <w:rPr>
          <w:rFonts w:ascii="Arial" w:eastAsia="Times New Roman" w:hAnsi="Arial" w:cs="Arial"/>
          <w:bCs/>
          <w:sz w:val="20"/>
          <w:szCs w:val="20"/>
          <w:lang w:val="en-GB" w:eastAsia="en-GB"/>
        </w:rPr>
      </w:pPr>
    </w:p>
    <w:p w14:paraId="4478AAC1"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20………..</w:t>
      </w:r>
    </w:p>
    <w:p w14:paraId="643B924A" w14:textId="77777777" w:rsidR="005214D9" w:rsidRPr="004E65F1" w:rsidRDefault="005214D9" w:rsidP="005214D9">
      <w:pPr>
        <w:jc w:val="both"/>
        <w:rPr>
          <w:rFonts w:ascii="Arial" w:eastAsia="Times New Roman" w:hAnsi="Arial" w:cs="Arial"/>
          <w:bCs/>
          <w:sz w:val="20"/>
          <w:szCs w:val="20"/>
          <w:lang w:val="en-GB" w:eastAsia="en-GB"/>
        </w:rPr>
      </w:pPr>
    </w:p>
    <w:p w14:paraId="5C681B77" w14:textId="77777777" w:rsidR="005214D9" w:rsidRPr="004E65F1" w:rsidRDefault="005214D9" w:rsidP="005214D9">
      <w:pPr>
        <w:jc w:val="both"/>
        <w:rPr>
          <w:rFonts w:ascii="Arial" w:eastAsia="Times New Roman" w:hAnsi="Arial" w:cs="Arial"/>
          <w:bCs/>
          <w:sz w:val="20"/>
          <w:szCs w:val="20"/>
          <w:lang w:val="en-GB" w:eastAsia="en-GB"/>
        </w:rPr>
      </w:pPr>
    </w:p>
    <w:p w14:paraId="20F2845E"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12CCBF5A"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SIGNATURE</w:t>
      </w:r>
    </w:p>
    <w:p w14:paraId="434812FC" w14:textId="77777777" w:rsidR="005214D9" w:rsidRPr="004E65F1" w:rsidRDefault="005214D9" w:rsidP="005214D9">
      <w:pPr>
        <w:jc w:val="both"/>
        <w:rPr>
          <w:rFonts w:ascii="Arial" w:eastAsia="Times New Roman" w:hAnsi="Arial" w:cs="Arial"/>
          <w:bCs/>
          <w:sz w:val="20"/>
          <w:szCs w:val="20"/>
          <w:lang w:val="en-GB" w:eastAsia="en-GB"/>
        </w:rPr>
      </w:pPr>
    </w:p>
    <w:p w14:paraId="3F0D2464"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deponent having:</w:t>
      </w:r>
    </w:p>
    <w:p w14:paraId="7639D7C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Acknowledged that he/she knows and understands the contents hereof;</w:t>
      </w:r>
    </w:p>
    <w:p w14:paraId="241904FB"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Confirmed that he/she has not objection to the taking of the prescribed oath;</w:t>
      </w:r>
    </w:p>
    <w:p w14:paraId="6EE0D07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That he/she considered the prescribed oath as binding upon his/her conscience;  and</w:t>
      </w:r>
    </w:p>
    <w:p w14:paraId="41AB84A2"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Regulations contained in the Government Gazette Notice R1258 of July 1972 and R 1648 of August 1977 having been complied with.</w:t>
      </w:r>
    </w:p>
    <w:p w14:paraId="6C0C154A" w14:textId="77777777" w:rsidR="005214D9" w:rsidRPr="004E65F1" w:rsidRDefault="005214D9" w:rsidP="005214D9">
      <w:pPr>
        <w:jc w:val="both"/>
        <w:rPr>
          <w:rFonts w:ascii="Arial" w:eastAsia="Times New Roman" w:hAnsi="Arial" w:cs="Arial"/>
          <w:bCs/>
          <w:sz w:val="20"/>
          <w:szCs w:val="20"/>
          <w:lang w:val="en-GB" w:eastAsia="en-GB"/>
        </w:rPr>
      </w:pPr>
    </w:p>
    <w:p w14:paraId="6DD9C81F" w14:textId="77777777" w:rsidR="005214D9" w:rsidRPr="004E65F1" w:rsidRDefault="005214D9" w:rsidP="005214D9">
      <w:pPr>
        <w:jc w:val="both"/>
        <w:rPr>
          <w:rFonts w:ascii="Arial" w:eastAsia="Times New Roman" w:hAnsi="Arial" w:cs="Arial"/>
          <w:bCs/>
          <w:sz w:val="20"/>
          <w:szCs w:val="20"/>
          <w:lang w:val="en-GB" w:eastAsia="en-GB"/>
        </w:rPr>
      </w:pPr>
    </w:p>
    <w:p w14:paraId="56DF2C6B"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4AB7F916"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COMMISSIONER OF OATHS</w:t>
      </w:r>
    </w:p>
    <w:p w14:paraId="0EDB9045" w14:textId="77777777" w:rsidR="005214D9" w:rsidRPr="004E65F1" w:rsidRDefault="005214D9" w:rsidP="005214D9">
      <w:pPr>
        <w:jc w:val="both"/>
        <w:rPr>
          <w:rFonts w:ascii="Arial" w:eastAsia="Times New Roman" w:hAnsi="Arial" w:cs="Arial"/>
          <w:bCs/>
          <w:sz w:val="20"/>
          <w:szCs w:val="20"/>
          <w:lang w:val="en-GB" w:eastAsia="en-GB"/>
        </w:rPr>
      </w:pPr>
    </w:p>
    <w:p w14:paraId="183A614A" w14:textId="77777777" w:rsidR="005214D9" w:rsidRPr="004E65F1" w:rsidRDefault="005214D9" w:rsidP="005214D9">
      <w:pPr>
        <w:jc w:val="both"/>
        <w:rPr>
          <w:rFonts w:ascii="Arial" w:eastAsia="Times New Roman" w:hAnsi="Arial" w:cs="Arial"/>
          <w:bCs/>
          <w:sz w:val="20"/>
          <w:szCs w:val="20"/>
          <w:lang w:val="en-GB" w:eastAsia="en-GB"/>
        </w:rPr>
      </w:pPr>
    </w:p>
    <w:p w14:paraId="4BACB546" w14:textId="77777777" w:rsidR="00223F00" w:rsidRPr="004E65F1" w:rsidRDefault="00223F00" w:rsidP="005214D9">
      <w:pPr>
        <w:jc w:val="both"/>
        <w:rPr>
          <w:rFonts w:ascii="Arial" w:eastAsia="Times New Roman" w:hAnsi="Arial" w:cs="Arial"/>
          <w:bCs/>
          <w:sz w:val="20"/>
          <w:szCs w:val="20"/>
          <w:lang w:val="en-GB" w:eastAsia="en-GB"/>
        </w:rPr>
      </w:pPr>
    </w:p>
    <w:p w14:paraId="12B30C88" w14:textId="77777777" w:rsidR="005214D9" w:rsidRPr="004E65F1" w:rsidRDefault="005214D9" w:rsidP="005214D9">
      <w:pPr>
        <w:jc w:val="both"/>
        <w:rPr>
          <w:rFonts w:ascii="Arial" w:eastAsia="Times New Roman" w:hAnsi="Arial" w:cs="Arial"/>
          <w:bCs/>
          <w:sz w:val="20"/>
          <w:szCs w:val="20"/>
          <w:lang w:val="en-GB" w:eastAsia="en-GB"/>
        </w:rPr>
      </w:pPr>
    </w:p>
    <w:p w14:paraId="79F47D2B" w14:textId="509F1D40" w:rsidR="005214D9"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372CA91" w14:textId="749E418F" w:rsidR="005214D9" w:rsidRPr="004E65F1" w:rsidRDefault="005214D9"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C1D3B7B" w14:textId="77777777" w:rsidR="00733DA4" w:rsidRDefault="005214D9" w:rsidP="00733DA4">
      <w:pPr>
        <w:spacing w:line="360" w:lineRule="auto"/>
        <w:rPr>
          <w:rStyle w:val="normaltextrun"/>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2E6B6C26" w14:textId="50133F3F" w:rsidR="00564CD5" w:rsidDel="00D27C9F" w:rsidRDefault="00564CD5">
      <w:pPr>
        <w:rPr>
          <w:del w:id="6125" w:author="Avela Mnyaka (ECP)" w:date="2026-09-02T09:47:00Z" w16du:dateUtc="2026-09-02T07:47:00Z"/>
          <w:rFonts w:ascii="Arial" w:eastAsia="Times New Roman" w:hAnsi="Arial" w:cs="Arial"/>
          <w:b/>
          <w:sz w:val="20"/>
          <w:szCs w:val="20"/>
          <w:lang w:val="en-GB" w:eastAsia="en-GB"/>
        </w:rPr>
      </w:pPr>
      <w:r>
        <w:rPr>
          <w:rFonts w:ascii="Arial" w:eastAsia="Times New Roman" w:hAnsi="Arial" w:cs="Arial"/>
          <w:b/>
          <w:sz w:val="20"/>
          <w:szCs w:val="20"/>
          <w:lang w:val="en-GB" w:eastAsia="en-GB"/>
        </w:rPr>
        <w:br w:type="page"/>
      </w:r>
    </w:p>
    <w:p w14:paraId="118F79EA" w14:textId="409EFD62" w:rsidR="005214D9" w:rsidRPr="00733DA4" w:rsidRDefault="005214D9">
      <w:pPr>
        <w:rPr>
          <w:rFonts w:ascii="Tahoma" w:eastAsia="Times New Roman" w:hAnsi="Tahoma" w:cs="Tahoma"/>
          <w:bCs/>
          <w:sz w:val="20"/>
          <w:szCs w:val="20"/>
          <w:lang w:val="en-GB" w:eastAsia="en-GB"/>
        </w:rPr>
        <w:pPrChange w:id="6126" w:author="Avela Mnyaka (ECP)" w:date="2026-09-02T09:47:00Z" w16du:dateUtc="2026-09-02T07:47:00Z">
          <w:pPr>
            <w:spacing w:line="360" w:lineRule="auto"/>
          </w:pPr>
        </w:pPrChange>
      </w:pPr>
      <w:r w:rsidRPr="004E65F1">
        <w:rPr>
          <w:rFonts w:ascii="Arial" w:eastAsia="Times New Roman" w:hAnsi="Arial" w:cs="Arial"/>
          <w:b/>
          <w:sz w:val="20"/>
          <w:szCs w:val="20"/>
          <w:lang w:val="en-GB" w:eastAsia="en-GB"/>
        </w:rPr>
        <w:t xml:space="preserve">FORM </w:t>
      </w:r>
      <w:r w:rsidR="00134CCA">
        <w:rPr>
          <w:rFonts w:ascii="Arial" w:eastAsia="Times New Roman" w:hAnsi="Arial" w:cs="Arial"/>
          <w:b/>
          <w:sz w:val="20"/>
          <w:szCs w:val="20"/>
          <w:lang w:val="en-GB" w:eastAsia="en-GB"/>
        </w:rPr>
        <w:t>A</w:t>
      </w:r>
      <w:r w:rsidRPr="004E65F1">
        <w:rPr>
          <w:rFonts w:ascii="Arial" w:eastAsia="Times New Roman" w:hAnsi="Arial" w:cs="Arial"/>
          <w:b/>
          <w:sz w:val="20"/>
          <w:szCs w:val="20"/>
          <w:lang w:val="en-GB" w:eastAsia="en-GB"/>
        </w:rPr>
        <w:t xml:space="preserve">5: </w:t>
      </w:r>
      <w:r w:rsidR="00D01565">
        <w:rPr>
          <w:rFonts w:ascii="Arial" w:eastAsia="Times New Roman" w:hAnsi="Arial" w:cs="Arial"/>
          <w:b/>
          <w:sz w:val="20"/>
          <w:szCs w:val="20"/>
          <w:lang w:val="en-GB" w:eastAsia="en-GB"/>
        </w:rPr>
        <w:t xml:space="preserve">Declaration Form:  Management of </w:t>
      </w:r>
      <w:r w:rsidRPr="004E65F1">
        <w:rPr>
          <w:rFonts w:ascii="Arial" w:eastAsia="Times New Roman" w:hAnsi="Arial" w:cs="Arial"/>
          <w:b/>
          <w:sz w:val="20"/>
          <w:szCs w:val="20"/>
          <w:lang w:val="en-GB" w:eastAsia="en-GB"/>
        </w:rPr>
        <w:t>Domestic Prominent Influential Persons (DPIP) OR Foreign Prominent Public Officials (FPPO)</w:t>
      </w:r>
    </w:p>
    <w:p w14:paraId="03E315C9" w14:textId="2F44FF89"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127" w:author="Avela Mnyaka (ECP)" w:date="2026-09-02T09:45:00Z" w16du:dateUtc="2026-09-02T07:45:00Z">
        <w:r w:rsidRPr="00D27C9F" w:rsidDel="00D27C9F">
          <w:rPr>
            <w:rFonts w:ascii="Arial" w:hAnsi="Arial" w:cs="Arial"/>
            <w:b/>
            <w:bCs/>
            <w:color w:val="000000"/>
            <w:szCs w:val="20"/>
            <w:lang w:val="en-ZA"/>
            <w:rPrChange w:id="6128" w:author="Avela Mnyaka (ECP)" w:date="2026-09-02T09:47:00Z" w16du:dateUtc="2026-09-02T07:47:00Z">
              <w:rPr>
                <w:rFonts w:ascii="Arial" w:hAnsi="Arial" w:cs="Arial"/>
                <w:b/>
                <w:bCs/>
                <w:color w:val="000000"/>
                <w:szCs w:val="20"/>
                <w:highlight w:val="yellow"/>
                <w:lang w:val="en-ZA"/>
              </w:rPr>
            </w:rPrChange>
          </w:rPr>
          <w:delText>20XX/YYYY</w:delText>
        </w:r>
      </w:del>
      <w:ins w:id="6129" w:author="Avela Mnyaka (ECP)" w:date="2026-09-02T09:45:00Z" w16du:dateUtc="2026-09-02T07:45:00Z">
        <w:r w:rsidR="00D27C9F" w:rsidRPr="00D27C9F">
          <w:rPr>
            <w:rFonts w:ascii="Arial" w:hAnsi="Arial" w:cs="Arial"/>
            <w:b/>
            <w:bCs/>
            <w:color w:val="000000"/>
            <w:szCs w:val="20"/>
            <w:lang w:val="en-ZA"/>
            <w:rPrChange w:id="6130" w:author="Avela Mnyaka (ECP)" w:date="2026-09-02T09:47:00Z" w16du:dateUtc="2026-09-02T07:47: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131" w:author="Avela Mnyaka (ECP)" w:date="2026-09-02T09:47:00Z" w16du:dateUtc="2026-09-02T07:47:00Z">
        <w:r w:rsidRPr="00D27C9F" w:rsidDel="00D27C9F">
          <w:rPr>
            <w:rFonts w:ascii="Arial" w:hAnsi="Arial" w:cs="Arial"/>
            <w:b/>
            <w:bCs/>
            <w:color w:val="000000"/>
            <w:szCs w:val="20"/>
            <w:lang w:val="en-ZA"/>
            <w:rPrChange w:id="6132" w:author="Avela Mnyaka (ECP)" w:date="2026-09-02T09:47:00Z" w16du:dateUtc="2026-09-02T07:47: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133" w:author="Avela Mnyaka (ECP)" w:date="2026-09-02T09:47:00Z" w16du:dateUtc="2026-09-02T07:47: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134" w:author="Avela Mnyaka (ECP)" w:date="2026-09-02T09:47:00Z" w16du:dateUtc="2026-09-02T07:47: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135" w:author="Avela Mnyaka (ECP)" w:date="2026-09-02T09:47:00Z" w16du:dateUtc="2026-09-02T07:47:00Z">
              <w:rPr>
                <w:rFonts w:ascii="Arial" w:hAnsi="Arial" w:cs="Arial"/>
                <w:b/>
                <w:bCs/>
                <w:color w:val="000000"/>
                <w:szCs w:val="20"/>
                <w:highlight w:val="yellow"/>
                <w:lang w:val="en-ZA"/>
              </w:rPr>
            </w:rPrChange>
          </w:rPr>
          <w:delText>)</w:delText>
        </w:r>
      </w:del>
    </w:p>
    <w:p w14:paraId="7C778F67" w14:textId="77777777" w:rsidR="00D01565" w:rsidRDefault="00D01565" w:rsidP="005214D9">
      <w:pPr>
        <w:jc w:val="both"/>
        <w:rPr>
          <w:rFonts w:ascii="Arial" w:eastAsia="Times New Roman" w:hAnsi="Arial" w:cs="Arial"/>
          <w:bCs/>
          <w:sz w:val="20"/>
          <w:szCs w:val="20"/>
          <w:lang w:val="en-GB" w:eastAsia="en-GB"/>
        </w:rPr>
      </w:pPr>
    </w:p>
    <w:p w14:paraId="1341480C" w14:textId="00DB69D4" w:rsidR="005214D9" w:rsidRPr="004E65F1" w:rsidRDefault="009A4D0C"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Notes to Tenderer:</w:t>
      </w:r>
    </w:p>
    <w:p w14:paraId="4A75B37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In line with a policy on the management of Prominent Influential Persons (PIP’s), the purpose of this declaration form is to ensure maintenance and monitoring of the business relationships with prominent, influential stakeholders who have domestic and/or foreign influence as far as the procurement under the management of the Employer is concerned. This is done to mitigate the Employer’s perceived association, reputational, operational or legal risk, as it strives to foster and maintain fair and transparent business relations.  (This policy is available on the Employer’s website:  </w:t>
      </w:r>
      <w:hyperlink r:id="rId21" w:history="1">
        <w:r w:rsidRPr="004E65F1">
          <w:rPr>
            <w:rFonts w:ascii="Arial" w:eastAsia="Times New Roman" w:hAnsi="Arial" w:cs="Arial"/>
            <w:bCs/>
            <w:sz w:val="20"/>
            <w:szCs w:val="20"/>
            <w:lang w:val="en-GB" w:eastAsia="en-GB"/>
          </w:rPr>
          <w:t>www.nra.co.za</w:t>
        </w:r>
      </w:hyperlink>
      <w:r w:rsidRPr="004E65F1">
        <w:rPr>
          <w:rFonts w:ascii="Arial" w:eastAsia="Times New Roman" w:hAnsi="Arial" w:cs="Arial"/>
          <w:bCs/>
          <w:sz w:val="20"/>
          <w:szCs w:val="20"/>
          <w:lang w:val="en-GB" w:eastAsia="en-GB"/>
        </w:rPr>
        <w:t>)</w:t>
      </w:r>
    </w:p>
    <w:p w14:paraId="20721A5F"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It is compulsory that all prospective and existing tenderers conducting business with the Employer, who potentially meet the definition of DPIP’s, FPPO’s or FIN’s, complete this form by supplying credible information as required and submit together with their tender document.</w:t>
      </w:r>
    </w:p>
    <w:p w14:paraId="546A6EF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are required at the tender stage to declare any DPIP’s, FPPO’s or FIN’s involved in their tenders, as part of their submission.</w:t>
      </w:r>
    </w:p>
    <w:p w14:paraId="122F423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Further, that tenderers shall at the tender stage furnish the Employer of all information re</w:t>
      </w:r>
      <w:r w:rsidRPr="004E65F1">
        <w:rPr>
          <w:rFonts w:ascii="Arial" w:eastAsia="Times New Roman" w:hAnsi="Arial" w:cs="Arial"/>
          <w:bCs/>
          <w:sz w:val="20"/>
          <w:szCs w:val="20"/>
          <w:lang w:val="en-GB" w:eastAsia="en-GB"/>
        </w:rPr>
        <w:softHyphen/>
        <w:t>lating to namely, shareholders names, identity numbers and share certificates of the indivi</w:t>
      </w:r>
      <w:r w:rsidRPr="004E65F1">
        <w:rPr>
          <w:rFonts w:ascii="Arial" w:eastAsia="Times New Roman" w:hAnsi="Arial" w:cs="Arial"/>
          <w:bCs/>
          <w:sz w:val="20"/>
          <w:szCs w:val="20"/>
          <w:lang w:val="en-GB" w:eastAsia="en-GB"/>
        </w:rPr>
        <w:softHyphen/>
        <w:t>dual and/or transaction concerned using the form below, for verification purposes, including where applicable, confirmation as it relates to:</w:t>
      </w:r>
    </w:p>
    <w:p w14:paraId="3A0BD49B"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2, Section 12 and 13 of Pre</w:t>
      </w:r>
      <w:r w:rsidRPr="004E65F1">
        <w:rPr>
          <w:rFonts w:ascii="Arial" w:eastAsia="Times New Roman" w:hAnsi="Arial" w:cs="Arial"/>
          <w:bCs/>
          <w:sz w:val="20"/>
          <w:szCs w:val="20"/>
          <w:lang w:val="en-GB" w:eastAsia="en-GB"/>
        </w:rPr>
        <w:softHyphen/>
        <w:t>vention and Combating of Corrupt Practices Act No 4 of 2006; and/or</w:t>
      </w:r>
    </w:p>
    <w:p w14:paraId="72E8009E"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3 of Prevention of Organised Crime Act No 121 of 1998 as it relates to any of the shareholders, directors, owners and/or individual link to the tenderer.</w:t>
      </w:r>
    </w:p>
    <w:p w14:paraId="496CA41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undertake that should it be discovered that the information provided in the table below is fraudulently or negligently misrepresented, then Chapter 9, Section 214 and 216 of Companies Act No 17 of 2008 shall apply to shareholders, directors, owners and/or individual link to the tenderer.</w:t>
      </w:r>
    </w:p>
    <w:p w14:paraId="67DFAF0A"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tenderer fail to declare or supply the Employer with credible information in the pre</w:t>
      </w:r>
      <w:r w:rsidRPr="004E65F1">
        <w:rPr>
          <w:rFonts w:ascii="Arial" w:eastAsia="Times New Roman" w:hAnsi="Arial" w:cs="Arial"/>
          <w:bCs/>
          <w:sz w:val="20"/>
          <w:szCs w:val="20"/>
          <w:lang w:val="en-GB" w:eastAsia="en-GB"/>
        </w:rPr>
        <w:softHyphen/>
        <w:t>scribed form, the tender may be rendered invalid.</w:t>
      </w:r>
    </w:p>
    <w:p w14:paraId="0B4B04AD"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Employer, in the process of conducting verification and investigation of infor</w:t>
      </w:r>
      <w:r w:rsidRPr="004E65F1">
        <w:rPr>
          <w:rFonts w:ascii="Arial" w:eastAsia="Times New Roman" w:hAnsi="Arial" w:cs="Arial"/>
          <w:bCs/>
          <w:sz w:val="20"/>
          <w:szCs w:val="20"/>
          <w:lang w:val="en-GB" w:eastAsia="en-GB"/>
        </w:rPr>
        <w:softHyphen/>
        <w:t>mation supplied by the tenderer find out that the information poses a reputational risk, the tender shall be rendered invalid.</w:t>
      </w:r>
    </w:p>
    <w:p w14:paraId="57FF25DB"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following definitions shall apply:</w:t>
      </w:r>
    </w:p>
    <w:p w14:paraId="725C278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“Board” means the Board of Directors or the Accounting Authority of the Employer.</w:t>
      </w:r>
    </w:p>
    <w:p w14:paraId="54669375"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“Business relationship” means the connection formed between the Employer and external stakeholders for commercial purposes.</w:t>
      </w:r>
    </w:p>
    <w:p w14:paraId="7E33C8B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“DD” means Due Diligence.</w:t>
      </w:r>
    </w:p>
    <w:p w14:paraId="23A907A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“Domestic Prominent Influential Person” means an individual who holds an influential position, including in an acting position for a period exceeding 6 (six) months, or has held at any time in the preceding 12 (twelve) months, in the Republic, as defined in the Finan</w:t>
      </w:r>
      <w:r w:rsidRPr="004E65F1">
        <w:rPr>
          <w:rFonts w:ascii="Arial" w:eastAsia="Times New Roman" w:hAnsi="Arial" w:cs="Arial"/>
          <w:bCs/>
          <w:sz w:val="20"/>
          <w:szCs w:val="20"/>
          <w:lang w:val="en-GB" w:eastAsia="en-GB"/>
        </w:rPr>
        <w:softHyphen/>
        <w:t>cial Intelligence Centre Amendment Act No 1 of 2017.</w:t>
      </w:r>
    </w:p>
    <w:p w14:paraId="26984BF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“DPIP” means a Domestic Prominent Influential Person.</w:t>
      </w:r>
    </w:p>
    <w:p w14:paraId="3BA82870"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“Family members and known close associates” means immediate family members and known close associates of a person in a foreign or domestic prominent position, as the case may be, as defined in the Financial Intelligence Centre Amendment Act No 1 of 2017.</w:t>
      </w:r>
    </w:p>
    <w:p w14:paraId="3D24305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Influential National” means an individual who is not a South African citizen or does not have a permanent residence permit issued in terms of the Immigration Act No 13 of 2002, who possesses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306084A1" w14:textId="77777777" w:rsidR="005214D9" w:rsidRPr="004E65F1" w:rsidRDefault="005214D9" w:rsidP="005214D9">
      <w:pPr>
        <w:tabs>
          <w:tab w:val="left" w:pos="567"/>
          <w:tab w:val="left" w:pos="1134"/>
          <w:tab w:val="left" w:pos="1701"/>
        </w:tabs>
        <w:ind w:left="397" w:hanging="397"/>
        <w:jc w:val="both"/>
        <w:rPr>
          <w:rFonts w:ascii="Arial" w:eastAsia="Times New Roman" w:hAnsi="Arial" w:cs="Arial"/>
          <w:bCs/>
          <w:sz w:val="20"/>
          <w:szCs w:val="20"/>
          <w:lang w:val="en-GB" w:eastAsia="en-GB"/>
        </w:rPr>
      </w:pPr>
    </w:p>
    <w:p w14:paraId="01CCDF59"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Prominent Public Official” means (as defined in the Financial Intelligence Centre Amendment Act No 1 of 2017) an individual who holds or has held at any time in the pre</w:t>
      </w:r>
      <w:r w:rsidRPr="004E65F1">
        <w:rPr>
          <w:rFonts w:ascii="Arial" w:eastAsia="Times New Roman" w:hAnsi="Arial" w:cs="Arial"/>
          <w:bCs/>
          <w:sz w:val="20"/>
          <w:szCs w:val="20"/>
          <w:lang w:val="en-GB" w:eastAsia="en-GB"/>
        </w:rPr>
        <w:softHyphen/>
        <w:t>ceding 12 (twelve) months, in any foreign country a prominent public function.</w:t>
      </w:r>
    </w:p>
    <w:p w14:paraId="2BA0F80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“FPPO” means a Foreign Prominent Public Official.</w:t>
      </w:r>
    </w:p>
    <w:p w14:paraId="5958F6B2"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“Improper influence” means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44FCF1B1"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lastRenderedPageBreak/>
        <w:t>“The Employer” means the South African National Roads Agency SOC Limited (SANRAL) with registration number 1998/009584/30.</w:t>
      </w:r>
    </w:p>
    <w:p w14:paraId="36D0E3C6"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“Senior Management” means the Executive Committee or its individual members.</w:t>
      </w:r>
    </w:p>
    <w:p w14:paraId="13E48922" w14:textId="52140CB4" w:rsidR="000F17B5" w:rsidRPr="004A1DAC"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 separate declaration is required from each DPIP, FPPO and FIN.  In the event that the tenderer is a Joint Venture (JV), a separate declaration from each DPIP, FPPO and Fin from each of the Joint Venture (JV) members, is required.</w:t>
      </w:r>
    </w:p>
    <w:p w14:paraId="5992EC60" w14:textId="77777777" w:rsidR="00D01565" w:rsidRDefault="00D01565" w:rsidP="005214D9">
      <w:pPr>
        <w:jc w:val="both"/>
        <w:rPr>
          <w:rFonts w:ascii="Arial" w:eastAsia="Times New Roman" w:hAnsi="Arial" w:cs="Arial"/>
          <w:b/>
          <w:sz w:val="20"/>
          <w:szCs w:val="20"/>
        </w:rPr>
      </w:pPr>
    </w:p>
    <w:p w14:paraId="4A463BF7" w14:textId="1150888B"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b/>
          <w:sz w:val="20"/>
          <w:szCs w:val="20"/>
        </w:rPr>
        <w:t>Prominent Influential Persons (PIP’s) Reporting Form</w:t>
      </w:r>
    </w:p>
    <w:p w14:paraId="03774408" w14:textId="77777777" w:rsidR="005214D9" w:rsidRPr="004E65F1" w:rsidRDefault="005214D9" w:rsidP="005214D9">
      <w:pPr>
        <w:jc w:val="both"/>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683"/>
        <w:gridCol w:w="1439"/>
        <w:gridCol w:w="1422"/>
        <w:gridCol w:w="1473"/>
        <w:gridCol w:w="281"/>
        <w:gridCol w:w="1170"/>
        <w:gridCol w:w="137"/>
        <w:gridCol w:w="1343"/>
      </w:tblGrid>
      <w:tr w:rsidR="005214D9" w:rsidRPr="004E65F1" w14:paraId="019A4DFA" w14:textId="77777777" w:rsidTr="004A1DAC">
        <w:trPr>
          <w:trHeight w:val="403"/>
        </w:trPr>
        <w:tc>
          <w:tcPr>
            <w:tcW w:w="8739" w:type="dxa"/>
            <w:gridSpan w:val="9"/>
            <w:vAlign w:val="center"/>
          </w:tcPr>
          <w:p w14:paraId="11799D75"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IDENTIFICATION  PARTICULARS</w:t>
            </w:r>
          </w:p>
        </w:tc>
      </w:tr>
      <w:tr w:rsidR="005214D9" w:rsidRPr="004E65F1" w14:paraId="702A0CF9" w14:textId="77777777" w:rsidTr="004A1DAC">
        <w:trPr>
          <w:trHeight w:val="462"/>
        </w:trPr>
        <w:tc>
          <w:tcPr>
            <w:tcW w:w="1474" w:type="dxa"/>
            <w:gridSpan w:val="2"/>
            <w:vMerge w:val="restart"/>
            <w:vAlign w:val="center"/>
          </w:tcPr>
          <w:p w14:paraId="17AE13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Primary</w:t>
            </w:r>
          </w:p>
          <w:p w14:paraId="0C28A7D5"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Particulars</w:t>
            </w:r>
          </w:p>
        </w:tc>
        <w:tc>
          <w:tcPr>
            <w:tcW w:w="1439" w:type="dxa"/>
            <w:vAlign w:val="center"/>
          </w:tcPr>
          <w:p w14:paraId="0EBB50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First Name</w:t>
            </w:r>
          </w:p>
        </w:tc>
        <w:tc>
          <w:tcPr>
            <w:tcW w:w="2895" w:type="dxa"/>
            <w:gridSpan w:val="2"/>
            <w:vAlign w:val="center"/>
          </w:tcPr>
          <w:p w14:paraId="4305CD0B"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Surname</w:t>
            </w:r>
          </w:p>
        </w:tc>
        <w:tc>
          <w:tcPr>
            <w:tcW w:w="1451" w:type="dxa"/>
            <w:gridSpan w:val="2"/>
            <w:vAlign w:val="center"/>
          </w:tcPr>
          <w:p w14:paraId="5098005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Middle Name</w:t>
            </w:r>
          </w:p>
        </w:tc>
        <w:tc>
          <w:tcPr>
            <w:tcW w:w="1478" w:type="dxa"/>
            <w:gridSpan w:val="2"/>
            <w:vAlign w:val="center"/>
          </w:tcPr>
          <w:p w14:paraId="7252DE60"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ID/Passport Number</w:t>
            </w:r>
          </w:p>
        </w:tc>
      </w:tr>
      <w:tr w:rsidR="005214D9" w:rsidRPr="004E65F1" w14:paraId="1A7D2171" w14:textId="77777777" w:rsidTr="004A1DAC">
        <w:trPr>
          <w:trHeight w:val="807"/>
        </w:trPr>
        <w:tc>
          <w:tcPr>
            <w:tcW w:w="1474" w:type="dxa"/>
            <w:gridSpan w:val="2"/>
            <w:vMerge/>
          </w:tcPr>
          <w:p w14:paraId="18408F4A" w14:textId="77777777" w:rsidR="005214D9" w:rsidRPr="004E65F1" w:rsidRDefault="005214D9" w:rsidP="009A4D0C">
            <w:pPr>
              <w:rPr>
                <w:rFonts w:ascii="Arial" w:eastAsia="Times New Roman" w:hAnsi="Arial" w:cs="Arial"/>
                <w:sz w:val="20"/>
                <w:szCs w:val="20"/>
              </w:rPr>
            </w:pPr>
          </w:p>
        </w:tc>
        <w:tc>
          <w:tcPr>
            <w:tcW w:w="1439" w:type="dxa"/>
            <w:vAlign w:val="center"/>
          </w:tcPr>
          <w:p w14:paraId="7FC5D3D5" w14:textId="77777777" w:rsidR="005214D9" w:rsidRPr="004E65F1" w:rsidRDefault="005214D9" w:rsidP="009A4D0C">
            <w:pPr>
              <w:rPr>
                <w:rFonts w:ascii="Arial" w:eastAsia="Times New Roman" w:hAnsi="Arial" w:cs="Arial"/>
                <w:sz w:val="20"/>
                <w:szCs w:val="20"/>
              </w:rPr>
            </w:pPr>
          </w:p>
        </w:tc>
        <w:tc>
          <w:tcPr>
            <w:tcW w:w="2895" w:type="dxa"/>
            <w:gridSpan w:val="2"/>
            <w:vAlign w:val="center"/>
          </w:tcPr>
          <w:p w14:paraId="635C9D4B"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730B3D74"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11418AF9" w14:textId="77777777" w:rsidR="005214D9" w:rsidRPr="004E65F1" w:rsidRDefault="005214D9" w:rsidP="009A4D0C">
            <w:pPr>
              <w:rPr>
                <w:rFonts w:ascii="Arial" w:eastAsia="Times New Roman" w:hAnsi="Arial" w:cs="Arial"/>
                <w:sz w:val="20"/>
                <w:szCs w:val="20"/>
              </w:rPr>
            </w:pPr>
          </w:p>
        </w:tc>
      </w:tr>
      <w:tr w:rsidR="005214D9" w:rsidRPr="004E65F1" w14:paraId="412BE351" w14:textId="77777777" w:rsidTr="004A1DAC">
        <w:trPr>
          <w:trHeight w:val="345"/>
        </w:trPr>
        <w:tc>
          <w:tcPr>
            <w:tcW w:w="1474" w:type="dxa"/>
            <w:gridSpan w:val="2"/>
            <w:vMerge w:val="restart"/>
            <w:vAlign w:val="center"/>
          </w:tcPr>
          <w:p w14:paraId="4D789B4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w:t>
            </w:r>
          </w:p>
          <w:p w14:paraId="26E8F71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Details</w:t>
            </w:r>
          </w:p>
        </w:tc>
        <w:tc>
          <w:tcPr>
            <w:tcW w:w="2861" w:type="dxa"/>
            <w:gridSpan w:val="2"/>
            <w:vAlign w:val="center"/>
          </w:tcPr>
          <w:p w14:paraId="525BE51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Country of Origin</w:t>
            </w:r>
          </w:p>
        </w:tc>
        <w:tc>
          <w:tcPr>
            <w:tcW w:w="1473" w:type="dxa"/>
            <w:vAlign w:val="center"/>
          </w:tcPr>
          <w:p w14:paraId="2A70F5A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Citizenship</w:t>
            </w:r>
          </w:p>
        </w:tc>
        <w:tc>
          <w:tcPr>
            <w:tcW w:w="2930" w:type="dxa"/>
            <w:gridSpan w:val="4"/>
            <w:vAlign w:val="center"/>
          </w:tcPr>
          <w:p w14:paraId="4A8DE8E1"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 Country of Residence</w:t>
            </w:r>
          </w:p>
        </w:tc>
      </w:tr>
      <w:tr w:rsidR="005214D9" w:rsidRPr="004E65F1" w14:paraId="21430CDC" w14:textId="77777777" w:rsidTr="004A1DAC">
        <w:trPr>
          <w:trHeight w:val="807"/>
        </w:trPr>
        <w:tc>
          <w:tcPr>
            <w:tcW w:w="1474" w:type="dxa"/>
            <w:gridSpan w:val="2"/>
            <w:vMerge/>
          </w:tcPr>
          <w:p w14:paraId="4BBC83A0" w14:textId="77777777" w:rsidR="005214D9" w:rsidRPr="004E65F1" w:rsidRDefault="005214D9" w:rsidP="00E62CA9">
            <w:pPr>
              <w:jc w:val="both"/>
              <w:rPr>
                <w:rFonts w:ascii="Arial" w:eastAsia="Times New Roman" w:hAnsi="Arial" w:cs="Arial"/>
                <w:sz w:val="20"/>
                <w:szCs w:val="20"/>
              </w:rPr>
            </w:pPr>
          </w:p>
        </w:tc>
        <w:tc>
          <w:tcPr>
            <w:tcW w:w="2861" w:type="dxa"/>
            <w:gridSpan w:val="2"/>
            <w:vAlign w:val="center"/>
          </w:tcPr>
          <w:p w14:paraId="1A126BDE" w14:textId="77777777" w:rsidR="005214D9" w:rsidRPr="004E65F1" w:rsidRDefault="005214D9" w:rsidP="00E62CA9">
            <w:pPr>
              <w:rPr>
                <w:rFonts w:ascii="Arial" w:eastAsia="Times New Roman" w:hAnsi="Arial" w:cs="Arial"/>
                <w:sz w:val="20"/>
                <w:szCs w:val="20"/>
              </w:rPr>
            </w:pPr>
          </w:p>
        </w:tc>
        <w:tc>
          <w:tcPr>
            <w:tcW w:w="1473" w:type="dxa"/>
            <w:vAlign w:val="center"/>
          </w:tcPr>
          <w:p w14:paraId="4FC0D5DA" w14:textId="77777777" w:rsidR="005214D9" w:rsidRPr="004E65F1" w:rsidRDefault="005214D9" w:rsidP="00E62CA9">
            <w:pPr>
              <w:rPr>
                <w:rFonts w:ascii="Arial" w:eastAsia="Times New Roman" w:hAnsi="Arial" w:cs="Arial"/>
                <w:sz w:val="20"/>
                <w:szCs w:val="20"/>
              </w:rPr>
            </w:pPr>
          </w:p>
        </w:tc>
        <w:tc>
          <w:tcPr>
            <w:tcW w:w="2930" w:type="dxa"/>
            <w:gridSpan w:val="4"/>
            <w:vAlign w:val="center"/>
          </w:tcPr>
          <w:p w14:paraId="33D8DA7F" w14:textId="77777777" w:rsidR="005214D9" w:rsidRPr="004E65F1" w:rsidRDefault="005214D9" w:rsidP="00E62CA9">
            <w:pPr>
              <w:rPr>
                <w:rFonts w:ascii="Arial" w:eastAsia="Times New Roman" w:hAnsi="Arial" w:cs="Arial"/>
                <w:sz w:val="20"/>
                <w:szCs w:val="20"/>
              </w:rPr>
            </w:pPr>
          </w:p>
        </w:tc>
      </w:tr>
      <w:tr w:rsidR="005214D9" w:rsidRPr="004E65F1" w14:paraId="56A3828D" w14:textId="77777777" w:rsidTr="004A1DAC">
        <w:trPr>
          <w:trHeight w:val="403"/>
        </w:trPr>
        <w:tc>
          <w:tcPr>
            <w:tcW w:w="8739" w:type="dxa"/>
            <w:gridSpan w:val="9"/>
            <w:vAlign w:val="center"/>
          </w:tcPr>
          <w:p w14:paraId="24511BC8"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CURRENT  STATUS  AND  BACKGROUND</w:t>
            </w:r>
          </w:p>
        </w:tc>
      </w:tr>
      <w:tr w:rsidR="005214D9" w:rsidRPr="004E65F1" w14:paraId="73C9CB37" w14:textId="77777777" w:rsidTr="004A1DAC">
        <w:trPr>
          <w:trHeight w:val="345"/>
        </w:trPr>
        <w:tc>
          <w:tcPr>
            <w:tcW w:w="1474" w:type="dxa"/>
            <w:gridSpan w:val="2"/>
            <w:vMerge w:val="restart"/>
            <w:vAlign w:val="center"/>
          </w:tcPr>
          <w:p w14:paraId="59D42C3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Current</w:t>
            </w:r>
          </w:p>
          <w:p w14:paraId="3BB147B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w:t>
            </w:r>
          </w:p>
        </w:tc>
        <w:tc>
          <w:tcPr>
            <w:tcW w:w="4334" w:type="dxa"/>
            <w:gridSpan w:val="3"/>
            <w:vAlign w:val="center"/>
          </w:tcPr>
          <w:p w14:paraId="1B1A375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Occupational Title</w:t>
            </w:r>
          </w:p>
        </w:tc>
        <w:tc>
          <w:tcPr>
            <w:tcW w:w="2930" w:type="dxa"/>
            <w:gridSpan w:val="4"/>
            <w:vAlign w:val="center"/>
          </w:tcPr>
          <w:p w14:paraId="57C9CCFC"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26A33D22" w14:textId="77777777" w:rsidTr="004A1DAC">
        <w:trPr>
          <w:trHeight w:val="345"/>
        </w:trPr>
        <w:tc>
          <w:tcPr>
            <w:tcW w:w="1474" w:type="dxa"/>
            <w:gridSpan w:val="2"/>
            <w:vMerge/>
          </w:tcPr>
          <w:p w14:paraId="1F85FDDC" w14:textId="77777777" w:rsidR="005214D9" w:rsidRPr="004E65F1" w:rsidRDefault="005214D9" w:rsidP="009A4D0C">
            <w:pPr>
              <w:rPr>
                <w:rFonts w:ascii="Arial" w:eastAsia="Times New Roman" w:hAnsi="Arial" w:cs="Arial"/>
                <w:sz w:val="20"/>
                <w:szCs w:val="20"/>
              </w:rPr>
            </w:pPr>
          </w:p>
        </w:tc>
        <w:tc>
          <w:tcPr>
            <w:tcW w:w="4334" w:type="dxa"/>
            <w:gridSpan w:val="3"/>
            <w:vAlign w:val="center"/>
          </w:tcPr>
          <w:p w14:paraId="7268A494"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337EC2CB"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Active</w:t>
            </w:r>
          </w:p>
        </w:tc>
        <w:tc>
          <w:tcPr>
            <w:tcW w:w="1478" w:type="dxa"/>
            <w:gridSpan w:val="2"/>
            <w:vAlign w:val="center"/>
          </w:tcPr>
          <w:p w14:paraId="2103B77F"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150A6D16" w14:textId="77777777" w:rsidTr="004A1DAC">
        <w:trPr>
          <w:trHeight w:val="345"/>
        </w:trPr>
        <w:tc>
          <w:tcPr>
            <w:tcW w:w="1474" w:type="dxa"/>
            <w:gridSpan w:val="2"/>
            <w:vMerge/>
          </w:tcPr>
          <w:p w14:paraId="5F6D0B74" w14:textId="77777777" w:rsidR="005214D9" w:rsidRPr="004E65F1" w:rsidRDefault="005214D9" w:rsidP="009A4D0C">
            <w:pPr>
              <w:rPr>
                <w:rFonts w:ascii="Arial" w:eastAsia="Times New Roman" w:hAnsi="Arial" w:cs="Arial"/>
                <w:sz w:val="20"/>
                <w:szCs w:val="20"/>
              </w:rPr>
            </w:pPr>
          </w:p>
        </w:tc>
        <w:tc>
          <w:tcPr>
            <w:tcW w:w="4334" w:type="dxa"/>
            <w:gridSpan w:val="3"/>
          </w:tcPr>
          <w:p w14:paraId="755D53A1"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185E364F"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7156410C" w14:textId="77777777" w:rsidR="005214D9" w:rsidRPr="004E65F1" w:rsidRDefault="005214D9" w:rsidP="009A4D0C">
            <w:pPr>
              <w:rPr>
                <w:rFonts w:ascii="Arial" w:eastAsia="Times New Roman" w:hAnsi="Arial" w:cs="Arial"/>
                <w:sz w:val="20"/>
                <w:szCs w:val="20"/>
              </w:rPr>
            </w:pPr>
          </w:p>
        </w:tc>
      </w:tr>
      <w:tr w:rsidR="005214D9" w:rsidRPr="004E65F1" w14:paraId="256D66A9" w14:textId="77777777" w:rsidTr="004A1DAC">
        <w:trPr>
          <w:trHeight w:val="403"/>
        </w:trPr>
        <w:tc>
          <w:tcPr>
            <w:tcW w:w="1474" w:type="dxa"/>
            <w:gridSpan w:val="2"/>
            <w:vMerge/>
          </w:tcPr>
          <w:p w14:paraId="4C07A50E" w14:textId="77777777" w:rsidR="005214D9" w:rsidRPr="004E65F1" w:rsidRDefault="005214D9" w:rsidP="00E62CA9">
            <w:pPr>
              <w:jc w:val="both"/>
              <w:rPr>
                <w:rFonts w:ascii="Tahoma" w:eastAsia="Times New Roman" w:hAnsi="Tahoma" w:cs="Tahoma"/>
                <w:sz w:val="20"/>
                <w:szCs w:val="20"/>
              </w:rPr>
            </w:pPr>
          </w:p>
        </w:tc>
        <w:tc>
          <w:tcPr>
            <w:tcW w:w="4334" w:type="dxa"/>
            <w:gridSpan w:val="3"/>
          </w:tcPr>
          <w:p w14:paraId="5C53EF8A" w14:textId="77777777" w:rsidR="005214D9" w:rsidRPr="004E65F1" w:rsidRDefault="005214D9" w:rsidP="00E62CA9">
            <w:pPr>
              <w:jc w:val="both"/>
              <w:rPr>
                <w:rFonts w:ascii="Tahoma" w:eastAsia="Times New Roman" w:hAnsi="Tahoma" w:cs="Tahoma"/>
                <w:sz w:val="20"/>
                <w:szCs w:val="20"/>
              </w:rPr>
            </w:pPr>
          </w:p>
        </w:tc>
        <w:tc>
          <w:tcPr>
            <w:tcW w:w="1451" w:type="dxa"/>
            <w:gridSpan w:val="2"/>
            <w:vAlign w:val="center"/>
          </w:tcPr>
          <w:p w14:paraId="1B1958BA" w14:textId="77777777" w:rsidR="005214D9" w:rsidRPr="004E65F1" w:rsidRDefault="005214D9" w:rsidP="00E62CA9">
            <w:pPr>
              <w:rPr>
                <w:rFonts w:ascii="Tahoma" w:eastAsia="Times New Roman" w:hAnsi="Tahoma" w:cs="Tahoma"/>
                <w:sz w:val="20"/>
                <w:szCs w:val="20"/>
              </w:rPr>
            </w:pPr>
          </w:p>
        </w:tc>
        <w:tc>
          <w:tcPr>
            <w:tcW w:w="1478" w:type="dxa"/>
            <w:gridSpan w:val="2"/>
            <w:vAlign w:val="center"/>
          </w:tcPr>
          <w:p w14:paraId="366D9802" w14:textId="77777777" w:rsidR="005214D9" w:rsidRPr="004E65F1" w:rsidRDefault="005214D9" w:rsidP="00E62CA9">
            <w:pPr>
              <w:rPr>
                <w:rFonts w:ascii="Tahoma" w:eastAsia="Times New Roman" w:hAnsi="Tahoma" w:cs="Tahoma"/>
                <w:sz w:val="20"/>
                <w:szCs w:val="20"/>
              </w:rPr>
            </w:pPr>
          </w:p>
        </w:tc>
      </w:tr>
      <w:tr w:rsidR="005214D9" w:rsidRPr="004E65F1" w14:paraId="606885E9" w14:textId="77777777" w:rsidTr="004A1DAC">
        <w:trPr>
          <w:trHeight w:val="345"/>
        </w:trPr>
        <w:tc>
          <w:tcPr>
            <w:tcW w:w="8739" w:type="dxa"/>
            <w:gridSpan w:val="9"/>
          </w:tcPr>
          <w:p w14:paraId="71082461" w14:textId="77777777" w:rsidR="005214D9" w:rsidRPr="004E65F1" w:rsidRDefault="005214D9" w:rsidP="00E62CA9">
            <w:pPr>
              <w:jc w:val="both"/>
              <w:rPr>
                <w:rFonts w:ascii="Tahoma" w:eastAsia="Times New Roman" w:hAnsi="Tahoma" w:cs="Tahoma"/>
                <w:sz w:val="20"/>
                <w:szCs w:val="20"/>
              </w:rPr>
            </w:pPr>
            <w:r w:rsidRPr="004E65F1">
              <w:rPr>
                <w:rFonts w:ascii="Arial" w:eastAsia="Times New Roman" w:hAnsi="Arial" w:cs="Arial"/>
                <w:sz w:val="20"/>
                <w:szCs w:val="20"/>
              </w:rPr>
              <w:t>Is the potential/business partner (mark with an “X” whichever is applicable):</w:t>
            </w:r>
          </w:p>
        </w:tc>
      </w:tr>
      <w:tr w:rsidR="005214D9" w:rsidRPr="004E65F1" w14:paraId="5ED5795D" w14:textId="77777777" w:rsidTr="004A1DAC">
        <w:trPr>
          <w:trHeight w:val="462"/>
        </w:trPr>
        <w:tc>
          <w:tcPr>
            <w:tcW w:w="1474" w:type="dxa"/>
            <w:gridSpan w:val="2"/>
            <w:vAlign w:val="center"/>
          </w:tcPr>
          <w:p w14:paraId="24E63268"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DPIP</w:t>
            </w:r>
          </w:p>
        </w:tc>
        <w:tc>
          <w:tcPr>
            <w:tcW w:w="1439" w:type="dxa"/>
            <w:vAlign w:val="center"/>
          </w:tcPr>
          <w:p w14:paraId="2E2895CD"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FPPO</w:t>
            </w:r>
          </w:p>
        </w:tc>
        <w:tc>
          <w:tcPr>
            <w:tcW w:w="1421" w:type="dxa"/>
            <w:vAlign w:val="center"/>
          </w:tcPr>
          <w:p w14:paraId="6607A10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 FIN</w:t>
            </w:r>
          </w:p>
        </w:tc>
        <w:tc>
          <w:tcPr>
            <w:tcW w:w="4403" w:type="dxa"/>
            <w:gridSpan w:val="5"/>
            <w:vAlign w:val="center"/>
          </w:tcPr>
          <w:p w14:paraId="4DB9754A"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Family member or Close Associate of a DPIP/FPPO/FIN?</w:t>
            </w:r>
          </w:p>
        </w:tc>
      </w:tr>
      <w:tr w:rsidR="005214D9" w:rsidRPr="004E65F1" w14:paraId="46759CFA" w14:textId="77777777" w:rsidTr="004A1DAC">
        <w:trPr>
          <w:trHeight w:val="403"/>
        </w:trPr>
        <w:tc>
          <w:tcPr>
            <w:tcW w:w="8739" w:type="dxa"/>
            <w:gridSpan w:val="9"/>
            <w:vAlign w:val="center"/>
          </w:tcPr>
          <w:p w14:paraId="3E9DCAB0" w14:textId="77777777" w:rsidR="005214D9" w:rsidRPr="004E65F1" w:rsidRDefault="005214D9" w:rsidP="00E62CA9">
            <w:pPr>
              <w:jc w:val="center"/>
              <w:rPr>
                <w:rFonts w:ascii="Tahoma" w:eastAsia="Times New Roman" w:hAnsi="Tahoma" w:cs="Tahoma"/>
                <w:b/>
                <w:sz w:val="20"/>
                <w:szCs w:val="20"/>
              </w:rPr>
            </w:pPr>
            <w:r w:rsidRPr="004E65F1">
              <w:rPr>
                <w:rFonts w:ascii="Tahoma" w:eastAsia="Times New Roman" w:hAnsi="Tahoma" w:cs="Tahoma"/>
                <w:b/>
                <w:sz w:val="20"/>
                <w:szCs w:val="20"/>
              </w:rPr>
              <w:t>KNOWN  BUSINESS  INTERESTS</w:t>
            </w:r>
          </w:p>
        </w:tc>
      </w:tr>
      <w:tr w:rsidR="005214D9" w:rsidRPr="004E65F1" w14:paraId="65497EBC" w14:textId="77777777" w:rsidTr="004A1DAC">
        <w:trPr>
          <w:trHeight w:val="403"/>
        </w:trPr>
        <w:tc>
          <w:tcPr>
            <w:tcW w:w="791" w:type="dxa"/>
            <w:vAlign w:val="center"/>
          </w:tcPr>
          <w:p w14:paraId="2913F0E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w:t>
            </w:r>
          </w:p>
        </w:tc>
        <w:tc>
          <w:tcPr>
            <w:tcW w:w="3543" w:type="dxa"/>
            <w:gridSpan w:val="3"/>
            <w:vAlign w:val="center"/>
          </w:tcPr>
          <w:p w14:paraId="7D0D655E"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Name of Entity</w:t>
            </w:r>
          </w:p>
        </w:tc>
        <w:tc>
          <w:tcPr>
            <w:tcW w:w="1754" w:type="dxa"/>
            <w:gridSpan w:val="2"/>
            <w:vAlign w:val="center"/>
          </w:tcPr>
          <w:p w14:paraId="05F6C1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Role in Entity</w:t>
            </w:r>
          </w:p>
        </w:tc>
        <w:tc>
          <w:tcPr>
            <w:tcW w:w="2649" w:type="dxa"/>
            <w:gridSpan w:val="3"/>
            <w:vAlign w:val="center"/>
          </w:tcPr>
          <w:p w14:paraId="66730311"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7784C143" w14:textId="77777777" w:rsidTr="004A1DAC">
        <w:trPr>
          <w:trHeight w:val="403"/>
        </w:trPr>
        <w:tc>
          <w:tcPr>
            <w:tcW w:w="791" w:type="dxa"/>
            <w:vAlign w:val="center"/>
          </w:tcPr>
          <w:p w14:paraId="4F8FF126"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1</w:t>
            </w:r>
          </w:p>
        </w:tc>
        <w:tc>
          <w:tcPr>
            <w:tcW w:w="3543" w:type="dxa"/>
            <w:gridSpan w:val="3"/>
            <w:vAlign w:val="center"/>
          </w:tcPr>
          <w:p w14:paraId="60232C80" w14:textId="77777777" w:rsidR="005214D9" w:rsidRPr="004E65F1" w:rsidRDefault="005214D9" w:rsidP="00E62CA9">
            <w:pPr>
              <w:rPr>
                <w:rFonts w:ascii="Arial" w:eastAsia="Times New Roman" w:hAnsi="Arial" w:cs="Arial"/>
                <w:sz w:val="20"/>
                <w:szCs w:val="20"/>
              </w:rPr>
            </w:pPr>
          </w:p>
        </w:tc>
        <w:tc>
          <w:tcPr>
            <w:tcW w:w="1754" w:type="dxa"/>
            <w:gridSpan w:val="2"/>
            <w:vAlign w:val="center"/>
          </w:tcPr>
          <w:p w14:paraId="406F0158" w14:textId="77777777" w:rsidR="005214D9" w:rsidRPr="004E65F1" w:rsidRDefault="005214D9" w:rsidP="00E62CA9">
            <w:pPr>
              <w:rPr>
                <w:rFonts w:ascii="Arial" w:eastAsia="Times New Roman" w:hAnsi="Arial" w:cs="Arial"/>
                <w:sz w:val="20"/>
                <w:szCs w:val="20"/>
              </w:rPr>
            </w:pPr>
          </w:p>
        </w:tc>
        <w:tc>
          <w:tcPr>
            <w:tcW w:w="1307" w:type="dxa"/>
            <w:gridSpan w:val="2"/>
            <w:vAlign w:val="center"/>
          </w:tcPr>
          <w:p w14:paraId="7D93547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Active</w:t>
            </w:r>
          </w:p>
        </w:tc>
        <w:tc>
          <w:tcPr>
            <w:tcW w:w="1341" w:type="dxa"/>
            <w:vAlign w:val="center"/>
          </w:tcPr>
          <w:p w14:paraId="181BA48F"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3FA0E84B" w14:textId="77777777" w:rsidTr="004A1DAC">
        <w:trPr>
          <w:trHeight w:val="403"/>
        </w:trPr>
        <w:tc>
          <w:tcPr>
            <w:tcW w:w="791" w:type="dxa"/>
            <w:vAlign w:val="center"/>
          </w:tcPr>
          <w:p w14:paraId="3AF713D6"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2</w:t>
            </w:r>
          </w:p>
        </w:tc>
        <w:tc>
          <w:tcPr>
            <w:tcW w:w="3543" w:type="dxa"/>
            <w:gridSpan w:val="3"/>
            <w:vAlign w:val="center"/>
          </w:tcPr>
          <w:p w14:paraId="33C0D32F"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07726EC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4C1033FD" w14:textId="77777777" w:rsidR="005214D9" w:rsidRPr="004E65F1" w:rsidRDefault="005214D9" w:rsidP="00E62CA9">
            <w:pPr>
              <w:rPr>
                <w:rFonts w:ascii="Tahoma" w:eastAsia="Times New Roman" w:hAnsi="Tahoma" w:cs="Tahoma"/>
                <w:sz w:val="20"/>
                <w:szCs w:val="20"/>
              </w:rPr>
            </w:pPr>
          </w:p>
        </w:tc>
        <w:tc>
          <w:tcPr>
            <w:tcW w:w="1341" w:type="dxa"/>
            <w:vAlign w:val="center"/>
          </w:tcPr>
          <w:p w14:paraId="24A74222" w14:textId="77777777" w:rsidR="005214D9" w:rsidRPr="004E65F1" w:rsidRDefault="005214D9" w:rsidP="00E62CA9">
            <w:pPr>
              <w:rPr>
                <w:rFonts w:ascii="Tahoma" w:eastAsia="Times New Roman" w:hAnsi="Tahoma" w:cs="Tahoma"/>
                <w:sz w:val="20"/>
                <w:szCs w:val="20"/>
              </w:rPr>
            </w:pPr>
          </w:p>
        </w:tc>
      </w:tr>
      <w:tr w:rsidR="005214D9" w:rsidRPr="004E65F1" w14:paraId="63AFE0FF" w14:textId="77777777" w:rsidTr="004A1DAC">
        <w:trPr>
          <w:trHeight w:val="403"/>
        </w:trPr>
        <w:tc>
          <w:tcPr>
            <w:tcW w:w="791" w:type="dxa"/>
            <w:vAlign w:val="center"/>
          </w:tcPr>
          <w:p w14:paraId="1AFC6C33"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3</w:t>
            </w:r>
          </w:p>
        </w:tc>
        <w:tc>
          <w:tcPr>
            <w:tcW w:w="3543" w:type="dxa"/>
            <w:gridSpan w:val="3"/>
            <w:vAlign w:val="center"/>
          </w:tcPr>
          <w:p w14:paraId="60CFAA08"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19BAD604"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2FB11A84" w14:textId="77777777" w:rsidR="005214D9" w:rsidRPr="004E65F1" w:rsidRDefault="005214D9" w:rsidP="00E62CA9">
            <w:pPr>
              <w:rPr>
                <w:rFonts w:ascii="Tahoma" w:eastAsia="Times New Roman" w:hAnsi="Tahoma" w:cs="Tahoma"/>
                <w:sz w:val="20"/>
                <w:szCs w:val="20"/>
              </w:rPr>
            </w:pPr>
          </w:p>
        </w:tc>
        <w:tc>
          <w:tcPr>
            <w:tcW w:w="1341" w:type="dxa"/>
            <w:vAlign w:val="center"/>
          </w:tcPr>
          <w:p w14:paraId="3853033C" w14:textId="77777777" w:rsidR="005214D9" w:rsidRPr="004E65F1" w:rsidRDefault="005214D9" w:rsidP="00E62CA9">
            <w:pPr>
              <w:rPr>
                <w:rFonts w:ascii="Tahoma" w:eastAsia="Times New Roman" w:hAnsi="Tahoma" w:cs="Tahoma"/>
                <w:sz w:val="20"/>
                <w:szCs w:val="20"/>
              </w:rPr>
            </w:pPr>
          </w:p>
        </w:tc>
      </w:tr>
      <w:tr w:rsidR="005214D9" w:rsidRPr="004E65F1" w14:paraId="3B207A41" w14:textId="77777777" w:rsidTr="004A1DAC">
        <w:trPr>
          <w:trHeight w:val="403"/>
        </w:trPr>
        <w:tc>
          <w:tcPr>
            <w:tcW w:w="791" w:type="dxa"/>
            <w:vAlign w:val="center"/>
          </w:tcPr>
          <w:p w14:paraId="6D578C6C"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4</w:t>
            </w:r>
          </w:p>
        </w:tc>
        <w:tc>
          <w:tcPr>
            <w:tcW w:w="3543" w:type="dxa"/>
            <w:gridSpan w:val="3"/>
            <w:vAlign w:val="center"/>
          </w:tcPr>
          <w:p w14:paraId="52B2F9C1"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372437F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0383797D" w14:textId="77777777" w:rsidR="005214D9" w:rsidRPr="004E65F1" w:rsidRDefault="005214D9" w:rsidP="00E62CA9">
            <w:pPr>
              <w:rPr>
                <w:rFonts w:ascii="Tahoma" w:eastAsia="Times New Roman" w:hAnsi="Tahoma" w:cs="Tahoma"/>
                <w:sz w:val="20"/>
                <w:szCs w:val="20"/>
              </w:rPr>
            </w:pPr>
          </w:p>
        </w:tc>
        <w:tc>
          <w:tcPr>
            <w:tcW w:w="1341" w:type="dxa"/>
            <w:vAlign w:val="center"/>
          </w:tcPr>
          <w:p w14:paraId="65D86ED3" w14:textId="77777777" w:rsidR="005214D9" w:rsidRPr="004E65F1" w:rsidRDefault="005214D9" w:rsidP="00E62CA9">
            <w:pPr>
              <w:rPr>
                <w:rFonts w:ascii="Tahoma" w:eastAsia="Times New Roman" w:hAnsi="Tahoma" w:cs="Tahoma"/>
                <w:sz w:val="20"/>
                <w:szCs w:val="20"/>
              </w:rPr>
            </w:pPr>
          </w:p>
        </w:tc>
      </w:tr>
      <w:tr w:rsidR="005214D9" w:rsidRPr="004E65F1" w14:paraId="16F40ACE" w14:textId="77777777" w:rsidTr="004A1DAC">
        <w:trPr>
          <w:trHeight w:val="403"/>
        </w:trPr>
        <w:tc>
          <w:tcPr>
            <w:tcW w:w="791" w:type="dxa"/>
            <w:vAlign w:val="center"/>
          </w:tcPr>
          <w:p w14:paraId="67FEF524" w14:textId="77777777" w:rsidR="005214D9" w:rsidRPr="004E65F1" w:rsidRDefault="005214D9" w:rsidP="00E62CA9">
            <w:pPr>
              <w:rPr>
                <w:rFonts w:ascii="Tahoma" w:eastAsia="Times New Roman" w:hAnsi="Tahoma" w:cs="Tahoma"/>
                <w:sz w:val="20"/>
                <w:szCs w:val="20"/>
              </w:rPr>
            </w:pPr>
            <w:r w:rsidRPr="004E65F1">
              <w:rPr>
                <w:rFonts w:ascii="Tahoma" w:eastAsia="Times New Roman" w:hAnsi="Tahoma" w:cs="Tahoma"/>
                <w:sz w:val="20"/>
                <w:szCs w:val="20"/>
              </w:rPr>
              <w:t>5</w:t>
            </w:r>
          </w:p>
        </w:tc>
        <w:tc>
          <w:tcPr>
            <w:tcW w:w="3543" w:type="dxa"/>
            <w:gridSpan w:val="3"/>
            <w:vAlign w:val="center"/>
          </w:tcPr>
          <w:p w14:paraId="3B0F44A3" w14:textId="77777777" w:rsidR="005214D9" w:rsidRPr="004E65F1" w:rsidRDefault="005214D9" w:rsidP="00E62CA9">
            <w:pPr>
              <w:rPr>
                <w:rFonts w:ascii="Tahoma" w:eastAsia="Times New Roman" w:hAnsi="Tahoma" w:cs="Tahoma"/>
                <w:sz w:val="20"/>
                <w:szCs w:val="20"/>
              </w:rPr>
            </w:pPr>
          </w:p>
        </w:tc>
        <w:tc>
          <w:tcPr>
            <w:tcW w:w="1754" w:type="dxa"/>
            <w:gridSpan w:val="2"/>
            <w:vAlign w:val="center"/>
          </w:tcPr>
          <w:p w14:paraId="53C903E5" w14:textId="77777777" w:rsidR="005214D9" w:rsidRPr="004E65F1" w:rsidRDefault="005214D9" w:rsidP="00E62CA9">
            <w:pPr>
              <w:rPr>
                <w:rFonts w:ascii="Tahoma" w:eastAsia="Times New Roman" w:hAnsi="Tahoma" w:cs="Tahoma"/>
                <w:sz w:val="20"/>
                <w:szCs w:val="20"/>
              </w:rPr>
            </w:pPr>
          </w:p>
        </w:tc>
        <w:tc>
          <w:tcPr>
            <w:tcW w:w="1307" w:type="dxa"/>
            <w:gridSpan w:val="2"/>
            <w:vAlign w:val="center"/>
          </w:tcPr>
          <w:p w14:paraId="61A74A7F" w14:textId="77777777" w:rsidR="005214D9" w:rsidRPr="004E65F1" w:rsidRDefault="005214D9" w:rsidP="00E62CA9">
            <w:pPr>
              <w:rPr>
                <w:rFonts w:ascii="Tahoma" w:eastAsia="Times New Roman" w:hAnsi="Tahoma" w:cs="Tahoma"/>
                <w:sz w:val="20"/>
                <w:szCs w:val="20"/>
              </w:rPr>
            </w:pPr>
          </w:p>
        </w:tc>
        <w:tc>
          <w:tcPr>
            <w:tcW w:w="1341" w:type="dxa"/>
            <w:vAlign w:val="center"/>
          </w:tcPr>
          <w:p w14:paraId="69E1CFF6" w14:textId="77777777" w:rsidR="005214D9" w:rsidRPr="004E65F1" w:rsidRDefault="005214D9" w:rsidP="00E62CA9">
            <w:pPr>
              <w:rPr>
                <w:rFonts w:ascii="Tahoma" w:eastAsia="Times New Roman" w:hAnsi="Tahoma" w:cs="Tahoma"/>
                <w:sz w:val="20"/>
                <w:szCs w:val="20"/>
              </w:rPr>
            </w:pPr>
          </w:p>
        </w:tc>
      </w:tr>
    </w:tbl>
    <w:p w14:paraId="2B4F2CAC" w14:textId="77777777" w:rsidR="005214D9" w:rsidRPr="004E65F1" w:rsidRDefault="005214D9" w:rsidP="005214D9">
      <w:pPr>
        <w:jc w:val="center"/>
        <w:rPr>
          <w:rFonts w:ascii="Tahoma" w:eastAsia="Times New Roman" w:hAnsi="Tahoma" w:cs="Tahoma"/>
          <w:sz w:val="20"/>
          <w:szCs w:val="20"/>
        </w:rPr>
      </w:pPr>
    </w:p>
    <w:p w14:paraId="78457ED6" w14:textId="77777777" w:rsidR="005214D9" w:rsidRPr="004E65F1" w:rsidRDefault="005214D9" w:rsidP="005214D9">
      <w:pPr>
        <w:rPr>
          <w:rFonts w:ascii="Tahoma" w:eastAsia="Times New Roman" w:hAnsi="Tahoma" w:cs="Tahoma"/>
          <w:sz w:val="20"/>
          <w:szCs w:val="20"/>
        </w:rPr>
      </w:pPr>
    </w:p>
    <w:p w14:paraId="7FB0CC8B" w14:textId="77777777" w:rsidR="00551C50" w:rsidRPr="004E65F1" w:rsidRDefault="00551C50" w:rsidP="005214D9">
      <w:pPr>
        <w:rPr>
          <w:rFonts w:ascii="Tahoma" w:eastAsia="Times New Roman" w:hAnsi="Tahoma" w:cs="Tahoma"/>
          <w:sz w:val="20"/>
          <w:szCs w:val="20"/>
        </w:rPr>
      </w:pPr>
    </w:p>
    <w:p w14:paraId="3226341F" w14:textId="77777777" w:rsidR="00551C50" w:rsidRPr="004E65F1" w:rsidRDefault="00551C50" w:rsidP="005214D9">
      <w:pPr>
        <w:rPr>
          <w:rFonts w:ascii="Tahoma" w:eastAsia="Times New Roman" w:hAnsi="Tahoma" w:cs="Tahoma"/>
          <w:sz w:val="20"/>
          <w:szCs w:val="20"/>
        </w:rPr>
      </w:pPr>
    </w:p>
    <w:p w14:paraId="668C71F0" w14:textId="77777777" w:rsidR="00551C50" w:rsidRPr="004E65F1" w:rsidRDefault="00551C50" w:rsidP="005214D9">
      <w:pPr>
        <w:rPr>
          <w:rFonts w:ascii="Tahoma" w:eastAsia="Times New Roman" w:hAnsi="Tahoma" w:cs="Tahoma"/>
          <w:sz w:val="20"/>
          <w:szCs w:val="20"/>
        </w:rPr>
      </w:pPr>
    </w:p>
    <w:p w14:paraId="41CB92D0" w14:textId="77777777" w:rsidR="00551C50" w:rsidRPr="004E65F1" w:rsidRDefault="00551C50" w:rsidP="005214D9">
      <w:pPr>
        <w:rPr>
          <w:rFonts w:ascii="Tahoma" w:eastAsia="Times New Roman" w:hAnsi="Tahoma" w:cs="Tahoma"/>
          <w:sz w:val="20"/>
          <w:szCs w:val="20"/>
        </w:rPr>
      </w:pPr>
    </w:p>
    <w:p w14:paraId="6432B731" w14:textId="77777777" w:rsidR="00551C50" w:rsidRPr="004E65F1" w:rsidRDefault="00551C50" w:rsidP="005214D9">
      <w:pPr>
        <w:rPr>
          <w:rFonts w:ascii="Tahoma" w:eastAsia="Times New Roman" w:hAnsi="Tahoma" w:cs="Tahoma"/>
          <w:sz w:val="20"/>
          <w:szCs w:val="20"/>
        </w:rPr>
      </w:pPr>
    </w:p>
    <w:p w14:paraId="6C3791E1" w14:textId="77777777" w:rsidR="00223F00" w:rsidRPr="004E65F1" w:rsidRDefault="00223F00" w:rsidP="005214D9">
      <w:pPr>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214D9" w:rsidRPr="004E65F1" w14:paraId="67F46485" w14:textId="77777777" w:rsidTr="00E62CA9">
        <w:trPr>
          <w:trHeight w:val="510"/>
        </w:trPr>
        <w:tc>
          <w:tcPr>
            <w:tcW w:w="9016" w:type="dxa"/>
            <w:vAlign w:val="center"/>
          </w:tcPr>
          <w:p w14:paraId="1D1FCC7C" w14:textId="77777777" w:rsidR="005214D9" w:rsidRPr="004E65F1" w:rsidRDefault="005214D9" w:rsidP="00E62CA9">
            <w:pPr>
              <w:jc w:val="center"/>
              <w:rPr>
                <w:rFonts w:ascii="Arial" w:eastAsia="Times New Roman" w:hAnsi="Arial" w:cs="Arial"/>
                <w:b/>
                <w:sz w:val="20"/>
                <w:szCs w:val="20"/>
              </w:rPr>
            </w:pPr>
            <w:r w:rsidRPr="004E65F1">
              <w:rPr>
                <w:rFonts w:ascii="Arial" w:eastAsia="Times New Roman" w:hAnsi="Arial" w:cs="Arial"/>
                <w:b/>
                <w:sz w:val="20"/>
                <w:szCs w:val="20"/>
              </w:rPr>
              <w:t>MEDIA REPORTS / OTHER SOURCES OF INFORMATION</w:t>
            </w:r>
          </w:p>
        </w:tc>
      </w:tr>
      <w:tr w:rsidR="005214D9" w:rsidRPr="004E65F1" w14:paraId="00E86817" w14:textId="77777777" w:rsidTr="00E62CA9">
        <w:trPr>
          <w:trHeight w:val="454"/>
        </w:trPr>
        <w:tc>
          <w:tcPr>
            <w:tcW w:w="9016" w:type="dxa"/>
            <w:vAlign w:val="center"/>
          </w:tcPr>
          <w:p w14:paraId="25C13A5A" w14:textId="77777777" w:rsidR="005214D9" w:rsidRPr="004E65F1" w:rsidRDefault="005214D9" w:rsidP="00E62CA9">
            <w:pPr>
              <w:jc w:val="center"/>
              <w:rPr>
                <w:rFonts w:ascii="Arial" w:eastAsia="Times New Roman" w:hAnsi="Arial" w:cs="Arial"/>
                <w:sz w:val="20"/>
                <w:szCs w:val="20"/>
              </w:rPr>
            </w:pPr>
            <w:r w:rsidRPr="004E65F1">
              <w:rPr>
                <w:rFonts w:ascii="Arial" w:eastAsia="Times New Roman" w:hAnsi="Arial" w:cs="Arial"/>
                <w:sz w:val="20"/>
                <w:szCs w:val="20"/>
              </w:rPr>
              <w:lastRenderedPageBreak/>
              <w:t>(Please reference all known negative or damaging media reports associated with the DPIP/FPPO/FIN)</w:t>
            </w:r>
          </w:p>
        </w:tc>
      </w:tr>
      <w:tr w:rsidR="005214D9" w:rsidRPr="004E65F1" w14:paraId="370C4A19" w14:textId="77777777" w:rsidTr="00E62CA9">
        <w:trPr>
          <w:trHeight w:val="624"/>
        </w:trPr>
        <w:tc>
          <w:tcPr>
            <w:tcW w:w="9016" w:type="dxa"/>
            <w:vAlign w:val="center"/>
          </w:tcPr>
          <w:p w14:paraId="6EEDE237" w14:textId="77777777" w:rsidR="005214D9" w:rsidRPr="004E65F1" w:rsidRDefault="005214D9" w:rsidP="00E62CA9">
            <w:pPr>
              <w:rPr>
                <w:rFonts w:ascii="Tahoma" w:eastAsia="Times New Roman" w:hAnsi="Tahoma" w:cs="Tahoma"/>
                <w:sz w:val="20"/>
                <w:szCs w:val="20"/>
              </w:rPr>
            </w:pPr>
          </w:p>
        </w:tc>
      </w:tr>
      <w:tr w:rsidR="005214D9" w:rsidRPr="004E65F1" w14:paraId="67B94549" w14:textId="77777777" w:rsidTr="00E62CA9">
        <w:trPr>
          <w:trHeight w:val="624"/>
        </w:trPr>
        <w:tc>
          <w:tcPr>
            <w:tcW w:w="9016" w:type="dxa"/>
            <w:vAlign w:val="center"/>
          </w:tcPr>
          <w:p w14:paraId="6D8378AC" w14:textId="77777777" w:rsidR="005214D9" w:rsidRPr="004E65F1" w:rsidRDefault="005214D9" w:rsidP="00E62CA9">
            <w:pPr>
              <w:rPr>
                <w:rFonts w:ascii="Tahoma" w:eastAsia="Times New Roman" w:hAnsi="Tahoma" w:cs="Tahoma"/>
                <w:sz w:val="20"/>
                <w:szCs w:val="20"/>
              </w:rPr>
            </w:pPr>
          </w:p>
        </w:tc>
      </w:tr>
      <w:tr w:rsidR="005214D9" w:rsidRPr="004E65F1" w14:paraId="4AC63A4C" w14:textId="77777777" w:rsidTr="00E62CA9">
        <w:trPr>
          <w:trHeight w:val="624"/>
        </w:trPr>
        <w:tc>
          <w:tcPr>
            <w:tcW w:w="9016" w:type="dxa"/>
            <w:vAlign w:val="center"/>
          </w:tcPr>
          <w:p w14:paraId="1BC7604D" w14:textId="77777777" w:rsidR="005214D9" w:rsidRPr="004E65F1" w:rsidRDefault="005214D9" w:rsidP="00E62CA9">
            <w:pPr>
              <w:rPr>
                <w:rFonts w:ascii="Arial" w:eastAsia="Times New Roman" w:hAnsi="Arial" w:cs="Arial"/>
                <w:sz w:val="20"/>
                <w:szCs w:val="20"/>
              </w:rPr>
            </w:pPr>
          </w:p>
        </w:tc>
      </w:tr>
      <w:tr w:rsidR="005214D9" w:rsidRPr="004E65F1" w14:paraId="5ED1D312" w14:textId="77777777" w:rsidTr="00E62CA9">
        <w:trPr>
          <w:trHeight w:val="624"/>
        </w:trPr>
        <w:tc>
          <w:tcPr>
            <w:tcW w:w="9016" w:type="dxa"/>
            <w:vAlign w:val="center"/>
          </w:tcPr>
          <w:p w14:paraId="31B744A9" w14:textId="77777777" w:rsidR="005214D9" w:rsidRPr="004E65F1" w:rsidRDefault="005214D9" w:rsidP="00E62CA9">
            <w:pPr>
              <w:rPr>
                <w:rFonts w:ascii="Arial" w:eastAsia="Times New Roman" w:hAnsi="Arial" w:cs="Arial"/>
                <w:sz w:val="20"/>
                <w:szCs w:val="20"/>
              </w:rPr>
            </w:pPr>
          </w:p>
        </w:tc>
      </w:tr>
    </w:tbl>
    <w:p w14:paraId="329B44EA" w14:textId="77777777" w:rsidR="005214D9" w:rsidRPr="004E65F1" w:rsidRDefault="005214D9" w:rsidP="005214D9">
      <w:pPr>
        <w:rPr>
          <w:rFonts w:ascii="Arial" w:eastAsia="Times New Roman" w:hAnsi="Arial" w:cs="Arial"/>
          <w:sz w:val="20"/>
          <w:szCs w:val="20"/>
        </w:rPr>
      </w:pPr>
    </w:p>
    <w:p w14:paraId="0BE560E4" w14:textId="77777777" w:rsidR="00551C50" w:rsidRPr="004E65F1" w:rsidRDefault="00551C50" w:rsidP="005214D9">
      <w:pPr>
        <w:rPr>
          <w:rFonts w:ascii="Arial" w:eastAsia="Times New Roman" w:hAnsi="Arial" w:cs="Arial"/>
          <w:sz w:val="20"/>
          <w:szCs w:val="20"/>
        </w:rPr>
      </w:pPr>
    </w:p>
    <w:p w14:paraId="2D5A4B73" w14:textId="77777777" w:rsidR="005214D9" w:rsidRPr="004E65F1" w:rsidRDefault="005214D9" w:rsidP="005214D9">
      <w:pPr>
        <w:rPr>
          <w:rFonts w:ascii="Arial" w:eastAsia="Times New Roman" w:hAnsi="Arial" w:cs="Arial"/>
          <w:sz w:val="20"/>
          <w:szCs w:val="20"/>
        </w:rPr>
      </w:pPr>
      <w:r w:rsidRPr="004E65F1">
        <w:rPr>
          <w:rFonts w:ascii="Arial" w:eastAsia="Times New Roman" w:hAnsi="Arial" w:cs="Arial"/>
          <w:sz w:val="20"/>
          <w:szCs w:val="20"/>
        </w:rPr>
        <w:t>Reporting Person/s:</w:t>
      </w:r>
    </w:p>
    <w:p w14:paraId="7C0D53F0" w14:textId="77777777" w:rsidR="005214D9" w:rsidRPr="004E65F1" w:rsidRDefault="005214D9" w:rsidP="005214D9">
      <w:pPr>
        <w:rPr>
          <w:rFonts w:ascii="Arial" w:eastAsia="Times New Roman"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992"/>
        <w:gridCol w:w="2375"/>
      </w:tblGrid>
      <w:tr w:rsidR="005214D9" w:rsidRPr="004E65F1" w14:paraId="6B2CE9FC" w14:textId="77777777" w:rsidTr="00E62CA9">
        <w:trPr>
          <w:trHeight w:val="624"/>
        </w:trPr>
        <w:tc>
          <w:tcPr>
            <w:tcW w:w="9287" w:type="dxa"/>
            <w:gridSpan w:val="3"/>
            <w:vAlign w:val="center"/>
          </w:tcPr>
          <w:p w14:paraId="265A243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Full names:</w:t>
            </w:r>
          </w:p>
        </w:tc>
      </w:tr>
      <w:tr w:rsidR="005214D9" w:rsidRPr="004E65F1" w14:paraId="29A0CD43" w14:textId="77777777" w:rsidTr="00E62CA9">
        <w:trPr>
          <w:trHeight w:val="624"/>
        </w:trPr>
        <w:tc>
          <w:tcPr>
            <w:tcW w:w="9287" w:type="dxa"/>
            <w:gridSpan w:val="3"/>
            <w:vAlign w:val="center"/>
          </w:tcPr>
          <w:p w14:paraId="351960B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Designation:</w:t>
            </w:r>
          </w:p>
        </w:tc>
      </w:tr>
      <w:tr w:rsidR="005214D9" w:rsidRPr="004E65F1" w14:paraId="2EDCC1A8" w14:textId="77777777" w:rsidTr="00E62CA9">
        <w:trPr>
          <w:trHeight w:val="624"/>
        </w:trPr>
        <w:tc>
          <w:tcPr>
            <w:tcW w:w="9287" w:type="dxa"/>
            <w:gridSpan w:val="3"/>
            <w:vAlign w:val="center"/>
          </w:tcPr>
          <w:p w14:paraId="18EF4953"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Department:</w:t>
            </w:r>
          </w:p>
        </w:tc>
      </w:tr>
      <w:tr w:rsidR="005214D9" w:rsidRPr="004E65F1" w14:paraId="5E90F7C4" w14:textId="77777777" w:rsidTr="00E62CA9">
        <w:trPr>
          <w:trHeight w:val="624"/>
        </w:trPr>
        <w:tc>
          <w:tcPr>
            <w:tcW w:w="9287" w:type="dxa"/>
            <w:gridSpan w:val="3"/>
            <w:vAlign w:val="center"/>
          </w:tcPr>
          <w:p w14:paraId="65FE0EF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w:t>
            </w:r>
          </w:p>
        </w:tc>
      </w:tr>
      <w:tr w:rsidR="005214D9" w:rsidRPr="004E65F1" w14:paraId="051CE36E" w14:textId="77777777" w:rsidTr="00E62CA9">
        <w:trPr>
          <w:trHeight w:val="624"/>
        </w:trPr>
        <w:tc>
          <w:tcPr>
            <w:tcW w:w="5920" w:type="dxa"/>
            <w:vAlign w:val="center"/>
          </w:tcPr>
          <w:p w14:paraId="7A7DF277"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Head of Department’s signature:</w:t>
            </w:r>
          </w:p>
        </w:tc>
        <w:tc>
          <w:tcPr>
            <w:tcW w:w="992" w:type="dxa"/>
            <w:vAlign w:val="center"/>
          </w:tcPr>
          <w:p w14:paraId="4CCBBE6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3F5398E2" w14:textId="77777777" w:rsidR="005214D9" w:rsidRPr="004E65F1" w:rsidRDefault="005214D9" w:rsidP="00E62CA9">
            <w:pPr>
              <w:rPr>
                <w:rFonts w:ascii="Arial" w:eastAsia="Times New Roman" w:hAnsi="Arial" w:cs="Arial"/>
                <w:sz w:val="20"/>
                <w:szCs w:val="20"/>
              </w:rPr>
            </w:pPr>
          </w:p>
        </w:tc>
      </w:tr>
      <w:tr w:rsidR="005214D9" w:rsidRPr="004E65F1" w14:paraId="2D31AAD5" w14:textId="77777777" w:rsidTr="00E62CA9">
        <w:trPr>
          <w:trHeight w:val="624"/>
        </w:trPr>
        <w:tc>
          <w:tcPr>
            <w:tcW w:w="5920" w:type="dxa"/>
            <w:vAlign w:val="center"/>
          </w:tcPr>
          <w:p w14:paraId="404DB7D2"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Reporting Person’s signature:</w:t>
            </w:r>
          </w:p>
        </w:tc>
        <w:tc>
          <w:tcPr>
            <w:tcW w:w="992" w:type="dxa"/>
            <w:vAlign w:val="center"/>
          </w:tcPr>
          <w:p w14:paraId="0091CA5C" w14:textId="77777777" w:rsidR="005214D9" w:rsidRPr="004E65F1" w:rsidRDefault="005214D9" w:rsidP="00E62CA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740CE171" w14:textId="77777777" w:rsidR="005214D9" w:rsidRPr="004E65F1" w:rsidRDefault="005214D9" w:rsidP="00E62CA9">
            <w:pPr>
              <w:rPr>
                <w:rFonts w:ascii="Arial" w:eastAsia="Times New Roman" w:hAnsi="Arial" w:cs="Arial"/>
                <w:sz w:val="20"/>
                <w:szCs w:val="20"/>
              </w:rPr>
            </w:pPr>
          </w:p>
        </w:tc>
      </w:tr>
    </w:tbl>
    <w:p w14:paraId="65737948" w14:textId="77777777" w:rsidR="005214D9" w:rsidRPr="004E65F1" w:rsidRDefault="005214D9" w:rsidP="005214D9">
      <w:pPr>
        <w:rPr>
          <w:rFonts w:ascii="Tahoma" w:eastAsia="Times New Roman" w:hAnsi="Tahoma" w:cs="Tahoma"/>
          <w:sz w:val="20"/>
          <w:szCs w:val="20"/>
        </w:rPr>
      </w:pPr>
    </w:p>
    <w:p w14:paraId="1A009913" w14:textId="77777777" w:rsidR="005214D9" w:rsidRPr="004E65F1" w:rsidRDefault="005214D9" w:rsidP="005214D9">
      <w:pPr>
        <w:rPr>
          <w:rFonts w:ascii="Tahoma" w:eastAsia="Times New Roman" w:hAnsi="Tahoma" w:cs="Tahoma"/>
          <w:sz w:val="20"/>
          <w:szCs w:val="20"/>
        </w:rPr>
      </w:pPr>
    </w:p>
    <w:p w14:paraId="23FD202E"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DECLARATION / UNDERTAKING BY THE TENDERER</w:t>
      </w:r>
    </w:p>
    <w:p w14:paraId="40C859FB" w14:textId="77777777" w:rsidR="005214D9" w:rsidRPr="004E65F1" w:rsidRDefault="005214D9" w:rsidP="005214D9">
      <w:pPr>
        <w:rPr>
          <w:rFonts w:ascii="Arial" w:eastAsia="Times New Roman" w:hAnsi="Arial" w:cs="Arial"/>
          <w:sz w:val="20"/>
          <w:szCs w:val="20"/>
        </w:rPr>
      </w:pPr>
    </w:p>
    <w:p w14:paraId="6130C0C8"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2660A741"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declare that:</w:t>
      </w:r>
    </w:p>
    <w:p w14:paraId="64FD1FFC"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the information furnished on this declaration form is true and correct.</w:t>
      </w:r>
    </w:p>
    <w:p w14:paraId="5DC0E94D"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I accept that, any action may be taken against me should this declaration prove to be false.</w:t>
      </w:r>
    </w:p>
    <w:p w14:paraId="4CC3183F" w14:textId="77777777" w:rsidR="005214D9" w:rsidRPr="004E65F1" w:rsidRDefault="005214D9" w:rsidP="005214D9">
      <w:pPr>
        <w:spacing w:line="360" w:lineRule="auto"/>
        <w:jc w:val="both"/>
        <w:rPr>
          <w:rFonts w:ascii="Arial" w:eastAsia="Times New Roman" w:hAnsi="Arial" w:cs="Arial"/>
          <w:sz w:val="20"/>
          <w:szCs w:val="20"/>
        </w:rPr>
      </w:pPr>
    </w:p>
    <w:p w14:paraId="6382402C" w14:textId="77777777" w:rsidR="005214D9" w:rsidRPr="004E65F1" w:rsidRDefault="005214D9" w:rsidP="005214D9">
      <w:pPr>
        <w:jc w:val="both"/>
        <w:rPr>
          <w:rFonts w:ascii="Arial" w:eastAsia="Times New Roman" w:hAnsi="Arial" w:cs="Arial"/>
          <w:sz w:val="20"/>
          <w:szCs w:val="20"/>
        </w:rPr>
      </w:pPr>
    </w:p>
    <w:p w14:paraId="16E4B6B2" w14:textId="47CD9982"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4194EB" w14:textId="008DBC83" w:rsidR="005214D9" w:rsidRPr="004E65F1" w:rsidRDefault="005214D9" w:rsidP="009A4D0C">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0907DCD" w14:textId="4B9F67B5" w:rsidR="009A4D0C"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Tenderer:…………………………………………………………..……………………………………</w:t>
      </w:r>
      <w:bookmarkStart w:id="6136" w:name="_Toc530135076"/>
      <w:bookmarkStart w:id="6137" w:name="_Toc42183547"/>
      <w:bookmarkStart w:id="6138" w:name="_Toc43301743"/>
      <w:bookmarkStart w:id="6139" w:name="_Toc152091688"/>
    </w:p>
    <w:p w14:paraId="061837CF" w14:textId="265BBBBF" w:rsidR="00D01565" w:rsidRDefault="00D01565">
      <w:pPr>
        <w:rPr>
          <w:rFonts w:ascii="Arial" w:eastAsia="Times New Roman" w:hAnsi="Arial" w:cs="Arial"/>
          <w:sz w:val="20"/>
          <w:szCs w:val="20"/>
        </w:rPr>
      </w:pPr>
      <w:r>
        <w:rPr>
          <w:rFonts w:ascii="Arial" w:eastAsia="Times New Roman" w:hAnsi="Arial" w:cs="Arial"/>
          <w:sz w:val="20"/>
          <w:szCs w:val="20"/>
        </w:rPr>
        <w:br w:type="page"/>
      </w:r>
    </w:p>
    <w:bookmarkEnd w:id="6136"/>
    <w:bookmarkEnd w:id="6137"/>
    <w:bookmarkEnd w:id="6138"/>
    <w:bookmarkEnd w:id="6139"/>
    <w:p w14:paraId="5DAF1FD4" w14:textId="7FB34C2D"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Calibri" w:hAnsi="Arial" w:cs="Arial"/>
          <w:b/>
          <w:bCs/>
          <w:caps/>
          <w:sz w:val="20"/>
          <w:szCs w:val="20"/>
        </w:rPr>
        <w:lastRenderedPageBreak/>
        <w:t>FORM A6: CERTIFICATE OF FRONTING PRACTICES</w:t>
      </w:r>
    </w:p>
    <w:p w14:paraId="739DD025" w14:textId="56FF5800"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140" w:author="Avela Mnyaka (ECP)" w:date="2026-09-02T09:45:00Z" w16du:dateUtc="2026-09-02T07:45:00Z">
        <w:r w:rsidRPr="00D27C9F" w:rsidDel="00D27C9F">
          <w:rPr>
            <w:rFonts w:ascii="Arial" w:hAnsi="Arial" w:cs="Arial"/>
            <w:b/>
            <w:bCs/>
            <w:color w:val="000000"/>
            <w:szCs w:val="20"/>
            <w:lang w:val="en-ZA"/>
            <w:rPrChange w:id="6141" w:author="Avela Mnyaka (ECP)" w:date="2026-09-02T09:47:00Z" w16du:dateUtc="2026-09-02T07:47:00Z">
              <w:rPr>
                <w:rFonts w:ascii="Arial" w:hAnsi="Arial" w:cs="Arial"/>
                <w:b/>
                <w:bCs/>
                <w:color w:val="000000"/>
                <w:szCs w:val="20"/>
                <w:highlight w:val="yellow"/>
                <w:lang w:val="en-ZA"/>
              </w:rPr>
            </w:rPrChange>
          </w:rPr>
          <w:delText>20XX/YYYY</w:delText>
        </w:r>
      </w:del>
      <w:ins w:id="6142" w:author="Avela Mnyaka (ECP)" w:date="2026-09-02T09:45:00Z" w16du:dateUtc="2026-09-02T07:45:00Z">
        <w:r w:rsidR="00D27C9F" w:rsidRPr="00D27C9F">
          <w:rPr>
            <w:rFonts w:ascii="Arial" w:hAnsi="Arial" w:cs="Arial"/>
            <w:b/>
            <w:bCs/>
            <w:color w:val="000000"/>
            <w:szCs w:val="20"/>
            <w:lang w:val="en-ZA"/>
            <w:rPrChange w:id="6143" w:author="Avela Mnyaka (ECP)" w:date="2026-09-02T09:47:00Z" w16du:dateUtc="2026-09-02T07:47: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144" w:author="Avela Mnyaka (ECP)" w:date="2026-09-02T09:47:00Z" w16du:dateUtc="2026-09-02T07:47: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12AC8692" w14:textId="7EA0A318" w:rsidR="00551C50" w:rsidRDefault="00551C50" w:rsidP="00551C50">
      <w:pPr>
        <w:shd w:val="clear" w:color="auto" w:fill="FFFFFF"/>
        <w:jc w:val="both"/>
        <w:rPr>
          <w:rFonts w:ascii="Arial" w:eastAsia="Times New Roman" w:hAnsi="Arial" w:cs="Arial"/>
          <w:b/>
          <w:bCs/>
          <w:color w:val="000000"/>
          <w:sz w:val="20"/>
          <w:szCs w:val="20"/>
        </w:rPr>
      </w:pPr>
    </w:p>
    <w:p w14:paraId="32F188F5" w14:textId="77777777" w:rsidR="00564CD5" w:rsidRPr="004E65F1" w:rsidRDefault="00564CD5" w:rsidP="00551C50">
      <w:pPr>
        <w:shd w:val="clear" w:color="auto" w:fill="FFFFFF"/>
        <w:jc w:val="both"/>
        <w:rPr>
          <w:rFonts w:ascii="Arial" w:eastAsia="Times New Roman" w:hAnsi="Arial" w:cs="Arial"/>
          <w:b/>
          <w:bCs/>
          <w:color w:val="000000"/>
          <w:sz w:val="20"/>
          <w:szCs w:val="20"/>
        </w:rPr>
      </w:pPr>
    </w:p>
    <w:p w14:paraId="6793E92A" w14:textId="2264DE2F"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Times New Roman" w:hAnsi="Arial" w:cs="Arial"/>
          <w:b/>
          <w:bCs/>
          <w:color w:val="000000"/>
          <w:sz w:val="20"/>
          <w:szCs w:val="20"/>
        </w:rPr>
        <w:t>Fronting Practices</w:t>
      </w:r>
    </w:p>
    <w:p w14:paraId="3064CF91" w14:textId="77777777" w:rsidR="00551C50" w:rsidRPr="004E65F1" w:rsidRDefault="00551C50" w:rsidP="00551C50">
      <w:pPr>
        <w:shd w:val="clear" w:color="auto" w:fill="FFFFFF"/>
        <w:jc w:val="both"/>
        <w:rPr>
          <w:rFonts w:ascii="Arial" w:eastAsia="Times New Roman" w:hAnsi="Arial" w:cs="Arial"/>
          <w:color w:val="000000"/>
          <w:sz w:val="20"/>
          <w:szCs w:val="20"/>
          <w:lang w:eastAsia="en-ZA"/>
        </w:rPr>
      </w:pPr>
    </w:p>
    <w:p w14:paraId="267BC951"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 xml:space="preserve">Window-dressing: </w:t>
      </w:r>
      <w:r w:rsidRPr="004E65F1">
        <w:rPr>
          <w:rFonts w:ascii="Arial" w:eastAsia="Times New Roman" w:hAnsi="Arial" w:cs="Arial"/>
          <w:color w:val="000000"/>
          <w:sz w:val="20"/>
          <w:szCs w:val="20"/>
        </w:rPr>
        <w:t xml:space="preserve"> This includes cases in which black people are appointed or introduced to an enterprise on the basis of tokenism and may be:</w:t>
      </w:r>
    </w:p>
    <w:p w14:paraId="75E6E185" w14:textId="77777777"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core activities of an enterprise; and</w:t>
      </w:r>
    </w:p>
    <w:p w14:paraId="356694E4" w14:textId="155BD1E4"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stated areas and/or levels of their participation</w:t>
      </w:r>
      <w:r w:rsidR="004A1DAC">
        <w:rPr>
          <w:rFonts w:ascii="Arial" w:eastAsia="Times New Roman" w:hAnsi="Arial" w:cs="Arial"/>
          <w:color w:val="000000"/>
          <w:sz w:val="20"/>
          <w:szCs w:val="20"/>
        </w:rPr>
        <w:t>.</w:t>
      </w:r>
    </w:p>
    <w:p w14:paraId="3B6AC6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A3F5E32"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Benefit Diversion:</w:t>
      </w:r>
      <w:r w:rsidRPr="004E65F1">
        <w:rPr>
          <w:rFonts w:ascii="Arial" w:eastAsia="Times New Roman" w:hAnsi="Arial" w:cs="Arial"/>
          <w:color w:val="000000"/>
          <w:sz w:val="20"/>
          <w:szCs w:val="20"/>
        </w:rPr>
        <w:t xml:space="preserve">  This includes initiatives implemented where the economic benefits received as a result of the B-BBEE Status of an enterprise do not flow to black people in the ratio as specified in the relevant legal documentation.</w:t>
      </w:r>
    </w:p>
    <w:p w14:paraId="3C0D49DB" w14:textId="77777777" w:rsidR="00551C50" w:rsidRPr="004E65F1" w:rsidRDefault="00551C50" w:rsidP="00551C50">
      <w:pPr>
        <w:shd w:val="clear" w:color="auto" w:fill="FFFFFF"/>
        <w:jc w:val="both"/>
        <w:rPr>
          <w:rFonts w:ascii="Arial" w:eastAsia="Calibri" w:hAnsi="Arial" w:cs="Arial"/>
          <w:color w:val="000000"/>
          <w:sz w:val="20"/>
          <w:szCs w:val="20"/>
        </w:rPr>
      </w:pPr>
    </w:p>
    <w:p w14:paraId="64D7180B"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Opportunistic Intermediaries:</w:t>
      </w:r>
      <w:r w:rsidRPr="004E65F1">
        <w:rPr>
          <w:rFonts w:ascii="Arial" w:eastAsia="Times New Roman" w:hAnsi="Arial" w:cs="Arial"/>
          <w:color w:val="000000"/>
          <w:sz w:val="20"/>
          <w:szCs w:val="20"/>
        </w:rPr>
        <w:t xml:space="preserve">  This includes enterprises that have concluded agreements with other enterprises with a view to leveraging the opportunistic intermediary's favourable B-BBEE status in circum</w:t>
      </w:r>
      <w:r w:rsidRPr="004E65F1">
        <w:rPr>
          <w:rFonts w:ascii="Arial" w:eastAsia="Times New Roman" w:hAnsi="Arial" w:cs="Arial"/>
          <w:color w:val="000000"/>
          <w:sz w:val="20"/>
          <w:szCs w:val="20"/>
        </w:rPr>
        <w:softHyphen/>
        <w:t>stances where the agreement involves:</w:t>
      </w:r>
    </w:p>
    <w:p w14:paraId="2AC254C2"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Significant limitations or restrictions upon the identity of the opportunistic intermediary's suppliers, Service Providers, clients or customers;</w:t>
      </w:r>
    </w:p>
    <w:p w14:paraId="7C3A6C7E"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maintenance of their business operations in a context reasonably considered improbable having regard to resources; and</w:t>
      </w:r>
    </w:p>
    <w:p w14:paraId="68610BB1"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Terms and conditions that are not negotiated at arms-length on a fair and reasonable basis.</w:t>
      </w:r>
    </w:p>
    <w:p w14:paraId="6E0A71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21A29AB7" w14:textId="77777777" w:rsidR="00551C50" w:rsidRPr="004E65F1" w:rsidRDefault="00551C50" w:rsidP="00551C50">
      <w:pPr>
        <w:shd w:val="clear" w:color="auto" w:fill="FFFFFF"/>
        <w:jc w:val="both"/>
        <w:rPr>
          <w:rFonts w:ascii="Arial" w:eastAsia="Calibri" w:hAnsi="Arial" w:cs="Arial"/>
          <w:color w:val="000000"/>
          <w:sz w:val="20"/>
          <w:szCs w:val="20"/>
        </w:rPr>
      </w:pPr>
      <w:r w:rsidRPr="004E65F1">
        <w:rPr>
          <w:rFonts w:ascii="Arial" w:eastAsia="Times New Roman" w:hAnsi="Arial" w:cs="Arial"/>
          <w:b/>
          <w:bCs/>
          <w:color w:val="000000"/>
          <w:sz w:val="20"/>
          <w:szCs w:val="20"/>
        </w:rPr>
        <w:t>Responsibility to Report Fronting</w:t>
      </w:r>
    </w:p>
    <w:p w14:paraId="76161A0C" w14:textId="77777777" w:rsidR="00551C50" w:rsidRPr="004E65F1" w:rsidRDefault="00551C50" w:rsidP="00551C50">
      <w:pPr>
        <w:shd w:val="clear" w:color="auto" w:fill="FFFFFF"/>
        <w:jc w:val="both"/>
        <w:rPr>
          <w:rFonts w:ascii="Arial" w:eastAsia="Times New Roman" w:hAnsi="Arial" w:cs="Arial"/>
          <w:color w:val="000000"/>
          <w:sz w:val="20"/>
          <w:szCs w:val="20"/>
        </w:rPr>
      </w:pPr>
    </w:p>
    <w:p w14:paraId="48F227B5"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In order to effectively deal with the scourge of Fronting, verification agencies, and/or procurement officers and relevant decision makers are encouraged to obtain a signed declaration from the clients or entities that they verify or provide business opportunities to, which states that the client or entity understands and accepts that the verification agency, procurement officer or relevant decision maker may report Fronting practices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 xml:space="preserve">. Intentional misrepresentation by measured entities may constitute fraudulent practices, public officials and verification agencies are to report such cases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w:t>
      </w:r>
    </w:p>
    <w:p w14:paraId="0CEA3395"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FC99307"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Fronting Indicators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704"/>
      </w:tblGrid>
      <w:tr w:rsidR="00551C50" w:rsidRPr="004E65F1" w14:paraId="2CDD989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31A3A5A"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03D5B1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are unaware or uncertain of their role within an enterprise;</w:t>
            </w:r>
          </w:p>
        </w:tc>
      </w:tr>
      <w:tr w:rsidR="00551C50" w:rsidRPr="004E65F1" w14:paraId="72AF2E7E"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C33BB03"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79A39FA"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have roles of responsibility that differ significantly from those of their non-black peers;</w:t>
            </w:r>
          </w:p>
        </w:tc>
      </w:tr>
      <w:tr w:rsidR="00551C50" w:rsidRPr="004E65F1" w14:paraId="6BC8FE47"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5978F9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26C32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who serve in executive or management positions in an enterprise are paid significantly lower than the market norm, unless all executives or management of an enterprise are paid at a similar level;</w:t>
            </w:r>
          </w:p>
        </w:tc>
      </w:tr>
      <w:tr w:rsidR="00551C50" w:rsidRPr="004E65F1" w14:paraId="3E21B12B"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18CFD6A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786B0EB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There is no significant indication of active participation by black people identified as top manage</w:t>
            </w:r>
            <w:r w:rsidRPr="004E65F1">
              <w:rPr>
                <w:rFonts w:ascii="Arial" w:eastAsia="Times New Roman" w:hAnsi="Arial" w:cs="Arial"/>
                <w:color w:val="000000"/>
                <w:sz w:val="20"/>
                <w:szCs w:val="20"/>
              </w:rPr>
              <w:softHyphen/>
              <w:t>ment at strategic decision making level;</w:t>
            </w:r>
          </w:p>
        </w:tc>
      </w:tr>
      <w:tr w:rsidR="00551C50" w:rsidRPr="004E65F1" w14:paraId="5F92439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2D969B29"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05CB33E3"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only conducts peripheral functions and does not perform the core functions reasonably expected of other, similar, enterprises;</w:t>
            </w:r>
          </w:p>
        </w:tc>
      </w:tr>
      <w:tr w:rsidR="00551C50" w:rsidRPr="004E65F1" w14:paraId="6E532AE0"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937AD3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highlight w:val="yellow"/>
              </w:rPr>
            </w:pPr>
          </w:p>
          <w:p w14:paraId="37FC8A52"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relies on a third-party to conduct most core functions normally conducted by enterprises similar to it;</w:t>
            </w:r>
          </w:p>
        </w:tc>
      </w:tr>
      <w:tr w:rsidR="00551C50" w:rsidRPr="004E65F1" w14:paraId="627D673A"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7A0D155"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F8B6A64"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cannot operate independently without a third-party, because of contractual obligations or the lack of technical or operational competence;</w:t>
            </w:r>
          </w:p>
        </w:tc>
      </w:tr>
      <w:tr w:rsidR="00551C50" w:rsidRPr="004E65F1" w14:paraId="75DD8558"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7FEE014B"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68B4A9A8"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enterprise displays evidence of circumvention or attempted circumvention;</w:t>
            </w:r>
          </w:p>
        </w:tc>
      </w:tr>
      <w:tr w:rsidR="00551C50" w:rsidRPr="004E65F1" w14:paraId="5DF3D3A3"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E516FB6"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253784F1"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buys goods or services at a significantly different rate than the market from a related person or shareholder;</w:t>
            </w:r>
          </w:p>
        </w:tc>
      </w:tr>
      <w:tr w:rsidR="00551C50" w:rsidRPr="004E65F1" w14:paraId="59C3A446"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6E0AF5F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58C13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obtains loans, not linked to the good faith share purchases or enterprise develop</w:t>
            </w:r>
            <w:r w:rsidRPr="004E65F1">
              <w:rPr>
                <w:rFonts w:ascii="Arial" w:eastAsia="Times New Roman" w:hAnsi="Arial" w:cs="Arial"/>
                <w:color w:val="000000"/>
                <w:sz w:val="20"/>
                <w:szCs w:val="20"/>
              </w:rPr>
              <w:softHyphen/>
              <w:t>ment initiatives, from a related person at an excessive rate; and</w:t>
            </w:r>
          </w:p>
        </w:tc>
      </w:tr>
      <w:tr w:rsidR="00551C50" w:rsidRPr="004E65F1" w14:paraId="1A28540D" w14:textId="77777777" w:rsidTr="006A1001">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182075E" w14:textId="77777777" w:rsidR="00551C50" w:rsidRPr="004E65F1" w:rsidRDefault="00551C50" w:rsidP="006A1001">
            <w:pPr>
              <w:tabs>
                <w:tab w:val="left" w:pos="567"/>
              </w:tabs>
              <w:ind w:left="567" w:hanging="567"/>
              <w:jc w:val="both"/>
              <w:rPr>
                <w:rFonts w:ascii="Arial" w:eastAsia="Times New Roman" w:hAnsi="Arial" w:cs="Arial"/>
                <w:color w:val="000000"/>
                <w:sz w:val="20"/>
                <w:szCs w:val="20"/>
              </w:rPr>
            </w:pPr>
          </w:p>
          <w:p w14:paraId="3461773E"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shares all premises and infrastructure with a related person, or with a shareholder with no B-BBEE status or a third-party operating in the same industry where the cost of such premises and infrastructure is disproportionate to market-related costs.</w:t>
            </w:r>
          </w:p>
        </w:tc>
      </w:tr>
    </w:tbl>
    <w:p w14:paraId="182D37FD" w14:textId="77777777" w:rsidR="00551C50" w:rsidRPr="004E65F1" w:rsidRDefault="00551C50" w:rsidP="00551C50">
      <w:pPr>
        <w:jc w:val="both"/>
        <w:rPr>
          <w:rFonts w:ascii="Arial" w:eastAsia="Calibri" w:hAnsi="Arial" w:cs="Arial"/>
          <w:color w:val="000000"/>
          <w:sz w:val="20"/>
          <w:szCs w:val="20"/>
        </w:rPr>
      </w:pPr>
    </w:p>
    <w:p w14:paraId="19C9A068" w14:textId="77777777" w:rsidR="00551C50" w:rsidRPr="004E65F1" w:rsidRDefault="00551C50" w:rsidP="00551C50">
      <w:pPr>
        <w:tabs>
          <w:tab w:val="left" w:pos="1980"/>
        </w:tabs>
        <w:jc w:val="both"/>
        <w:rPr>
          <w:rFonts w:ascii="Arial" w:eastAsia="Times New Roman" w:hAnsi="Arial" w:cs="Arial"/>
          <w:color w:val="000000"/>
          <w:sz w:val="20"/>
          <w:szCs w:val="20"/>
        </w:rPr>
      </w:pPr>
    </w:p>
    <w:p w14:paraId="671B71CC" w14:textId="77777777" w:rsidR="00551C50" w:rsidRPr="004E65F1" w:rsidRDefault="00551C50" w:rsidP="00551C50">
      <w:pPr>
        <w:tabs>
          <w:tab w:val="left" w:pos="1980"/>
        </w:tabs>
        <w:jc w:val="both"/>
        <w:rPr>
          <w:rFonts w:ascii="Arial" w:eastAsia="Times New Roman" w:hAnsi="Arial" w:cs="Arial"/>
          <w:b/>
          <w:sz w:val="20"/>
          <w:szCs w:val="20"/>
        </w:rPr>
      </w:pPr>
      <w:r w:rsidRPr="004E65F1">
        <w:rPr>
          <w:rFonts w:ascii="Arial" w:eastAsia="Times New Roman" w:hAnsi="Arial" w:cs="Arial"/>
          <w:b/>
          <w:sz w:val="20"/>
          <w:szCs w:val="20"/>
        </w:rPr>
        <w:t>DECLARATION</w:t>
      </w:r>
    </w:p>
    <w:p w14:paraId="22E98BE8" w14:textId="77777777" w:rsidR="00551C50" w:rsidRPr="004E65F1" w:rsidRDefault="00551C50" w:rsidP="00551C50">
      <w:pPr>
        <w:tabs>
          <w:tab w:val="left" w:pos="1980"/>
        </w:tabs>
        <w:jc w:val="both"/>
        <w:rPr>
          <w:rFonts w:ascii="Arial" w:eastAsia="Times New Roman" w:hAnsi="Arial" w:cs="Arial"/>
          <w:b/>
          <w:sz w:val="20"/>
          <w:szCs w:val="20"/>
        </w:rPr>
      </w:pPr>
    </w:p>
    <w:p w14:paraId="74A9133A" w14:textId="77777777" w:rsidR="00551C50" w:rsidRPr="004E65F1" w:rsidRDefault="00551C50" w:rsidP="00551C50">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15539102" w14:textId="77777777" w:rsidR="00551C50" w:rsidRPr="004E65F1" w:rsidRDefault="00551C50" w:rsidP="00551C50">
      <w:pPr>
        <w:tabs>
          <w:tab w:val="left" w:pos="567"/>
        </w:tabs>
        <w:jc w:val="both"/>
        <w:rPr>
          <w:rFonts w:ascii="Arial" w:eastAsia="Times New Roman" w:hAnsi="Arial" w:cs="Arial"/>
          <w:sz w:val="20"/>
          <w:szCs w:val="20"/>
        </w:rPr>
      </w:pPr>
      <w:r w:rsidRPr="004E65F1">
        <w:rPr>
          <w:rFonts w:ascii="Arial" w:eastAsia="Times New Roman" w:hAnsi="Arial" w:cs="Arial"/>
          <w:sz w:val="20"/>
          <w:szCs w:val="20"/>
        </w:rPr>
        <w:t>in submitting the accompanying tender on behalf of the tenderer do hereby make the following statements that I certify to be true and complete in every respect:</w:t>
      </w:r>
    </w:p>
    <w:p w14:paraId="41EEB3CC"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have read and understand the contents of this certificate.</w:t>
      </w:r>
    </w:p>
    <w:p w14:paraId="7D746A2E"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the Employer may report fronting practices to the Department of Trade and Industry and the B-BBEE Commissioner.</w:t>
      </w:r>
    </w:p>
    <w:p w14:paraId="761A5514"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intentional misrepresentation by measured entities may constitute fraudulent practices that shall be reported to the Department of Trade and Industry and the B-BBEE Commissioner.</w:t>
      </w:r>
    </w:p>
    <w:p w14:paraId="6B3ECF88" w14:textId="45A884A2" w:rsidR="00551C50" w:rsidRPr="004E65F1" w:rsidDel="00E73E57" w:rsidRDefault="00551C50" w:rsidP="00551C50">
      <w:pPr>
        <w:tabs>
          <w:tab w:val="left" w:pos="1980"/>
        </w:tabs>
        <w:jc w:val="both"/>
        <w:rPr>
          <w:del w:id="6145" w:author="Tebokgo Mabuto (ECP)" w:date="2026-06-30T16:18:00Z" w16du:dateUtc="2026-06-30T14:18:00Z"/>
          <w:rFonts w:ascii="Tahoma" w:eastAsia="Times New Roman" w:hAnsi="Tahoma" w:cs="Tahoma"/>
          <w:sz w:val="20"/>
          <w:szCs w:val="20"/>
        </w:rPr>
      </w:pPr>
    </w:p>
    <w:p w14:paraId="78CBD44A" w14:textId="2210BE3F" w:rsidR="005214D9" w:rsidRPr="004E65F1" w:rsidDel="00E73E57" w:rsidRDefault="005214D9" w:rsidP="005214D9">
      <w:pPr>
        <w:tabs>
          <w:tab w:val="left" w:pos="1980"/>
        </w:tabs>
        <w:jc w:val="both"/>
        <w:rPr>
          <w:del w:id="6146" w:author="Tebokgo Mabuto (ECP)" w:date="2026-06-30T16:18:00Z" w16du:dateUtc="2026-06-30T14:18:00Z"/>
          <w:rFonts w:ascii="Tahoma" w:eastAsia="Times New Roman" w:hAnsi="Tahoma" w:cs="Tahoma"/>
          <w:sz w:val="20"/>
          <w:szCs w:val="20"/>
        </w:rPr>
      </w:pPr>
    </w:p>
    <w:p w14:paraId="3E9C1D8F" w14:textId="107186E2" w:rsidR="005214D9" w:rsidRPr="004E65F1" w:rsidDel="00E73E57" w:rsidRDefault="005214D9" w:rsidP="005214D9">
      <w:pPr>
        <w:tabs>
          <w:tab w:val="left" w:pos="1980"/>
        </w:tabs>
        <w:jc w:val="both"/>
        <w:rPr>
          <w:del w:id="6147" w:author="Tebokgo Mabuto (ECP)" w:date="2026-06-30T16:18:00Z" w16du:dateUtc="2026-06-30T14:18:00Z"/>
          <w:rFonts w:ascii="Tahoma" w:eastAsia="Times New Roman" w:hAnsi="Tahoma" w:cs="Tahoma"/>
          <w:sz w:val="20"/>
          <w:szCs w:val="20"/>
        </w:rPr>
      </w:pPr>
    </w:p>
    <w:p w14:paraId="0626C866" w14:textId="2BC0E75F" w:rsidR="005214D9" w:rsidRPr="004E65F1" w:rsidDel="00E73E57" w:rsidRDefault="005214D9" w:rsidP="005214D9">
      <w:pPr>
        <w:tabs>
          <w:tab w:val="left" w:pos="1980"/>
        </w:tabs>
        <w:jc w:val="both"/>
        <w:rPr>
          <w:del w:id="6148" w:author="Tebokgo Mabuto (ECP)" w:date="2026-06-30T16:18:00Z" w16du:dateUtc="2026-06-30T14:18:00Z"/>
          <w:rFonts w:ascii="Tahoma" w:eastAsia="Times New Roman" w:hAnsi="Tahoma" w:cs="Tahoma"/>
          <w:sz w:val="20"/>
          <w:szCs w:val="20"/>
        </w:rPr>
      </w:pPr>
    </w:p>
    <w:p w14:paraId="18E2B58B" w14:textId="09A05AD1" w:rsidR="005214D9" w:rsidRPr="004E65F1" w:rsidDel="00E73E57" w:rsidRDefault="005214D9" w:rsidP="005214D9">
      <w:pPr>
        <w:tabs>
          <w:tab w:val="left" w:pos="1980"/>
        </w:tabs>
        <w:jc w:val="both"/>
        <w:rPr>
          <w:del w:id="6149" w:author="Tebokgo Mabuto (ECP)" w:date="2026-06-30T16:18:00Z" w16du:dateUtc="2026-06-30T14:18:00Z"/>
          <w:rFonts w:ascii="Tahoma" w:eastAsia="Times New Roman" w:hAnsi="Tahoma" w:cs="Tahoma"/>
          <w:sz w:val="20"/>
          <w:szCs w:val="20"/>
        </w:rPr>
      </w:pPr>
    </w:p>
    <w:p w14:paraId="4C5B49B8" w14:textId="5C3445B7" w:rsidR="005214D9" w:rsidRPr="004E65F1" w:rsidDel="00E73E57" w:rsidRDefault="005214D9" w:rsidP="005214D9">
      <w:pPr>
        <w:tabs>
          <w:tab w:val="left" w:pos="1980"/>
        </w:tabs>
        <w:jc w:val="both"/>
        <w:rPr>
          <w:del w:id="6150" w:author="Tebokgo Mabuto (ECP)" w:date="2026-06-30T16:18:00Z" w16du:dateUtc="2026-06-30T14:18:00Z"/>
          <w:rFonts w:ascii="Tahoma" w:eastAsia="Times New Roman" w:hAnsi="Tahoma" w:cs="Tahoma"/>
          <w:sz w:val="20"/>
          <w:szCs w:val="20"/>
        </w:rPr>
      </w:pPr>
    </w:p>
    <w:p w14:paraId="6B52F961" w14:textId="2C26BE08" w:rsidR="005214D9" w:rsidRPr="004E65F1" w:rsidDel="00E73E57" w:rsidRDefault="005214D9" w:rsidP="005214D9">
      <w:pPr>
        <w:tabs>
          <w:tab w:val="left" w:pos="1980"/>
        </w:tabs>
        <w:jc w:val="both"/>
        <w:rPr>
          <w:del w:id="6151" w:author="Tebokgo Mabuto (ECP)" w:date="2026-06-30T16:18:00Z" w16du:dateUtc="2026-06-30T14:18:00Z"/>
          <w:rFonts w:ascii="Arial" w:eastAsia="Times New Roman" w:hAnsi="Arial" w:cs="Arial"/>
          <w:sz w:val="20"/>
          <w:szCs w:val="20"/>
        </w:rPr>
      </w:pPr>
    </w:p>
    <w:p w14:paraId="6935E2B7" w14:textId="000EDC79" w:rsidR="005214D9" w:rsidRPr="004E65F1" w:rsidDel="00E73E57" w:rsidRDefault="005214D9" w:rsidP="005214D9">
      <w:pPr>
        <w:tabs>
          <w:tab w:val="left" w:pos="1980"/>
        </w:tabs>
        <w:jc w:val="both"/>
        <w:rPr>
          <w:del w:id="6152" w:author="Tebokgo Mabuto (ECP)" w:date="2026-06-30T16:18:00Z" w16du:dateUtc="2026-06-30T14:18:00Z"/>
          <w:rFonts w:ascii="Arial" w:eastAsia="Times New Roman" w:hAnsi="Arial" w:cs="Arial"/>
          <w:sz w:val="20"/>
          <w:szCs w:val="20"/>
        </w:rPr>
      </w:pPr>
    </w:p>
    <w:p w14:paraId="534776A6" w14:textId="15FA1078" w:rsidR="005214D9" w:rsidRPr="004E65F1" w:rsidDel="00E73E57" w:rsidRDefault="005214D9" w:rsidP="005214D9">
      <w:pPr>
        <w:tabs>
          <w:tab w:val="left" w:pos="1980"/>
        </w:tabs>
        <w:jc w:val="both"/>
        <w:rPr>
          <w:del w:id="6153" w:author="Tebokgo Mabuto (ECP)" w:date="2026-06-30T16:18:00Z" w16du:dateUtc="2026-06-30T14:18:00Z"/>
          <w:rFonts w:ascii="Arial" w:eastAsia="Times New Roman" w:hAnsi="Arial" w:cs="Arial"/>
          <w:sz w:val="20"/>
          <w:szCs w:val="20"/>
        </w:rPr>
      </w:pPr>
    </w:p>
    <w:p w14:paraId="779F94EB" w14:textId="408A273F" w:rsidR="005214D9" w:rsidDel="00E73E57" w:rsidRDefault="005214D9" w:rsidP="005214D9">
      <w:pPr>
        <w:tabs>
          <w:tab w:val="left" w:pos="1980"/>
        </w:tabs>
        <w:jc w:val="both"/>
        <w:rPr>
          <w:del w:id="6154" w:author="Tebokgo Mabuto (ECP)" w:date="2026-06-30T16:18:00Z" w16du:dateUtc="2026-06-30T14:18:00Z"/>
          <w:rFonts w:ascii="Arial" w:eastAsia="Times New Roman" w:hAnsi="Arial" w:cs="Arial"/>
          <w:sz w:val="20"/>
          <w:szCs w:val="20"/>
        </w:rPr>
      </w:pPr>
    </w:p>
    <w:p w14:paraId="5C916CA2" w14:textId="1445F94C" w:rsidR="00D4586B" w:rsidDel="00E73E57" w:rsidRDefault="00D4586B" w:rsidP="005214D9">
      <w:pPr>
        <w:tabs>
          <w:tab w:val="left" w:pos="1980"/>
        </w:tabs>
        <w:jc w:val="both"/>
        <w:rPr>
          <w:del w:id="6155" w:author="Tebokgo Mabuto (ECP)" w:date="2026-06-30T16:18:00Z" w16du:dateUtc="2026-06-30T14:18:00Z"/>
          <w:rFonts w:ascii="Arial" w:eastAsia="Times New Roman" w:hAnsi="Arial" w:cs="Arial"/>
          <w:sz w:val="20"/>
          <w:szCs w:val="20"/>
        </w:rPr>
      </w:pPr>
    </w:p>
    <w:p w14:paraId="1BDA469E" w14:textId="66E7A3EF" w:rsidR="00D4586B" w:rsidDel="00E73E57" w:rsidRDefault="00D4586B" w:rsidP="005214D9">
      <w:pPr>
        <w:tabs>
          <w:tab w:val="left" w:pos="1980"/>
        </w:tabs>
        <w:jc w:val="both"/>
        <w:rPr>
          <w:del w:id="6156" w:author="Tebokgo Mabuto (ECP)" w:date="2026-06-30T16:18:00Z" w16du:dateUtc="2026-06-30T14:18:00Z"/>
          <w:rFonts w:ascii="Arial" w:eastAsia="Times New Roman" w:hAnsi="Arial" w:cs="Arial"/>
          <w:sz w:val="20"/>
          <w:szCs w:val="20"/>
        </w:rPr>
      </w:pPr>
    </w:p>
    <w:p w14:paraId="1F2C7116" w14:textId="292835A5" w:rsidR="00D4586B" w:rsidDel="00E73E57" w:rsidRDefault="00D4586B" w:rsidP="005214D9">
      <w:pPr>
        <w:tabs>
          <w:tab w:val="left" w:pos="1980"/>
        </w:tabs>
        <w:jc w:val="both"/>
        <w:rPr>
          <w:del w:id="6157" w:author="Tebokgo Mabuto (ECP)" w:date="2026-06-30T16:18:00Z" w16du:dateUtc="2026-06-30T14:18:00Z"/>
          <w:rFonts w:ascii="Arial" w:eastAsia="Times New Roman" w:hAnsi="Arial" w:cs="Arial"/>
          <w:sz w:val="20"/>
          <w:szCs w:val="20"/>
        </w:rPr>
      </w:pPr>
    </w:p>
    <w:p w14:paraId="6CAC14A1" w14:textId="6A4E359E" w:rsidR="00D4586B" w:rsidDel="00E73E57" w:rsidRDefault="00D4586B" w:rsidP="005214D9">
      <w:pPr>
        <w:tabs>
          <w:tab w:val="left" w:pos="1980"/>
        </w:tabs>
        <w:jc w:val="both"/>
        <w:rPr>
          <w:del w:id="6158" w:author="Tebokgo Mabuto (ECP)" w:date="2026-06-30T16:18:00Z" w16du:dateUtc="2026-06-30T14:18:00Z"/>
          <w:rFonts w:ascii="Arial" w:eastAsia="Times New Roman" w:hAnsi="Arial" w:cs="Arial"/>
          <w:sz w:val="20"/>
          <w:szCs w:val="20"/>
        </w:rPr>
      </w:pPr>
    </w:p>
    <w:p w14:paraId="400DBC78" w14:textId="40BA0E3B" w:rsidR="00D4586B" w:rsidDel="00E73E57" w:rsidRDefault="00D4586B" w:rsidP="005214D9">
      <w:pPr>
        <w:tabs>
          <w:tab w:val="left" w:pos="1980"/>
        </w:tabs>
        <w:jc w:val="both"/>
        <w:rPr>
          <w:del w:id="6159" w:author="Tebokgo Mabuto (ECP)" w:date="2026-06-30T16:18:00Z" w16du:dateUtc="2026-06-30T14:18:00Z"/>
          <w:rFonts w:ascii="Arial" w:eastAsia="Times New Roman" w:hAnsi="Arial" w:cs="Arial"/>
          <w:sz w:val="20"/>
          <w:szCs w:val="20"/>
        </w:rPr>
      </w:pPr>
    </w:p>
    <w:p w14:paraId="3D12FF05" w14:textId="2DDDB922" w:rsidR="00D4586B" w:rsidDel="00E73E57" w:rsidRDefault="00D4586B" w:rsidP="005214D9">
      <w:pPr>
        <w:tabs>
          <w:tab w:val="left" w:pos="1980"/>
        </w:tabs>
        <w:jc w:val="both"/>
        <w:rPr>
          <w:del w:id="6160" w:author="Tebokgo Mabuto (ECP)" w:date="2026-06-30T16:18:00Z" w16du:dateUtc="2026-06-30T14:18:00Z"/>
          <w:rFonts w:ascii="Arial" w:eastAsia="Times New Roman" w:hAnsi="Arial" w:cs="Arial"/>
          <w:sz w:val="20"/>
          <w:szCs w:val="20"/>
        </w:rPr>
      </w:pPr>
    </w:p>
    <w:p w14:paraId="2F4D26F4" w14:textId="10A9C57D" w:rsidR="00D4586B" w:rsidDel="00E73E57" w:rsidRDefault="00D4586B" w:rsidP="005214D9">
      <w:pPr>
        <w:tabs>
          <w:tab w:val="left" w:pos="1980"/>
        </w:tabs>
        <w:jc w:val="both"/>
        <w:rPr>
          <w:del w:id="6161" w:author="Tebokgo Mabuto (ECP)" w:date="2026-06-30T16:18:00Z" w16du:dateUtc="2026-06-30T14:18:00Z"/>
          <w:rFonts w:ascii="Arial" w:eastAsia="Times New Roman" w:hAnsi="Arial" w:cs="Arial"/>
          <w:sz w:val="20"/>
          <w:szCs w:val="20"/>
        </w:rPr>
      </w:pPr>
    </w:p>
    <w:p w14:paraId="43B4C0C3" w14:textId="680F1F13" w:rsidR="00D4586B" w:rsidRPr="004E65F1" w:rsidDel="00E73E57" w:rsidRDefault="00D4586B" w:rsidP="005214D9">
      <w:pPr>
        <w:tabs>
          <w:tab w:val="left" w:pos="1980"/>
        </w:tabs>
        <w:jc w:val="both"/>
        <w:rPr>
          <w:del w:id="6162" w:author="Tebokgo Mabuto (ECP)" w:date="2026-06-30T16:18:00Z" w16du:dateUtc="2026-06-30T14:18:00Z"/>
          <w:rFonts w:ascii="Arial" w:eastAsia="Times New Roman" w:hAnsi="Arial" w:cs="Arial"/>
          <w:sz w:val="20"/>
          <w:szCs w:val="20"/>
        </w:rPr>
      </w:pPr>
    </w:p>
    <w:p w14:paraId="4020FAAD" w14:textId="18CB0DC7" w:rsidR="005214D9" w:rsidRPr="004E65F1" w:rsidDel="00E73E57" w:rsidRDefault="005214D9" w:rsidP="005214D9">
      <w:pPr>
        <w:tabs>
          <w:tab w:val="left" w:pos="1980"/>
        </w:tabs>
        <w:jc w:val="both"/>
        <w:rPr>
          <w:del w:id="6163" w:author="Tebokgo Mabuto (ECP)" w:date="2026-06-30T16:18:00Z" w16du:dateUtc="2026-06-30T14:18:00Z"/>
          <w:rFonts w:ascii="Arial" w:eastAsia="Times New Roman" w:hAnsi="Arial" w:cs="Arial"/>
          <w:sz w:val="20"/>
          <w:szCs w:val="20"/>
        </w:rPr>
      </w:pPr>
    </w:p>
    <w:p w14:paraId="476CCB65" w14:textId="7BC1D5A4" w:rsidR="009A4D0C" w:rsidRPr="004E65F1" w:rsidDel="00E73E57" w:rsidRDefault="009A4D0C" w:rsidP="005214D9">
      <w:pPr>
        <w:jc w:val="both"/>
        <w:rPr>
          <w:del w:id="6164" w:author="Tebokgo Mabuto (ECP)" w:date="2026-06-30T16:18:00Z" w16du:dateUtc="2026-06-30T14:18:00Z"/>
          <w:rFonts w:ascii="Arial" w:eastAsia="Times New Roman" w:hAnsi="Arial" w:cs="Arial"/>
          <w:sz w:val="20"/>
          <w:szCs w:val="20"/>
        </w:rPr>
      </w:pPr>
    </w:p>
    <w:p w14:paraId="75D32F86" w14:textId="77777777" w:rsidR="009A4D0C" w:rsidRPr="004E65F1" w:rsidRDefault="009A4D0C" w:rsidP="005214D9">
      <w:pPr>
        <w:jc w:val="both"/>
        <w:rPr>
          <w:rFonts w:ascii="Arial" w:eastAsia="Times New Roman" w:hAnsi="Arial" w:cs="Arial"/>
          <w:sz w:val="20"/>
          <w:szCs w:val="20"/>
        </w:rPr>
      </w:pPr>
    </w:p>
    <w:p w14:paraId="24FB7E5D" w14:textId="7736613D"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2B76D2" w14:textId="2E842E49" w:rsidR="005214D9" w:rsidRPr="004E65F1" w:rsidRDefault="005214D9" w:rsidP="00040E75">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3B044AD6" w14:textId="582E677F" w:rsidR="009A4D0C" w:rsidRPr="004E65F1" w:rsidRDefault="00551C50"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w:t>
      </w:r>
      <w:r w:rsidR="005214D9" w:rsidRPr="004E65F1">
        <w:rPr>
          <w:rFonts w:ascii="Arial" w:eastAsia="Times New Roman" w:hAnsi="Arial" w:cs="Arial"/>
          <w:sz w:val="20"/>
          <w:szCs w:val="20"/>
        </w:rPr>
        <w:t>enderer:…………………………………………………………..……………………………………</w:t>
      </w:r>
      <w:bookmarkStart w:id="6165" w:name="_Toc486596043"/>
      <w:bookmarkStart w:id="6166" w:name="_Toc486596157"/>
      <w:bookmarkStart w:id="6167" w:name="_Toc42183553"/>
      <w:bookmarkStart w:id="6168" w:name="_Toc43301749"/>
      <w:bookmarkStart w:id="6169" w:name="_Toc152091693"/>
      <w:bookmarkStart w:id="6170" w:name="_Toc152091691"/>
      <w:bookmarkStart w:id="6171" w:name="_Toc486596037"/>
      <w:bookmarkStart w:id="6172" w:name="_Toc486596151"/>
      <w:bookmarkStart w:id="6173" w:name="_Toc42183550"/>
      <w:bookmarkStart w:id="6174" w:name="_Toc43301746"/>
    </w:p>
    <w:p w14:paraId="68119FBF" w14:textId="73BE3E57" w:rsidR="00D01565" w:rsidRDefault="00D01565">
      <w:pPr>
        <w:rPr>
          <w:rFonts w:ascii="Arial" w:eastAsia="Times New Roman" w:hAnsi="Arial" w:cs="Arial"/>
          <w:sz w:val="20"/>
          <w:szCs w:val="20"/>
        </w:rPr>
      </w:pPr>
      <w:r>
        <w:rPr>
          <w:rFonts w:ascii="Arial" w:eastAsia="Times New Roman" w:hAnsi="Arial" w:cs="Arial"/>
          <w:sz w:val="20"/>
          <w:szCs w:val="20"/>
        </w:rPr>
        <w:br w:type="page"/>
      </w:r>
    </w:p>
    <w:p w14:paraId="6B6687B0" w14:textId="0745640F"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A7: REGISTRATION ON NATIONAL TREASURY CENTRAL SUPPLIER DATABASE</w:t>
      </w:r>
      <w:bookmarkEnd w:id="6165"/>
      <w:bookmarkEnd w:id="6166"/>
      <w:bookmarkEnd w:id="6167"/>
      <w:bookmarkEnd w:id="6168"/>
      <w:bookmarkEnd w:id="6169"/>
    </w:p>
    <w:p w14:paraId="38AB4F78" w14:textId="68425955"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175" w:author="Avela Mnyaka (ECP)" w:date="2026-09-02T09:45:00Z" w16du:dateUtc="2026-09-02T07:45:00Z">
        <w:r w:rsidRPr="00D27C9F" w:rsidDel="00D27C9F">
          <w:rPr>
            <w:rFonts w:ascii="Arial" w:hAnsi="Arial" w:cs="Arial"/>
            <w:b/>
            <w:bCs/>
            <w:color w:val="000000"/>
            <w:szCs w:val="20"/>
            <w:lang w:val="en-ZA"/>
            <w:rPrChange w:id="6176" w:author="Avela Mnyaka (ECP)" w:date="2026-09-02T09:47:00Z" w16du:dateUtc="2026-09-02T07:47:00Z">
              <w:rPr>
                <w:rFonts w:ascii="Arial" w:hAnsi="Arial" w:cs="Arial"/>
                <w:b/>
                <w:bCs/>
                <w:color w:val="000000"/>
                <w:szCs w:val="20"/>
                <w:highlight w:val="yellow"/>
                <w:lang w:val="en-ZA"/>
              </w:rPr>
            </w:rPrChange>
          </w:rPr>
          <w:delText>20XX/YYYY</w:delText>
        </w:r>
      </w:del>
      <w:ins w:id="6177" w:author="Avela Mnyaka (ECP)" w:date="2026-09-02T09:45:00Z" w16du:dateUtc="2026-09-02T07:45:00Z">
        <w:r w:rsidR="00D27C9F" w:rsidRPr="00D27C9F">
          <w:rPr>
            <w:rFonts w:ascii="Arial" w:hAnsi="Arial" w:cs="Arial"/>
            <w:b/>
            <w:bCs/>
            <w:color w:val="000000"/>
            <w:szCs w:val="20"/>
            <w:lang w:val="en-ZA"/>
            <w:rPrChange w:id="6178" w:author="Avela Mnyaka (ECP)" w:date="2026-09-02T09:47:00Z" w16du:dateUtc="2026-09-02T07:47: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179" w:author="Avela Mnyaka (ECP)" w:date="2026-09-02T09:47:00Z" w16du:dateUtc="2026-09-02T07:47:00Z">
        <w:r w:rsidRPr="00D27C9F" w:rsidDel="00D27C9F">
          <w:rPr>
            <w:rFonts w:ascii="Arial" w:hAnsi="Arial" w:cs="Arial"/>
            <w:b/>
            <w:bCs/>
            <w:color w:val="000000"/>
            <w:szCs w:val="20"/>
            <w:lang w:val="en-ZA"/>
            <w:rPrChange w:id="6180" w:author="Avela Mnyaka (ECP)" w:date="2026-09-02T09:47:00Z" w16du:dateUtc="2026-09-02T07:47: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181" w:author="Avela Mnyaka (ECP)" w:date="2026-09-02T09:47:00Z" w16du:dateUtc="2026-09-02T07:47: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182" w:author="Avela Mnyaka (ECP)" w:date="2026-09-02T09:47:00Z" w16du:dateUtc="2026-09-02T07:47: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183" w:author="Avela Mnyaka (ECP)" w:date="2026-09-02T09:47:00Z" w16du:dateUtc="2026-09-02T07:47:00Z">
              <w:rPr>
                <w:rFonts w:ascii="Arial" w:hAnsi="Arial" w:cs="Arial"/>
                <w:b/>
                <w:bCs/>
                <w:color w:val="000000"/>
                <w:szCs w:val="20"/>
                <w:highlight w:val="yellow"/>
                <w:lang w:val="en-ZA"/>
              </w:rPr>
            </w:rPrChange>
          </w:rPr>
          <w:delText>)</w:delText>
        </w:r>
      </w:del>
    </w:p>
    <w:p w14:paraId="5770569C" w14:textId="77777777" w:rsidR="005214D9" w:rsidRDefault="005214D9" w:rsidP="005214D9">
      <w:pPr>
        <w:rPr>
          <w:rFonts w:ascii="Arial" w:eastAsia="Times New Roman" w:hAnsi="Arial" w:cs="Arial"/>
          <w:sz w:val="20"/>
          <w:szCs w:val="20"/>
        </w:rPr>
      </w:pPr>
    </w:p>
    <w:p w14:paraId="272B06A9" w14:textId="77777777" w:rsidR="00564CD5" w:rsidRPr="004E65F1" w:rsidRDefault="00564CD5" w:rsidP="005214D9">
      <w:pPr>
        <w:rPr>
          <w:rFonts w:ascii="Arial" w:eastAsia="Times New Roman" w:hAnsi="Arial" w:cs="Arial"/>
          <w:sz w:val="20"/>
          <w:szCs w:val="20"/>
        </w:rPr>
      </w:pPr>
    </w:p>
    <w:p w14:paraId="0BB77944" w14:textId="54DC7ADE"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The tenderer shall provide a copy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the National Treasury Central Supplier Database (</w:t>
      </w:r>
      <w:hyperlink r:id="rId22" w:history="1">
        <w:r w:rsidRPr="004E65F1">
          <w:rPr>
            <w:rFonts w:ascii="Arial" w:eastAsia="Times New Roman" w:hAnsi="Arial" w:cs="Arial"/>
            <w:color w:val="0000FF"/>
            <w:sz w:val="20"/>
            <w:szCs w:val="20"/>
            <w:u w:val="single"/>
          </w:rPr>
          <w:t>www.treasury.gov.za</w:t>
        </w:r>
      </w:hyperlink>
      <w:r w:rsidRPr="004E65F1">
        <w:rPr>
          <w:rFonts w:ascii="Arial" w:eastAsia="Times New Roman" w:hAnsi="Arial" w:cs="Arial"/>
          <w:sz w:val="20"/>
          <w:szCs w:val="20"/>
        </w:rPr>
        <w:t xml:space="preserve">).  Tenderers who are not registered on the Central Supplier Database at tender closure will be declared non-responsive. In the case of a Joint Venture a </w:t>
      </w:r>
      <w:r w:rsidR="00D01565">
        <w:rPr>
          <w:rFonts w:ascii="Arial" w:eastAsia="Times New Roman" w:hAnsi="Arial" w:cs="Arial"/>
          <w:sz w:val="20"/>
          <w:szCs w:val="20"/>
        </w:rPr>
        <w:t>.pdf</w:t>
      </w:r>
      <w:r w:rsidR="00D01565" w:rsidRPr="004E65F1">
        <w:rPr>
          <w:rFonts w:ascii="Arial" w:eastAsia="Times New Roman" w:hAnsi="Arial" w:cs="Arial"/>
          <w:sz w:val="20"/>
          <w:szCs w:val="20"/>
        </w:rPr>
        <w:t xml:space="preserve"> </w:t>
      </w:r>
      <w:r w:rsidRPr="004E65F1">
        <w:rPr>
          <w:rFonts w:ascii="Arial" w:eastAsia="Times New Roman" w:hAnsi="Arial" w:cs="Arial"/>
          <w:sz w:val="20"/>
          <w:szCs w:val="20"/>
        </w:rPr>
        <w:t>copy</w:t>
      </w:r>
      <w:r w:rsidR="00A01E3F">
        <w:rPr>
          <w:rFonts w:ascii="Arial" w:eastAsia="Times New Roman" w:hAnsi="Arial" w:cs="Arial"/>
          <w:sz w:val="20"/>
          <w:szCs w:val="20"/>
        </w:rPr>
        <w:t xml:space="preserve"> of the</w:t>
      </w:r>
      <w:r w:rsidRPr="004E65F1">
        <w:rPr>
          <w:rFonts w:ascii="Arial" w:eastAsia="Times New Roman" w:hAnsi="Arial" w:cs="Arial"/>
          <w:sz w:val="20"/>
          <w:szCs w:val="20"/>
        </w:rPr>
        <w:t xml:space="preserve">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must be provided for each member of the Joint Venture</w:t>
      </w:r>
      <w:r w:rsidR="00A01E3F">
        <w:rPr>
          <w:rFonts w:ascii="Arial" w:eastAsia="Times New Roman" w:hAnsi="Arial" w:cs="Arial"/>
          <w:sz w:val="20"/>
          <w:szCs w:val="20"/>
        </w:rPr>
        <w:t xml:space="preserve"> or Targeted Enterprise</w:t>
      </w:r>
      <w:r w:rsidRPr="004E65F1">
        <w:rPr>
          <w:rFonts w:ascii="Arial" w:eastAsia="Times New Roman" w:hAnsi="Arial" w:cs="Arial"/>
          <w:sz w:val="20"/>
          <w:szCs w:val="20"/>
        </w:rPr>
        <w:t>.</w:t>
      </w:r>
    </w:p>
    <w:p w14:paraId="18B3C9F9" w14:textId="77777777" w:rsidR="005214D9" w:rsidRPr="004E65F1" w:rsidRDefault="005214D9" w:rsidP="005214D9">
      <w:pPr>
        <w:jc w:val="both"/>
        <w:rPr>
          <w:rFonts w:ascii="Arial" w:eastAsia="Times New Roman" w:hAnsi="Arial" w:cs="Arial"/>
          <w:sz w:val="20"/>
          <w:szCs w:val="20"/>
        </w:rPr>
      </w:pPr>
    </w:p>
    <w:p w14:paraId="445805A3" w14:textId="77777777" w:rsidR="005214D9" w:rsidRPr="004E65F1" w:rsidRDefault="005214D9" w:rsidP="005214D9">
      <w:pPr>
        <w:jc w:val="both"/>
        <w:rPr>
          <w:rFonts w:ascii="Arial" w:eastAsia="Times New Roman" w:hAnsi="Arial" w:cs="Arial"/>
          <w:sz w:val="20"/>
          <w:szCs w:val="20"/>
        </w:rPr>
      </w:pPr>
    </w:p>
    <w:p w14:paraId="7FDD102F" w14:textId="77777777" w:rsidR="005214D9" w:rsidRPr="004E65F1" w:rsidRDefault="005214D9" w:rsidP="005214D9">
      <w:pPr>
        <w:jc w:val="both"/>
        <w:rPr>
          <w:rFonts w:ascii="Arial" w:eastAsia="Times New Roman" w:hAnsi="Arial" w:cs="Arial"/>
          <w:sz w:val="20"/>
          <w:szCs w:val="20"/>
        </w:rPr>
      </w:pPr>
    </w:p>
    <w:p w14:paraId="5EC2D056"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Name of Service Provider: </w:t>
      </w:r>
      <w:r w:rsidRPr="004E65F1">
        <w:rPr>
          <w:rFonts w:ascii="Arial" w:eastAsia="Times New Roman" w:hAnsi="Arial" w:cs="Arial"/>
          <w:sz w:val="20"/>
          <w:szCs w:val="20"/>
        </w:rPr>
        <w:tab/>
      </w:r>
    </w:p>
    <w:p w14:paraId="72BF576B" w14:textId="77777777" w:rsidR="005214D9" w:rsidRPr="004E65F1" w:rsidRDefault="005214D9" w:rsidP="005214D9">
      <w:pPr>
        <w:tabs>
          <w:tab w:val="right" w:leader="dot" w:pos="9072"/>
        </w:tabs>
        <w:jc w:val="both"/>
        <w:rPr>
          <w:rFonts w:ascii="Arial" w:eastAsia="Times New Roman" w:hAnsi="Arial" w:cs="Arial"/>
          <w:sz w:val="20"/>
          <w:szCs w:val="20"/>
        </w:rPr>
      </w:pPr>
    </w:p>
    <w:p w14:paraId="31899E74" w14:textId="77777777" w:rsidR="005214D9" w:rsidRPr="004E65F1" w:rsidRDefault="005214D9" w:rsidP="005214D9">
      <w:pPr>
        <w:tabs>
          <w:tab w:val="right" w:leader="dot" w:pos="9072"/>
        </w:tabs>
        <w:jc w:val="both"/>
        <w:rPr>
          <w:rFonts w:ascii="Arial" w:eastAsia="Times New Roman" w:hAnsi="Arial" w:cs="Arial"/>
          <w:sz w:val="20"/>
          <w:szCs w:val="20"/>
        </w:rPr>
      </w:pPr>
    </w:p>
    <w:p w14:paraId="0790A847"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Central Supplier Database Supplier Number: </w:t>
      </w:r>
      <w:r w:rsidRPr="004E65F1">
        <w:rPr>
          <w:rFonts w:ascii="Arial" w:eastAsia="Times New Roman" w:hAnsi="Arial" w:cs="Arial"/>
          <w:sz w:val="20"/>
          <w:szCs w:val="20"/>
        </w:rPr>
        <w:tab/>
      </w:r>
    </w:p>
    <w:p w14:paraId="539460FE" w14:textId="77777777" w:rsidR="005214D9" w:rsidRPr="004E65F1" w:rsidRDefault="005214D9" w:rsidP="005214D9">
      <w:pPr>
        <w:tabs>
          <w:tab w:val="right" w:leader="dot" w:pos="9072"/>
        </w:tabs>
        <w:jc w:val="both"/>
        <w:rPr>
          <w:rFonts w:ascii="Arial" w:eastAsia="Times New Roman" w:hAnsi="Arial" w:cs="Arial"/>
          <w:sz w:val="20"/>
          <w:szCs w:val="20"/>
        </w:rPr>
      </w:pPr>
    </w:p>
    <w:p w14:paraId="7E59C8C3" w14:textId="77777777" w:rsidR="005214D9" w:rsidRPr="004E65F1" w:rsidRDefault="005214D9" w:rsidP="005214D9">
      <w:pPr>
        <w:tabs>
          <w:tab w:val="right" w:leader="dot" w:pos="9072"/>
        </w:tabs>
        <w:jc w:val="both"/>
        <w:rPr>
          <w:rFonts w:ascii="Arial" w:eastAsia="Times New Roman" w:hAnsi="Arial" w:cs="Arial"/>
          <w:sz w:val="20"/>
          <w:szCs w:val="20"/>
        </w:rPr>
      </w:pPr>
    </w:p>
    <w:p w14:paraId="5577CE89"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Supplier Commodity: </w:t>
      </w:r>
      <w:r w:rsidRPr="004E65F1">
        <w:rPr>
          <w:rFonts w:ascii="Arial" w:eastAsia="Times New Roman" w:hAnsi="Arial" w:cs="Arial"/>
          <w:sz w:val="20"/>
          <w:szCs w:val="20"/>
        </w:rPr>
        <w:tab/>
      </w:r>
    </w:p>
    <w:p w14:paraId="703B349C" w14:textId="77777777" w:rsidR="005214D9" w:rsidRPr="004E65F1" w:rsidRDefault="005214D9" w:rsidP="005214D9">
      <w:pPr>
        <w:tabs>
          <w:tab w:val="right" w:leader="dot" w:pos="9072"/>
        </w:tabs>
        <w:jc w:val="both"/>
        <w:rPr>
          <w:rFonts w:ascii="Arial" w:eastAsia="Times New Roman" w:hAnsi="Arial" w:cs="Arial"/>
          <w:sz w:val="20"/>
          <w:szCs w:val="20"/>
        </w:rPr>
      </w:pPr>
    </w:p>
    <w:p w14:paraId="2A5E3285" w14:textId="77777777" w:rsidR="005214D9" w:rsidRPr="004E65F1" w:rsidRDefault="005214D9" w:rsidP="005214D9">
      <w:pPr>
        <w:tabs>
          <w:tab w:val="right" w:leader="dot" w:pos="9072"/>
        </w:tabs>
        <w:jc w:val="both"/>
        <w:rPr>
          <w:rFonts w:ascii="Arial" w:eastAsia="Times New Roman" w:hAnsi="Arial" w:cs="Arial"/>
          <w:sz w:val="20"/>
          <w:szCs w:val="20"/>
        </w:rPr>
      </w:pPr>
    </w:p>
    <w:p w14:paraId="7AC4D6E1"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Delivery Location: </w:t>
      </w:r>
      <w:r w:rsidRPr="004E65F1">
        <w:rPr>
          <w:rFonts w:ascii="Arial" w:eastAsia="Times New Roman" w:hAnsi="Arial" w:cs="Arial"/>
          <w:sz w:val="20"/>
          <w:szCs w:val="20"/>
        </w:rPr>
        <w:tab/>
      </w:r>
    </w:p>
    <w:p w14:paraId="6C746946" w14:textId="77777777" w:rsidR="005214D9" w:rsidRPr="004E65F1" w:rsidRDefault="005214D9" w:rsidP="005214D9">
      <w:pPr>
        <w:jc w:val="both"/>
        <w:rPr>
          <w:rFonts w:ascii="Arial" w:eastAsia="Times New Roman" w:hAnsi="Arial" w:cs="Arial"/>
          <w:sz w:val="20"/>
          <w:szCs w:val="20"/>
        </w:rPr>
      </w:pPr>
    </w:p>
    <w:p w14:paraId="48F7A63A" w14:textId="77777777" w:rsidR="005214D9" w:rsidRPr="004E65F1" w:rsidRDefault="005214D9" w:rsidP="005214D9">
      <w:pPr>
        <w:rPr>
          <w:rFonts w:ascii="Tahoma" w:eastAsia="Times New Roman" w:hAnsi="Tahoma" w:cs="Tahoma"/>
          <w:sz w:val="20"/>
          <w:szCs w:val="20"/>
        </w:rPr>
      </w:pPr>
    </w:p>
    <w:p w14:paraId="5FB0EC64" w14:textId="77777777" w:rsidR="005214D9" w:rsidRPr="004E65F1" w:rsidRDefault="005214D9" w:rsidP="005214D9">
      <w:pPr>
        <w:rPr>
          <w:rFonts w:ascii="Tahoma" w:eastAsia="Times New Roman" w:hAnsi="Tahoma" w:cs="Tahoma"/>
          <w:sz w:val="20"/>
          <w:szCs w:val="20"/>
        </w:rPr>
      </w:pPr>
    </w:p>
    <w:p w14:paraId="216992B2" w14:textId="77777777" w:rsidR="005214D9" w:rsidRPr="004E65F1" w:rsidRDefault="005214D9" w:rsidP="005214D9">
      <w:pPr>
        <w:rPr>
          <w:rFonts w:ascii="Arial" w:eastAsia="Times New Roman" w:hAnsi="Arial" w:cs="Arial"/>
          <w:sz w:val="20"/>
          <w:szCs w:val="20"/>
        </w:rPr>
      </w:pPr>
    </w:p>
    <w:p w14:paraId="6A2D6C63" w14:textId="77777777" w:rsidR="005214D9" w:rsidRPr="004E65F1" w:rsidRDefault="005214D9" w:rsidP="005214D9">
      <w:pPr>
        <w:rPr>
          <w:rFonts w:ascii="Arial" w:eastAsia="Times New Roman" w:hAnsi="Arial" w:cs="Arial"/>
          <w:sz w:val="20"/>
          <w:szCs w:val="20"/>
        </w:rPr>
      </w:pPr>
    </w:p>
    <w:p w14:paraId="6BA3F4DE" w14:textId="77777777" w:rsidR="005214D9" w:rsidRPr="004E65F1" w:rsidRDefault="005214D9" w:rsidP="005214D9">
      <w:pPr>
        <w:rPr>
          <w:rFonts w:ascii="Arial" w:eastAsia="Times New Roman" w:hAnsi="Arial" w:cs="Arial"/>
          <w:sz w:val="20"/>
          <w:szCs w:val="20"/>
        </w:rPr>
      </w:pPr>
    </w:p>
    <w:p w14:paraId="0BF5DFDD" w14:textId="77777777" w:rsidR="005214D9" w:rsidRPr="004E65F1" w:rsidRDefault="005214D9" w:rsidP="005214D9">
      <w:pPr>
        <w:rPr>
          <w:rFonts w:ascii="Arial" w:eastAsia="Times New Roman" w:hAnsi="Arial" w:cs="Arial"/>
          <w:sz w:val="20"/>
          <w:szCs w:val="20"/>
        </w:rPr>
      </w:pPr>
    </w:p>
    <w:p w14:paraId="7299D475" w14:textId="77777777" w:rsidR="005214D9" w:rsidRPr="004E65F1" w:rsidRDefault="005214D9" w:rsidP="005214D9">
      <w:pPr>
        <w:rPr>
          <w:rFonts w:ascii="Arial" w:eastAsia="Times New Roman" w:hAnsi="Arial" w:cs="Arial"/>
          <w:sz w:val="20"/>
          <w:szCs w:val="20"/>
        </w:rPr>
      </w:pPr>
    </w:p>
    <w:p w14:paraId="12788F08" w14:textId="77777777" w:rsidR="005214D9" w:rsidRPr="004E65F1" w:rsidRDefault="005214D9" w:rsidP="005214D9">
      <w:pPr>
        <w:rPr>
          <w:rFonts w:ascii="Arial" w:eastAsia="Times New Roman" w:hAnsi="Arial" w:cs="Arial"/>
          <w:sz w:val="20"/>
          <w:szCs w:val="20"/>
        </w:rPr>
      </w:pPr>
    </w:p>
    <w:p w14:paraId="3613E991" w14:textId="77777777" w:rsidR="005214D9" w:rsidRPr="004E65F1" w:rsidRDefault="005214D9" w:rsidP="005214D9">
      <w:pPr>
        <w:rPr>
          <w:rFonts w:ascii="Arial" w:eastAsia="Times New Roman" w:hAnsi="Arial" w:cs="Arial"/>
          <w:sz w:val="20"/>
          <w:szCs w:val="20"/>
        </w:rPr>
      </w:pPr>
    </w:p>
    <w:p w14:paraId="34F43A57" w14:textId="77777777" w:rsidR="005214D9" w:rsidRPr="004E65F1" w:rsidRDefault="005214D9" w:rsidP="005214D9">
      <w:pPr>
        <w:rPr>
          <w:rFonts w:ascii="Arial" w:eastAsia="Times New Roman" w:hAnsi="Arial" w:cs="Arial"/>
          <w:sz w:val="20"/>
          <w:szCs w:val="20"/>
        </w:rPr>
      </w:pPr>
    </w:p>
    <w:p w14:paraId="186EED35" w14:textId="77777777" w:rsidR="005214D9" w:rsidRPr="004E65F1" w:rsidRDefault="005214D9" w:rsidP="005214D9">
      <w:pPr>
        <w:rPr>
          <w:rFonts w:ascii="Arial" w:eastAsia="Times New Roman" w:hAnsi="Arial" w:cs="Arial"/>
          <w:sz w:val="20"/>
          <w:szCs w:val="20"/>
        </w:rPr>
      </w:pPr>
    </w:p>
    <w:p w14:paraId="728EB64F" w14:textId="77777777" w:rsidR="005214D9" w:rsidRPr="004E65F1" w:rsidRDefault="005214D9" w:rsidP="005214D9">
      <w:pPr>
        <w:rPr>
          <w:rFonts w:ascii="Arial" w:eastAsia="Times New Roman" w:hAnsi="Arial" w:cs="Arial"/>
          <w:sz w:val="20"/>
          <w:szCs w:val="20"/>
        </w:rPr>
      </w:pPr>
    </w:p>
    <w:p w14:paraId="67F4ED68" w14:textId="77777777" w:rsidR="005214D9" w:rsidRPr="004E65F1" w:rsidRDefault="005214D9" w:rsidP="005214D9">
      <w:pPr>
        <w:rPr>
          <w:rFonts w:ascii="Arial" w:eastAsia="Times New Roman" w:hAnsi="Arial" w:cs="Arial"/>
          <w:sz w:val="20"/>
          <w:szCs w:val="20"/>
        </w:rPr>
      </w:pPr>
    </w:p>
    <w:p w14:paraId="3A44A099" w14:textId="77777777" w:rsidR="005214D9" w:rsidRPr="004E65F1" w:rsidRDefault="005214D9" w:rsidP="005214D9">
      <w:pPr>
        <w:rPr>
          <w:rFonts w:ascii="Arial" w:eastAsia="Times New Roman" w:hAnsi="Arial" w:cs="Arial"/>
          <w:sz w:val="20"/>
          <w:szCs w:val="20"/>
        </w:rPr>
      </w:pPr>
    </w:p>
    <w:p w14:paraId="75D1E40C" w14:textId="77777777" w:rsidR="005214D9" w:rsidRPr="004E65F1" w:rsidRDefault="005214D9" w:rsidP="005214D9">
      <w:pPr>
        <w:rPr>
          <w:rFonts w:ascii="Arial" w:eastAsia="Times New Roman" w:hAnsi="Arial" w:cs="Arial"/>
          <w:sz w:val="20"/>
          <w:szCs w:val="20"/>
        </w:rPr>
      </w:pPr>
    </w:p>
    <w:p w14:paraId="102691BB" w14:textId="77777777" w:rsidR="005214D9" w:rsidRPr="004E65F1" w:rsidRDefault="005214D9" w:rsidP="005214D9">
      <w:pPr>
        <w:rPr>
          <w:rFonts w:ascii="Arial" w:eastAsia="Times New Roman" w:hAnsi="Arial" w:cs="Arial"/>
          <w:sz w:val="20"/>
          <w:szCs w:val="20"/>
        </w:rPr>
      </w:pPr>
    </w:p>
    <w:p w14:paraId="32B15FAB" w14:textId="77777777" w:rsidR="005214D9" w:rsidRPr="004E65F1" w:rsidRDefault="005214D9" w:rsidP="005214D9">
      <w:pPr>
        <w:rPr>
          <w:rFonts w:ascii="Arial" w:eastAsia="Times New Roman" w:hAnsi="Arial" w:cs="Arial"/>
          <w:sz w:val="20"/>
          <w:szCs w:val="20"/>
        </w:rPr>
      </w:pPr>
    </w:p>
    <w:p w14:paraId="59AFE774" w14:textId="77777777" w:rsidR="005214D9" w:rsidRPr="004E65F1" w:rsidRDefault="005214D9" w:rsidP="005214D9">
      <w:pPr>
        <w:rPr>
          <w:rFonts w:ascii="Arial" w:eastAsia="Times New Roman" w:hAnsi="Arial" w:cs="Arial"/>
          <w:sz w:val="20"/>
          <w:szCs w:val="20"/>
        </w:rPr>
      </w:pPr>
    </w:p>
    <w:p w14:paraId="4C4F4028" w14:textId="77777777" w:rsidR="005214D9" w:rsidRPr="004E65F1" w:rsidRDefault="005214D9" w:rsidP="005214D9">
      <w:pPr>
        <w:rPr>
          <w:rFonts w:ascii="Arial" w:eastAsia="Times New Roman" w:hAnsi="Arial" w:cs="Arial"/>
          <w:sz w:val="20"/>
          <w:szCs w:val="20"/>
        </w:rPr>
      </w:pPr>
    </w:p>
    <w:p w14:paraId="175D1168" w14:textId="77777777" w:rsidR="005214D9" w:rsidRPr="004E65F1" w:rsidRDefault="005214D9" w:rsidP="005214D9">
      <w:pPr>
        <w:rPr>
          <w:rFonts w:ascii="Arial" w:eastAsia="Times New Roman" w:hAnsi="Arial" w:cs="Arial"/>
          <w:sz w:val="20"/>
          <w:szCs w:val="20"/>
        </w:rPr>
      </w:pPr>
    </w:p>
    <w:p w14:paraId="68717235" w14:textId="77777777" w:rsidR="005214D9" w:rsidRPr="004E65F1" w:rsidRDefault="005214D9" w:rsidP="005214D9">
      <w:pPr>
        <w:rPr>
          <w:rFonts w:ascii="Arial" w:eastAsia="Times New Roman" w:hAnsi="Arial" w:cs="Arial"/>
          <w:sz w:val="20"/>
          <w:szCs w:val="20"/>
        </w:rPr>
      </w:pPr>
    </w:p>
    <w:p w14:paraId="63375AA1" w14:textId="77777777" w:rsidR="005214D9" w:rsidRPr="004E65F1" w:rsidRDefault="005214D9" w:rsidP="005214D9">
      <w:pPr>
        <w:rPr>
          <w:rFonts w:ascii="Arial" w:eastAsia="Times New Roman" w:hAnsi="Arial" w:cs="Arial"/>
          <w:sz w:val="20"/>
          <w:szCs w:val="20"/>
        </w:rPr>
      </w:pPr>
    </w:p>
    <w:p w14:paraId="5D9CCA99" w14:textId="77777777" w:rsidR="005214D9" w:rsidRPr="004E65F1" w:rsidRDefault="005214D9" w:rsidP="005214D9">
      <w:pPr>
        <w:rPr>
          <w:rFonts w:ascii="Arial" w:eastAsia="Times New Roman" w:hAnsi="Arial" w:cs="Arial"/>
          <w:sz w:val="20"/>
          <w:szCs w:val="20"/>
        </w:rPr>
      </w:pPr>
    </w:p>
    <w:p w14:paraId="63152FF0" w14:textId="77777777" w:rsidR="005214D9" w:rsidRPr="004E65F1" w:rsidRDefault="005214D9" w:rsidP="005214D9">
      <w:pPr>
        <w:rPr>
          <w:rFonts w:ascii="Arial" w:eastAsia="Times New Roman" w:hAnsi="Arial" w:cs="Arial"/>
          <w:sz w:val="20"/>
          <w:szCs w:val="20"/>
        </w:rPr>
      </w:pPr>
    </w:p>
    <w:p w14:paraId="3EDCFAA8" w14:textId="77777777" w:rsidR="005214D9" w:rsidRPr="004E65F1" w:rsidRDefault="005214D9" w:rsidP="005214D9">
      <w:pPr>
        <w:rPr>
          <w:rFonts w:ascii="Arial" w:eastAsia="Times New Roman" w:hAnsi="Arial" w:cs="Arial"/>
          <w:sz w:val="20"/>
          <w:szCs w:val="20"/>
        </w:rPr>
      </w:pPr>
    </w:p>
    <w:p w14:paraId="3E88CB29" w14:textId="77777777" w:rsidR="005214D9" w:rsidRPr="004E65F1" w:rsidRDefault="005214D9" w:rsidP="005214D9">
      <w:pPr>
        <w:rPr>
          <w:rFonts w:ascii="Arial" w:eastAsia="Times New Roman" w:hAnsi="Arial" w:cs="Arial"/>
          <w:sz w:val="20"/>
          <w:szCs w:val="20"/>
        </w:rPr>
      </w:pPr>
    </w:p>
    <w:p w14:paraId="34650BA5" w14:textId="77777777" w:rsidR="005214D9" w:rsidRPr="004E65F1" w:rsidRDefault="005214D9" w:rsidP="005214D9">
      <w:pPr>
        <w:rPr>
          <w:rFonts w:ascii="Arial" w:eastAsia="Times New Roman" w:hAnsi="Arial" w:cs="Arial"/>
          <w:sz w:val="20"/>
          <w:szCs w:val="20"/>
        </w:rPr>
      </w:pPr>
    </w:p>
    <w:p w14:paraId="237C758F" w14:textId="77777777" w:rsidR="005214D9" w:rsidRPr="004E65F1" w:rsidRDefault="005214D9" w:rsidP="005214D9">
      <w:pPr>
        <w:rPr>
          <w:rFonts w:ascii="Arial" w:eastAsia="Times New Roman" w:hAnsi="Arial" w:cs="Arial"/>
          <w:sz w:val="20"/>
          <w:szCs w:val="20"/>
        </w:rPr>
      </w:pPr>
    </w:p>
    <w:p w14:paraId="78B6C6C3" w14:textId="77777777" w:rsidR="005214D9" w:rsidRPr="004E65F1" w:rsidRDefault="005214D9" w:rsidP="005214D9">
      <w:pPr>
        <w:rPr>
          <w:rFonts w:ascii="Arial" w:eastAsia="Times New Roman" w:hAnsi="Arial" w:cs="Arial"/>
          <w:sz w:val="20"/>
          <w:szCs w:val="20"/>
        </w:rPr>
      </w:pPr>
    </w:p>
    <w:p w14:paraId="16F4228D" w14:textId="77777777" w:rsidR="005214D9" w:rsidRPr="004E65F1" w:rsidRDefault="005214D9" w:rsidP="005214D9">
      <w:pPr>
        <w:rPr>
          <w:rFonts w:ascii="Arial" w:eastAsia="Times New Roman" w:hAnsi="Arial" w:cs="Arial"/>
          <w:sz w:val="20"/>
          <w:szCs w:val="20"/>
        </w:rPr>
      </w:pPr>
    </w:p>
    <w:p w14:paraId="2EDE2A81" w14:textId="5A576E1E"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Signed:………………………………..……Date:……………………………………..……………..</w:t>
      </w:r>
    </w:p>
    <w:p w14:paraId="1C1161F2" w14:textId="1DA39F55"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Name:……………………….……………Position……………………………………………….</w:t>
      </w:r>
    </w:p>
    <w:p w14:paraId="61E7348A" w14:textId="292432C2"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Tenderer:…………………………………………………………..……………………………………</w:t>
      </w:r>
    </w:p>
    <w:p w14:paraId="67EA8943" w14:textId="6F774A60" w:rsidR="00A01E3F" w:rsidRDefault="00A01E3F">
      <w:pPr>
        <w:rPr>
          <w:rFonts w:ascii="Arial" w:eastAsia="Times New Roman" w:hAnsi="Arial" w:cs="Arial"/>
          <w:sz w:val="20"/>
          <w:szCs w:val="20"/>
        </w:rPr>
      </w:pPr>
      <w:r>
        <w:rPr>
          <w:rFonts w:ascii="Arial" w:eastAsia="Times New Roman" w:hAnsi="Arial" w:cs="Arial"/>
          <w:sz w:val="20"/>
          <w:szCs w:val="20"/>
        </w:rPr>
        <w:br w:type="page"/>
      </w:r>
    </w:p>
    <w:p w14:paraId="4E6D26A8" w14:textId="77777777" w:rsidR="00223F00" w:rsidRPr="004E65F1" w:rsidRDefault="00223F00" w:rsidP="00040E75">
      <w:pPr>
        <w:tabs>
          <w:tab w:val="right" w:leader="dot" w:pos="9072"/>
        </w:tabs>
        <w:jc w:val="both"/>
        <w:rPr>
          <w:rFonts w:ascii="Arial" w:eastAsia="Times New Roman" w:hAnsi="Arial" w:cs="Arial"/>
          <w:sz w:val="20"/>
          <w:szCs w:val="20"/>
        </w:rPr>
      </w:pPr>
    </w:p>
    <w:p w14:paraId="7DD771B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t>FORM A8: DECLARATION OF TENDERER’S LITIGATION HISTORY</w:t>
      </w:r>
    </w:p>
    <w:p w14:paraId="1F1492C6" w14:textId="51628D11"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184" w:author="Avela Mnyaka (ECP)" w:date="2026-09-02T09:45:00Z" w16du:dateUtc="2026-09-02T07:45:00Z">
        <w:r w:rsidRPr="00D27C9F" w:rsidDel="00D27C9F">
          <w:rPr>
            <w:rFonts w:ascii="Arial" w:hAnsi="Arial" w:cs="Arial"/>
            <w:b/>
            <w:bCs/>
            <w:color w:val="000000"/>
            <w:szCs w:val="20"/>
            <w:lang w:val="en-ZA"/>
            <w:rPrChange w:id="6185" w:author="Avela Mnyaka (ECP)" w:date="2026-09-02T09:47:00Z" w16du:dateUtc="2026-09-02T07:47:00Z">
              <w:rPr>
                <w:rFonts w:ascii="Arial" w:hAnsi="Arial" w:cs="Arial"/>
                <w:b/>
                <w:bCs/>
                <w:color w:val="000000"/>
                <w:szCs w:val="20"/>
                <w:highlight w:val="yellow"/>
                <w:lang w:val="en-ZA"/>
              </w:rPr>
            </w:rPrChange>
          </w:rPr>
          <w:delText>20XX/YYYY</w:delText>
        </w:r>
      </w:del>
      <w:ins w:id="6186" w:author="Avela Mnyaka (ECP)" w:date="2026-09-02T09:45:00Z" w16du:dateUtc="2026-09-02T07:45:00Z">
        <w:r w:rsidR="00D27C9F" w:rsidRPr="00D27C9F">
          <w:rPr>
            <w:rFonts w:ascii="Arial" w:hAnsi="Arial" w:cs="Arial"/>
            <w:b/>
            <w:bCs/>
            <w:color w:val="000000"/>
            <w:szCs w:val="20"/>
            <w:lang w:val="en-ZA"/>
            <w:rPrChange w:id="6187" w:author="Avela Mnyaka (ECP)" w:date="2026-09-02T09:47:00Z" w16du:dateUtc="2026-09-02T07:47: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188" w:author="Avela Mnyaka (ECP)" w:date="2026-09-02T09:47:00Z" w16du:dateUtc="2026-09-02T07:47: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4D33572C" w14:textId="77777777" w:rsidR="005214D9" w:rsidRPr="004E65F1" w:rsidRDefault="005214D9" w:rsidP="005214D9">
      <w:pPr>
        <w:tabs>
          <w:tab w:val="left" w:leader="dot" w:pos="8280"/>
        </w:tabs>
        <w:jc w:val="both"/>
        <w:rPr>
          <w:rFonts w:ascii="Tahoma" w:eastAsia="Times New Roman" w:hAnsi="Tahoma" w:cs="Tahoma"/>
          <w:b/>
          <w:sz w:val="20"/>
          <w:szCs w:val="20"/>
        </w:rPr>
      </w:pPr>
    </w:p>
    <w:p w14:paraId="45A40209" w14:textId="77777777" w:rsidR="005214D9" w:rsidRPr="004E65F1" w:rsidRDefault="005214D9" w:rsidP="005214D9">
      <w:pPr>
        <w:tabs>
          <w:tab w:val="left" w:leader="dot" w:pos="8280"/>
        </w:tabs>
        <w:jc w:val="both"/>
        <w:rPr>
          <w:rFonts w:ascii="Tahoma" w:eastAsia="Times New Roman" w:hAnsi="Tahoma" w:cs="Tahoma"/>
          <w:b/>
          <w:color w:val="000000"/>
          <w:sz w:val="20"/>
          <w:szCs w:val="20"/>
        </w:rPr>
      </w:pPr>
    </w:p>
    <w:p w14:paraId="3FEEDEF3" w14:textId="77777777" w:rsidR="005214D9" w:rsidRPr="004E65F1" w:rsidRDefault="005214D9" w:rsidP="005214D9">
      <w:pPr>
        <w:tabs>
          <w:tab w:val="left" w:leader="dot" w:pos="8280"/>
        </w:tabs>
        <w:jc w:val="both"/>
        <w:rPr>
          <w:rFonts w:ascii="Arial" w:eastAsia="Times New Roman" w:hAnsi="Arial" w:cs="Arial"/>
          <w:b/>
          <w:color w:val="000000"/>
          <w:sz w:val="20"/>
          <w:szCs w:val="20"/>
        </w:rPr>
      </w:pPr>
      <w:r w:rsidRPr="004E65F1">
        <w:rPr>
          <w:rFonts w:ascii="Arial" w:eastAsia="Times New Roman" w:hAnsi="Arial" w:cs="Arial"/>
          <w:b/>
          <w:color w:val="000000"/>
          <w:sz w:val="20"/>
          <w:szCs w:val="20"/>
        </w:rPr>
        <w:t>Note to tenderer:</w:t>
      </w:r>
    </w:p>
    <w:p w14:paraId="49EBD549" w14:textId="77777777" w:rsidR="005214D9" w:rsidRPr="004E65F1" w:rsidRDefault="005214D9" w:rsidP="005214D9">
      <w:pPr>
        <w:tabs>
          <w:tab w:val="left" w:leader="dot" w:pos="8280"/>
        </w:tabs>
        <w:jc w:val="both"/>
        <w:rPr>
          <w:rFonts w:ascii="Arial" w:eastAsia="Times New Roman" w:hAnsi="Arial" w:cs="Arial"/>
          <w:bCs/>
          <w:color w:val="000000"/>
          <w:sz w:val="20"/>
          <w:szCs w:val="20"/>
        </w:rPr>
      </w:pPr>
      <w:r w:rsidRPr="004E65F1">
        <w:rPr>
          <w:rFonts w:ascii="Arial" w:eastAsia="Times New Roman" w:hAnsi="Arial" w:cs="Arial"/>
          <w:bCs/>
          <w:color w:val="000000"/>
          <w:sz w:val="20"/>
          <w:szCs w:val="20"/>
        </w:rPr>
        <w:t xml:space="preserve">The tenderer shall list below details of any litigation with which the tenderer (including its directors, shareholders or other senior members in previous companies) has been involved with any organ of state or state department within the last ten years. The details must include the year, the litigating parties, the subject matter of the dispute, the value of any award or estimated award if the litigation is current and in whose favour the award, if any, was made. </w:t>
      </w:r>
    </w:p>
    <w:p w14:paraId="77623685" w14:textId="77777777" w:rsidR="005214D9" w:rsidRPr="004E65F1" w:rsidRDefault="005214D9" w:rsidP="005214D9">
      <w:pPr>
        <w:tabs>
          <w:tab w:val="left" w:leader="dot" w:pos="7920"/>
        </w:tabs>
        <w:rPr>
          <w:rFonts w:ascii="Tahoma" w:eastAsia="Times New Roman" w:hAnsi="Tahoma" w:cs="Tahoma"/>
          <w:b/>
          <w:color w:val="000000"/>
          <w:sz w:val="20"/>
          <w:szCs w:val="20"/>
        </w:rPr>
      </w:pPr>
    </w:p>
    <w:p w14:paraId="0DD286D4" w14:textId="77777777" w:rsidR="005214D9" w:rsidRPr="004E65F1" w:rsidRDefault="005214D9" w:rsidP="005214D9">
      <w:pPr>
        <w:tabs>
          <w:tab w:val="left" w:leader="dot" w:pos="7920"/>
        </w:tabs>
        <w:rPr>
          <w:rFonts w:ascii="Tahoma" w:eastAsia="Times New Roman" w:hAnsi="Tahoma" w:cs="Tahoma"/>
          <w:b/>
          <w:color w:val="000000"/>
          <w:sz w:val="20"/>
          <w:szCs w:val="20"/>
        </w:rPr>
      </w:pPr>
    </w:p>
    <w:tbl>
      <w:tblPr>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986"/>
        <w:gridCol w:w="2408"/>
        <w:gridCol w:w="1365"/>
        <w:gridCol w:w="1896"/>
      </w:tblGrid>
      <w:tr w:rsidR="005214D9" w:rsidRPr="004E65F1" w14:paraId="52E5087A" w14:textId="77777777" w:rsidTr="00A01E3F">
        <w:trPr>
          <w:trHeight w:val="664"/>
        </w:trPr>
        <w:tc>
          <w:tcPr>
            <w:tcW w:w="2127" w:type="dxa"/>
            <w:shd w:val="clear" w:color="auto" w:fill="D9D9D9"/>
            <w:vAlign w:val="center"/>
          </w:tcPr>
          <w:p w14:paraId="608B25E4"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Client</w:t>
            </w:r>
          </w:p>
        </w:tc>
        <w:tc>
          <w:tcPr>
            <w:tcW w:w="1986" w:type="dxa"/>
            <w:shd w:val="clear" w:color="auto" w:fill="D9D9D9"/>
            <w:vAlign w:val="center"/>
          </w:tcPr>
          <w:p w14:paraId="5539827B"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Other litigating party</w:t>
            </w:r>
          </w:p>
        </w:tc>
        <w:tc>
          <w:tcPr>
            <w:tcW w:w="2408" w:type="dxa"/>
            <w:shd w:val="clear" w:color="auto" w:fill="D9D9D9"/>
            <w:vAlign w:val="center"/>
          </w:tcPr>
          <w:p w14:paraId="1A4F7CA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Dispute</w:t>
            </w:r>
          </w:p>
        </w:tc>
        <w:tc>
          <w:tcPr>
            <w:tcW w:w="1365" w:type="dxa"/>
            <w:shd w:val="clear" w:color="auto" w:fill="D9D9D9"/>
            <w:vAlign w:val="center"/>
          </w:tcPr>
          <w:p w14:paraId="766EEA70"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Award value</w:t>
            </w:r>
          </w:p>
        </w:tc>
        <w:tc>
          <w:tcPr>
            <w:tcW w:w="1896" w:type="dxa"/>
            <w:shd w:val="clear" w:color="auto" w:fill="D9D9D9"/>
            <w:vAlign w:val="center"/>
          </w:tcPr>
          <w:p w14:paraId="1824B29E" w14:textId="77777777" w:rsidR="005214D9" w:rsidRPr="004A1DAC" w:rsidRDefault="005214D9" w:rsidP="00E62CA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Date resolved</w:t>
            </w:r>
          </w:p>
        </w:tc>
      </w:tr>
      <w:tr w:rsidR="005214D9" w:rsidRPr="004E65F1" w14:paraId="20D1F320" w14:textId="77777777" w:rsidTr="00A01E3F">
        <w:trPr>
          <w:trHeight w:val="5266"/>
        </w:trPr>
        <w:tc>
          <w:tcPr>
            <w:tcW w:w="2127" w:type="dxa"/>
          </w:tcPr>
          <w:p w14:paraId="37830930" w14:textId="77777777" w:rsidR="005214D9" w:rsidRPr="004A1DAC" w:rsidRDefault="005214D9" w:rsidP="00E62CA9">
            <w:pPr>
              <w:tabs>
                <w:tab w:val="left" w:leader="dot" w:pos="7920"/>
              </w:tabs>
              <w:rPr>
                <w:rFonts w:ascii="Arial" w:eastAsia="Times New Roman" w:hAnsi="Arial" w:cs="Arial"/>
                <w:b/>
                <w:sz w:val="20"/>
                <w:szCs w:val="20"/>
              </w:rPr>
            </w:pPr>
          </w:p>
        </w:tc>
        <w:tc>
          <w:tcPr>
            <w:tcW w:w="1986" w:type="dxa"/>
          </w:tcPr>
          <w:p w14:paraId="39043A40" w14:textId="77777777" w:rsidR="005214D9" w:rsidRPr="004A1DAC" w:rsidRDefault="005214D9" w:rsidP="00E62CA9">
            <w:pPr>
              <w:tabs>
                <w:tab w:val="left" w:leader="dot" w:pos="7920"/>
              </w:tabs>
              <w:rPr>
                <w:rFonts w:ascii="Arial" w:eastAsia="Times New Roman" w:hAnsi="Arial" w:cs="Arial"/>
                <w:b/>
                <w:sz w:val="20"/>
                <w:szCs w:val="20"/>
              </w:rPr>
            </w:pPr>
          </w:p>
        </w:tc>
        <w:tc>
          <w:tcPr>
            <w:tcW w:w="2408" w:type="dxa"/>
          </w:tcPr>
          <w:p w14:paraId="723B6B7C" w14:textId="77777777" w:rsidR="005214D9" w:rsidRPr="004A1DAC" w:rsidRDefault="005214D9" w:rsidP="00E62CA9">
            <w:pPr>
              <w:tabs>
                <w:tab w:val="left" w:leader="dot" w:pos="7920"/>
              </w:tabs>
              <w:rPr>
                <w:rFonts w:ascii="Arial" w:eastAsia="Times New Roman" w:hAnsi="Arial" w:cs="Arial"/>
                <w:b/>
                <w:sz w:val="20"/>
                <w:szCs w:val="20"/>
              </w:rPr>
            </w:pPr>
          </w:p>
        </w:tc>
        <w:tc>
          <w:tcPr>
            <w:tcW w:w="1365" w:type="dxa"/>
          </w:tcPr>
          <w:p w14:paraId="6C9763C3" w14:textId="77777777" w:rsidR="005214D9" w:rsidRPr="004A1DAC" w:rsidRDefault="005214D9" w:rsidP="00E62CA9">
            <w:pPr>
              <w:tabs>
                <w:tab w:val="left" w:leader="dot" w:pos="7920"/>
              </w:tabs>
              <w:rPr>
                <w:rFonts w:ascii="Arial" w:eastAsia="Times New Roman" w:hAnsi="Arial" w:cs="Arial"/>
                <w:b/>
                <w:sz w:val="20"/>
                <w:szCs w:val="20"/>
              </w:rPr>
            </w:pPr>
          </w:p>
        </w:tc>
        <w:tc>
          <w:tcPr>
            <w:tcW w:w="1896" w:type="dxa"/>
          </w:tcPr>
          <w:p w14:paraId="06DB2974" w14:textId="77777777" w:rsidR="005214D9" w:rsidRPr="004A1DAC" w:rsidRDefault="005214D9" w:rsidP="00E62CA9">
            <w:pPr>
              <w:tabs>
                <w:tab w:val="left" w:leader="dot" w:pos="7920"/>
              </w:tabs>
              <w:rPr>
                <w:rFonts w:ascii="Arial" w:eastAsia="Times New Roman" w:hAnsi="Arial" w:cs="Arial"/>
                <w:b/>
                <w:sz w:val="20"/>
                <w:szCs w:val="20"/>
              </w:rPr>
            </w:pPr>
          </w:p>
        </w:tc>
      </w:tr>
    </w:tbl>
    <w:p w14:paraId="3168DE01" w14:textId="77777777" w:rsidR="005214D9" w:rsidRPr="004E65F1" w:rsidRDefault="005214D9" w:rsidP="005214D9">
      <w:pPr>
        <w:tabs>
          <w:tab w:val="left" w:leader="dot" w:pos="7920"/>
        </w:tabs>
        <w:rPr>
          <w:rFonts w:ascii="Tahoma" w:eastAsia="Times New Roman" w:hAnsi="Tahoma" w:cs="Tahoma"/>
          <w:b/>
          <w:sz w:val="20"/>
          <w:szCs w:val="20"/>
        </w:rPr>
      </w:pPr>
    </w:p>
    <w:p w14:paraId="1F199BD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47D3C6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3835AC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213EDEA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3EFD23C"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3F6861" w14:textId="77777777" w:rsidR="00D4586B" w:rsidRPr="004E65F1" w:rsidRDefault="00D4586B" w:rsidP="005214D9">
      <w:pPr>
        <w:spacing w:line="360" w:lineRule="auto"/>
        <w:jc w:val="center"/>
        <w:rPr>
          <w:rFonts w:ascii="Tahoma" w:eastAsia="Times New Roman" w:hAnsi="Tahoma" w:cs="Tahoma"/>
          <w:bCs/>
          <w:sz w:val="20"/>
          <w:szCs w:val="20"/>
          <w:lang w:val="en-GB" w:eastAsia="en-GB"/>
        </w:rPr>
      </w:pPr>
    </w:p>
    <w:p w14:paraId="0CAAAB1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A72BF7E" w14:textId="3A585C70"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F28FD57" w14:textId="0FAD838B"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B2DF3F2" w14:textId="678778FE" w:rsidR="00223F00" w:rsidRPr="004E65F1" w:rsidRDefault="00223F00"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70E2D054" w14:textId="28A7A57B" w:rsidR="00A01E3F" w:rsidDel="00D27C9F" w:rsidRDefault="00A01E3F">
      <w:pPr>
        <w:rPr>
          <w:del w:id="6189" w:author="Avela Mnyaka (ECP)" w:date="2026-09-02T09:47:00Z" w16du:dateUtc="2026-09-02T07:47:00Z"/>
          <w:rFonts w:ascii="Arial" w:eastAsia="Times New Roman" w:hAnsi="Arial" w:cs="Arial"/>
          <w:bCs/>
          <w:sz w:val="20"/>
          <w:szCs w:val="20"/>
          <w:lang w:val="en-GB" w:eastAsia="en-GB"/>
        </w:rPr>
      </w:pPr>
      <w:del w:id="6190" w:author="Avela Mnyaka (ECP)" w:date="2026-09-02T09:47:00Z" w16du:dateUtc="2026-09-02T07:47:00Z">
        <w:r w:rsidDel="00D27C9F">
          <w:rPr>
            <w:rFonts w:ascii="Arial" w:eastAsia="Times New Roman" w:hAnsi="Arial" w:cs="Arial"/>
            <w:bCs/>
            <w:sz w:val="20"/>
            <w:szCs w:val="20"/>
            <w:lang w:val="en-GB" w:eastAsia="en-GB"/>
          </w:rPr>
          <w:lastRenderedPageBreak/>
          <w:br w:type="page"/>
        </w:r>
      </w:del>
    </w:p>
    <w:p w14:paraId="23EEC3D3" w14:textId="77777777" w:rsidR="005214D9" w:rsidRPr="004E65F1" w:rsidRDefault="005214D9">
      <w:pPr>
        <w:rPr>
          <w:rFonts w:ascii="Arial" w:eastAsia="Calibri" w:hAnsi="Arial" w:cs="Arial"/>
          <w:b/>
          <w:bCs/>
          <w:caps/>
          <w:sz w:val="20"/>
          <w:szCs w:val="20"/>
        </w:rPr>
        <w:pPrChange w:id="6191" w:author="Avela Mnyaka (ECP)" w:date="2026-09-02T09:47:00Z" w16du:dateUtc="2026-09-02T07:47:00Z">
          <w:pPr>
            <w:keepNext/>
            <w:keepLines/>
            <w:spacing w:before="80" w:after="40" w:line="278" w:lineRule="auto"/>
            <w:jc w:val="both"/>
            <w:outlineLvl w:val="3"/>
          </w:pPr>
        </w:pPrChange>
      </w:pPr>
      <w:bookmarkStart w:id="6192" w:name="_Toc152091696"/>
      <w:bookmarkStart w:id="6193" w:name="_Toc486596049"/>
      <w:bookmarkStart w:id="6194" w:name="_Toc486596163"/>
      <w:bookmarkStart w:id="6195" w:name="_Toc42183556"/>
      <w:bookmarkStart w:id="6196" w:name="_Toc43301752"/>
      <w:r w:rsidRPr="004E65F1">
        <w:rPr>
          <w:rFonts w:ascii="Arial" w:eastAsia="Calibri" w:hAnsi="Arial" w:cs="Arial"/>
          <w:b/>
          <w:bCs/>
          <w:caps/>
          <w:sz w:val="20"/>
          <w:szCs w:val="20"/>
        </w:rPr>
        <w:t>FORM A9: CERTIFICATES OF TAX COMPLIANCE</w:t>
      </w:r>
      <w:bookmarkEnd w:id="6192"/>
      <w:bookmarkEnd w:id="6193"/>
      <w:bookmarkEnd w:id="6194"/>
      <w:bookmarkEnd w:id="6195"/>
      <w:bookmarkEnd w:id="6196"/>
    </w:p>
    <w:p w14:paraId="734F8A25" w14:textId="3FA90EA9"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197" w:author="Avela Mnyaka (ECP)" w:date="2026-09-02T09:45:00Z" w16du:dateUtc="2026-09-02T07:45:00Z">
        <w:r w:rsidRPr="00D27C9F" w:rsidDel="00D27C9F">
          <w:rPr>
            <w:rFonts w:ascii="Arial" w:hAnsi="Arial" w:cs="Arial"/>
            <w:b/>
            <w:bCs/>
            <w:color w:val="000000"/>
            <w:szCs w:val="20"/>
            <w:lang w:val="en-ZA"/>
            <w:rPrChange w:id="6198" w:author="Avela Mnyaka (ECP)" w:date="2026-09-02T09:47:00Z" w16du:dateUtc="2026-09-02T07:47:00Z">
              <w:rPr>
                <w:rFonts w:ascii="Arial" w:hAnsi="Arial" w:cs="Arial"/>
                <w:b/>
                <w:bCs/>
                <w:color w:val="000000"/>
                <w:szCs w:val="20"/>
                <w:highlight w:val="yellow"/>
                <w:lang w:val="en-ZA"/>
              </w:rPr>
            </w:rPrChange>
          </w:rPr>
          <w:delText>20XX/YYYY</w:delText>
        </w:r>
      </w:del>
      <w:ins w:id="6199" w:author="Avela Mnyaka (ECP)" w:date="2026-09-02T09:45:00Z" w16du:dateUtc="2026-09-02T07:45:00Z">
        <w:r w:rsidR="00D27C9F" w:rsidRPr="00D27C9F">
          <w:rPr>
            <w:rFonts w:ascii="Arial" w:hAnsi="Arial" w:cs="Arial"/>
            <w:b/>
            <w:bCs/>
            <w:color w:val="000000"/>
            <w:szCs w:val="20"/>
            <w:lang w:val="en-ZA"/>
            <w:rPrChange w:id="6200" w:author="Avela Mnyaka (ECP)" w:date="2026-09-02T09:47:00Z" w16du:dateUtc="2026-09-02T07:47:00Z">
              <w:rPr>
                <w:rFonts w:ascii="Arial" w:hAnsi="Arial" w:cs="Arial"/>
                <w:b/>
                <w:bCs/>
                <w:color w:val="000000"/>
                <w:szCs w:val="20"/>
                <w:highlight w:val="yellow"/>
                <w:lang w:val="en-ZA"/>
              </w:rPr>
            </w:rPrChange>
          </w:rPr>
          <w:t>2025/0425</w:t>
        </w:r>
      </w:ins>
      <w:del w:id="6201" w:author="Avela Mnyaka (ECP)" w:date="2026-09-02T09:47:00Z" w16du:dateUtc="2026-09-02T07:47:00Z">
        <w:r w:rsidRPr="00D27C9F" w:rsidDel="00D27C9F">
          <w:rPr>
            <w:rFonts w:ascii="Arial" w:hAnsi="Arial" w:cs="Arial"/>
            <w:b/>
            <w:bCs/>
            <w:color w:val="000000"/>
            <w:szCs w:val="20"/>
            <w:lang w:val="en-ZA"/>
          </w:rPr>
          <w:delText xml:space="preserve"> </w:delText>
        </w:r>
        <w:r w:rsidRPr="00D27C9F" w:rsidDel="00D27C9F">
          <w:rPr>
            <w:rFonts w:ascii="Arial" w:hAnsi="Arial" w:cs="Arial"/>
            <w:b/>
            <w:bCs/>
            <w:color w:val="000000"/>
            <w:szCs w:val="20"/>
            <w:lang w:val="en-ZA"/>
            <w:rPrChange w:id="6202" w:author="Avela Mnyaka (ECP)" w:date="2026-09-02T09:47:00Z" w16du:dateUtc="2026-09-02T07:47: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203" w:author="Avela Mnyaka (ECP)" w:date="2026-09-02T09:47:00Z" w16du:dateUtc="2026-09-02T07:47: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204" w:author="Avela Mnyaka (ECP)" w:date="2026-09-02T09:47:00Z" w16du:dateUtc="2026-09-02T07:47: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205" w:author="Avela Mnyaka (ECP)" w:date="2026-09-02T09:47:00Z" w16du:dateUtc="2026-09-02T07:47:00Z">
              <w:rPr>
                <w:rFonts w:ascii="Arial" w:hAnsi="Arial" w:cs="Arial"/>
                <w:b/>
                <w:bCs/>
                <w:color w:val="000000"/>
                <w:szCs w:val="20"/>
                <w:highlight w:val="yellow"/>
                <w:lang w:val="en-ZA"/>
              </w:rPr>
            </w:rPrChange>
          </w:rPr>
          <w:delText>)</w:delText>
        </w:r>
      </w:del>
    </w:p>
    <w:p w14:paraId="19DB2E4D" w14:textId="77777777" w:rsidR="005214D9" w:rsidRPr="004E65F1" w:rsidRDefault="005214D9" w:rsidP="005214D9">
      <w:pPr>
        <w:ind w:left="3600" w:hanging="3600"/>
        <w:rPr>
          <w:rFonts w:ascii="Arial" w:eastAsia="Times New Roman" w:hAnsi="Arial" w:cs="Arial"/>
          <w:sz w:val="20"/>
          <w:szCs w:val="20"/>
        </w:rPr>
      </w:pPr>
    </w:p>
    <w:p w14:paraId="088C0B3E" w14:textId="77777777" w:rsidR="005214D9" w:rsidRPr="004E65F1" w:rsidRDefault="005214D9" w:rsidP="005214D9">
      <w:pPr>
        <w:ind w:left="3600" w:hanging="3600"/>
        <w:rPr>
          <w:rFonts w:ascii="Arial" w:eastAsia="Times New Roman" w:hAnsi="Arial" w:cs="Arial"/>
          <w:color w:val="000000"/>
          <w:sz w:val="20"/>
          <w:szCs w:val="20"/>
        </w:rPr>
      </w:pPr>
    </w:p>
    <w:p w14:paraId="7F97FB62" w14:textId="77777777"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The Tenderer shall complete the declaration below. </w:t>
      </w:r>
    </w:p>
    <w:p w14:paraId="11E8C00D" w14:textId="77777777" w:rsidR="005214D9" w:rsidRPr="004E65F1" w:rsidRDefault="005214D9" w:rsidP="005214D9">
      <w:pPr>
        <w:spacing w:line="360" w:lineRule="auto"/>
        <w:rPr>
          <w:rFonts w:ascii="Arial" w:eastAsia="Times New Roman" w:hAnsi="Arial" w:cs="Arial"/>
          <w:sz w:val="20"/>
          <w:szCs w:val="20"/>
        </w:rPr>
      </w:pPr>
    </w:p>
    <w:p w14:paraId="291C641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w:t>
      </w:r>
      <w:r w:rsidRPr="004E65F1">
        <w:rPr>
          <w:rFonts w:ascii="Arial" w:eastAsia="Times New Roman" w:hAnsi="Arial" w:cs="Arial"/>
          <w:sz w:val="20"/>
          <w:szCs w:val="20"/>
        </w:rPr>
        <w:tab/>
        <w:t xml:space="preserve"> (name)</w:t>
      </w:r>
    </w:p>
    <w:p w14:paraId="413907D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the undersigned in my capacity as </w:t>
      </w:r>
      <w:r w:rsidRPr="004E65F1">
        <w:rPr>
          <w:rFonts w:ascii="Arial" w:eastAsia="Times New Roman" w:hAnsi="Arial" w:cs="Arial"/>
          <w:sz w:val="20"/>
          <w:szCs w:val="20"/>
        </w:rPr>
        <w:tab/>
        <w:t xml:space="preserve"> (position)</w:t>
      </w:r>
    </w:p>
    <w:p w14:paraId="43EDDCF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on behalf of </w:t>
      </w:r>
      <w:r w:rsidRPr="004E65F1">
        <w:rPr>
          <w:rFonts w:ascii="Arial" w:eastAsia="Times New Roman" w:hAnsi="Arial" w:cs="Arial"/>
          <w:sz w:val="20"/>
          <w:szCs w:val="20"/>
        </w:rPr>
        <w:tab/>
        <w:t xml:space="preserve"> (name of company)</w:t>
      </w:r>
    </w:p>
    <w:p w14:paraId="17434CE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herewith grant consent that SARS may disclose to the South African National Roads Agency SOC Limited (SANRAL) our tax compliance status.</w:t>
      </w:r>
    </w:p>
    <w:p w14:paraId="0BEAB50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462EB4D7"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For this purpose our unique security personal identification number (PIN) is </w:t>
      </w:r>
      <w:r w:rsidRPr="004E65F1">
        <w:rPr>
          <w:rFonts w:ascii="Arial" w:eastAsia="Times New Roman" w:hAnsi="Arial" w:cs="Arial"/>
          <w:sz w:val="20"/>
          <w:szCs w:val="20"/>
        </w:rPr>
        <w:tab/>
      </w:r>
    </w:p>
    <w:p w14:paraId="08DC6EE8" w14:textId="77777777" w:rsidR="005214D9" w:rsidRPr="004E65F1" w:rsidRDefault="005214D9" w:rsidP="005214D9">
      <w:pPr>
        <w:spacing w:line="360" w:lineRule="auto"/>
        <w:rPr>
          <w:rFonts w:ascii="Arial" w:eastAsia="Times New Roman" w:hAnsi="Arial" w:cs="Arial"/>
          <w:sz w:val="20"/>
          <w:szCs w:val="20"/>
        </w:rPr>
      </w:pPr>
    </w:p>
    <w:p w14:paraId="0B9762BF" w14:textId="405FBEA2"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In the event of a </w:t>
      </w:r>
      <w:r w:rsidR="00D641A1">
        <w:rPr>
          <w:rFonts w:ascii="Arial" w:eastAsia="Times New Roman" w:hAnsi="Arial" w:cs="Arial"/>
          <w:sz w:val="20"/>
          <w:szCs w:val="20"/>
        </w:rPr>
        <w:t>J</w:t>
      </w:r>
      <w:r w:rsidR="00D641A1" w:rsidRPr="004E65F1">
        <w:rPr>
          <w:rFonts w:ascii="Arial" w:eastAsia="Times New Roman" w:hAnsi="Arial" w:cs="Arial"/>
          <w:sz w:val="20"/>
          <w:szCs w:val="20"/>
        </w:rPr>
        <w:t xml:space="preserve">oint </w:t>
      </w:r>
      <w:r w:rsidR="00D641A1">
        <w:rPr>
          <w:rFonts w:ascii="Arial" w:eastAsia="Times New Roman" w:hAnsi="Arial" w:cs="Arial"/>
          <w:sz w:val="20"/>
          <w:szCs w:val="20"/>
        </w:rPr>
        <w:t>V</w:t>
      </w:r>
      <w:r w:rsidR="00D641A1" w:rsidRPr="004E65F1">
        <w:rPr>
          <w:rFonts w:ascii="Arial" w:eastAsia="Times New Roman" w:hAnsi="Arial" w:cs="Arial"/>
          <w:sz w:val="20"/>
          <w:szCs w:val="20"/>
        </w:rPr>
        <w:t>enture</w:t>
      </w:r>
      <w:r w:rsidR="00D641A1">
        <w:rPr>
          <w:rFonts w:ascii="Arial" w:eastAsia="Times New Roman" w:hAnsi="Arial" w:cs="Arial"/>
          <w:sz w:val="20"/>
          <w:szCs w:val="20"/>
        </w:rPr>
        <w:t xml:space="preserve"> or Targeted Enterprise,</w:t>
      </w:r>
      <w:r w:rsidR="00D641A1" w:rsidRPr="004E65F1">
        <w:rPr>
          <w:rFonts w:ascii="Arial" w:eastAsia="Times New Roman" w:hAnsi="Arial" w:cs="Arial"/>
          <w:sz w:val="20"/>
          <w:szCs w:val="20"/>
        </w:rPr>
        <w:t xml:space="preserve"> </w:t>
      </w:r>
      <w:r w:rsidRPr="004E65F1">
        <w:rPr>
          <w:rFonts w:ascii="Arial" w:eastAsia="Times New Roman" w:hAnsi="Arial" w:cs="Arial"/>
          <w:sz w:val="20"/>
          <w:szCs w:val="20"/>
        </w:rPr>
        <w:t xml:space="preserve">each member shall comply with the above requirements. </w:t>
      </w:r>
    </w:p>
    <w:p w14:paraId="49B3F029" w14:textId="77777777" w:rsidR="005214D9" w:rsidRPr="004E65F1" w:rsidRDefault="005214D9" w:rsidP="005214D9">
      <w:pPr>
        <w:rPr>
          <w:rFonts w:ascii="Arial" w:eastAsia="Times New Roman" w:hAnsi="Arial" w:cs="Arial"/>
          <w:sz w:val="20"/>
          <w:szCs w:val="20"/>
        </w:rPr>
      </w:pPr>
    </w:p>
    <w:p w14:paraId="17112645" w14:textId="77777777" w:rsidR="005214D9" w:rsidRPr="004E65F1" w:rsidRDefault="005214D9" w:rsidP="005214D9">
      <w:pPr>
        <w:rPr>
          <w:rFonts w:ascii="Tahoma" w:eastAsia="Times New Roman" w:hAnsi="Tahoma" w:cs="Tahoma"/>
          <w:sz w:val="20"/>
          <w:szCs w:val="20"/>
        </w:rPr>
      </w:pPr>
    </w:p>
    <w:p w14:paraId="07F5E296" w14:textId="77777777" w:rsidR="005214D9" w:rsidRPr="004E65F1" w:rsidRDefault="005214D9" w:rsidP="005214D9">
      <w:pPr>
        <w:rPr>
          <w:rFonts w:ascii="Tahoma" w:eastAsia="Times New Roman" w:hAnsi="Tahoma" w:cs="Tahoma"/>
          <w:sz w:val="20"/>
          <w:szCs w:val="20"/>
        </w:rPr>
      </w:pPr>
    </w:p>
    <w:p w14:paraId="7F024CD6" w14:textId="77777777" w:rsidR="005214D9" w:rsidRPr="004E65F1" w:rsidRDefault="005214D9" w:rsidP="005214D9">
      <w:pPr>
        <w:rPr>
          <w:rFonts w:ascii="Tahoma" w:eastAsia="Times New Roman" w:hAnsi="Tahoma" w:cs="Tahoma"/>
          <w:sz w:val="20"/>
          <w:szCs w:val="20"/>
        </w:rPr>
      </w:pPr>
    </w:p>
    <w:p w14:paraId="164A9E5D" w14:textId="77777777" w:rsidR="005214D9" w:rsidRPr="004E65F1" w:rsidRDefault="005214D9" w:rsidP="005214D9">
      <w:pPr>
        <w:rPr>
          <w:rFonts w:ascii="Tahoma" w:eastAsia="Times New Roman" w:hAnsi="Tahoma" w:cs="Tahoma"/>
          <w:sz w:val="20"/>
          <w:szCs w:val="20"/>
        </w:rPr>
      </w:pPr>
    </w:p>
    <w:p w14:paraId="47AA098F" w14:textId="77777777" w:rsidR="005214D9" w:rsidRPr="004E65F1" w:rsidRDefault="005214D9" w:rsidP="005214D9">
      <w:pPr>
        <w:rPr>
          <w:rFonts w:ascii="Tahoma" w:eastAsia="Times New Roman" w:hAnsi="Tahoma" w:cs="Tahoma"/>
          <w:sz w:val="20"/>
          <w:szCs w:val="20"/>
        </w:rPr>
      </w:pPr>
    </w:p>
    <w:p w14:paraId="613DA07E" w14:textId="77777777" w:rsidR="005214D9" w:rsidRPr="004E65F1" w:rsidRDefault="005214D9" w:rsidP="005214D9">
      <w:pPr>
        <w:rPr>
          <w:rFonts w:ascii="Tahoma" w:eastAsia="Times New Roman" w:hAnsi="Tahoma" w:cs="Tahoma"/>
          <w:sz w:val="20"/>
          <w:szCs w:val="20"/>
        </w:rPr>
      </w:pPr>
    </w:p>
    <w:p w14:paraId="1442F10C" w14:textId="77777777" w:rsidR="005214D9" w:rsidRPr="004E65F1" w:rsidRDefault="005214D9" w:rsidP="005214D9">
      <w:pPr>
        <w:rPr>
          <w:rFonts w:ascii="Tahoma" w:eastAsia="Times New Roman" w:hAnsi="Tahoma" w:cs="Tahoma"/>
          <w:sz w:val="20"/>
          <w:szCs w:val="20"/>
        </w:rPr>
      </w:pPr>
    </w:p>
    <w:p w14:paraId="672602B8" w14:textId="77777777" w:rsidR="005214D9" w:rsidRPr="004E65F1" w:rsidRDefault="005214D9" w:rsidP="005214D9">
      <w:pPr>
        <w:rPr>
          <w:rFonts w:ascii="Tahoma" w:eastAsia="Times New Roman" w:hAnsi="Tahoma" w:cs="Tahoma"/>
          <w:sz w:val="20"/>
          <w:szCs w:val="20"/>
        </w:rPr>
      </w:pPr>
    </w:p>
    <w:p w14:paraId="384330E0" w14:textId="77777777" w:rsidR="005214D9" w:rsidRPr="004E65F1" w:rsidRDefault="005214D9" w:rsidP="005214D9">
      <w:pPr>
        <w:rPr>
          <w:rFonts w:ascii="Tahoma" w:eastAsia="Times New Roman" w:hAnsi="Tahoma" w:cs="Tahoma"/>
          <w:sz w:val="20"/>
          <w:szCs w:val="20"/>
        </w:rPr>
      </w:pPr>
    </w:p>
    <w:p w14:paraId="04B6C7A9" w14:textId="77777777" w:rsidR="005214D9" w:rsidRPr="004E65F1" w:rsidRDefault="005214D9" w:rsidP="005214D9">
      <w:pPr>
        <w:rPr>
          <w:rFonts w:ascii="Tahoma" w:eastAsia="Times New Roman" w:hAnsi="Tahoma" w:cs="Tahoma"/>
          <w:sz w:val="20"/>
          <w:szCs w:val="20"/>
        </w:rPr>
      </w:pPr>
    </w:p>
    <w:p w14:paraId="73166067" w14:textId="77777777" w:rsidR="005214D9" w:rsidRPr="004E65F1" w:rsidRDefault="005214D9" w:rsidP="005214D9">
      <w:pPr>
        <w:rPr>
          <w:rFonts w:ascii="Tahoma" w:eastAsia="Times New Roman" w:hAnsi="Tahoma" w:cs="Tahoma"/>
          <w:sz w:val="20"/>
          <w:szCs w:val="20"/>
        </w:rPr>
      </w:pPr>
    </w:p>
    <w:p w14:paraId="3C7D5098" w14:textId="77777777" w:rsidR="005214D9" w:rsidRPr="004E65F1" w:rsidRDefault="005214D9" w:rsidP="005214D9">
      <w:pPr>
        <w:rPr>
          <w:rFonts w:ascii="Tahoma" w:eastAsia="Times New Roman" w:hAnsi="Tahoma" w:cs="Tahoma"/>
          <w:sz w:val="20"/>
          <w:szCs w:val="20"/>
        </w:rPr>
      </w:pPr>
    </w:p>
    <w:p w14:paraId="2E89B6C1" w14:textId="77777777" w:rsidR="005214D9" w:rsidRPr="004E65F1" w:rsidRDefault="005214D9" w:rsidP="005214D9">
      <w:pPr>
        <w:rPr>
          <w:rFonts w:ascii="Tahoma" w:eastAsia="Times New Roman" w:hAnsi="Tahoma" w:cs="Tahoma"/>
          <w:sz w:val="20"/>
          <w:szCs w:val="20"/>
        </w:rPr>
      </w:pPr>
    </w:p>
    <w:p w14:paraId="7434D44A" w14:textId="77777777" w:rsidR="005214D9" w:rsidRPr="004E65F1" w:rsidRDefault="005214D9" w:rsidP="005214D9">
      <w:pPr>
        <w:rPr>
          <w:rFonts w:ascii="Tahoma" w:eastAsia="Times New Roman" w:hAnsi="Tahoma" w:cs="Tahoma"/>
          <w:sz w:val="20"/>
          <w:szCs w:val="20"/>
        </w:rPr>
      </w:pPr>
    </w:p>
    <w:p w14:paraId="29C11458" w14:textId="77777777" w:rsidR="005214D9" w:rsidRPr="004E65F1" w:rsidRDefault="005214D9" w:rsidP="005214D9">
      <w:pPr>
        <w:rPr>
          <w:rFonts w:ascii="Tahoma" w:eastAsia="Times New Roman" w:hAnsi="Tahoma" w:cs="Tahoma"/>
          <w:sz w:val="20"/>
          <w:szCs w:val="20"/>
        </w:rPr>
      </w:pPr>
    </w:p>
    <w:p w14:paraId="6F363860" w14:textId="77777777" w:rsidR="005214D9" w:rsidRPr="004E65F1" w:rsidRDefault="005214D9" w:rsidP="005214D9">
      <w:pPr>
        <w:rPr>
          <w:rFonts w:ascii="Tahoma" w:eastAsia="Times New Roman" w:hAnsi="Tahoma" w:cs="Tahoma"/>
          <w:sz w:val="20"/>
          <w:szCs w:val="20"/>
        </w:rPr>
      </w:pPr>
    </w:p>
    <w:p w14:paraId="0E1DB4DD" w14:textId="77777777" w:rsidR="005214D9" w:rsidRPr="004E65F1" w:rsidRDefault="005214D9" w:rsidP="005214D9">
      <w:pPr>
        <w:rPr>
          <w:rFonts w:ascii="Tahoma" w:eastAsia="Times New Roman" w:hAnsi="Tahoma" w:cs="Tahoma"/>
          <w:sz w:val="20"/>
          <w:szCs w:val="20"/>
        </w:rPr>
      </w:pPr>
    </w:p>
    <w:p w14:paraId="24B02AAC" w14:textId="77777777" w:rsidR="005214D9" w:rsidRPr="004E65F1" w:rsidRDefault="005214D9" w:rsidP="005214D9">
      <w:pPr>
        <w:rPr>
          <w:rFonts w:ascii="Tahoma" w:eastAsia="Times New Roman" w:hAnsi="Tahoma" w:cs="Tahoma"/>
          <w:sz w:val="20"/>
          <w:szCs w:val="20"/>
        </w:rPr>
      </w:pPr>
    </w:p>
    <w:p w14:paraId="1561DEA8" w14:textId="77777777" w:rsidR="005214D9" w:rsidRPr="004E65F1" w:rsidRDefault="005214D9" w:rsidP="005214D9">
      <w:pPr>
        <w:rPr>
          <w:rFonts w:ascii="Tahoma" w:eastAsia="Times New Roman" w:hAnsi="Tahoma" w:cs="Tahoma"/>
          <w:sz w:val="20"/>
          <w:szCs w:val="20"/>
        </w:rPr>
      </w:pPr>
    </w:p>
    <w:p w14:paraId="66A78229" w14:textId="77777777" w:rsidR="005214D9" w:rsidRPr="004E65F1" w:rsidRDefault="005214D9" w:rsidP="005214D9">
      <w:pPr>
        <w:rPr>
          <w:rFonts w:ascii="Arial" w:eastAsia="Times New Roman" w:hAnsi="Arial" w:cs="Arial"/>
          <w:sz w:val="20"/>
          <w:szCs w:val="20"/>
        </w:rPr>
      </w:pPr>
    </w:p>
    <w:p w14:paraId="43394266" w14:textId="77777777" w:rsidR="005214D9" w:rsidRPr="004E65F1" w:rsidRDefault="005214D9" w:rsidP="005214D9">
      <w:pPr>
        <w:rPr>
          <w:rFonts w:ascii="Arial" w:eastAsia="Times New Roman" w:hAnsi="Arial" w:cs="Arial"/>
          <w:sz w:val="20"/>
          <w:szCs w:val="20"/>
        </w:rPr>
      </w:pPr>
    </w:p>
    <w:p w14:paraId="06B5254A" w14:textId="77777777" w:rsidR="005214D9" w:rsidRPr="004E65F1" w:rsidRDefault="005214D9" w:rsidP="005214D9">
      <w:pPr>
        <w:rPr>
          <w:rFonts w:ascii="Arial" w:eastAsia="Times New Roman" w:hAnsi="Arial" w:cs="Arial"/>
          <w:sz w:val="20"/>
          <w:szCs w:val="20"/>
        </w:rPr>
      </w:pPr>
    </w:p>
    <w:p w14:paraId="6E644060" w14:textId="77777777" w:rsidR="005214D9" w:rsidRPr="004E65F1" w:rsidRDefault="005214D9" w:rsidP="005214D9">
      <w:pPr>
        <w:rPr>
          <w:rFonts w:ascii="Arial" w:eastAsia="Times New Roman" w:hAnsi="Arial" w:cs="Arial"/>
          <w:sz w:val="20"/>
          <w:szCs w:val="20"/>
        </w:rPr>
      </w:pPr>
    </w:p>
    <w:p w14:paraId="1706A16F" w14:textId="77777777" w:rsidR="005214D9" w:rsidRPr="004E65F1" w:rsidRDefault="005214D9" w:rsidP="005214D9">
      <w:pPr>
        <w:rPr>
          <w:rFonts w:ascii="Arial" w:eastAsia="Times New Roman" w:hAnsi="Arial" w:cs="Arial"/>
          <w:sz w:val="20"/>
          <w:szCs w:val="20"/>
        </w:rPr>
      </w:pPr>
    </w:p>
    <w:p w14:paraId="15116905" w14:textId="77777777" w:rsidR="00551C50" w:rsidRDefault="00551C50" w:rsidP="005214D9">
      <w:pPr>
        <w:rPr>
          <w:rFonts w:ascii="Arial" w:eastAsia="Times New Roman" w:hAnsi="Arial" w:cs="Arial"/>
          <w:sz w:val="20"/>
          <w:szCs w:val="20"/>
        </w:rPr>
      </w:pPr>
    </w:p>
    <w:p w14:paraId="6C6CCD1F" w14:textId="77777777" w:rsidR="008A4AFA" w:rsidRPr="004E65F1" w:rsidRDefault="008A4AFA" w:rsidP="005214D9">
      <w:pPr>
        <w:rPr>
          <w:rFonts w:ascii="Arial" w:eastAsia="Times New Roman" w:hAnsi="Arial" w:cs="Arial"/>
          <w:sz w:val="20"/>
          <w:szCs w:val="20"/>
        </w:rPr>
      </w:pPr>
    </w:p>
    <w:p w14:paraId="6593FD93" w14:textId="77777777" w:rsidR="005214D9" w:rsidRPr="004E65F1" w:rsidRDefault="005214D9" w:rsidP="005214D9">
      <w:pPr>
        <w:rPr>
          <w:rFonts w:ascii="Arial" w:eastAsia="Times New Roman" w:hAnsi="Arial" w:cs="Arial"/>
          <w:sz w:val="20"/>
          <w:szCs w:val="20"/>
        </w:rPr>
      </w:pPr>
    </w:p>
    <w:p w14:paraId="7973E031" w14:textId="602F55AC" w:rsidR="005214D9" w:rsidRPr="004E65F1" w:rsidRDefault="005214D9"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D11A654" w14:textId="6520D1EA" w:rsidR="00551C50"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r w:rsidR="00551C5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Tenderer:…………………………………………………………..……………………………………</w:t>
      </w:r>
      <w:bookmarkStart w:id="6206" w:name="_Toc486596045"/>
      <w:bookmarkStart w:id="6207" w:name="_Toc486596159"/>
      <w:bookmarkStart w:id="6208" w:name="_Toc42183554"/>
      <w:bookmarkStart w:id="6209" w:name="_Toc43301750"/>
      <w:bookmarkStart w:id="6210" w:name="_Toc152091694"/>
    </w:p>
    <w:p w14:paraId="06189013" w14:textId="77777777" w:rsidR="00223F00" w:rsidRPr="004E65F1" w:rsidRDefault="00223F00" w:rsidP="00551C50">
      <w:pPr>
        <w:spacing w:line="360" w:lineRule="auto"/>
        <w:rPr>
          <w:rFonts w:ascii="Arial" w:eastAsia="Times New Roman" w:hAnsi="Arial" w:cs="Arial"/>
          <w:bCs/>
          <w:sz w:val="20"/>
          <w:szCs w:val="20"/>
          <w:lang w:val="en-GB" w:eastAsia="en-GB"/>
        </w:rPr>
      </w:pPr>
    </w:p>
    <w:p w14:paraId="377E1669" w14:textId="77777777" w:rsidR="000F17B5" w:rsidRPr="004E65F1" w:rsidRDefault="000F17B5" w:rsidP="00551C50">
      <w:pPr>
        <w:spacing w:line="360" w:lineRule="auto"/>
        <w:rPr>
          <w:rFonts w:ascii="Arial" w:eastAsia="Times New Roman" w:hAnsi="Arial" w:cs="Arial"/>
          <w:bCs/>
          <w:sz w:val="20"/>
          <w:szCs w:val="20"/>
          <w:lang w:val="en-GB" w:eastAsia="en-GB"/>
        </w:rPr>
      </w:pPr>
    </w:p>
    <w:p w14:paraId="195B2645" w14:textId="3AE7CC56"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A10: SCHEDULE OF DEVIATIONS OR QUALIFICATIONS BY TENDERER</w:t>
      </w:r>
      <w:bookmarkEnd w:id="6206"/>
      <w:bookmarkEnd w:id="6207"/>
      <w:bookmarkEnd w:id="6208"/>
      <w:bookmarkEnd w:id="6209"/>
      <w:bookmarkEnd w:id="6210"/>
    </w:p>
    <w:p w14:paraId="4D73B3F0" w14:textId="5F30A4D1"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211" w:author="Avela Mnyaka (ECP)" w:date="2026-09-02T09:45:00Z" w16du:dateUtc="2026-09-02T07:45:00Z">
        <w:r w:rsidRPr="00D27C9F" w:rsidDel="00D27C9F">
          <w:rPr>
            <w:rFonts w:ascii="Arial" w:hAnsi="Arial" w:cs="Arial"/>
            <w:b/>
            <w:bCs/>
            <w:color w:val="000000"/>
            <w:szCs w:val="20"/>
            <w:lang w:val="en-ZA"/>
            <w:rPrChange w:id="6212" w:author="Avela Mnyaka (ECP)" w:date="2026-09-02T09:48:00Z" w16du:dateUtc="2026-09-02T07:48:00Z">
              <w:rPr>
                <w:rFonts w:ascii="Arial" w:hAnsi="Arial" w:cs="Arial"/>
                <w:b/>
                <w:bCs/>
                <w:color w:val="000000"/>
                <w:szCs w:val="20"/>
                <w:highlight w:val="yellow"/>
                <w:lang w:val="en-ZA"/>
              </w:rPr>
            </w:rPrChange>
          </w:rPr>
          <w:delText>20XX/YYYY</w:delText>
        </w:r>
      </w:del>
      <w:ins w:id="6213" w:author="Avela Mnyaka (ECP)" w:date="2026-09-02T09:45:00Z" w16du:dateUtc="2026-09-02T07:45:00Z">
        <w:r w:rsidR="00D27C9F" w:rsidRPr="00D27C9F">
          <w:rPr>
            <w:rFonts w:ascii="Arial" w:hAnsi="Arial" w:cs="Arial"/>
            <w:b/>
            <w:bCs/>
            <w:color w:val="000000"/>
            <w:szCs w:val="20"/>
            <w:lang w:val="en-ZA"/>
            <w:rPrChange w:id="6214" w:author="Avela Mnyaka (ECP)" w:date="2026-09-02T09:48:00Z" w16du:dateUtc="2026-09-02T07:48: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215" w:author="Avela Mnyaka (ECP)" w:date="2026-09-02T09:48:00Z" w16du:dateUtc="2026-09-02T07:48:00Z">
        <w:r w:rsidRPr="00D27C9F" w:rsidDel="00D27C9F">
          <w:rPr>
            <w:rFonts w:ascii="Arial" w:hAnsi="Arial" w:cs="Arial"/>
            <w:b/>
            <w:bCs/>
            <w:color w:val="000000"/>
            <w:szCs w:val="20"/>
            <w:lang w:val="en-ZA"/>
            <w:rPrChange w:id="6216" w:author="Avela Mnyaka (ECP)" w:date="2026-09-02T09:48:00Z" w16du:dateUtc="2026-09-02T07:48: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217" w:author="Avela Mnyaka (ECP)" w:date="2026-09-02T09:48:00Z" w16du:dateUtc="2026-09-02T07:48: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218" w:author="Avela Mnyaka (ECP)" w:date="2026-09-02T09:48:00Z" w16du:dateUtc="2026-09-02T07:48: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219" w:author="Avela Mnyaka (ECP)" w:date="2026-09-02T09:48:00Z" w16du:dateUtc="2026-09-02T07:48:00Z">
              <w:rPr>
                <w:rFonts w:ascii="Arial" w:hAnsi="Arial" w:cs="Arial"/>
                <w:b/>
                <w:bCs/>
                <w:color w:val="000000"/>
                <w:szCs w:val="20"/>
                <w:highlight w:val="yellow"/>
                <w:lang w:val="en-ZA"/>
              </w:rPr>
            </w:rPrChange>
          </w:rPr>
          <w:delText>)</w:delText>
        </w:r>
      </w:del>
    </w:p>
    <w:p w14:paraId="58D7E5F4" w14:textId="77777777" w:rsidR="005214D9" w:rsidRPr="004E65F1" w:rsidRDefault="005214D9" w:rsidP="005214D9">
      <w:pPr>
        <w:rPr>
          <w:rFonts w:ascii="Tahoma" w:eastAsia="Times New Roman" w:hAnsi="Tahoma" w:cs="Tahoma"/>
          <w:sz w:val="20"/>
          <w:szCs w:val="20"/>
        </w:rPr>
      </w:pPr>
    </w:p>
    <w:p w14:paraId="6D9DA704" w14:textId="77777777" w:rsidR="005214D9" w:rsidRPr="004E65F1" w:rsidRDefault="005214D9" w:rsidP="005214D9">
      <w:pPr>
        <w:jc w:val="both"/>
        <w:rPr>
          <w:rFonts w:ascii="Tahoma" w:eastAsia="Times New Roman" w:hAnsi="Tahoma" w:cs="Tahoma"/>
          <w:sz w:val="20"/>
          <w:szCs w:val="20"/>
        </w:rPr>
      </w:pPr>
    </w:p>
    <w:p w14:paraId="541D3B70" w14:textId="77777777" w:rsidR="005214D9" w:rsidRPr="004E65F1" w:rsidRDefault="005214D9" w:rsidP="005214D9">
      <w:pPr>
        <w:rPr>
          <w:rFonts w:ascii="Tahoma" w:eastAsia="Times New Roman" w:hAnsi="Tahoma" w:cs="Tahoma"/>
          <w:sz w:val="20"/>
          <w:szCs w:val="20"/>
        </w:rPr>
      </w:pPr>
    </w:p>
    <w:tbl>
      <w:tblPr>
        <w:tblW w:w="0" w:type="auto"/>
        <w:tblInd w:w="-9" w:type="dxa"/>
        <w:tblLayout w:type="fixed"/>
        <w:tblCellMar>
          <w:left w:w="120" w:type="dxa"/>
          <w:right w:w="120" w:type="dxa"/>
        </w:tblCellMar>
        <w:tblLook w:val="0000" w:firstRow="0" w:lastRow="0" w:firstColumn="0" w:lastColumn="0" w:noHBand="0" w:noVBand="0"/>
      </w:tblPr>
      <w:tblGrid>
        <w:gridCol w:w="1439"/>
        <w:gridCol w:w="6377"/>
      </w:tblGrid>
      <w:tr w:rsidR="005214D9" w:rsidRPr="004E65F1" w14:paraId="393049F1" w14:textId="77777777" w:rsidTr="004A1DAC">
        <w:trPr>
          <w:trHeight w:val="546"/>
        </w:trPr>
        <w:tc>
          <w:tcPr>
            <w:tcW w:w="1439" w:type="dxa"/>
            <w:tcBorders>
              <w:top w:val="single" w:sz="7" w:space="0" w:color="000000"/>
              <w:left w:val="single" w:sz="7" w:space="0" w:color="000000"/>
              <w:bottom w:val="single" w:sz="7" w:space="0" w:color="000000"/>
              <w:right w:val="single" w:sz="7" w:space="0" w:color="000000"/>
            </w:tcBorders>
            <w:vAlign w:val="center"/>
          </w:tcPr>
          <w:p w14:paraId="007E229D"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PAGE</w:t>
            </w:r>
          </w:p>
        </w:tc>
        <w:tc>
          <w:tcPr>
            <w:tcW w:w="6377" w:type="dxa"/>
            <w:tcBorders>
              <w:top w:val="single" w:sz="7" w:space="0" w:color="000000"/>
              <w:left w:val="single" w:sz="7" w:space="0" w:color="000000"/>
              <w:bottom w:val="single" w:sz="7" w:space="0" w:color="000000"/>
              <w:right w:val="single" w:sz="7" w:space="0" w:color="000000"/>
            </w:tcBorders>
            <w:vAlign w:val="center"/>
          </w:tcPr>
          <w:p w14:paraId="02029C3C" w14:textId="77777777" w:rsidR="005214D9" w:rsidRPr="004E65F1" w:rsidRDefault="005214D9" w:rsidP="00E62CA9">
            <w:pPr>
              <w:rPr>
                <w:rFonts w:ascii="Arial" w:eastAsia="Times New Roman" w:hAnsi="Arial" w:cs="Arial"/>
                <w:b/>
                <w:sz w:val="20"/>
                <w:szCs w:val="20"/>
              </w:rPr>
            </w:pPr>
            <w:r w:rsidRPr="004E65F1">
              <w:rPr>
                <w:rFonts w:ascii="Arial" w:eastAsia="Times New Roman" w:hAnsi="Arial" w:cs="Arial"/>
                <w:b/>
                <w:sz w:val="20"/>
                <w:szCs w:val="20"/>
              </w:rPr>
              <w:t>DESCRIPTION</w:t>
            </w:r>
          </w:p>
        </w:tc>
      </w:tr>
      <w:tr w:rsidR="005214D9" w:rsidRPr="004E65F1" w14:paraId="780B7BED" w14:textId="77777777" w:rsidTr="004A1DAC">
        <w:trPr>
          <w:trHeight w:val="2868"/>
        </w:trPr>
        <w:tc>
          <w:tcPr>
            <w:tcW w:w="1439" w:type="dxa"/>
            <w:tcBorders>
              <w:top w:val="single" w:sz="7" w:space="0" w:color="000000"/>
              <w:left w:val="single" w:sz="7" w:space="0" w:color="000000"/>
              <w:bottom w:val="single" w:sz="7" w:space="0" w:color="000000"/>
              <w:right w:val="single" w:sz="7" w:space="0" w:color="000000"/>
            </w:tcBorders>
          </w:tcPr>
          <w:p w14:paraId="0C9184F8" w14:textId="77777777" w:rsidR="005214D9" w:rsidRPr="004E65F1" w:rsidRDefault="005214D9" w:rsidP="00E62CA9">
            <w:pPr>
              <w:rPr>
                <w:rFonts w:ascii="Tahoma" w:eastAsia="Times New Roman" w:hAnsi="Tahoma" w:cs="Tahoma"/>
                <w:sz w:val="20"/>
                <w:szCs w:val="20"/>
              </w:rPr>
            </w:pPr>
          </w:p>
          <w:p w14:paraId="45A6E43A" w14:textId="77777777" w:rsidR="005214D9" w:rsidRPr="004E65F1" w:rsidRDefault="005214D9" w:rsidP="00E62CA9">
            <w:pPr>
              <w:rPr>
                <w:rFonts w:ascii="Tahoma" w:eastAsia="Times New Roman" w:hAnsi="Tahoma" w:cs="Tahoma"/>
                <w:sz w:val="20"/>
                <w:szCs w:val="20"/>
              </w:rPr>
            </w:pPr>
          </w:p>
          <w:p w14:paraId="2E8E5F83" w14:textId="77777777" w:rsidR="005214D9" w:rsidRPr="004E65F1" w:rsidRDefault="005214D9" w:rsidP="00E62CA9">
            <w:pPr>
              <w:rPr>
                <w:rFonts w:ascii="Tahoma" w:eastAsia="Times New Roman" w:hAnsi="Tahoma" w:cs="Tahoma"/>
                <w:sz w:val="20"/>
                <w:szCs w:val="20"/>
              </w:rPr>
            </w:pPr>
          </w:p>
          <w:p w14:paraId="26F2E149" w14:textId="77777777" w:rsidR="005214D9" w:rsidRPr="004E65F1" w:rsidRDefault="005214D9" w:rsidP="00E62CA9">
            <w:pPr>
              <w:rPr>
                <w:rFonts w:ascii="Tahoma" w:eastAsia="Times New Roman" w:hAnsi="Tahoma" w:cs="Tahoma"/>
                <w:sz w:val="20"/>
                <w:szCs w:val="20"/>
              </w:rPr>
            </w:pPr>
          </w:p>
          <w:p w14:paraId="4EB965F1" w14:textId="77777777" w:rsidR="005214D9" w:rsidRPr="004E65F1" w:rsidRDefault="005214D9" w:rsidP="00E62CA9">
            <w:pPr>
              <w:rPr>
                <w:rFonts w:ascii="Tahoma" w:eastAsia="Times New Roman" w:hAnsi="Tahoma" w:cs="Tahoma"/>
                <w:sz w:val="20"/>
                <w:szCs w:val="20"/>
              </w:rPr>
            </w:pPr>
          </w:p>
          <w:p w14:paraId="39889FC6" w14:textId="77777777" w:rsidR="005214D9" w:rsidRPr="004E65F1" w:rsidRDefault="005214D9" w:rsidP="00E62CA9">
            <w:pPr>
              <w:rPr>
                <w:rFonts w:ascii="Tahoma" w:eastAsia="Times New Roman" w:hAnsi="Tahoma" w:cs="Tahoma"/>
                <w:sz w:val="20"/>
                <w:szCs w:val="20"/>
              </w:rPr>
            </w:pPr>
          </w:p>
          <w:p w14:paraId="496644DF" w14:textId="77777777" w:rsidR="005214D9" w:rsidRPr="004E65F1" w:rsidRDefault="005214D9" w:rsidP="00E62CA9">
            <w:pPr>
              <w:rPr>
                <w:rFonts w:ascii="Tahoma" w:eastAsia="Times New Roman" w:hAnsi="Tahoma" w:cs="Tahoma"/>
                <w:sz w:val="20"/>
                <w:szCs w:val="20"/>
              </w:rPr>
            </w:pPr>
          </w:p>
          <w:p w14:paraId="736D05F6" w14:textId="77777777" w:rsidR="005214D9" w:rsidRPr="004E65F1" w:rsidRDefault="005214D9" w:rsidP="00E62CA9">
            <w:pPr>
              <w:rPr>
                <w:rFonts w:ascii="Tahoma" w:eastAsia="Times New Roman" w:hAnsi="Tahoma" w:cs="Tahoma"/>
                <w:sz w:val="20"/>
                <w:szCs w:val="20"/>
              </w:rPr>
            </w:pPr>
          </w:p>
          <w:p w14:paraId="388A9E3C" w14:textId="77777777" w:rsidR="005214D9" w:rsidRPr="004E65F1" w:rsidRDefault="005214D9" w:rsidP="00E62CA9">
            <w:pPr>
              <w:rPr>
                <w:rFonts w:ascii="Tahoma" w:eastAsia="Times New Roman" w:hAnsi="Tahoma" w:cs="Tahoma"/>
                <w:sz w:val="20"/>
                <w:szCs w:val="20"/>
              </w:rPr>
            </w:pPr>
          </w:p>
          <w:p w14:paraId="38E544FB" w14:textId="77777777" w:rsidR="005214D9" w:rsidRPr="004E65F1" w:rsidRDefault="005214D9" w:rsidP="00E62CA9">
            <w:pPr>
              <w:rPr>
                <w:rFonts w:ascii="Tahoma" w:eastAsia="Times New Roman" w:hAnsi="Tahoma" w:cs="Tahoma"/>
                <w:sz w:val="20"/>
                <w:szCs w:val="20"/>
              </w:rPr>
            </w:pPr>
          </w:p>
          <w:p w14:paraId="4E941B36" w14:textId="77777777" w:rsidR="005214D9" w:rsidRPr="004E65F1" w:rsidRDefault="005214D9" w:rsidP="00E62CA9">
            <w:pPr>
              <w:rPr>
                <w:rFonts w:ascii="Tahoma" w:eastAsia="Times New Roman" w:hAnsi="Tahoma" w:cs="Tahoma"/>
                <w:sz w:val="20"/>
                <w:szCs w:val="20"/>
              </w:rPr>
            </w:pPr>
          </w:p>
          <w:p w14:paraId="22E4D224" w14:textId="77777777" w:rsidR="005214D9" w:rsidRPr="004E65F1" w:rsidRDefault="005214D9" w:rsidP="00E62CA9">
            <w:pPr>
              <w:rPr>
                <w:rFonts w:ascii="Tahoma" w:eastAsia="Times New Roman" w:hAnsi="Tahoma" w:cs="Tahoma"/>
                <w:sz w:val="20"/>
                <w:szCs w:val="20"/>
              </w:rPr>
            </w:pPr>
          </w:p>
          <w:p w14:paraId="3F5E7BA8" w14:textId="77777777" w:rsidR="005214D9" w:rsidRPr="004E65F1" w:rsidRDefault="005214D9" w:rsidP="00E62CA9">
            <w:pPr>
              <w:rPr>
                <w:rFonts w:ascii="Tahoma" w:eastAsia="Times New Roman" w:hAnsi="Tahoma" w:cs="Tahoma"/>
                <w:sz w:val="20"/>
                <w:szCs w:val="20"/>
              </w:rPr>
            </w:pPr>
          </w:p>
          <w:p w14:paraId="26BAA7EF" w14:textId="77777777" w:rsidR="005214D9" w:rsidRPr="004E65F1" w:rsidRDefault="005214D9" w:rsidP="00E62CA9">
            <w:pPr>
              <w:rPr>
                <w:rFonts w:ascii="Tahoma" w:eastAsia="Times New Roman" w:hAnsi="Tahoma" w:cs="Tahoma"/>
                <w:sz w:val="20"/>
                <w:szCs w:val="20"/>
              </w:rPr>
            </w:pPr>
          </w:p>
          <w:p w14:paraId="61C955BD" w14:textId="77777777" w:rsidR="005214D9" w:rsidRPr="004E65F1" w:rsidRDefault="005214D9" w:rsidP="00E62CA9">
            <w:pPr>
              <w:rPr>
                <w:rFonts w:ascii="Tahoma" w:eastAsia="Times New Roman" w:hAnsi="Tahoma" w:cs="Tahoma"/>
                <w:sz w:val="20"/>
                <w:szCs w:val="20"/>
              </w:rPr>
            </w:pPr>
          </w:p>
          <w:p w14:paraId="03EB0C4E" w14:textId="77777777" w:rsidR="005214D9" w:rsidRPr="004E65F1" w:rsidRDefault="005214D9" w:rsidP="00E62CA9">
            <w:pPr>
              <w:rPr>
                <w:rFonts w:ascii="Tahoma" w:eastAsia="Times New Roman" w:hAnsi="Tahoma" w:cs="Tahoma"/>
                <w:sz w:val="20"/>
                <w:szCs w:val="20"/>
              </w:rPr>
            </w:pPr>
          </w:p>
        </w:tc>
        <w:tc>
          <w:tcPr>
            <w:tcW w:w="6377" w:type="dxa"/>
            <w:tcBorders>
              <w:top w:val="single" w:sz="7" w:space="0" w:color="000000"/>
              <w:left w:val="single" w:sz="7" w:space="0" w:color="000000"/>
              <w:bottom w:val="single" w:sz="7" w:space="0" w:color="000000"/>
              <w:right w:val="single" w:sz="7" w:space="0" w:color="000000"/>
            </w:tcBorders>
          </w:tcPr>
          <w:p w14:paraId="6B43BB3D" w14:textId="77777777" w:rsidR="005214D9" w:rsidRPr="004E65F1" w:rsidRDefault="005214D9" w:rsidP="00E62CA9">
            <w:pPr>
              <w:rPr>
                <w:rFonts w:ascii="Tahoma" w:eastAsia="Times New Roman" w:hAnsi="Tahoma" w:cs="Tahoma"/>
                <w:sz w:val="20"/>
                <w:szCs w:val="20"/>
              </w:rPr>
            </w:pPr>
          </w:p>
          <w:p w14:paraId="20730820" w14:textId="77777777" w:rsidR="005214D9" w:rsidRPr="004E65F1" w:rsidRDefault="005214D9" w:rsidP="00E62CA9">
            <w:pPr>
              <w:rPr>
                <w:rFonts w:ascii="Tahoma" w:eastAsia="Times New Roman" w:hAnsi="Tahoma" w:cs="Tahoma"/>
                <w:sz w:val="20"/>
                <w:szCs w:val="20"/>
              </w:rPr>
            </w:pPr>
          </w:p>
        </w:tc>
      </w:tr>
    </w:tbl>
    <w:p w14:paraId="6B9E3E2A" w14:textId="77777777" w:rsidR="005214D9" w:rsidRPr="004E65F1" w:rsidRDefault="005214D9" w:rsidP="005214D9">
      <w:pPr>
        <w:keepNext/>
        <w:keepLines/>
        <w:spacing w:before="80" w:after="40" w:line="278" w:lineRule="auto"/>
        <w:outlineLvl w:val="3"/>
        <w:rPr>
          <w:rFonts w:ascii="Tahoma" w:eastAsia="Times New Roman" w:hAnsi="Tahoma" w:cs="Tahoma"/>
          <w:b/>
          <w:bCs/>
          <w:i/>
          <w:iCs/>
          <w:color w:val="0F4761"/>
          <w:sz w:val="20"/>
          <w:szCs w:val="20"/>
        </w:rPr>
      </w:pPr>
    </w:p>
    <w:p w14:paraId="30C3AFE5" w14:textId="77777777" w:rsidR="005214D9" w:rsidRPr="004E65F1" w:rsidRDefault="005214D9" w:rsidP="005214D9">
      <w:pPr>
        <w:spacing w:line="278" w:lineRule="auto"/>
        <w:rPr>
          <w:rFonts w:ascii="Aptos" w:eastAsia="Aptos" w:hAnsi="Aptos" w:cs="Times New Roman"/>
          <w:sz w:val="20"/>
          <w:szCs w:val="20"/>
        </w:rPr>
      </w:pPr>
    </w:p>
    <w:p w14:paraId="5E3FA78D" w14:textId="77777777" w:rsidR="005214D9" w:rsidRPr="004E65F1" w:rsidRDefault="005214D9" w:rsidP="005214D9">
      <w:pPr>
        <w:spacing w:line="278" w:lineRule="auto"/>
        <w:rPr>
          <w:rFonts w:ascii="Aptos" w:eastAsia="Aptos" w:hAnsi="Aptos" w:cs="Times New Roman"/>
          <w:sz w:val="20"/>
          <w:szCs w:val="20"/>
        </w:rPr>
      </w:pPr>
    </w:p>
    <w:p w14:paraId="4B0BB160" w14:textId="77777777" w:rsidR="005214D9" w:rsidRPr="004E65F1" w:rsidRDefault="005214D9" w:rsidP="005214D9">
      <w:pPr>
        <w:spacing w:line="278" w:lineRule="auto"/>
        <w:rPr>
          <w:rFonts w:ascii="Aptos" w:eastAsia="Aptos" w:hAnsi="Aptos" w:cs="Times New Roman"/>
          <w:sz w:val="20"/>
          <w:szCs w:val="20"/>
        </w:rPr>
      </w:pPr>
    </w:p>
    <w:p w14:paraId="1AA091F5" w14:textId="77777777" w:rsidR="005214D9" w:rsidRPr="004E65F1" w:rsidRDefault="005214D9" w:rsidP="005214D9">
      <w:pPr>
        <w:spacing w:line="278" w:lineRule="auto"/>
        <w:rPr>
          <w:rFonts w:ascii="Aptos" w:eastAsia="Aptos" w:hAnsi="Aptos" w:cs="Times New Roman"/>
          <w:sz w:val="20"/>
          <w:szCs w:val="20"/>
        </w:rPr>
      </w:pPr>
    </w:p>
    <w:p w14:paraId="1D0C34EE" w14:textId="77777777" w:rsidR="005214D9" w:rsidRPr="004E65F1" w:rsidRDefault="005214D9" w:rsidP="005214D9">
      <w:pPr>
        <w:spacing w:line="278" w:lineRule="auto"/>
        <w:rPr>
          <w:rFonts w:ascii="Aptos" w:eastAsia="Aptos" w:hAnsi="Aptos" w:cs="Times New Roman"/>
          <w:sz w:val="20"/>
          <w:szCs w:val="20"/>
        </w:rPr>
      </w:pPr>
    </w:p>
    <w:p w14:paraId="78574887" w14:textId="77777777" w:rsidR="005214D9" w:rsidRPr="004E65F1" w:rsidRDefault="005214D9" w:rsidP="005214D9">
      <w:pPr>
        <w:spacing w:line="278" w:lineRule="auto"/>
        <w:rPr>
          <w:rFonts w:ascii="Aptos" w:eastAsia="Aptos" w:hAnsi="Aptos" w:cs="Times New Roman"/>
          <w:sz w:val="20"/>
          <w:szCs w:val="20"/>
        </w:rPr>
      </w:pPr>
    </w:p>
    <w:p w14:paraId="47865A7B" w14:textId="77777777" w:rsidR="005214D9" w:rsidRPr="004E65F1" w:rsidRDefault="005214D9" w:rsidP="005214D9">
      <w:pPr>
        <w:spacing w:line="278" w:lineRule="auto"/>
        <w:rPr>
          <w:rFonts w:ascii="Aptos" w:eastAsia="Aptos" w:hAnsi="Aptos" w:cs="Times New Roman"/>
          <w:sz w:val="20"/>
          <w:szCs w:val="20"/>
        </w:rPr>
      </w:pPr>
    </w:p>
    <w:p w14:paraId="0849E8D8" w14:textId="77777777" w:rsidR="005214D9" w:rsidRPr="004E65F1" w:rsidRDefault="005214D9" w:rsidP="005214D9">
      <w:pPr>
        <w:spacing w:line="278" w:lineRule="auto"/>
        <w:rPr>
          <w:rFonts w:ascii="Aptos" w:eastAsia="Aptos" w:hAnsi="Aptos" w:cs="Times New Roman"/>
          <w:sz w:val="20"/>
          <w:szCs w:val="20"/>
        </w:rPr>
      </w:pPr>
    </w:p>
    <w:p w14:paraId="167656E0" w14:textId="77777777" w:rsidR="005214D9" w:rsidRPr="004E65F1" w:rsidRDefault="005214D9" w:rsidP="005214D9">
      <w:pPr>
        <w:spacing w:line="278" w:lineRule="auto"/>
        <w:rPr>
          <w:rFonts w:ascii="Aptos" w:eastAsia="Aptos" w:hAnsi="Aptos" w:cs="Times New Roman"/>
          <w:sz w:val="20"/>
          <w:szCs w:val="20"/>
        </w:rPr>
      </w:pPr>
    </w:p>
    <w:p w14:paraId="54EF8FE3" w14:textId="77777777" w:rsidR="005214D9" w:rsidRPr="004E65F1" w:rsidRDefault="005214D9" w:rsidP="005214D9">
      <w:pPr>
        <w:spacing w:line="278" w:lineRule="auto"/>
        <w:rPr>
          <w:rFonts w:ascii="Aptos" w:eastAsia="Aptos" w:hAnsi="Aptos" w:cs="Times New Roman"/>
          <w:sz w:val="20"/>
          <w:szCs w:val="20"/>
        </w:rPr>
      </w:pPr>
    </w:p>
    <w:p w14:paraId="056FE05E" w14:textId="77777777" w:rsidR="005214D9" w:rsidRPr="004E65F1" w:rsidRDefault="005214D9" w:rsidP="005214D9">
      <w:pPr>
        <w:spacing w:line="278" w:lineRule="auto"/>
        <w:rPr>
          <w:rFonts w:ascii="Aptos" w:eastAsia="Aptos" w:hAnsi="Aptos" w:cs="Times New Roman"/>
          <w:sz w:val="20"/>
          <w:szCs w:val="20"/>
        </w:rPr>
      </w:pPr>
    </w:p>
    <w:p w14:paraId="62DDAA9E" w14:textId="71B7C2FA" w:rsidR="005214D9" w:rsidRPr="004E65F1" w:rsidRDefault="005214D9" w:rsidP="004A1DAC">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CE76A47" w14:textId="6FE11CB3" w:rsidR="005214D9" w:rsidRPr="004E65F1" w:rsidRDefault="00040E75"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4E521CE" w14:textId="06A7D69E" w:rsidR="005214D9" w:rsidRPr="004E65F1" w:rsidRDefault="00040E75"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Tenderer:…………………………………………………………..……………………………………</w:t>
      </w:r>
    </w:p>
    <w:p w14:paraId="654E80A0" w14:textId="77777777" w:rsidR="005214D9" w:rsidRPr="004E65F1" w:rsidRDefault="005214D9" w:rsidP="005214D9">
      <w:pPr>
        <w:rPr>
          <w:rFonts w:ascii="Arial" w:eastAsia="Times New Roman" w:hAnsi="Arial" w:cs="Arial"/>
          <w:b/>
          <w:bCs/>
          <w:sz w:val="20"/>
          <w:szCs w:val="20"/>
        </w:rPr>
      </w:pPr>
    </w:p>
    <w:p w14:paraId="0FA95B16" w14:textId="77777777" w:rsidR="005214D9" w:rsidRPr="004E65F1" w:rsidRDefault="005214D9" w:rsidP="005214D9">
      <w:pPr>
        <w:rPr>
          <w:rFonts w:ascii="Arial" w:eastAsia="Times New Roman" w:hAnsi="Arial" w:cs="Arial"/>
          <w:b/>
          <w:bCs/>
          <w:sz w:val="20"/>
          <w:szCs w:val="20"/>
        </w:rPr>
      </w:pPr>
    </w:p>
    <w:p w14:paraId="43F23437" w14:textId="77777777" w:rsidR="00040E75" w:rsidRPr="004E65F1" w:rsidRDefault="00040E75" w:rsidP="005214D9">
      <w:pPr>
        <w:rPr>
          <w:rFonts w:ascii="Arial" w:eastAsia="Times New Roman" w:hAnsi="Arial" w:cs="Arial"/>
          <w:b/>
          <w:bCs/>
          <w:sz w:val="20"/>
          <w:szCs w:val="20"/>
        </w:rPr>
      </w:pPr>
    </w:p>
    <w:p w14:paraId="0AD101D1" w14:textId="77777777" w:rsidR="00040E75" w:rsidRPr="004E65F1" w:rsidRDefault="00040E75" w:rsidP="005214D9">
      <w:pPr>
        <w:rPr>
          <w:rFonts w:ascii="Arial" w:eastAsia="Times New Roman" w:hAnsi="Arial" w:cs="Arial"/>
          <w:b/>
          <w:bCs/>
          <w:sz w:val="20"/>
          <w:szCs w:val="20"/>
        </w:rPr>
      </w:pPr>
    </w:p>
    <w:p w14:paraId="0C4D4B00" w14:textId="77777777" w:rsidR="00040E75" w:rsidRPr="004E65F1" w:rsidRDefault="00040E75" w:rsidP="005214D9">
      <w:pPr>
        <w:rPr>
          <w:rFonts w:ascii="Arial" w:eastAsia="Times New Roman" w:hAnsi="Arial" w:cs="Arial"/>
          <w:b/>
          <w:bCs/>
          <w:sz w:val="20"/>
          <w:szCs w:val="20"/>
        </w:rPr>
      </w:pPr>
    </w:p>
    <w:p w14:paraId="008516AD" w14:textId="77777777" w:rsidR="00040E75" w:rsidRPr="004E65F1" w:rsidRDefault="00040E75" w:rsidP="005214D9">
      <w:pPr>
        <w:rPr>
          <w:rFonts w:ascii="Arial" w:eastAsia="Times New Roman" w:hAnsi="Arial" w:cs="Arial"/>
          <w:b/>
          <w:bCs/>
          <w:sz w:val="20"/>
          <w:szCs w:val="20"/>
        </w:rPr>
      </w:pPr>
    </w:p>
    <w:p w14:paraId="472D8CDE" w14:textId="77777777" w:rsidR="00040E75" w:rsidRPr="004E65F1" w:rsidRDefault="00040E75" w:rsidP="005214D9">
      <w:pPr>
        <w:rPr>
          <w:rFonts w:ascii="Arial" w:eastAsia="Times New Roman" w:hAnsi="Arial" w:cs="Arial"/>
          <w:b/>
          <w:bCs/>
          <w:sz w:val="20"/>
          <w:szCs w:val="20"/>
        </w:rPr>
      </w:pPr>
    </w:p>
    <w:p w14:paraId="4D322F6D" w14:textId="77777777" w:rsidR="00040E75" w:rsidRPr="004E65F1" w:rsidRDefault="00040E75" w:rsidP="005214D9">
      <w:pPr>
        <w:rPr>
          <w:rFonts w:ascii="Arial" w:eastAsia="Times New Roman" w:hAnsi="Arial" w:cs="Arial"/>
          <w:b/>
          <w:bCs/>
          <w:sz w:val="20"/>
          <w:szCs w:val="20"/>
        </w:rPr>
      </w:pPr>
    </w:p>
    <w:p w14:paraId="01AF2CAD" w14:textId="77777777" w:rsidR="00040E75" w:rsidRPr="004E65F1" w:rsidRDefault="00040E75" w:rsidP="005214D9">
      <w:pPr>
        <w:rPr>
          <w:rFonts w:ascii="Arial" w:eastAsia="Times New Roman" w:hAnsi="Arial" w:cs="Arial"/>
          <w:b/>
          <w:bCs/>
          <w:sz w:val="20"/>
          <w:szCs w:val="20"/>
        </w:rPr>
      </w:pPr>
    </w:p>
    <w:p w14:paraId="2EF521AC" w14:textId="77777777" w:rsidR="00040E75" w:rsidRPr="004E65F1" w:rsidRDefault="00040E75" w:rsidP="005214D9">
      <w:pPr>
        <w:rPr>
          <w:rFonts w:ascii="Arial" w:eastAsia="Times New Roman" w:hAnsi="Arial" w:cs="Arial"/>
          <w:b/>
          <w:bCs/>
          <w:sz w:val="20"/>
          <w:szCs w:val="20"/>
        </w:rPr>
      </w:pPr>
    </w:p>
    <w:p w14:paraId="27C70C94" w14:textId="77777777" w:rsidR="00040E75" w:rsidRPr="004E65F1" w:rsidRDefault="00040E75" w:rsidP="005214D9">
      <w:pPr>
        <w:rPr>
          <w:rFonts w:ascii="Arial" w:eastAsia="Times New Roman" w:hAnsi="Arial" w:cs="Arial"/>
          <w:b/>
          <w:bCs/>
          <w:sz w:val="20"/>
          <w:szCs w:val="20"/>
        </w:rPr>
      </w:pPr>
    </w:p>
    <w:p w14:paraId="4D31614C" w14:textId="234B35FD" w:rsidR="00D641A1" w:rsidRDefault="00D641A1">
      <w:pPr>
        <w:rPr>
          <w:rFonts w:ascii="Arial" w:eastAsia="Times New Roman" w:hAnsi="Arial" w:cs="Arial"/>
          <w:b/>
          <w:bCs/>
          <w:sz w:val="20"/>
          <w:szCs w:val="20"/>
        </w:rPr>
      </w:pPr>
      <w:r>
        <w:rPr>
          <w:rFonts w:ascii="Arial" w:eastAsia="Times New Roman" w:hAnsi="Arial" w:cs="Arial"/>
          <w:b/>
          <w:bCs/>
          <w:sz w:val="20"/>
          <w:szCs w:val="20"/>
        </w:rPr>
        <w:br w:type="page"/>
      </w:r>
    </w:p>
    <w:p w14:paraId="6F18101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a11:</w:t>
      </w:r>
      <w:bookmarkStart w:id="6220" w:name="_Hlk72321515"/>
      <w:r w:rsidRPr="004E65F1">
        <w:rPr>
          <w:rFonts w:ascii="Arial" w:eastAsia="Calibri" w:hAnsi="Arial" w:cs="Arial"/>
          <w:b/>
          <w:bCs/>
          <w:caps/>
          <w:sz w:val="20"/>
          <w:szCs w:val="20"/>
        </w:rPr>
        <w:t xml:space="preserve"> BIDDER’S DISCLOSURE </w:t>
      </w:r>
      <w:bookmarkStart w:id="6221" w:name="_Toc152091692"/>
      <w:bookmarkEnd w:id="6220"/>
      <w:r w:rsidRPr="004E65F1">
        <w:rPr>
          <w:rFonts w:ascii="Arial" w:eastAsia="Calibri" w:hAnsi="Arial" w:cs="Arial"/>
          <w:b/>
          <w:bCs/>
          <w:caps/>
          <w:sz w:val="20"/>
          <w:szCs w:val="20"/>
        </w:rPr>
        <w:t>SBD4</w:t>
      </w:r>
      <w:bookmarkEnd w:id="6221"/>
    </w:p>
    <w:p w14:paraId="6ACAD9D3" w14:textId="47DE5331"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222" w:author="Avela Mnyaka (ECP)" w:date="2026-09-02T09:45:00Z" w16du:dateUtc="2026-09-02T07:45:00Z">
        <w:r w:rsidRPr="00D27C9F" w:rsidDel="00D27C9F">
          <w:rPr>
            <w:rFonts w:ascii="Arial" w:hAnsi="Arial" w:cs="Arial"/>
            <w:b/>
            <w:bCs/>
            <w:color w:val="000000"/>
            <w:szCs w:val="20"/>
            <w:lang w:val="en-ZA"/>
            <w:rPrChange w:id="6223" w:author="Avela Mnyaka (ECP)" w:date="2026-09-02T09:48:00Z" w16du:dateUtc="2026-09-02T07:48:00Z">
              <w:rPr>
                <w:rFonts w:ascii="Arial" w:hAnsi="Arial" w:cs="Arial"/>
                <w:b/>
                <w:bCs/>
                <w:color w:val="000000"/>
                <w:szCs w:val="20"/>
                <w:highlight w:val="yellow"/>
                <w:lang w:val="en-ZA"/>
              </w:rPr>
            </w:rPrChange>
          </w:rPr>
          <w:delText>20XX/YYYY</w:delText>
        </w:r>
      </w:del>
      <w:ins w:id="6224" w:author="Avela Mnyaka (ECP)" w:date="2026-09-02T09:45:00Z" w16du:dateUtc="2026-09-02T07:45:00Z">
        <w:r w:rsidR="00D27C9F" w:rsidRPr="00D27C9F">
          <w:rPr>
            <w:rFonts w:ascii="Arial" w:hAnsi="Arial" w:cs="Arial"/>
            <w:b/>
            <w:bCs/>
            <w:color w:val="000000"/>
            <w:szCs w:val="20"/>
            <w:lang w:val="en-ZA"/>
            <w:rPrChange w:id="6225" w:author="Avela Mnyaka (ECP)" w:date="2026-09-02T09:48:00Z" w16du:dateUtc="2026-09-02T07:48: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226" w:author="Avela Mnyaka (ECP)" w:date="2026-09-02T09:48:00Z" w16du:dateUtc="2026-09-02T07:48:00Z">
        <w:r w:rsidRPr="00D27C9F" w:rsidDel="00D27C9F">
          <w:rPr>
            <w:rFonts w:ascii="Arial" w:hAnsi="Arial" w:cs="Arial"/>
            <w:b/>
            <w:bCs/>
            <w:color w:val="000000"/>
            <w:szCs w:val="20"/>
            <w:lang w:val="en-ZA"/>
            <w:rPrChange w:id="6227" w:author="Avela Mnyaka (ECP)" w:date="2026-09-02T09:48:00Z" w16du:dateUtc="2026-09-02T07:48: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228" w:author="Avela Mnyaka (ECP)" w:date="2026-09-02T09:48:00Z" w16du:dateUtc="2026-09-02T07:48: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229" w:author="Avela Mnyaka (ECP)" w:date="2026-09-02T09:48:00Z" w16du:dateUtc="2026-09-02T07:48: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230" w:author="Avela Mnyaka (ECP)" w:date="2026-09-02T09:48:00Z" w16du:dateUtc="2026-09-02T07:48:00Z">
              <w:rPr>
                <w:rFonts w:ascii="Arial" w:hAnsi="Arial" w:cs="Arial"/>
                <w:b/>
                <w:bCs/>
                <w:color w:val="000000"/>
                <w:szCs w:val="20"/>
                <w:highlight w:val="yellow"/>
                <w:lang w:val="en-ZA"/>
              </w:rPr>
            </w:rPrChange>
          </w:rPr>
          <w:delText>)</w:delText>
        </w:r>
      </w:del>
    </w:p>
    <w:p w14:paraId="6FFB9AAF" w14:textId="77777777" w:rsidR="005214D9" w:rsidRPr="004E65F1" w:rsidRDefault="005214D9" w:rsidP="005214D9">
      <w:pPr>
        <w:jc w:val="both"/>
        <w:rPr>
          <w:rFonts w:ascii="Arial" w:eastAsia="Times New Roman" w:hAnsi="Arial" w:cs="Arial"/>
          <w:color w:val="000000"/>
          <w:sz w:val="20"/>
          <w:szCs w:val="20"/>
        </w:rPr>
      </w:pPr>
    </w:p>
    <w:p w14:paraId="226A2868"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Notes to tenderer:</w:t>
      </w:r>
    </w:p>
    <w:p w14:paraId="5D9CE8EF" w14:textId="77777777" w:rsidR="005214D9" w:rsidRPr="004E65F1" w:rsidRDefault="005214D9" w:rsidP="005214D9">
      <w:pPr>
        <w:rPr>
          <w:rFonts w:ascii="Arial" w:eastAsia="Times New Roman" w:hAnsi="Arial" w:cs="Arial"/>
          <w:b/>
          <w:sz w:val="20"/>
          <w:szCs w:val="20"/>
        </w:rPr>
      </w:pPr>
    </w:p>
    <w:p w14:paraId="67A0F9C8"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 xml:space="preserve">Definitions: </w:t>
      </w:r>
    </w:p>
    <w:p w14:paraId="259B4925"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 xml:space="preserve">“State” means: </w:t>
      </w:r>
    </w:p>
    <w:p w14:paraId="5151E1F6"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National or Provincial Department, National or Provincial Public Entity or Constitutional Institution within the meaning of the Public Finance Management Act, 1999 (Act No 1 of 1999); </w:t>
      </w:r>
    </w:p>
    <w:p w14:paraId="4D568C2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Municipality of Municipal Entity; </w:t>
      </w:r>
    </w:p>
    <w:p w14:paraId="0C4CBD8C"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Provincial Legislature;</w:t>
      </w:r>
    </w:p>
    <w:p w14:paraId="7710487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National Assembly or the National Council of Provinces; or </w:t>
      </w:r>
    </w:p>
    <w:p w14:paraId="46BA2985"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Parliament. </w:t>
      </w:r>
    </w:p>
    <w:p w14:paraId="6ED7B70B"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“Shareholder” means a person who owns shares in the company and is actively involved in the management of the enterprise or business and exercises control over the enterprise.</w:t>
      </w:r>
    </w:p>
    <w:p w14:paraId="64961821"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Cs/>
          <w:sz w:val="20"/>
          <w:szCs w:val="20"/>
        </w:rPr>
      </w:pPr>
      <w:r w:rsidRPr="004E65F1">
        <w:rPr>
          <w:rFonts w:ascii="Arial" w:eastAsia="Times New Roman" w:hAnsi="Arial" w:cs="Arial"/>
          <w:bCs/>
          <w:sz w:val="20"/>
          <w:szCs w:val="20"/>
        </w:rPr>
        <w:t>In the case of a joint venture (JV), a separate declaration form is to be completed and submitted by each JV member.</w:t>
      </w:r>
    </w:p>
    <w:p w14:paraId="258FA4FF" w14:textId="43209709" w:rsidR="005214D9" w:rsidRPr="00D641A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If the Form is omitted or blank; or if the tenderer found to have failed to declare conflict or declare false information, The tender will be declared non-responsive and should it be discovered after the award of a contract, contract maybe terminated and tenderer will be ultimately restricted from doing business with the State.</w:t>
      </w:r>
    </w:p>
    <w:p w14:paraId="75F02135" w14:textId="77777777" w:rsidR="00D641A1" w:rsidRPr="004E65F1" w:rsidRDefault="00D641A1" w:rsidP="00D641A1">
      <w:pPr>
        <w:widowControl/>
        <w:autoSpaceDE/>
        <w:autoSpaceDN/>
        <w:ind w:left="567"/>
        <w:jc w:val="both"/>
        <w:rPr>
          <w:rFonts w:ascii="Arial" w:eastAsia="Times New Roman" w:hAnsi="Arial" w:cs="Arial"/>
          <w:b/>
          <w:sz w:val="20"/>
          <w:szCs w:val="20"/>
        </w:rPr>
      </w:pPr>
    </w:p>
    <w:p w14:paraId="12B982D6" w14:textId="77777777" w:rsidR="005214D9" w:rsidRPr="004E65F1" w:rsidRDefault="005214D9">
      <w:pPr>
        <w:numPr>
          <w:ilvl w:val="0"/>
          <w:numId w:val="36"/>
        </w:numPr>
        <w:autoSpaceDE/>
        <w:autoSpaceDN/>
        <w:jc w:val="both"/>
        <w:rPr>
          <w:rFonts w:ascii="Arial" w:eastAsia="Times New Roman" w:hAnsi="Arial" w:cs="Arial"/>
          <w:b/>
          <w:sz w:val="20"/>
          <w:szCs w:val="20"/>
          <w:lang w:val="en-GB"/>
        </w:rPr>
      </w:pPr>
      <w:r w:rsidRPr="004E65F1">
        <w:rPr>
          <w:rFonts w:ascii="Arial" w:eastAsia="Times New Roman" w:hAnsi="Arial" w:cs="Arial"/>
          <w:b/>
          <w:sz w:val="20"/>
          <w:szCs w:val="20"/>
          <w:lang w:val="en-GB"/>
        </w:rPr>
        <w:t>PURPOSE OF THE FORM</w:t>
      </w:r>
    </w:p>
    <w:p w14:paraId="71DD080F" w14:textId="77777777" w:rsidR="005214D9" w:rsidRPr="004E65F1" w:rsidRDefault="005214D9" w:rsidP="005214D9">
      <w:pPr>
        <w:rPr>
          <w:rFonts w:ascii="Arial" w:eastAsia="Times New Roman" w:hAnsi="Arial" w:cs="Arial"/>
          <w:sz w:val="20"/>
          <w:szCs w:val="20"/>
          <w:lang w:val="en-GB"/>
        </w:rPr>
      </w:pPr>
    </w:p>
    <w:p w14:paraId="478B09C1" w14:textId="77777777" w:rsidR="005214D9" w:rsidRPr="004E65F1" w:rsidRDefault="005214D9" w:rsidP="00B2433F">
      <w:pPr>
        <w:jc w:val="both"/>
        <w:rPr>
          <w:rFonts w:ascii="Arial" w:eastAsia="Times New Roman" w:hAnsi="Arial" w:cs="Arial"/>
          <w:sz w:val="20"/>
          <w:szCs w:val="20"/>
          <w:lang w:val="en-GB"/>
        </w:rPr>
      </w:pPr>
      <w:r w:rsidRPr="004E65F1">
        <w:rPr>
          <w:rFonts w:ascii="Arial" w:eastAsia="Times New Roman" w:hAnsi="Arial" w:cs="Arial"/>
          <w:sz w:val="20"/>
          <w:szCs w:val="20"/>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14:paraId="3C0216F1" w14:textId="77777777" w:rsidR="005214D9" w:rsidRPr="004E65F1" w:rsidRDefault="005214D9" w:rsidP="005214D9">
      <w:pPr>
        <w:ind w:left="709"/>
        <w:jc w:val="both"/>
        <w:rPr>
          <w:rFonts w:ascii="Arial" w:eastAsia="Times New Roman" w:hAnsi="Arial" w:cs="Arial"/>
          <w:sz w:val="20"/>
          <w:szCs w:val="20"/>
          <w:lang w:val="en-GB"/>
        </w:rPr>
      </w:pPr>
    </w:p>
    <w:p w14:paraId="3736EF9F" w14:textId="77777777" w:rsidR="005214D9" w:rsidRPr="004E65F1" w:rsidRDefault="005214D9" w:rsidP="00D641A1">
      <w:pPr>
        <w:jc w:val="both"/>
        <w:rPr>
          <w:rFonts w:ascii="Arial" w:eastAsia="Times New Roman" w:hAnsi="Arial" w:cs="Arial"/>
          <w:sz w:val="20"/>
          <w:szCs w:val="20"/>
          <w:lang w:val="en-GB"/>
        </w:rPr>
      </w:pPr>
      <w:r w:rsidRPr="004E65F1">
        <w:rPr>
          <w:rFonts w:ascii="Arial" w:eastAsia="Times New Roman" w:hAnsi="Arial" w:cs="Arial"/>
          <w:sz w:val="20"/>
          <w:szCs w:val="20"/>
          <w:lang w:val="en-GB"/>
        </w:rPr>
        <w:t xml:space="preserve">Where a person/s are listed in the Register for Tender Defaulters and / or the List of Restricted Suppliers, that person will automatically be disqualified from the bid process. </w:t>
      </w:r>
    </w:p>
    <w:p w14:paraId="219432D0" w14:textId="77777777" w:rsidR="005214D9" w:rsidRPr="004E65F1" w:rsidRDefault="005214D9" w:rsidP="005214D9">
      <w:pPr>
        <w:tabs>
          <w:tab w:val="left" w:pos="-1440"/>
          <w:tab w:val="left" w:pos="-720"/>
          <w:tab w:val="left" w:pos="1123"/>
          <w:tab w:val="left" w:pos="2246"/>
          <w:tab w:val="left" w:pos="7363"/>
        </w:tabs>
        <w:rPr>
          <w:rFonts w:ascii="Arial" w:eastAsia="Times New Roman" w:hAnsi="Arial" w:cs="Arial"/>
          <w:sz w:val="20"/>
          <w:szCs w:val="20"/>
          <w:lang w:val="en-GB"/>
        </w:rPr>
      </w:pPr>
    </w:p>
    <w:p w14:paraId="4D6E06F1" w14:textId="77777777" w:rsidR="005214D9" w:rsidRPr="004E65F1" w:rsidRDefault="005214D9">
      <w:pPr>
        <w:numPr>
          <w:ilvl w:val="0"/>
          <w:numId w:val="36"/>
        </w:numPr>
        <w:tabs>
          <w:tab w:val="left" w:pos="-963"/>
          <w:tab w:val="left" w:pos="-720"/>
        </w:tabs>
        <w:autoSpaceDE/>
        <w:autoSpaceDN/>
        <w:jc w:val="both"/>
        <w:rPr>
          <w:rFonts w:ascii="Arial" w:eastAsia="Times New Roman" w:hAnsi="Arial" w:cs="Arial"/>
          <w:sz w:val="20"/>
          <w:szCs w:val="20"/>
          <w:lang w:val="en-GB"/>
        </w:rPr>
      </w:pPr>
      <w:r w:rsidRPr="004E65F1">
        <w:rPr>
          <w:rFonts w:ascii="Arial" w:eastAsia="Times New Roman" w:hAnsi="Arial" w:cs="Arial"/>
          <w:sz w:val="20"/>
          <w:szCs w:val="20"/>
          <w:lang w:val="en-GB"/>
        </w:rPr>
        <w:t>Bidder’s declaration</w:t>
      </w:r>
    </w:p>
    <w:p w14:paraId="110D19EE" w14:textId="7DB6D295" w:rsidR="005214D9" w:rsidRPr="00B2433F" w:rsidRDefault="005214D9">
      <w:pPr>
        <w:pStyle w:val="ListParagraph"/>
        <w:numPr>
          <w:ilvl w:val="1"/>
          <w:numId w:val="24"/>
        </w:numPr>
        <w:tabs>
          <w:tab w:val="left" w:pos="-963"/>
          <w:tab w:val="left" w:pos="-720"/>
        </w:tabs>
        <w:rPr>
          <w:rFonts w:eastAsia="Times New Roman"/>
          <w:sz w:val="20"/>
          <w:szCs w:val="20"/>
          <w:lang w:val="en-GB"/>
        </w:rPr>
      </w:pPr>
      <w:r w:rsidRPr="00B2433F">
        <w:rPr>
          <w:rFonts w:eastAsia="Times New Roman"/>
          <w:sz w:val="20"/>
          <w:szCs w:val="20"/>
          <w:lang w:val="en-GB"/>
        </w:rPr>
        <w:t>Is the bidder, or any of its directors / trustees / shareholders / members / partners or any person having a controlling interest</w:t>
      </w:r>
      <w:r w:rsidRPr="004E65F1">
        <w:rPr>
          <w:lang w:val="en-GB"/>
        </w:rPr>
        <w:footnoteReference w:id="1"/>
      </w:r>
      <w:r w:rsidRPr="00B2433F">
        <w:rPr>
          <w:rFonts w:eastAsia="Times New Roman"/>
          <w:sz w:val="20"/>
          <w:szCs w:val="20"/>
          <w:lang w:val="en-GB"/>
        </w:rPr>
        <w:t xml:space="preserve"> in the enterprise, employed by the state?</w:t>
      </w:r>
      <w:r w:rsidRPr="00B2433F">
        <w:rPr>
          <w:rFonts w:eastAsia="Times New Roman"/>
          <w:sz w:val="20"/>
          <w:szCs w:val="20"/>
          <w:lang w:val="en-GB"/>
        </w:rPr>
        <w:tab/>
      </w:r>
      <w:r w:rsidRPr="00B2433F">
        <w:rPr>
          <w:rFonts w:eastAsia="Times New Roman"/>
          <w:sz w:val="20"/>
          <w:szCs w:val="20"/>
          <w:lang w:val="en-GB"/>
        </w:rPr>
        <w:tab/>
      </w:r>
      <w:r w:rsidRPr="00B2433F">
        <w:rPr>
          <w:rFonts w:eastAsia="Times New Roman"/>
          <w:sz w:val="20"/>
          <w:szCs w:val="20"/>
          <w:lang w:val="en-GB"/>
        </w:rPr>
        <w:tab/>
        <w:t>YES/NO</w:t>
      </w:r>
    </w:p>
    <w:p w14:paraId="3EA872CA" w14:textId="77777777" w:rsidR="005214D9" w:rsidRPr="004E65F1" w:rsidRDefault="005214D9" w:rsidP="005214D9">
      <w:pPr>
        <w:tabs>
          <w:tab w:val="left" w:pos="-963"/>
          <w:tab w:val="left" w:pos="-720"/>
        </w:tabs>
        <w:ind w:left="720" w:hanging="720"/>
        <w:jc w:val="both"/>
        <w:rPr>
          <w:rFonts w:ascii="Arial" w:eastAsia="Times New Roman" w:hAnsi="Arial" w:cs="Arial"/>
          <w:sz w:val="20"/>
          <w:szCs w:val="20"/>
          <w:lang w:val="en-GB"/>
        </w:rPr>
      </w:pPr>
      <w:r w:rsidRPr="004E65F1">
        <w:rPr>
          <w:rFonts w:ascii="Arial" w:eastAsia="Times New Roman" w:hAnsi="Arial" w:cs="Arial"/>
          <w:sz w:val="20"/>
          <w:szCs w:val="20"/>
          <w:lang w:val="en-GB"/>
        </w:rPr>
        <w:t>2.1.1</w:t>
      </w:r>
      <w:r w:rsidRPr="004E65F1">
        <w:rPr>
          <w:rFonts w:ascii="Arial" w:eastAsia="Times New Roman" w:hAnsi="Arial" w:cs="Arial"/>
          <w:sz w:val="20"/>
          <w:szCs w:val="20"/>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5214D9" w:rsidRPr="004E65F1" w14:paraId="56D7060C" w14:textId="77777777" w:rsidTr="00B2433F">
        <w:trPr>
          <w:trHeight w:val="421"/>
        </w:trPr>
        <w:tc>
          <w:tcPr>
            <w:tcW w:w="2378" w:type="dxa"/>
          </w:tcPr>
          <w:p w14:paraId="5F48731E"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Full Name</w:t>
            </w:r>
          </w:p>
        </w:tc>
        <w:tc>
          <w:tcPr>
            <w:tcW w:w="2410" w:type="dxa"/>
          </w:tcPr>
          <w:p w14:paraId="79752787"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Identity Number</w:t>
            </w:r>
          </w:p>
        </w:tc>
        <w:tc>
          <w:tcPr>
            <w:tcW w:w="2610" w:type="dxa"/>
          </w:tcPr>
          <w:p w14:paraId="1E7A59E2" w14:textId="77777777" w:rsidR="005214D9" w:rsidRPr="004E65F1" w:rsidRDefault="005214D9" w:rsidP="00E62CA9">
            <w:pPr>
              <w:rPr>
                <w:rFonts w:ascii="Arial" w:eastAsia="Times New Roman" w:hAnsi="Arial" w:cs="Arial"/>
                <w:sz w:val="20"/>
                <w:szCs w:val="20"/>
                <w:lang w:val="en-GB"/>
              </w:rPr>
            </w:pPr>
            <w:r w:rsidRPr="004E65F1">
              <w:rPr>
                <w:rFonts w:ascii="Arial" w:eastAsia="Times New Roman" w:hAnsi="Arial" w:cs="Arial"/>
                <w:sz w:val="20"/>
                <w:szCs w:val="20"/>
                <w:lang w:val="en-GB"/>
              </w:rPr>
              <w:t>Name of State institution</w:t>
            </w:r>
          </w:p>
        </w:tc>
      </w:tr>
      <w:tr w:rsidR="005214D9" w:rsidRPr="004E65F1" w14:paraId="58ED7081" w14:textId="77777777" w:rsidTr="00E62CA9">
        <w:trPr>
          <w:trHeight w:val="270"/>
        </w:trPr>
        <w:tc>
          <w:tcPr>
            <w:tcW w:w="2378" w:type="dxa"/>
          </w:tcPr>
          <w:p w14:paraId="120FD720" w14:textId="77777777" w:rsidR="005214D9" w:rsidRPr="004E65F1" w:rsidRDefault="005214D9" w:rsidP="00E62CA9">
            <w:pPr>
              <w:rPr>
                <w:rFonts w:ascii="Tahoma" w:eastAsia="Times New Roman" w:hAnsi="Tahoma" w:cs="Tahoma"/>
                <w:sz w:val="20"/>
                <w:szCs w:val="20"/>
                <w:lang w:val="en-GB"/>
              </w:rPr>
            </w:pPr>
          </w:p>
        </w:tc>
        <w:tc>
          <w:tcPr>
            <w:tcW w:w="2410" w:type="dxa"/>
          </w:tcPr>
          <w:p w14:paraId="04BC9529" w14:textId="77777777" w:rsidR="005214D9" w:rsidRPr="004E65F1" w:rsidRDefault="005214D9" w:rsidP="00E62CA9">
            <w:pPr>
              <w:rPr>
                <w:rFonts w:ascii="Tahoma" w:eastAsia="Times New Roman" w:hAnsi="Tahoma" w:cs="Tahoma"/>
                <w:sz w:val="20"/>
                <w:szCs w:val="20"/>
                <w:lang w:val="en-GB"/>
              </w:rPr>
            </w:pPr>
          </w:p>
        </w:tc>
        <w:tc>
          <w:tcPr>
            <w:tcW w:w="2610" w:type="dxa"/>
          </w:tcPr>
          <w:p w14:paraId="51B2F1A7" w14:textId="77777777" w:rsidR="005214D9" w:rsidRPr="004E65F1" w:rsidRDefault="005214D9" w:rsidP="00E62CA9">
            <w:pPr>
              <w:rPr>
                <w:rFonts w:ascii="Tahoma" w:eastAsia="Times New Roman" w:hAnsi="Tahoma" w:cs="Tahoma"/>
                <w:sz w:val="20"/>
                <w:szCs w:val="20"/>
                <w:lang w:val="en-GB"/>
              </w:rPr>
            </w:pPr>
          </w:p>
        </w:tc>
      </w:tr>
      <w:tr w:rsidR="005214D9" w:rsidRPr="004E65F1" w14:paraId="6B9BAA97" w14:textId="77777777" w:rsidTr="00E62CA9">
        <w:trPr>
          <w:trHeight w:val="256"/>
        </w:trPr>
        <w:tc>
          <w:tcPr>
            <w:tcW w:w="2378" w:type="dxa"/>
          </w:tcPr>
          <w:p w14:paraId="2801E0BA" w14:textId="77777777" w:rsidR="005214D9" w:rsidRPr="004E65F1" w:rsidRDefault="005214D9" w:rsidP="00E62CA9">
            <w:pPr>
              <w:rPr>
                <w:rFonts w:ascii="Tahoma" w:eastAsia="Times New Roman" w:hAnsi="Tahoma" w:cs="Tahoma"/>
                <w:sz w:val="20"/>
                <w:szCs w:val="20"/>
                <w:lang w:val="en-GB"/>
              </w:rPr>
            </w:pPr>
          </w:p>
        </w:tc>
        <w:tc>
          <w:tcPr>
            <w:tcW w:w="2410" w:type="dxa"/>
          </w:tcPr>
          <w:p w14:paraId="6B170D92" w14:textId="77777777" w:rsidR="005214D9" w:rsidRPr="004E65F1" w:rsidRDefault="005214D9" w:rsidP="00E62CA9">
            <w:pPr>
              <w:rPr>
                <w:rFonts w:ascii="Tahoma" w:eastAsia="Times New Roman" w:hAnsi="Tahoma" w:cs="Tahoma"/>
                <w:sz w:val="20"/>
                <w:szCs w:val="20"/>
                <w:lang w:val="en-GB"/>
              </w:rPr>
            </w:pPr>
          </w:p>
        </w:tc>
        <w:tc>
          <w:tcPr>
            <w:tcW w:w="2610" w:type="dxa"/>
          </w:tcPr>
          <w:p w14:paraId="6E70773F" w14:textId="77777777" w:rsidR="005214D9" w:rsidRPr="004E65F1" w:rsidRDefault="005214D9" w:rsidP="00E62CA9">
            <w:pPr>
              <w:rPr>
                <w:rFonts w:ascii="Tahoma" w:eastAsia="Times New Roman" w:hAnsi="Tahoma" w:cs="Tahoma"/>
                <w:sz w:val="20"/>
                <w:szCs w:val="20"/>
                <w:lang w:val="en-GB"/>
              </w:rPr>
            </w:pPr>
          </w:p>
        </w:tc>
      </w:tr>
      <w:tr w:rsidR="005214D9" w:rsidRPr="004E65F1" w14:paraId="400AF557" w14:textId="77777777" w:rsidTr="00E62CA9">
        <w:trPr>
          <w:trHeight w:val="270"/>
        </w:trPr>
        <w:tc>
          <w:tcPr>
            <w:tcW w:w="2378" w:type="dxa"/>
          </w:tcPr>
          <w:p w14:paraId="4DEC42B0" w14:textId="77777777" w:rsidR="005214D9" w:rsidRPr="004E65F1" w:rsidRDefault="005214D9" w:rsidP="00E62CA9">
            <w:pPr>
              <w:rPr>
                <w:rFonts w:ascii="Tahoma" w:eastAsia="Times New Roman" w:hAnsi="Tahoma" w:cs="Tahoma"/>
                <w:sz w:val="20"/>
                <w:szCs w:val="20"/>
                <w:lang w:val="en-GB"/>
              </w:rPr>
            </w:pPr>
          </w:p>
        </w:tc>
        <w:tc>
          <w:tcPr>
            <w:tcW w:w="2410" w:type="dxa"/>
          </w:tcPr>
          <w:p w14:paraId="7BC74010" w14:textId="77777777" w:rsidR="005214D9" w:rsidRPr="004E65F1" w:rsidRDefault="005214D9" w:rsidP="00E62CA9">
            <w:pPr>
              <w:rPr>
                <w:rFonts w:ascii="Tahoma" w:eastAsia="Times New Roman" w:hAnsi="Tahoma" w:cs="Tahoma"/>
                <w:sz w:val="20"/>
                <w:szCs w:val="20"/>
                <w:lang w:val="en-GB"/>
              </w:rPr>
            </w:pPr>
          </w:p>
        </w:tc>
        <w:tc>
          <w:tcPr>
            <w:tcW w:w="2610" w:type="dxa"/>
          </w:tcPr>
          <w:p w14:paraId="25F195C2" w14:textId="77777777" w:rsidR="005214D9" w:rsidRPr="004E65F1" w:rsidRDefault="005214D9" w:rsidP="00E62CA9">
            <w:pPr>
              <w:rPr>
                <w:rFonts w:ascii="Tahoma" w:eastAsia="Times New Roman" w:hAnsi="Tahoma" w:cs="Tahoma"/>
                <w:sz w:val="20"/>
                <w:szCs w:val="20"/>
                <w:lang w:val="en-GB"/>
              </w:rPr>
            </w:pPr>
          </w:p>
        </w:tc>
      </w:tr>
      <w:tr w:rsidR="005214D9" w:rsidRPr="004E65F1" w14:paraId="7D4B6EB1" w14:textId="77777777" w:rsidTr="00E62CA9">
        <w:trPr>
          <w:trHeight w:val="270"/>
        </w:trPr>
        <w:tc>
          <w:tcPr>
            <w:tcW w:w="2378" w:type="dxa"/>
          </w:tcPr>
          <w:p w14:paraId="7F72D77A" w14:textId="77777777" w:rsidR="005214D9" w:rsidRPr="004E65F1" w:rsidRDefault="005214D9" w:rsidP="00E62CA9">
            <w:pPr>
              <w:rPr>
                <w:rFonts w:ascii="Tahoma" w:eastAsia="Times New Roman" w:hAnsi="Tahoma" w:cs="Tahoma"/>
                <w:sz w:val="20"/>
                <w:szCs w:val="20"/>
                <w:lang w:val="en-GB"/>
              </w:rPr>
            </w:pPr>
          </w:p>
        </w:tc>
        <w:tc>
          <w:tcPr>
            <w:tcW w:w="2410" w:type="dxa"/>
          </w:tcPr>
          <w:p w14:paraId="73C17175" w14:textId="77777777" w:rsidR="005214D9" w:rsidRPr="004E65F1" w:rsidRDefault="005214D9" w:rsidP="00E62CA9">
            <w:pPr>
              <w:rPr>
                <w:rFonts w:ascii="Tahoma" w:eastAsia="Times New Roman" w:hAnsi="Tahoma" w:cs="Tahoma"/>
                <w:sz w:val="20"/>
                <w:szCs w:val="20"/>
                <w:lang w:val="en-GB"/>
              </w:rPr>
            </w:pPr>
          </w:p>
        </w:tc>
        <w:tc>
          <w:tcPr>
            <w:tcW w:w="2610" w:type="dxa"/>
          </w:tcPr>
          <w:p w14:paraId="5F2A855F" w14:textId="77777777" w:rsidR="005214D9" w:rsidRPr="004E65F1" w:rsidRDefault="005214D9" w:rsidP="00E62CA9">
            <w:pPr>
              <w:rPr>
                <w:rFonts w:ascii="Tahoma" w:eastAsia="Times New Roman" w:hAnsi="Tahoma" w:cs="Tahoma"/>
                <w:sz w:val="20"/>
                <w:szCs w:val="20"/>
                <w:lang w:val="en-GB"/>
              </w:rPr>
            </w:pPr>
          </w:p>
        </w:tc>
      </w:tr>
      <w:tr w:rsidR="005214D9" w:rsidRPr="004E65F1" w14:paraId="1A795AA6" w14:textId="77777777" w:rsidTr="00E62CA9">
        <w:trPr>
          <w:trHeight w:val="256"/>
        </w:trPr>
        <w:tc>
          <w:tcPr>
            <w:tcW w:w="2378" w:type="dxa"/>
          </w:tcPr>
          <w:p w14:paraId="6A9C0806" w14:textId="77777777" w:rsidR="005214D9" w:rsidRPr="004E65F1" w:rsidRDefault="005214D9" w:rsidP="00E62CA9">
            <w:pPr>
              <w:rPr>
                <w:rFonts w:ascii="Tahoma" w:eastAsia="Times New Roman" w:hAnsi="Tahoma" w:cs="Tahoma"/>
                <w:sz w:val="20"/>
                <w:szCs w:val="20"/>
                <w:lang w:val="en-GB"/>
              </w:rPr>
            </w:pPr>
          </w:p>
        </w:tc>
        <w:tc>
          <w:tcPr>
            <w:tcW w:w="2410" w:type="dxa"/>
          </w:tcPr>
          <w:p w14:paraId="7EECAFA8" w14:textId="77777777" w:rsidR="005214D9" w:rsidRPr="004E65F1" w:rsidRDefault="005214D9" w:rsidP="00E62CA9">
            <w:pPr>
              <w:rPr>
                <w:rFonts w:ascii="Tahoma" w:eastAsia="Times New Roman" w:hAnsi="Tahoma" w:cs="Tahoma"/>
                <w:sz w:val="20"/>
                <w:szCs w:val="20"/>
                <w:lang w:val="en-GB"/>
              </w:rPr>
            </w:pPr>
          </w:p>
        </w:tc>
        <w:tc>
          <w:tcPr>
            <w:tcW w:w="2610" w:type="dxa"/>
          </w:tcPr>
          <w:p w14:paraId="591BCC4C" w14:textId="77777777" w:rsidR="005214D9" w:rsidRPr="004E65F1" w:rsidRDefault="005214D9" w:rsidP="00E62CA9">
            <w:pPr>
              <w:rPr>
                <w:rFonts w:ascii="Tahoma" w:eastAsia="Times New Roman" w:hAnsi="Tahoma" w:cs="Tahoma"/>
                <w:sz w:val="20"/>
                <w:szCs w:val="20"/>
                <w:lang w:val="en-GB"/>
              </w:rPr>
            </w:pPr>
          </w:p>
        </w:tc>
      </w:tr>
      <w:tr w:rsidR="005214D9" w:rsidRPr="004E65F1" w14:paraId="2A51107D" w14:textId="77777777" w:rsidTr="00E62CA9">
        <w:trPr>
          <w:trHeight w:val="270"/>
        </w:trPr>
        <w:tc>
          <w:tcPr>
            <w:tcW w:w="2378" w:type="dxa"/>
          </w:tcPr>
          <w:p w14:paraId="3C976061" w14:textId="77777777" w:rsidR="005214D9" w:rsidRPr="004E65F1" w:rsidRDefault="005214D9" w:rsidP="00E62CA9">
            <w:pPr>
              <w:rPr>
                <w:rFonts w:ascii="Tahoma" w:eastAsia="Times New Roman" w:hAnsi="Tahoma" w:cs="Tahoma"/>
                <w:sz w:val="20"/>
                <w:szCs w:val="20"/>
                <w:lang w:val="en-GB"/>
              </w:rPr>
            </w:pPr>
          </w:p>
        </w:tc>
        <w:tc>
          <w:tcPr>
            <w:tcW w:w="2410" w:type="dxa"/>
          </w:tcPr>
          <w:p w14:paraId="16594D6C" w14:textId="77777777" w:rsidR="005214D9" w:rsidRPr="004E65F1" w:rsidRDefault="005214D9" w:rsidP="00E62CA9">
            <w:pPr>
              <w:rPr>
                <w:rFonts w:ascii="Tahoma" w:eastAsia="Times New Roman" w:hAnsi="Tahoma" w:cs="Tahoma"/>
                <w:sz w:val="20"/>
                <w:szCs w:val="20"/>
                <w:lang w:val="en-GB"/>
              </w:rPr>
            </w:pPr>
          </w:p>
        </w:tc>
        <w:tc>
          <w:tcPr>
            <w:tcW w:w="2610" w:type="dxa"/>
          </w:tcPr>
          <w:p w14:paraId="7AFBD616" w14:textId="77777777" w:rsidR="005214D9" w:rsidRPr="004E65F1" w:rsidRDefault="005214D9" w:rsidP="00E62CA9">
            <w:pPr>
              <w:rPr>
                <w:rFonts w:ascii="Tahoma" w:eastAsia="Times New Roman" w:hAnsi="Tahoma" w:cs="Tahoma"/>
                <w:sz w:val="20"/>
                <w:szCs w:val="20"/>
                <w:lang w:val="en-GB"/>
              </w:rPr>
            </w:pPr>
          </w:p>
        </w:tc>
      </w:tr>
      <w:tr w:rsidR="005214D9" w:rsidRPr="004E65F1" w14:paraId="06EAD1B9" w14:textId="77777777" w:rsidTr="00E62CA9">
        <w:trPr>
          <w:trHeight w:val="256"/>
        </w:trPr>
        <w:tc>
          <w:tcPr>
            <w:tcW w:w="2378" w:type="dxa"/>
          </w:tcPr>
          <w:p w14:paraId="02F2670D" w14:textId="77777777" w:rsidR="005214D9" w:rsidRPr="004E65F1" w:rsidRDefault="005214D9" w:rsidP="00E62CA9">
            <w:pPr>
              <w:rPr>
                <w:rFonts w:ascii="Tahoma" w:eastAsia="Times New Roman" w:hAnsi="Tahoma" w:cs="Tahoma"/>
                <w:sz w:val="20"/>
                <w:szCs w:val="20"/>
                <w:lang w:val="en-GB"/>
              </w:rPr>
            </w:pPr>
          </w:p>
        </w:tc>
        <w:tc>
          <w:tcPr>
            <w:tcW w:w="2410" w:type="dxa"/>
          </w:tcPr>
          <w:p w14:paraId="286816D2" w14:textId="77777777" w:rsidR="005214D9" w:rsidRPr="004E65F1" w:rsidRDefault="005214D9" w:rsidP="00E62CA9">
            <w:pPr>
              <w:rPr>
                <w:rFonts w:ascii="Tahoma" w:eastAsia="Times New Roman" w:hAnsi="Tahoma" w:cs="Tahoma"/>
                <w:sz w:val="20"/>
                <w:szCs w:val="20"/>
                <w:lang w:val="en-GB"/>
              </w:rPr>
            </w:pPr>
          </w:p>
        </w:tc>
        <w:tc>
          <w:tcPr>
            <w:tcW w:w="2610" w:type="dxa"/>
          </w:tcPr>
          <w:p w14:paraId="3C403981" w14:textId="77777777" w:rsidR="005214D9" w:rsidRPr="004E65F1" w:rsidRDefault="005214D9" w:rsidP="00E62CA9">
            <w:pPr>
              <w:rPr>
                <w:rFonts w:ascii="Tahoma" w:eastAsia="Times New Roman" w:hAnsi="Tahoma" w:cs="Tahoma"/>
                <w:sz w:val="20"/>
                <w:szCs w:val="20"/>
                <w:lang w:val="en-GB"/>
              </w:rPr>
            </w:pPr>
          </w:p>
        </w:tc>
      </w:tr>
    </w:tbl>
    <w:p w14:paraId="797C6119" w14:textId="77777777" w:rsidR="005214D9" w:rsidRPr="004E65F1" w:rsidRDefault="005214D9" w:rsidP="005214D9">
      <w:pPr>
        <w:tabs>
          <w:tab w:val="left" w:pos="-963"/>
          <w:tab w:val="left" w:pos="-720"/>
          <w:tab w:val="left" w:pos="142"/>
          <w:tab w:val="left" w:pos="1215"/>
          <w:tab w:val="left" w:pos="2250"/>
          <w:tab w:val="left" w:pos="7363"/>
        </w:tabs>
        <w:ind w:left="142" w:hanging="142"/>
        <w:rPr>
          <w:rFonts w:ascii="Tahoma" w:eastAsia="Times New Roman" w:hAnsi="Tahoma" w:cs="Tahoma"/>
          <w:sz w:val="20"/>
          <w:szCs w:val="20"/>
          <w:lang w:val="en-GB"/>
        </w:rPr>
      </w:pPr>
      <w:r w:rsidRPr="004E65F1">
        <w:rPr>
          <w:rFonts w:ascii="Tahoma" w:eastAsia="Times New Roman" w:hAnsi="Tahoma" w:cs="Tahoma"/>
          <w:sz w:val="20"/>
          <w:szCs w:val="20"/>
          <w:lang w:val="en-GB"/>
        </w:rPr>
        <w:tab/>
      </w:r>
    </w:p>
    <w:p w14:paraId="33A5F372"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0791D8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16E97F7"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AC8A2FE"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E21BB6D"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2E0EAEE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458D7CC" w14:textId="77777777" w:rsidR="005214D9" w:rsidRDefault="005214D9"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0181F9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776461E"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9FC15B1"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450134C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08CC8476" w14:textId="77777777" w:rsidR="00D641A1" w:rsidRPr="004E65F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F5B5498" w14:textId="49E71E44"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w:t>
      </w:r>
      <w:r w:rsidRPr="004E65F1">
        <w:rPr>
          <w:rFonts w:ascii="Arial" w:eastAsia="Times New Roman" w:hAnsi="Arial" w:cs="Arial"/>
          <w:sz w:val="20"/>
          <w:szCs w:val="20"/>
          <w:lang w:val="en-GB"/>
        </w:rPr>
        <w:tab/>
        <w:t xml:space="preserve">Do you, or any person connected with the bidder, have a relationship with any person who is employed by the procuring institution?                                                                                  YES/NO </w:t>
      </w:r>
    </w:p>
    <w:p w14:paraId="4DC940DB"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2.2.1     If so, furnish particulars:</w:t>
      </w:r>
    </w:p>
    <w:p w14:paraId="3CC9F22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2A5B2E17"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0703E820" w14:textId="77777777" w:rsidR="005214D9" w:rsidRPr="004E65F1" w:rsidRDefault="005214D9" w:rsidP="00040E75">
      <w:pPr>
        <w:rPr>
          <w:rFonts w:ascii="Arial" w:eastAsia="Times New Roman" w:hAnsi="Arial" w:cs="Arial"/>
          <w:sz w:val="20"/>
          <w:szCs w:val="20"/>
          <w:lang w:val="en-GB"/>
        </w:rPr>
      </w:pPr>
    </w:p>
    <w:p w14:paraId="3BECB6D8" w14:textId="77777777" w:rsidR="005214D9" w:rsidRPr="004E65F1" w:rsidRDefault="005214D9" w:rsidP="00040E75">
      <w:pPr>
        <w:rPr>
          <w:rFonts w:ascii="Arial" w:eastAsia="Times New Roman" w:hAnsi="Arial" w:cs="Arial"/>
          <w:sz w:val="20"/>
          <w:szCs w:val="20"/>
          <w:lang w:val="en-GB"/>
        </w:rPr>
      </w:pPr>
    </w:p>
    <w:p w14:paraId="032F3E2F"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2.3 </w:t>
      </w:r>
      <w:r w:rsidRPr="004E65F1">
        <w:rPr>
          <w:rFonts w:ascii="Arial" w:eastAsia="Times New Roman" w:hAnsi="Arial" w:cs="Arial"/>
          <w:sz w:val="20"/>
          <w:szCs w:val="20"/>
          <w:lang w:val="en-GB"/>
        </w:rPr>
        <w:tab/>
        <w:t>Does the bidder or any of its directors / trustees / shareholders / members / partners or any person having a controlling interest in the enterprise have any interest in any other related enterprise whether or not they are bidding for this contract?</w:t>
      </w:r>
      <w:r w:rsidRPr="004E65F1">
        <w:rPr>
          <w:rFonts w:ascii="Arial" w:eastAsia="Times New Roman" w:hAnsi="Arial" w:cs="Arial"/>
          <w:sz w:val="20"/>
          <w:szCs w:val="20"/>
          <w:lang w:val="en-GB"/>
        </w:rPr>
        <w:tab/>
      </w:r>
      <w:r w:rsidRPr="004E65F1">
        <w:rPr>
          <w:rFonts w:ascii="Arial" w:eastAsia="Times New Roman" w:hAnsi="Arial" w:cs="Arial"/>
          <w:sz w:val="20"/>
          <w:szCs w:val="20"/>
          <w:lang w:val="en-GB"/>
        </w:rPr>
        <w:tab/>
        <w:t xml:space="preserve">                                                     YES/NO</w:t>
      </w:r>
    </w:p>
    <w:p w14:paraId="4671500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                                                              </w:t>
      </w:r>
    </w:p>
    <w:p w14:paraId="0417731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If so, furnish particulars:</w:t>
      </w:r>
    </w:p>
    <w:p w14:paraId="12A7D8DC"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4C3721A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7A13B4B3" w14:textId="77777777" w:rsidR="005214D9" w:rsidRPr="004E65F1" w:rsidRDefault="005214D9" w:rsidP="00040E75">
      <w:pPr>
        <w:rPr>
          <w:rFonts w:ascii="Arial" w:eastAsia="Times New Roman" w:hAnsi="Arial" w:cs="Arial"/>
          <w:sz w:val="20"/>
          <w:szCs w:val="20"/>
          <w:lang w:val="en-GB"/>
        </w:rPr>
      </w:pPr>
    </w:p>
    <w:p w14:paraId="61082279"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DECLARATION</w:t>
      </w:r>
    </w:p>
    <w:p w14:paraId="101F6815" w14:textId="77777777" w:rsidR="005214D9" w:rsidRPr="004E65F1" w:rsidRDefault="005214D9" w:rsidP="00040E75">
      <w:pPr>
        <w:rPr>
          <w:rFonts w:ascii="Arial" w:eastAsia="Times New Roman" w:hAnsi="Arial" w:cs="Arial"/>
          <w:sz w:val="20"/>
          <w:szCs w:val="20"/>
          <w:lang w:val="en-GB"/>
        </w:rPr>
      </w:pPr>
    </w:p>
    <w:p w14:paraId="1FE8A53A"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 the undersigned, (name)……………………………………………………………………. in submitting the accompanying bid, do hereby make the following statements that I certify to be true and complete in every respect:</w:t>
      </w:r>
    </w:p>
    <w:p w14:paraId="3B17735E" w14:textId="77777777" w:rsidR="005214D9" w:rsidRPr="004E65F1" w:rsidRDefault="005214D9" w:rsidP="00040E75">
      <w:pPr>
        <w:rPr>
          <w:rFonts w:ascii="Arial" w:eastAsia="Times New Roman" w:hAnsi="Arial" w:cs="Arial"/>
          <w:sz w:val="20"/>
          <w:szCs w:val="20"/>
          <w:lang w:val="en-GB"/>
        </w:rPr>
      </w:pPr>
    </w:p>
    <w:p w14:paraId="0DB1BA10"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3.1 </w:t>
      </w:r>
      <w:r w:rsidRPr="004E65F1">
        <w:rPr>
          <w:rFonts w:ascii="Arial" w:eastAsia="Times New Roman" w:hAnsi="Arial" w:cs="Arial"/>
          <w:sz w:val="20"/>
          <w:szCs w:val="20"/>
          <w:lang w:val="en-GB"/>
        </w:rPr>
        <w:tab/>
        <w:t>I have read and I understand the contents of this disclosure;</w:t>
      </w:r>
    </w:p>
    <w:p w14:paraId="763BB447"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3.2</w:t>
      </w:r>
      <w:r w:rsidRPr="004E65F1">
        <w:rPr>
          <w:rFonts w:ascii="Arial" w:eastAsia="Times New Roman" w:hAnsi="Arial" w:cs="Arial"/>
          <w:sz w:val="20"/>
          <w:szCs w:val="20"/>
          <w:lang w:val="en-GB"/>
        </w:rPr>
        <w:tab/>
        <w:t>I understand that the accompanying bid will be disqualified if this disclosure is found not to be true and complete in every respect;</w:t>
      </w:r>
    </w:p>
    <w:p w14:paraId="6B7FF809"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3.3 </w:t>
      </w:r>
      <w:r w:rsidRPr="004E65F1">
        <w:rPr>
          <w:rFonts w:ascii="Arial" w:eastAsia="Times New Roman" w:hAnsi="Arial" w:cs="Arial"/>
          <w:sz w:val="20"/>
          <w:szCs w:val="20"/>
          <w:lang w:val="en-GB"/>
        </w:rPr>
        <w:tab/>
        <w:t>The bidder has arrived at the accompanying bid independently from, and without consultation, communication, agreement or arrangement with any competitor. However, communication between partners in a joint venture or consortium</w:t>
      </w:r>
      <w:r w:rsidRPr="004E65F1">
        <w:rPr>
          <w:rFonts w:ascii="Arial" w:eastAsia="Times New Roman" w:hAnsi="Arial" w:cs="Arial"/>
          <w:sz w:val="20"/>
          <w:szCs w:val="20"/>
          <w:lang w:val="en-GB"/>
        </w:rPr>
        <w:footnoteReference w:id="2"/>
      </w:r>
      <w:r w:rsidRPr="004E65F1">
        <w:rPr>
          <w:rFonts w:ascii="Arial" w:eastAsia="Times New Roman" w:hAnsi="Arial" w:cs="Arial"/>
          <w:sz w:val="20"/>
          <w:szCs w:val="20"/>
          <w:lang w:val="en-GB"/>
        </w:rPr>
        <w:t xml:space="preserve"> will not be construed as collusive bidding.</w:t>
      </w:r>
    </w:p>
    <w:p w14:paraId="275B4F02"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3.4 </w:t>
      </w:r>
      <w:r w:rsidRPr="004E65F1">
        <w:rPr>
          <w:rFonts w:ascii="Arial" w:eastAsia="Times New Roman" w:hAnsi="Arial" w:cs="Arial"/>
          <w:sz w:val="20"/>
          <w:szCs w:val="20"/>
          <w:lang w:val="en-GB"/>
        </w:rPr>
        <w:tab/>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14:paraId="74F2BC31"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3.4</w:t>
      </w:r>
      <w:r w:rsidRPr="004E65F1">
        <w:rPr>
          <w:rFonts w:ascii="Arial" w:eastAsia="Times New Roman" w:hAnsi="Arial" w:cs="Arial"/>
          <w:sz w:val="20"/>
          <w:szCs w:val="20"/>
          <w:lang w:val="en-GB"/>
        </w:rPr>
        <w:tab/>
        <w:t>The terms of the accompanying bid have not been, and will not be, disclosed by the bidder, directly or indirectly, to any competitor, prior to the date and time of the official bid opening or of the awarding of the contract.</w:t>
      </w:r>
    </w:p>
    <w:p w14:paraId="1F2A940C"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3.5 </w:t>
      </w:r>
      <w:r w:rsidRPr="004E65F1">
        <w:rPr>
          <w:rFonts w:ascii="Arial" w:eastAsia="Times New Roman" w:hAnsi="Arial" w:cs="Arial"/>
          <w:sz w:val="20"/>
          <w:szCs w:val="20"/>
          <w:lang w:val="en-GB"/>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14:paraId="6A92B3B0" w14:textId="77777777" w:rsidR="005214D9" w:rsidRPr="004E65F1" w:rsidRDefault="005214D9" w:rsidP="00D641A1">
      <w:pPr>
        <w:numPr>
          <w:ilvl w:val="1"/>
          <w:numId w:val="37"/>
        </w:numPr>
        <w:autoSpaceDE/>
        <w:autoSpaceDN/>
        <w:ind w:left="397" w:hanging="397"/>
        <w:jc w:val="both"/>
        <w:rPr>
          <w:rFonts w:ascii="Arial" w:eastAsia="Times New Roman" w:hAnsi="Arial" w:cs="Arial"/>
          <w:sz w:val="20"/>
          <w:szCs w:val="20"/>
          <w:lang w:val="en-GB"/>
        </w:rPr>
      </w:pPr>
      <w:r w:rsidRPr="004E65F1">
        <w:rPr>
          <w:rFonts w:ascii="Arial" w:eastAsia="Times New Roman" w:hAnsi="Arial" w:cs="Arial"/>
          <w:sz w:val="20"/>
          <w:szCs w:val="20"/>
          <w:lang w:val="en-GB"/>
        </w:rPr>
        <w:t>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14:paraId="19045037" w14:textId="77777777" w:rsidR="005214D9" w:rsidRPr="004E65F1" w:rsidRDefault="005214D9" w:rsidP="005214D9">
      <w:pPr>
        <w:tabs>
          <w:tab w:val="left" w:pos="1418"/>
          <w:tab w:val="right" w:pos="9752"/>
        </w:tabs>
        <w:rPr>
          <w:rFonts w:ascii="Arial" w:eastAsia="Times New Roman" w:hAnsi="Arial" w:cs="Arial"/>
          <w:sz w:val="20"/>
          <w:szCs w:val="20"/>
          <w:lang w:val="en-GB"/>
        </w:rPr>
      </w:pPr>
    </w:p>
    <w:p w14:paraId="55860953" w14:textId="77777777" w:rsidR="005214D9" w:rsidRPr="004E65F1" w:rsidRDefault="005214D9" w:rsidP="00D641A1">
      <w:pPr>
        <w:tabs>
          <w:tab w:val="left" w:pos="1418"/>
          <w:tab w:val="right" w:pos="9752"/>
        </w:tabs>
        <w:rPr>
          <w:rFonts w:ascii="Arial" w:eastAsia="Times New Roman" w:hAnsi="Arial" w:cs="Arial"/>
          <w:sz w:val="20"/>
          <w:szCs w:val="20"/>
          <w:lang w:val="en-GB"/>
        </w:rPr>
      </w:pPr>
      <w:r w:rsidRPr="004E65F1">
        <w:rPr>
          <w:rFonts w:ascii="Arial" w:eastAsia="Times New Roman" w:hAnsi="Arial" w:cs="Arial"/>
          <w:sz w:val="20"/>
          <w:szCs w:val="20"/>
          <w:lang w:val="en-GB"/>
        </w:rPr>
        <w:t xml:space="preserve">I CERTIFY THAT THE INFORMATION FURNISHED IN PARAGRAPHS 1, 2 and 3 ABOVE IS CORRECT. </w:t>
      </w:r>
    </w:p>
    <w:p w14:paraId="2A03CA90" w14:textId="77777777" w:rsidR="00D641A1" w:rsidRDefault="00D641A1" w:rsidP="002745C6">
      <w:pPr>
        <w:spacing w:after="120" w:line="480" w:lineRule="auto"/>
        <w:ind w:left="720"/>
        <w:rPr>
          <w:rFonts w:ascii="Arial" w:eastAsia="Times New Roman" w:hAnsi="Arial" w:cs="Arial"/>
          <w:sz w:val="20"/>
          <w:szCs w:val="20"/>
          <w:lang w:val="en-GB"/>
        </w:rPr>
      </w:pPr>
    </w:p>
    <w:p w14:paraId="68348519" w14:textId="5FA3CD31" w:rsidR="005214D9" w:rsidRDefault="005214D9" w:rsidP="00D641A1">
      <w:pPr>
        <w:spacing w:after="120" w:line="480" w:lineRule="auto"/>
        <w:rPr>
          <w:rFonts w:ascii="Arial" w:eastAsia="Times New Roman" w:hAnsi="Arial" w:cs="Arial"/>
          <w:sz w:val="20"/>
          <w:szCs w:val="20"/>
          <w:lang w:val="en-GB"/>
        </w:rPr>
      </w:pPr>
      <w:r w:rsidRPr="004E65F1">
        <w:rPr>
          <w:rFonts w:ascii="Arial" w:eastAsia="Times New Roman" w:hAnsi="Arial" w:cs="Arial"/>
          <w:sz w:val="20"/>
          <w:szCs w:val="20"/>
          <w:lang w:val="en-GB"/>
        </w:rPr>
        <w:t>I ACCEPT THAT THE STATE MAY REJECT THE BID OR ACT AGAINST ME IN TERMS OF PARAGRAPH 6 OF PFMA SCM INSTRUCTION 03 OF 2021/22 ON PREVENTING AND COMBATING ABUSE IN THE SUPPLY CHAIN MANAGEMENT SYSTEM SHOULD THIS DECLARATION PROVE BE FALSE.</w:t>
      </w:r>
    </w:p>
    <w:p w14:paraId="65765120" w14:textId="77777777" w:rsidR="00B2433F" w:rsidRDefault="00B2433F" w:rsidP="002745C6">
      <w:pPr>
        <w:spacing w:after="120" w:line="480" w:lineRule="auto"/>
        <w:ind w:left="720"/>
        <w:rPr>
          <w:rFonts w:ascii="Arial" w:eastAsia="Times New Roman" w:hAnsi="Arial" w:cs="Arial"/>
          <w:sz w:val="20"/>
          <w:szCs w:val="20"/>
          <w:lang w:val="en-GB"/>
        </w:rPr>
      </w:pPr>
    </w:p>
    <w:p w14:paraId="0539088E" w14:textId="77777777" w:rsidR="00B2433F" w:rsidRDefault="00B2433F" w:rsidP="002745C6">
      <w:pPr>
        <w:spacing w:after="120" w:line="480" w:lineRule="auto"/>
        <w:ind w:left="720"/>
        <w:rPr>
          <w:rFonts w:ascii="Arial" w:eastAsia="Times New Roman" w:hAnsi="Arial" w:cs="Arial"/>
          <w:sz w:val="20"/>
          <w:szCs w:val="20"/>
          <w:lang w:val="en-GB"/>
        </w:rPr>
      </w:pPr>
    </w:p>
    <w:p w14:paraId="31104F30" w14:textId="77777777" w:rsidR="00B2433F" w:rsidRDefault="00B2433F" w:rsidP="002745C6">
      <w:pPr>
        <w:spacing w:after="120" w:line="480" w:lineRule="auto"/>
        <w:ind w:left="720"/>
        <w:rPr>
          <w:rFonts w:ascii="Arial" w:eastAsia="Times New Roman" w:hAnsi="Arial" w:cs="Arial"/>
          <w:sz w:val="20"/>
          <w:szCs w:val="20"/>
          <w:lang w:val="en-GB"/>
        </w:rPr>
      </w:pPr>
    </w:p>
    <w:p w14:paraId="6C16FBFB" w14:textId="77777777" w:rsidR="00B2433F" w:rsidRDefault="00B2433F" w:rsidP="002745C6">
      <w:pPr>
        <w:spacing w:after="120" w:line="480" w:lineRule="auto"/>
        <w:ind w:left="720"/>
        <w:rPr>
          <w:rFonts w:ascii="Arial" w:eastAsia="Times New Roman" w:hAnsi="Arial" w:cs="Arial"/>
          <w:sz w:val="20"/>
          <w:szCs w:val="20"/>
          <w:lang w:val="en-GB"/>
        </w:rPr>
      </w:pPr>
    </w:p>
    <w:p w14:paraId="16CE2A41" w14:textId="77777777" w:rsidR="00B2433F" w:rsidRDefault="00B2433F" w:rsidP="002745C6">
      <w:pPr>
        <w:spacing w:after="120" w:line="480" w:lineRule="auto"/>
        <w:ind w:left="720"/>
        <w:rPr>
          <w:rFonts w:ascii="Arial" w:eastAsia="Times New Roman" w:hAnsi="Arial" w:cs="Arial"/>
          <w:sz w:val="20"/>
          <w:szCs w:val="20"/>
          <w:lang w:val="en-GB"/>
        </w:rPr>
      </w:pPr>
    </w:p>
    <w:p w14:paraId="3AE99F00" w14:textId="77777777" w:rsidR="00B2433F" w:rsidRDefault="00B2433F" w:rsidP="002745C6">
      <w:pPr>
        <w:spacing w:after="120" w:line="480" w:lineRule="auto"/>
        <w:ind w:left="720"/>
        <w:rPr>
          <w:rFonts w:ascii="Arial" w:eastAsia="Times New Roman" w:hAnsi="Arial" w:cs="Arial"/>
          <w:sz w:val="20"/>
          <w:szCs w:val="20"/>
          <w:lang w:val="en-GB"/>
        </w:rPr>
      </w:pPr>
    </w:p>
    <w:p w14:paraId="01A48128" w14:textId="77777777" w:rsidR="00B2433F" w:rsidRDefault="00B2433F" w:rsidP="002745C6">
      <w:pPr>
        <w:spacing w:after="120" w:line="480" w:lineRule="auto"/>
        <w:ind w:left="720"/>
        <w:rPr>
          <w:rFonts w:ascii="Arial" w:eastAsia="Times New Roman" w:hAnsi="Arial" w:cs="Arial"/>
          <w:sz w:val="20"/>
          <w:szCs w:val="20"/>
          <w:lang w:val="en-GB"/>
        </w:rPr>
      </w:pPr>
    </w:p>
    <w:p w14:paraId="19338279" w14:textId="77777777" w:rsidR="008A4AFA" w:rsidRDefault="008A4AFA" w:rsidP="002745C6">
      <w:pPr>
        <w:spacing w:after="120" w:line="480" w:lineRule="auto"/>
        <w:ind w:left="720"/>
        <w:rPr>
          <w:rFonts w:ascii="Arial" w:eastAsia="Times New Roman" w:hAnsi="Arial" w:cs="Arial"/>
          <w:sz w:val="20"/>
          <w:szCs w:val="20"/>
          <w:lang w:val="en-GB"/>
        </w:rPr>
      </w:pPr>
    </w:p>
    <w:p w14:paraId="33793399" w14:textId="77777777" w:rsidR="00B2433F" w:rsidRDefault="00B2433F" w:rsidP="002745C6">
      <w:pPr>
        <w:spacing w:after="120" w:line="480" w:lineRule="auto"/>
        <w:ind w:left="720"/>
        <w:rPr>
          <w:rFonts w:ascii="Arial" w:eastAsia="Times New Roman" w:hAnsi="Arial" w:cs="Arial"/>
          <w:sz w:val="20"/>
          <w:szCs w:val="20"/>
          <w:lang w:val="en-GB"/>
        </w:rPr>
      </w:pPr>
    </w:p>
    <w:p w14:paraId="0BEB5F11" w14:textId="77777777" w:rsidR="00B2433F" w:rsidRDefault="00B2433F" w:rsidP="002745C6">
      <w:pPr>
        <w:spacing w:after="120" w:line="480" w:lineRule="auto"/>
        <w:ind w:left="720"/>
        <w:rPr>
          <w:rFonts w:ascii="Arial" w:eastAsia="Times New Roman" w:hAnsi="Arial" w:cs="Arial"/>
          <w:sz w:val="20"/>
          <w:szCs w:val="20"/>
          <w:lang w:val="en-GB"/>
        </w:rPr>
      </w:pPr>
    </w:p>
    <w:p w14:paraId="367B8103" w14:textId="77777777" w:rsidR="00B2433F" w:rsidRDefault="00B2433F" w:rsidP="002745C6">
      <w:pPr>
        <w:spacing w:after="120" w:line="480" w:lineRule="auto"/>
        <w:ind w:left="720"/>
        <w:rPr>
          <w:rFonts w:ascii="Arial" w:eastAsia="Times New Roman" w:hAnsi="Arial" w:cs="Arial"/>
          <w:sz w:val="20"/>
          <w:szCs w:val="20"/>
          <w:lang w:val="en-GB"/>
        </w:rPr>
      </w:pPr>
    </w:p>
    <w:p w14:paraId="1A2C7C09" w14:textId="77777777" w:rsidR="00B2433F" w:rsidRDefault="00B2433F" w:rsidP="002745C6">
      <w:pPr>
        <w:spacing w:after="120" w:line="480" w:lineRule="auto"/>
        <w:ind w:left="720"/>
        <w:rPr>
          <w:rFonts w:ascii="Arial" w:eastAsia="Times New Roman" w:hAnsi="Arial" w:cs="Arial"/>
          <w:sz w:val="20"/>
          <w:szCs w:val="20"/>
          <w:lang w:val="en-GB"/>
        </w:rPr>
      </w:pPr>
    </w:p>
    <w:p w14:paraId="3EF28625" w14:textId="77777777" w:rsidR="00B2433F" w:rsidRPr="004E65F1" w:rsidRDefault="00B2433F" w:rsidP="00733DA4">
      <w:pPr>
        <w:spacing w:after="120" w:line="480" w:lineRule="auto"/>
        <w:rPr>
          <w:rFonts w:ascii="Arial" w:eastAsia="Times New Roman" w:hAnsi="Arial" w:cs="Arial"/>
          <w:sz w:val="20"/>
          <w:szCs w:val="20"/>
          <w:lang w:val="en-GB"/>
        </w:rPr>
      </w:pPr>
    </w:p>
    <w:p w14:paraId="41E30C50" w14:textId="3A28F0C0" w:rsidR="005214D9" w:rsidRPr="004E65F1" w:rsidRDefault="005214D9" w:rsidP="00A65AD4">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DAD9362"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3054EFB" w14:textId="2B2C29B8" w:rsidR="005214D9" w:rsidRP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 xml:space="preserve">: </w:t>
      </w:r>
      <w:r w:rsidR="00B2433F" w:rsidRPr="004E65F1">
        <w:rPr>
          <w:rFonts w:ascii="Arial" w:eastAsia="Times New Roman" w:hAnsi="Arial" w:cs="Arial"/>
          <w:bCs/>
          <w:sz w:val="20"/>
          <w:szCs w:val="20"/>
          <w:lang w:val="en-GB" w:eastAsia="en-GB"/>
        </w:rPr>
        <w:t>………………………………………………</w:t>
      </w:r>
      <w:r w:rsidR="00B2433F">
        <w:rPr>
          <w:rFonts w:ascii="Arial" w:eastAsia="Times New Roman" w:hAnsi="Arial" w:cs="Arial"/>
          <w:bCs/>
          <w:sz w:val="20"/>
          <w:szCs w:val="20"/>
          <w:lang w:val="en-GB" w:eastAsia="en-GB"/>
        </w:rPr>
        <w:t>………………………………………….</w:t>
      </w:r>
    </w:p>
    <w:p w14:paraId="5829D25F" w14:textId="01391F74" w:rsidR="00D641A1" w:rsidRDefault="00D641A1">
      <w:pPr>
        <w:rPr>
          <w:rFonts w:ascii="Tahoma" w:eastAsia="Times New Roman" w:hAnsi="Tahoma" w:cs="Tahoma"/>
          <w:b/>
          <w:bCs/>
          <w:caps/>
          <w:color w:val="000000"/>
          <w:sz w:val="20"/>
          <w:szCs w:val="20"/>
          <w:lang w:val="x-none"/>
        </w:rPr>
      </w:pPr>
      <w:r>
        <w:rPr>
          <w:rFonts w:ascii="Tahoma" w:eastAsia="Times New Roman" w:hAnsi="Tahoma" w:cs="Tahoma"/>
          <w:b/>
          <w:bCs/>
          <w:caps/>
          <w:color w:val="000000"/>
          <w:sz w:val="20"/>
          <w:szCs w:val="20"/>
          <w:lang w:val="x-none"/>
        </w:rPr>
        <w:br w:type="page"/>
      </w:r>
    </w:p>
    <w:p w14:paraId="077852A0" w14:textId="77777777" w:rsidR="00B2433F" w:rsidRPr="004E65F1" w:rsidRDefault="00B2433F" w:rsidP="005214D9">
      <w:pPr>
        <w:keepNext/>
        <w:jc w:val="both"/>
        <w:outlineLvl w:val="6"/>
        <w:rPr>
          <w:rFonts w:ascii="Tahoma" w:eastAsia="Times New Roman" w:hAnsi="Tahoma" w:cs="Tahoma"/>
          <w:b/>
          <w:bCs/>
          <w:caps/>
          <w:color w:val="000000"/>
          <w:sz w:val="20"/>
          <w:szCs w:val="20"/>
          <w:lang w:val="x-none"/>
        </w:rPr>
      </w:pPr>
    </w:p>
    <w:p w14:paraId="6C9562D0" w14:textId="563E97BC" w:rsidR="005214D9" w:rsidRPr="004E65F1" w:rsidRDefault="005214D9" w:rsidP="005214D9">
      <w:pPr>
        <w:keepNext/>
        <w:jc w:val="both"/>
        <w:outlineLvl w:val="6"/>
        <w:rPr>
          <w:rFonts w:ascii="Arial" w:eastAsia="Times New Roman" w:hAnsi="Arial" w:cs="Arial"/>
          <w:b/>
          <w:bCs/>
          <w:i/>
          <w:caps/>
          <w:color w:val="000000"/>
          <w:sz w:val="20"/>
          <w:szCs w:val="20"/>
          <w:lang w:val="x-none"/>
        </w:rPr>
      </w:pPr>
      <w:r w:rsidRPr="004E65F1">
        <w:rPr>
          <w:rFonts w:ascii="Arial" w:eastAsia="Times New Roman" w:hAnsi="Arial" w:cs="Arial"/>
          <w:b/>
          <w:bCs/>
          <w:caps/>
          <w:color w:val="000000"/>
          <w:sz w:val="20"/>
          <w:szCs w:val="20"/>
          <w:lang w:val="x-none"/>
        </w:rPr>
        <w:t xml:space="preserve">FORM </w:t>
      </w:r>
      <w:r w:rsidRPr="004E65F1">
        <w:rPr>
          <w:rFonts w:ascii="Arial" w:eastAsia="Times New Roman" w:hAnsi="Arial" w:cs="Arial"/>
          <w:b/>
          <w:bCs/>
          <w:caps/>
          <w:color w:val="000000"/>
          <w:sz w:val="20"/>
          <w:szCs w:val="20"/>
        </w:rPr>
        <w:t>A12</w:t>
      </w:r>
      <w:r w:rsidRPr="004E65F1">
        <w:rPr>
          <w:rFonts w:ascii="Arial" w:eastAsia="Times New Roman" w:hAnsi="Arial" w:cs="Arial"/>
          <w:b/>
          <w:bCs/>
          <w:caps/>
          <w:color w:val="000000"/>
          <w:sz w:val="20"/>
          <w:szCs w:val="20"/>
          <w:lang w:val="x-none"/>
        </w:rPr>
        <w:t xml:space="preserve">:TENDERER’S </w:t>
      </w:r>
      <w:r w:rsidRPr="004E65F1">
        <w:rPr>
          <w:rFonts w:ascii="Arial" w:eastAsia="Times New Roman" w:hAnsi="Arial" w:cs="Arial"/>
          <w:b/>
          <w:bCs/>
          <w:caps/>
          <w:color w:val="000000"/>
          <w:sz w:val="20"/>
          <w:szCs w:val="20"/>
        </w:rPr>
        <w:t>B-B</w:t>
      </w:r>
      <w:r w:rsidRPr="004E65F1">
        <w:rPr>
          <w:rFonts w:ascii="Arial" w:eastAsia="Times New Roman" w:hAnsi="Arial" w:cs="Arial"/>
          <w:b/>
          <w:bCs/>
          <w:caps/>
          <w:color w:val="000000"/>
          <w:sz w:val="20"/>
          <w:szCs w:val="20"/>
          <w:lang w:val="x-none"/>
        </w:rPr>
        <w:t>BEE VERIFICATION CERTIFICATE</w:t>
      </w:r>
      <w:r w:rsidRPr="004E65F1">
        <w:rPr>
          <w:rFonts w:ascii="Arial" w:eastAsia="Times New Roman" w:hAnsi="Arial" w:cs="Arial"/>
          <w:b/>
          <w:bCs/>
          <w:caps/>
          <w:color w:val="000000"/>
          <w:sz w:val="20"/>
          <w:szCs w:val="20"/>
        </w:rPr>
        <w:t xml:space="preserve"> (INCORPORATING SBD 6.1)</w:t>
      </w:r>
    </w:p>
    <w:p w14:paraId="0313531D" w14:textId="5F65E689"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231" w:author="Avela Mnyaka (ECP)" w:date="2026-09-02T09:45:00Z" w16du:dateUtc="2026-09-02T07:45:00Z">
        <w:r w:rsidRPr="00D27C9F" w:rsidDel="00D27C9F">
          <w:rPr>
            <w:rFonts w:ascii="Arial" w:hAnsi="Arial" w:cs="Arial"/>
            <w:b/>
            <w:bCs/>
            <w:color w:val="000000"/>
            <w:szCs w:val="20"/>
            <w:lang w:val="en-ZA"/>
            <w:rPrChange w:id="6232" w:author="Avela Mnyaka (ECP)" w:date="2026-09-02T09:48:00Z" w16du:dateUtc="2026-09-02T07:48:00Z">
              <w:rPr>
                <w:rFonts w:ascii="Arial" w:hAnsi="Arial" w:cs="Arial"/>
                <w:b/>
                <w:bCs/>
                <w:color w:val="000000"/>
                <w:szCs w:val="20"/>
                <w:highlight w:val="yellow"/>
                <w:lang w:val="en-ZA"/>
              </w:rPr>
            </w:rPrChange>
          </w:rPr>
          <w:delText>20XX/YYYY</w:delText>
        </w:r>
      </w:del>
      <w:ins w:id="6233" w:author="Avela Mnyaka (ECP)" w:date="2026-09-02T09:45:00Z" w16du:dateUtc="2026-09-02T07:45:00Z">
        <w:r w:rsidR="00D27C9F" w:rsidRPr="00D27C9F">
          <w:rPr>
            <w:rFonts w:ascii="Arial" w:hAnsi="Arial" w:cs="Arial"/>
            <w:b/>
            <w:bCs/>
            <w:color w:val="000000"/>
            <w:szCs w:val="20"/>
            <w:lang w:val="en-ZA"/>
            <w:rPrChange w:id="6234" w:author="Avela Mnyaka (ECP)" w:date="2026-09-02T09:48:00Z" w16du:dateUtc="2026-09-02T07:48: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235" w:author="Avela Mnyaka (ECP)" w:date="2026-09-02T09:48:00Z" w16du:dateUtc="2026-09-02T07:48: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2D22913B" w14:textId="77777777" w:rsidR="005214D9" w:rsidRPr="004E65F1" w:rsidRDefault="005214D9" w:rsidP="005214D9">
      <w:pPr>
        <w:jc w:val="both"/>
        <w:rPr>
          <w:rFonts w:ascii="Arial" w:eastAsia="Times New Roman" w:hAnsi="Arial" w:cs="Arial"/>
          <w:i/>
          <w:color w:val="000000"/>
          <w:sz w:val="20"/>
          <w:szCs w:val="20"/>
        </w:rPr>
      </w:pPr>
    </w:p>
    <w:p w14:paraId="222A4D6A"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r w:rsidRPr="004E65F1">
        <w:rPr>
          <w:rFonts w:ascii="Arial" w:eastAsia="Times New Roman" w:hAnsi="Arial" w:cs="Arial"/>
          <w:b/>
          <w:i/>
          <w:color w:val="000000"/>
          <w:sz w:val="20"/>
          <w:szCs w:val="20"/>
        </w:rPr>
        <w:t>Notes to Tenderer:</w:t>
      </w:r>
    </w:p>
    <w:p w14:paraId="4BE8B233"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p>
    <w:p w14:paraId="39092E70"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A valid B-BBEE verification certificate must be submitted.</w:t>
      </w:r>
    </w:p>
    <w:p w14:paraId="30474559" w14:textId="77777777" w:rsidR="005214D9" w:rsidRPr="004E65F1" w:rsidRDefault="005214D9" w:rsidP="005214D9">
      <w:pPr>
        <w:tabs>
          <w:tab w:val="left" w:leader="dot" w:pos="10620"/>
        </w:tabs>
        <w:jc w:val="both"/>
        <w:rPr>
          <w:rFonts w:ascii="Arial" w:eastAsia="Times New Roman" w:hAnsi="Arial" w:cs="Arial"/>
          <w:sz w:val="20"/>
          <w:szCs w:val="20"/>
        </w:rPr>
      </w:pPr>
    </w:p>
    <w:p w14:paraId="393C25D3"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1.The tenderer’s scorecard shall be a B-BBEE Certificate issued in accordance with:</w:t>
      </w:r>
    </w:p>
    <w:p w14:paraId="03B03A55" w14:textId="6880960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the amended Construction Sector Codes published in Notice 931 of 2017 of Government Gazette No. 41287 on 1 December 2017 by the Department of Trade and Industry; or</w:t>
      </w:r>
    </w:p>
    <w:p w14:paraId="00EB25F1" w14:textId="557B6CA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in the event that the Measured Entity operates in more than one sector or a sub-sector, the scorecard for the sector or sub-sector in which the majority of its core activities (measured in terms of annual revenue) are located will be acceptable. The tenderer must comply with the annual revenue thresholds for EME or QSE or Generic in accordance with the amended Construction Sector Codes; and</w:t>
      </w:r>
    </w:p>
    <w:p w14:paraId="4F4F4B46" w14:textId="77777777" w:rsidR="00D641A1" w:rsidRPr="004E65F1" w:rsidRDefault="00D641A1" w:rsidP="005214D9">
      <w:pPr>
        <w:tabs>
          <w:tab w:val="left" w:leader="dot" w:pos="10620"/>
        </w:tabs>
        <w:jc w:val="both"/>
        <w:rPr>
          <w:rFonts w:ascii="Arial" w:eastAsia="Times New Roman" w:hAnsi="Arial" w:cs="Arial"/>
          <w:sz w:val="20"/>
          <w:szCs w:val="20"/>
        </w:rPr>
      </w:pPr>
    </w:p>
    <w:p w14:paraId="26EF2D2B" w14:textId="0468147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w:t>
      </w:r>
      <w:r w:rsidR="005821D7">
        <w:rPr>
          <w:rFonts w:ascii="Arial" w:eastAsia="Times New Roman" w:hAnsi="Arial" w:cs="Arial"/>
          <w:sz w:val="20"/>
          <w:szCs w:val="20"/>
        </w:rPr>
        <w:t xml:space="preserve">   </w:t>
      </w:r>
      <w:r w:rsidRPr="004E65F1">
        <w:rPr>
          <w:rFonts w:ascii="Arial" w:eastAsia="Times New Roman" w:hAnsi="Arial" w:cs="Arial"/>
          <w:sz w:val="20"/>
          <w:szCs w:val="20"/>
        </w:rPr>
        <w:t>The scorecard shall be submitted as a certificate attached to Returnable Schedule Form C1; and</w:t>
      </w:r>
    </w:p>
    <w:p w14:paraId="057D091B" w14:textId="5976C38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w:t>
      </w:r>
      <w:r w:rsidR="005821D7">
        <w:rPr>
          <w:rFonts w:ascii="Arial" w:eastAsia="Times New Roman" w:hAnsi="Arial" w:cs="Arial"/>
          <w:sz w:val="20"/>
          <w:szCs w:val="20"/>
        </w:rPr>
        <w:t xml:space="preserve">   </w:t>
      </w:r>
      <w:r w:rsidRPr="004E65F1">
        <w:rPr>
          <w:rFonts w:ascii="Arial" w:eastAsia="Times New Roman" w:hAnsi="Arial" w:cs="Arial"/>
          <w:sz w:val="20"/>
          <w:szCs w:val="20"/>
        </w:rPr>
        <w:t>The certificate shall:</w:t>
      </w:r>
    </w:p>
    <w:p w14:paraId="28D306E9" w14:textId="12094087" w:rsidR="005214D9" w:rsidRPr="004E65F1" w:rsidRDefault="005214D9" w:rsidP="005214D9">
      <w:pPr>
        <w:tabs>
          <w:tab w:val="left" w:leader="dot" w:pos="10620"/>
        </w:tabs>
        <w:jc w:val="both"/>
        <w:rPr>
          <w:rFonts w:ascii="Arial" w:eastAsia="Times New Roman" w:hAnsi="Arial" w:cs="Arial"/>
          <w:sz w:val="20"/>
          <w:szCs w:val="20"/>
        </w:rPr>
      </w:pPr>
    </w:p>
    <w:p w14:paraId="42BCD1AA"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be valid at the tender closing date; and</w:t>
      </w:r>
    </w:p>
    <w:p w14:paraId="653F501F"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been issued by a verification agency accredited by the South African National Accreditation System (SANAS); or</w:t>
      </w:r>
    </w:p>
    <w:p w14:paraId="7875AE4F" w14:textId="34213155"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 xml:space="preserve">be in the form of a sworn affidavit or a certificate issued by the Companies and Intellectual Property Commission in the case of an Exempted Micro Enterprise (EME) with a total annual revenue of less than </w:t>
      </w:r>
      <w:r w:rsidR="00786733" w:rsidRPr="004E65F1">
        <w:rPr>
          <w:rFonts w:eastAsia="Times New Roman"/>
          <w:sz w:val="20"/>
          <w:szCs w:val="20"/>
        </w:rPr>
        <w:t>R</w:t>
      </w:r>
      <w:r w:rsidR="00786733">
        <w:rPr>
          <w:rFonts w:eastAsia="Times New Roman"/>
          <w:sz w:val="20"/>
          <w:szCs w:val="20"/>
        </w:rPr>
        <w:t>1,8</w:t>
      </w:r>
      <w:r w:rsidR="00786733" w:rsidRPr="004E65F1">
        <w:rPr>
          <w:rFonts w:eastAsia="Times New Roman"/>
          <w:sz w:val="20"/>
          <w:szCs w:val="20"/>
        </w:rPr>
        <w:t xml:space="preserve"> </w:t>
      </w:r>
      <w:r w:rsidRPr="004E65F1">
        <w:rPr>
          <w:rFonts w:eastAsia="Times New Roman"/>
          <w:sz w:val="20"/>
          <w:szCs w:val="20"/>
        </w:rPr>
        <w:t>million if issued in accordance with the amended Construction Sector Codes published in Notice 931 of 2017 of Government Gazette No. 41287 on 1 December 2017 by the Department of Trade and Industry; and</w:t>
      </w:r>
    </w:p>
    <w:p w14:paraId="6A36B2B3"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a date of issue less than 12 (twelve) months prior to the original advertised tender closing date (see Tender Data C.2.15); and</w:t>
      </w:r>
    </w:p>
    <w:p w14:paraId="75A2B8F5" w14:textId="2336A071"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iii.</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BBBEE Certificate shall contain:</w:t>
      </w:r>
    </w:p>
    <w:p w14:paraId="7E9E82FD" w14:textId="71EB9FA9" w:rsidR="005214D9" w:rsidRPr="004E65F1" w:rsidRDefault="005214D9" w:rsidP="005214D9">
      <w:pPr>
        <w:tabs>
          <w:tab w:val="left" w:leader="dot" w:pos="10620"/>
        </w:tabs>
        <w:jc w:val="both"/>
        <w:rPr>
          <w:rFonts w:ascii="Arial" w:eastAsia="Times New Roman" w:hAnsi="Arial" w:cs="Arial"/>
          <w:sz w:val="20"/>
          <w:szCs w:val="20"/>
        </w:rPr>
      </w:pPr>
    </w:p>
    <w:p w14:paraId="7AC2B261" w14:textId="7A4C871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CIPC, and enterprise business address.</w:t>
      </w:r>
    </w:p>
    <w:p w14:paraId="052A668D" w14:textId="12E09CD2"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Value-Added Tax number, where applicable.</w:t>
      </w:r>
    </w:p>
    <w:p w14:paraId="6EC17E62" w14:textId="3DC961C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B-BBEE Scorecard against which the certificate is issued, indicating all elements and scores achieved for each element. The actual score achieved must be linked to the total points as per the relevant Codes.</w:t>
      </w:r>
    </w:p>
    <w:p w14:paraId="5E29BF6B" w14:textId="4B87684B"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B-BBEE status with corresponding procurement recognition level.</w:t>
      </w:r>
    </w:p>
    <w:p w14:paraId="00B140A5" w14:textId="6F6187F0"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relevant Codes used to issue the B-BBEE verification certificate.</w:t>
      </w:r>
    </w:p>
    <w:p w14:paraId="2B09B5E3" w14:textId="77777777" w:rsidR="005214D9"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Date of issue and expiry (e.g. 9 June 2018 to 8 June 2019). Where a measured entity was subjected to a re-verification process, due to material change, the B-BBEE Verification Certificate must reflect the initial date of issue, date of re-issue and the initial date of expiry. Re-verification does not extend the lifespan of the B-BBEE Verification Certificate.</w:t>
      </w:r>
    </w:p>
    <w:p w14:paraId="000F3845" w14:textId="77178B2F" w:rsidR="00786733" w:rsidRPr="004E65F1" w:rsidRDefault="00786733"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Financial period which was used to issue the B-BBEE Verification Certificate.</w:t>
      </w:r>
    </w:p>
    <w:p w14:paraId="2E939BED" w14:textId="0BA8EADE" w:rsidR="005214D9" w:rsidRPr="004E65F1" w:rsidRDefault="005214D9" w:rsidP="005214D9">
      <w:pPr>
        <w:tabs>
          <w:tab w:val="left" w:leader="dot" w:pos="10620"/>
        </w:tabs>
        <w:jc w:val="both"/>
        <w:rPr>
          <w:rFonts w:ascii="Arial" w:eastAsia="Times New Roman" w:hAnsi="Arial" w:cs="Arial"/>
          <w:sz w:val="20"/>
          <w:szCs w:val="20"/>
        </w:rPr>
      </w:pPr>
    </w:p>
    <w:p w14:paraId="6FD1B151" w14:textId="786E539B" w:rsidR="005214D9" w:rsidRPr="004E65F1" w:rsidRDefault="005214D9" w:rsidP="005214D9">
      <w:pPr>
        <w:tabs>
          <w:tab w:val="left" w:leader="dot" w:pos="10620"/>
        </w:tabs>
        <w:jc w:val="both"/>
        <w:rPr>
          <w:rFonts w:ascii="Arial" w:eastAsia="Times New Roman" w:hAnsi="Arial" w:cs="Arial"/>
          <w:sz w:val="20"/>
          <w:szCs w:val="20"/>
        </w:rPr>
      </w:pPr>
    </w:p>
    <w:p w14:paraId="5849B807" w14:textId="622458F0"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iv.</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Sworn Affidavit shall contain:</w:t>
      </w:r>
    </w:p>
    <w:p w14:paraId="1F25BFF5" w14:textId="6A46F0AE" w:rsidR="005214D9" w:rsidRPr="004E65F1" w:rsidRDefault="005214D9" w:rsidP="000A5FB0">
      <w:pPr>
        <w:pStyle w:val="ListParagraph"/>
        <w:tabs>
          <w:tab w:val="left" w:leader="dot" w:pos="10620"/>
        </w:tabs>
        <w:ind w:left="720" w:firstLine="0"/>
        <w:jc w:val="both"/>
        <w:rPr>
          <w:rFonts w:eastAsia="Times New Roman"/>
          <w:sz w:val="20"/>
          <w:szCs w:val="20"/>
        </w:rPr>
      </w:pPr>
    </w:p>
    <w:p w14:paraId="28EA1186" w14:textId="2CB6D76F"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Name/s of deponent as they appear in the identity document and the identity number.</w:t>
      </w:r>
    </w:p>
    <w:p w14:paraId="762FD574" w14:textId="085E159A"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Designation of the deponent as either the director, owner or member must be indicated in order to know that person is duly authorised to depose of an affidavit.</w:t>
      </w:r>
    </w:p>
    <w:p w14:paraId="7AD00322" w14:textId="70EDDDA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the CIPC, where applicable, and enterprise business address.</w:t>
      </w:r>
    </w:p>
    <w:p w14:paraId="596173DA" w14:textId="7E66930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Percentage black ownership, black female ownership and whether they fall within a designated group.</w:t>
      </w:r>
    </w:p>
    <w:p w14:paraId="29695F50" w14:textId="26EB9004"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 xml:space="preserve">Indicate total revenue for the year under review and whether it is based on audited financial statements </w:t>
      </w:r>
      <w:r w:rsidRPr="004E65F1">
        <w:rPr>
          <w:rFonts w:eastAsia="Times New Roman"/>
          <w:sz w:val="20"/>
          <w:szCs w:val="20"/>
        </w:rPr>
        <w:lastRenderedPageBreak/>
        <w:t>or management accounts.</w:t>
      </w:r>
    </w:p>
    <w:p w14:paraId="50D53BBD" w14:textId="18E1F56D"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Financial year-end as per the enterprise’s registration documents, which was used to determine the total revenue. The valid format of the Financial Year-End is Day/Month/Year</w:t>
      </w:r>
    </w:p>
    <w:p w14:paraId="7FD660D0" w14:textId="36BD92A0"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B-BBEE status level. An enterprise can only have one status level</w:t>
      </w:r>
    </w:p>
    <w:p w14:paraId="4D280B9B" w14:textId="57F976F3"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Date deponent signed and date of Commissioner of Oath must be the same.</w:t>
      </w:r>
    </w:p>
    <w:p w14:paraId="14522429" w14:textId="77777777"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Commissioner of Oath cannot be an employee or ex officio of the enterprise because, a person cannot by law, commission a sworn affidavit in which they have an interest, and</w:t>
      </w:r>
    </w:p>
    <w:p w14:paraId="168AB450" w14:textId="77777777" w:rsidR="00786733" w:rsidRDefault="00786733" w:rsidP="005214D9">
      <w:pPr>
        <w:tabs>
          <w:tab w:val="left" w:leader="dot" w:pos="10620"/>
        </w:tabs>
        <w:jc w:val="both"/>
        <w:rPr>
          <w:rFonts w:ascii="Arial" w:eastAsia="Times New Roman" w:hAnsi="Arial" w:cs="Arial"/>
          <w:sz w:val="20"/>
          <w:szCs w:val="20"/>
        </w:rPr>
      </w:pPr>
    </w:p>
    <w:p w14:paraId="323288E4" w14:textId="43925FD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w:t>
      </w:r>
      <w:r w:rsidR="00786733">
        <w:rPr>
          <w:rFonts w:ascii="Arial" w:eastAsia="Times New Roman" w:hAnsi="Arial" w:cs="Arial"/>
          <w:sz w:val="20"/>
          <w:szCs w:val="20"/>
        </w:rPr>
        <w:t xml:space="preserve">   </w:t>
      </w:r>
      <w:r w:rsidRPr="004E65F1">
        <w:rPr>
          <w:rFonts w:ascii="Arial" w:eastAsia="Times New Roman" w:hAnsi="Arial" w:cs="Arial"/>
          <w:sz w:val="20"/>
          <w:szCs w:val="20"/>
        </w:rPr>
        <w:t xml:space="preserve">Compliance with any other information requested to be attached to </w:t>
      </w:r>
      <w:r w:rsidR="00786733">
        <w:rPr>
          <w:rFonts w:ascii="Arial" w:eastAsia="Times New Roman" w:hAnsi="Arial" w:cs="Arial"/>
          <w:sz w:val="20"/>
          <w:szCs w:val="20"/>
        </w:rPr>
        <w:t xml:space="preserve">this </w:t>
      </w:r>
      <w:r w:rsidRPr="004E65F1">
        <w:rPr>
          <w:rFonts w:ascii="Arial" w:eastAsia="Times New Roman" w:hAnsi="Arial" w:cs="Arial"/>
          <w:sz w:val="20"/>
          <w:szCs w:val="20"/>
        </w:rPr>
        <w:t>Returnable Schedule Form C1; and</w:t>
      </w:r>
    </w:p>
    <w:p w14:paraId="2569337C" w14:textId="4E6D69C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vi.</w:t>
      </w:r>
      <w:r w:rsidR="00786733">
        <w:rPr>
          <w:rFonts w:ascii="Arial" w:eastAsia="Times New Roman" w:hAnsi="Arial" w:cs="Arial"/>
          <w:sz w:val="20"/>
          <w:szCs w:val="20"/>
        </w:rPr>
        <w:t xml:space="preserve">   </w:t>
      </w:r>
      <w:r w:rsidRPr="004E65F1">
        <w:rPr>
          <w:rFonts w:ascii="Arial" w:eastAsia="Times New Roman" w:hAnsi="Arial" w:cs="Arial"/>
          <w:sz w:val="20"/>
          <w:szCs w:val="20"/>
        </w:rPr>
        <w:t>In the event of a Joint Venture (JV), a project-specific consolidated (SANRAL project number indicated) valid B-BBEE verification certificate in the name of the JV, issued by a verification agency accredited by the South African National Accreditation System (SANAS) shall be submitted.</w:t>
      </w:r>
    </w:p>
    <w:p w14:paraId="5A9D5EBA" w14:textId="77777777" w:rsidR="002745C6" w:rsidRPr="004E65F1" w:rsidRDefault="002745C6" w:rsidP="005214D9">
      <w:pPr>
        <w:tabs>
          <w:tab w:val="left" w:leader="dot" w:pos="10620"/>
        </w:tabs>
        <w:jc w:val="both"/>
        <w:rPr>
          <w:rFonts w:ascii="Arial" w:eastAsia="Times New Roman" w:hAnsi="Arial" w:cs="Arial"/>
          <w:sz w:val="20"/>
          <w:szCs w:val="20"/>
        </w:rPr>
      </w:pPr>
    </w:p>
    <w:p w14:paraId="7EE47C2D" w14:textId="77777777" w:rsidR="002745C6" w:rsidRPr="004E65F1" w:rsidRDefault="002745C6" w:rsidP="005214D9">
      <w:pPr>
        <w:tabs>
          <w:tab w:val="left" w:leader="dot" w:pos="10620"/>
        </w:tabs>
        <w:jc w:val="both"/>
        <w:rPr>
          <w:rFonts w:ascii="Arial" w:eastAsia="Times New Roman" w:hAnsi="Arial" w:cs="Arial"/>
          <w:sz w:val="20"/>
          <w:szCs w:val="20"/>
        </w:rPr>
      </w:pPr>
    </w:p>
    <w:p w14:paraId="4FE8EAF2" w14:textId="77777777" w:rsidR="005214D9" w:rsidRDefault="005214D9" w:rsidP="005214D9">
      <w:pPr>
        <w:tabs>
          <w:tab w:val="left" w:leader="dot" w:pos="10620"/>
        </w:tabs>
        <w:jc w:val="both"/>
        <w:rPr>
          <w:rFonts w:ascii="Arial" w:eastAsia="Times New Roman" w:hAnsi="Arial" w:cs="Arial"/>
          <w:sz w:val="20"/>
          <w:szCs w:val="20"/>
        </w:rPr>
      </w:pPr>
    </w:p>
    <w:p w14:paraId="0B65CB13" w14:textId="77777777" w:rsidR="00B2433F" w:rsidRDefault="00B2433F" w:rsidP="005214D9">
      <w:pPr>
        <w:tabs>
          <w:tab w:val="left" w:leader="dot" w:pos="10620"/>
        </w:tabs>
        <w:jc w:val="both"/>
        <w:rPr>
          <w:rFonts w:ascii="Arial" w:eastAsia="Times New Roman" w:hAnsi="Arial" w:cs="Arial"/>
          <w:sz w:val="20"/>
          <w:szCs w:val="20"/>
        </w:rPr>
      </w:pPr>
    </w:p>
    <w:p w14:paraId="4E826C55" w14:textId="77777777" w:rsidR="00B2433F" w:rsidRDefault="00B2433F" w:rsidP="005214D9">
      <w:pPr>
        <w:tabs>
          <w:tab w:val="left" w:leader="dot" w:pos="10620"/>
        </w:tabs>
        <w:jc w:val="both"/>
        <w:rPr>
          <w:rFonts w:ascii="Arial" w:eastAsia="Times New Roman" w:hAnsi="Arial" w:cs="Arial"/>
          <w:sz w:val="20"/>
          <w:szCs w:val="20"/>
        </w:rPr>
      </w:pPr>
    </w:p>
    <w:p w14:paraId="402E61C9" w14:textId="77777777" w:rsidR="00B2433F" w:rsidRDefault="00B2433F" w:rsidP="005214D9">
      <w:pPr>
        <w:tabs>
          <w:tab w:val="left" w:leader="dot" w:pos="10620"/>
        </w:tabs>
        <w:jc w:val="both"/>
        <w:rPr>
          <w:rFonts w:ascii="Arial" w:eastAsia="Times New Roman" w:hAnsi="Arial" w:cs="Arial"/>
          <w:sz w:val="20"/>
          <w:szCs w:val="20"/>
        </w:rPr>
      </w:pPr>
    </w:p>
    <w:p w14:paraId="5B9B4ADA" w14:textId="77777777" w:rsidR="00B2433F" w:rsidRDefault="00B2433F" w:rsidP="005214D9">
      <w:pPr>
        <w:tabs>
          <w:tab w:val="left" w:leader="dot" w:pos="10620"/>
        </w:tabs>
        <w:jc w:val="both"/>
        <w:rPr>
          <w:rFonts w:ascii="Arial" w:eastAsia="Times New Roman" w:hAnsi="Arial" w:cs="Arial"/>
          <w:sz w:val="20"/>
          <w:szCs w:val="20"/>
        </w:rPr>
      </w:pPr>
    </w:p>
    <w:p w14:paraId="060F887F" w14:textId="77777777" w:rsidR="00B2433F" w:rsidRDefault="00B2433F" w:rsidP="005214D9">
      <w:pPr>
        <w:tabs>
          <w:tab w:val="left" w:leader="dot" w:pos="10620"/>
        </w:tabs>
        <w:jc w:val="both"/>
        <w:rPr>
          <w:rFonts w:ascii="Arial" w:eastAsia="Times New Roman" w:hAnsi="Arial" w:cs="Arial"/>
          <w:sz w:val="20"/>
          <w:szCs w:val="20"/>
        </w:rPr>
      </w:pPr>
    </w:p>
    <w:p w14:paraId="5BFE9B9B" w14:textId="77777777" w:rsidR="00B2433F" w:rsidRDefault="00B2433F" w:rsidP="005214D9">
      <w:pPr>
        <w:tabs>
          <w:tab w:val="left" w:leader="dot" w:pos="10620"/>
        </w:tabs>
        <w:jc w:val="both"/>
        <w:rPr>
          <w:rFonts w:ascii="Arial" w:eastAsia="Times New Roman" w:hAnsi="Arial" w:cs="Arial"/>
          <w:sz w:val="20"/>
          <w:szCs w:val="20"/>
        </w:rPr>
      </w:pPr>
    </w:p>
    <w:p w14:paraId="29BEC304" w14:textId="77777777" w:rsidR="00B2433F" w:rsidRDefault="00B2433F" w:rsidP="005214D9">
      <w:pPr>
        <w:tabs>
          <w:tab w:val="left" w:leader="dot" w:pos="10620"/>
        </w:tabs>
        <w:jc w:val="both"/>
        <w:rPr>
          <w:rFonts w:ascii="Arial" w:eastAsia="Times New Roman" w:hAnsi="Arial" w:cs="Arial"/>
          <w:sz w:val="20"/>
          <w:szCs w:val="20"/>
        </w:rPr>
      </w:pPr>
    </w:p>
    <w:p w14:paraId="027E2DF7" w14:textId="77777777" w:rsidR="00B2433F" w:rsidRDefault="00B2433F" w:rsidP="005214D9">
      <w:pPr>
        <w:tabs>
          <w:tab w:val="left" w:leader="dot" w:pos="10620"/>
        </w:tabs>
        <w:jc w:val="both"/>
        <w:rPr>
          <w:rFonts w:ascii="Arial" w:eastAsia="Times New Roman" w:hAnsi="Arial" w:cs="Arial"/>
          <w:sz w:val="20"/>
          <w:szCs w:val="20"/>
        </w:rPr>
      </w:pPr>
    </w:p>
    <w:p w14:paraId="0AD2675D" w14:textId="77777777" w:rsidR="00B2433F" w:rsidRDefault="00B2433F" w:rsidP="005214D9">
      <w:pPr>
        <w:tabs>
          <w:tab w:val="left" w:leader="dot" w:pos="10620"/>
        </w:tabs>
        <w:jc w:val="both"/>
        <w:rPr>
          <w:rFonts w:ascii="Arial" w:eastAsia="Times New Roman" w:hAnsi="Arial" w:cs="Arial"/>
          <w:sz w:val="20"/>
          <w:szCs w:val="20"/>
        </w:rPr>
      </w:pPr>
    </w:p>
    <w:p w14:paraId="196CECE6" w14:textId="77777777" w:rsidR="00B2433F" w:rsidRDefault="00B2433F" w:rsidP="005214D9">
      <w:pPr>
        <w:tabs>
          <w:tab w:val="left" w:leader="dot" w:pos="10620"/>
        </w:tabs>
        <w:jc w:val="both"/>
        <w:rPr>
          <w:rFonts w:ascii="Arial" w:eastAsia="Times New Roman" w:hAnsi="Arial" w:cs="Arial"/>
          <w:sz w:val="20"/>
          <w:szCs w:val="20"/>
        </w:rPr>
      </w:pPr>
    </w:p>
    <w:p w14:paraId="713CC51A" w14:textId="77777777" w:rsidR="00B2433F" w:rsidRDefault="00B2433F" w:rsidP="005214D9">
      <w:pPr>
        <w:tabs>
          <w:tab w:val="left" w:leader="dot" w:pos="10620"/>
        </w:tabs>
        <w:jc w:val="both"/>
        <w:rPr>
          <w:rFonts w:ascii="Arial" w:eastAsia="Times New Roman" w:hAnsi="Arial" w:cs="Arial"/>
          <w:sz w:val="20"/>
          <w:szCs w:val="20"/>
        </w:rPr>
      </w:pPr>
    </w:p>
    <w:p w14:paraId="2F557642" w14:textId="77777777" w:rsidR="00B2433F" w:rsidRDefault="00B2433F" w:rsidP="005214D9">
      <w:pPr>
        <w:tabs>
          <w:tab w:val="left" w:leader="dot" w:pos="10620"/>
        </w:tabs>
        <w:jc w:val="both"/>
        <w:rPr>
          <w:rFonts w:ascii="Arial" w:eastAsia="Times New Roman" w:hAnsi="Arial" w:cs="Arial"/>
          <w:sz w:val="20"/>
          <w:szCs w:val="20"/>
        </w:rPr>
      </w:pPr>
    </w:p>
    <w:p w14:paraId="1F864929" w14:textId="77777777" w:rsidR="00B2433F" w:rsidRDefault="00B2433F" w:rsidP="005214D9">
      <w:pPr>
        <w:tabs>
          <w:tab w:val="left" w:leader="dot" w:pos="10620"/>
        </w:tabs>
        <w:jc w:val="both"/>
        <w:rPr>
          <w:rFonts w:ascii="Arial" w:eastAsia="Times New Roman" w:hAnsi="Arial" w:cs="Arial"/>
          <w:sz w:val="20"/>
          <w:szCs w:val="20"/>
        </w:rPr>
      </w:pPr>
    </w:p>
    <w:p w14:paraId="19324D5C" w14:textId="77777777" w:rsidR="00B2433F" w:rsidRDefault="00B2433F" w:rsidP="005214D9">
      <w:pPr>
        <w:tabs>
          <w:tab w:val="left" w:leader="dot" w:pos="10620"/>
        </w:tabs>
        <w:jc w:val="both"/>
        <w:rPr>
          <w:rFonts w:ascii="Arial" w:eastAsia="Times New Roman" w:hAnsi="Arial" w:cs="Arial"/>
          <w:sz w:val="20"/>
          <w:szCs w:val="20"/>
        </w:rPr>
      </w:pPr>
    </w:p>
    <w:p w14:paraId="3F90D59C" w14:textId="77777777" w:rsidR="00B2433F" w:rsidRDefault="00B2433F" w:rsidP="005214D9">
      <w:pPr>
        <w:tabs>
          <w:tab w:val="left" w:leader="dot" w:pos="10620"/>
        </w:tabs>
        <w:jc w:val="both"/>
        <w:rPr>
          <w:rFonts w:ascii="Arial" w:eastAsia="Times New Roman" w:hAnsi="Arial" w:cs="Arial"/>
          <w:sz w:val="20"/>
          <w:szCs w:val="20"/>
        </w:rPr>
      </w:pPr>
    </w:p>
    <w:p w14:paraId="15A7A740" w14:textId="77777777" w:rsidR="00B2433F" w:rsidRDefault="00B2433F" w:rsidP="005214D9">
      <w:pPr>
        <w:tabs>
          <w:tab w:val="left" w:leader="dot" w:pos="10620"/>
        </w:tabs>
        <w:jc w:val="both"/>
        <w:rPr>
          <w:rFonts w:ascii="Arial" w:eastAsia="Times New Roman" w:hAnsi="Arial" w:cs="Arial"/>
          <w:sz w:val="20"/>
          <w:szCs w:val="20"/>
        </w:rPr>
      </w:pPr>
    </w:p>
    <w:p w14:paraId="2541032B" w14:textId="77777777" w:rsidR="00B2433F" w:rsidRDefault="00B2433F" w:rsidP="005214D9">
      <w:pPr>
        <w:tabs>
          <w:tab w:val="left" w:leader="dot" w:pos="10620"/>
        </w:tabs>
        <w:jc w:val="both"/>
        <w:rPr>
          <w:rFonts w:ascii="Arial" w:eastAsia="Times New Roman" w:hAnsi="Arial" w:cs="Arial"/>
          <w:sz w:val="20"/>
          <w:szCs w:val="20"/>
        </w:rPr>
      </w:pPr>
    </w:p>
    <w:p w14:paraId="49DE620A" w14:textId="77777777" w:rsidR="00B2433F" w:rsidRDefault="00B2433F" w:rsidP="005214D9">
      <w:pPr>
        <w:tabs>
          <w:tab w:val="left" w:leader="dot" w:pos="10620"/>
        </w:tabs>
        <w:jc w:val="both"/>
        <w:rPr>
          <w:rFonts w:ascii="Arial" w:eastAsia="Times New Roman" w:hAnsi="Arial" w:cs="Arial"/>
          <w:sz w:val="20"/>
          <w:szCs w:val="20"/>
        </w:rPr>
      </w:pPr>
    </w:p>
    <w:p w14:paraId="5DC22C25" w14:textId="77777777" w:rsidR="00B2433F" w:rsidRDefault="00B2433F" w:rsidP="005214D9">
      <w:pPr>
        <w:tabs>
          <w:tab w:val="left" w:leader="dot" w:pos="10620"/>
        </w:tabs>
        <w:jc w:val="both"/>
        <w:rPr>
          <w:rFonts w:ascii="Arial" w:eastAsia="Times New Roman" w:hAnsi="Arial" w:cs="Arial"/>
          <w:sz w:val="20"/>
          <w:szCs w:val="20"/>
        </w:rPr>
      </w:pPr>
    </w:p>
    <w:p w14:paraId="777B5B69" w14:textId="77777777" w:rsidR="00B2433F" w:rsidRDefault="00B2433F" w:rsidP="005214D9">
      <w:pPr>
        <w:tabs>
          <w:tab w:val="left" w:leader="dot" w:pos="10620"/>
        </w:tabs>
        <w:jc w:val="both"/>
        <w:rPr>
          <w:rFonts w:ascii="Arial" w:eastAsia="Times New Roman" w:hAnsi="Arial" w:cs="Arial"/>
          <w:sz w:val="20"/>
          <w:szCs w:val="20"/>
        </w:rPr>
      </w:pPr>
    </w:p>
    <w:p w14:paraId="004ADDC6" w14:textId="77777777" w:rsidR="00B2433F" w:rsidRDefault="00B2433F" w:rsidP="005214D9">
      <w:pPr>
        <w:tabs>
          <w:tab w:val="left" w:leader="dot" w:pos="10620"/>
        </w:tabs>
        <w:jc w:val="both"/>
        <w:rPr>
          <w:rFonts w:ascii="Arial" w:eastAsia="Times New Roman" w:hAnsi="Arial" w:cs="Arial"/>
          <w:sz w:val="20"/>
          <w:szCs w:val="20"/>
        </w:rPr>
      </w:pPr>
    </w:p>
    <w:p w14:paraId="234CB4D5" w14:textId="77777777" w:rsidR="00B2433F" w:rsidRDefault="00B2433F" w:rsidP="005214D9">
      <w:pPr>
        <w:tabs>
          <w:tab w:val="left" w:leader="dot" w:pos="10620"/>
        </w:tabs>
        <w:jc w:val="both"/>
        <w:rPr>
          <w:rFonts w:ascii="Arial" w:eastAsia="Times New Roman" w:hAnsi="Arial" w:cs="Arial"/>
          <w:sz w:val="20"/>
          <w:szCs w:val="20"/>
        </w:rPr>
      </w:pPr>
    </w:p>
    <w:p w14:paraId="404D2234" w14:textId="77777777" w:rsidR="00B2433F" w:rsidRDefault="00B2433F" w:rsidP="005214D9">
      <w:pPr>
        <w:tabs>
          <w:tab w:val="left" w:leader="dot" w:pos="10620"/>
        </w:tabs>
        <w:jc w:val="both"/>
        <w:rPr>
          <w:rFonts w:ascii="Arial" w:eastAsia="Times New Roman" w:hAnsi="Arial" w:cs="Arial"/>
          <w:sz w:val="20"/>
          <w:szCs w:val="20"/>
        </w:rPr>
      </w:pPr>
    </w:p>
    <w:p w14:paraId="4C00DC41" w14:textId="77777777" w:rsidR="00B2433F" w:rsidRDefault="00B2433F" w:rsidP="005214D9">
      <w:pPr>
        <w:tabs>
          <w:tab w:val="left" w:leader="dot" w:pos="10620"/>
        </w:tabs>
        <w:jc w:val="both"/>
        <w:rPr>
          <w:rFonts w:ascii="Arial" w:eastAsia="Times New Roman" w:hAnsi="Arial" w:cs="Arial"/>
          <w:sz w:val="20"/>
          <w:szCs w:val="20"/>
        </w:rPr>
      </w:pPr>
    </w:p>
    <w:p w14:paraId="42680D32" w14:textId="77777777" w:rsidR="00B2433F" w:rsidRDefault="00B2433F" w:rsidP="005214D9">
      <w:pPr>
        <w:tabs>
          <w:tab w:val="left" w:leader="dot" w:pos="10620"/>
        </w:tabs>
        <w:jc w:val="both"/>
        <w:rPr>
          <w:rFonts w:ascii="Arial" w:eastAsia="Times New Roman" w:hAnsi="Arial" w:cs="Arial"/>
          <w:sz w:val="20"/>
          <w:szCs w:val="20"/>
        </w:rPr>
      </w:pPr>
    </w:p>
    <w:p w14:paraId="21082B4D" w14:textId="77777777" w:rsidR="00B2433F" w:rsidRDefault="00B2433F" w:rsidP="005214D9">
      <w:pPr>
        <w:tabs>
          <w:tab w:val="left" w:leader="dot" w:pos="10620"/>
        </w:tabs>
        <w:jc w:val="both"/>
        <w:rPr>
          <w:rFonts w:ascii="Arial" w:eastAsia="Times New Roman" w:hAnsi="Arial" w:cs="Arial"/>
          <w:sz w:val="20"/>
          <w:szCs w:val="20"/>
        </w:rPr>
      </w:pPr>
    </w:p>
    <w:p w14:paraId="1BA6B0F9" w14:textId="77777777" w:rsidR="00B2433F" w:rsidRDefault="00B2433F" w:rsidP="005214D9">
      <w:pPr>
        <w:tabs>
          <w:tab w:val="left" w:leader="dot" w:pos="10620"/>
        </w:tabs>
        <w:jc w:val="both"/>
        <w:rPr>
          <w:rFonts w:ascii="Arial" w:eastAsia="Times New Roman" w:hAnsi="Arial" w:cs="Arial"/>
          <w:sz w:val="20"/>
          <w:szCs w:val="20"/>
        </w:rPr>
      </w:pPr>
    </w:p>
    <w:p w14:paraId="09ADC84D" w14:textId="77777777" w:rsidR="00B2433F" w:rsidRDefault="00B2433F" w:rsidP="005214D9">
      <w:pPr>
        <w:tabs>
          <w:tab w:val="left" w:leader="dot" w:pos="10620"/>
        </w:tabs>
        <w:jc w:val="both"/>
        <w:rPr>
          <w:rFonts w:ascii="Arial" w:eastAsia="Times New Roman" w:hAnsi="Arial" w:cs="Arial"/>
          <w:sz w:val="20"/>
          <w:szCs w:val="20"/>
        </w:rPr>
      </w:pPr>
    </w:p>
    <w:p w14:paraId="6EEF264E" w14:textId="77777777" w:rsidR="008A4AFA" w:rsidRDefault="008A4AFA" w:rsidP="005214D9">
      <w:pPr>
        <w:tabs>
          <w:tab w:val="left" w:leader="dot" w:pos="10620"/>
        </w:tabs>
        <w:jc w:val="both"/>
        <w:rPr>
          <w:rFonts w:ascii="Arial" w:eastAsia="Times New Roman" w:hAnsi="Arial" w:cs="Arial"/>
          <w:sz w:val="20"/>
          <w:szCs w:val="20"/>
        </w:rPr>
      </w:pPr>
    </w:p>
    <w:p w14:paraId="2AC0B6B1" w14:textId="77777777" w:rsidR="00B2433F" w:rsidRDefault="00B2433F" w:rsidP="005214D9">
      <w:pPr>
        <w:tabs>
          <w:tab w:val="left" w:leader="dot" w:pos="10620"/>
        </w:tabs>
        <w:jc w:val="both"/>
        <w:rPr>
          <w:rFonts w:ascii="Arial" w:eastAsia="Times New Roman" w:hAnsi="Arial" w:cs="Arial"/>
          <w:sz w:val="20"/>
          <w:szCs w:val="20"/>
        </w:rPr>
      </w:pPr>
    </w:p>
    <w:p w14:paraId="6FB21AC0" w14:textId="77777777" w:rsidR="00B2433F" w:rsidRDefault="00B2433F" w:rsidP="005214D9">
      <w:pPr>
        <w:tabs>
          <w:tab w:val="left" w:leader="dot" w:pos="10620"/>
        </w:tabs>
        <w:jc w:val="both"/>
        <w:rPr>
          <w:rFonts w:ascii="Arial" w:eastAsia="Times New Roman" w:hAnsi="Arial" w:cs="Arial"/>
          <w:sz w:val="20"/>
          <w:szCs w:val="20"/>
        </w:rPr>
      </w:pPr>
    </w:p>
    <w:p w14:paraId="42202356" w14:textId="77777777" w:rsidR="00B2433F" w:rsidRPr="004E65F1" w:rsidRDefault="00B2433F" w:rsidP="005214D9">
      <w:pPr>
        <w:tabs>
          <w:tab w:val="left" w:leader="dot" w:pos="10620"/>
        </w:tabs>
        <w:jc w:val="both"/>
        <w:rPr>
          <w:rFonts w:ascii="Arial" w:eastAsia="Times New Roman" w:hAnsi="Arial" w:cs="Arial"/>
          <w:sz w:val="20"/>
          <w:szCs w:val="20"/>
        </w:rPr>
      </w:pPr>
    </w:p>
    <w:p w14:paraId="358A2A05" w14:textId="77777777" w:rsidR="005214D9" w:rsidRPr="004E65F1" w:rsidRDefault="005214D9" w:rsidP="005214D9">
      <w:pPr>
        <w:tabs>
          <w:tab w:val="left" w:leader="dot" w:pos="10620"/>
        </w:tabs>
        <w:jc w:val="both"/>
        <w:rPr>
          <w:rFonts w:ascii="Arial" w:eastAsia="Times New Roman" w:hAnsi="Arial" w:cs="Arial"/>
          <w:sz w:val="20"/>
          <w:szCs w:val="20"/>
        </w:rPr>
      </w:pPr>
    </w:p>
    <w:p w14:paraId="107ACF12" w14:textId="5B2ECB2B"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266A36E" w14:textId="44085C7C"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6988E26" w14:textId="0FD0E1DC" w:rsidR="005214D9" w:rsidRPr="004E65F1" w:rsidRDefault="005214D9" w:rsidP="005214D9">
      <w:pPr>
        <w:keepNext/>
        <w:tabs>
          <w:tab w:val="left" w:pos="0"/>
        </w:tabs>
        <w:jc w:val="both"/>
        <w:outlineLvl w:val="3"/>
        <w:rPr>
          <w:rFonts w:ascii="Arial" w:eastAsia="Times New Roman" w:hAnsi="Arial" w:cs="Arial"/>
          <w:sz w:val="20"/>
          <w:szCs w:val="20"/>
        </w:rPr>
      </w:pPr>
      <w:r w:rsidRPr="004E65F1">
        <w:rPr>
          <w:rFonts w:ascii="Arial" w:eastAsia="Times New Roman" w:hAnsi="Arial" w:cs="Arial"/>
          <w:sz w:val="20"/>
          <w:szCs w:val="20"/>
        </w:rPr>
        <w:t>Tenderer:…………………………………………………………..……………………………………</w:t>
      </w:r>
    </w:p>
    <w:p w14:paraId="659223D1" w14:textId="77777777" w:rsidR="005214D9" w:rsidRPr="004E65F1" w:rsidRDefault="005214D9" w:rsidP="005214D9">
      <w:pPr>
        <w:rPr>
          <w:rFonts w:ascii="Arial" w:eastAsia="Times New Roman" w:hAnsi="Arial" w:cs="Arial"/>
          <w:b/>
          <w:bCs/>
          <w:sz w:val="20"/>
          <w:szCs w:val="20"/>
        </w:rPr>
      </w:pPr>
    </w:p>
    <w:bookmarkEnd w:id="6170"/>
    <w:bookmarkEnd w:id="6171"/>
    <w:bookmarkEnd w:id="6172"/>
    <w:bookmarkEnd w:id="6173"/>
    <w:bookmarkEnd w:id="6174"/>
    <w:p w14:paraId="4C7602E1" w14:textId="071D52D4" w:rsidR="00786733" w:rsidRDefault="00786733">
      <w:pPr>
        <w:rPr>
          <w:rFonts w:ascii="Tahoma" w:eastAsia="Times New Roman" w:hAnsi="Tahoma" w:cs="Tahoma"/>
          <w:b/>
          <w:sz w:val="20"/>
          <w:szCs w:val="20"/>
          <w:lang w:val="en-GB" w:eastAsia="en-GB"/>
        </w:rPr>
      </w:pPr>
      <w:r>
        <w:rPr>
          <w:rFonts w:ascii="Tahoma" w:eastAsia="Times New Roman" w:hAnsi="Tahoma" w:cs="Tahoma"/>
          <w:b/>
          <w:sz w:val="20"/>
          <w:szCs w:val="20"/>
          <w:lang w:val="en-GB" w:eastAsia="en-GB"/>
        </w:rPr>
        <w:br w:type="page"/>
      </w:r>
    </w:p>
    <w:p w14:paraId="0AFF4FE8" w14:textId="77777777" w:rsidR="002745C6" w:rsidRPr="004E65F1" w:rsidRDefault="002745C6" w:rsidP="005214D9">
      <w:pPr>
        <w:tabs>
          <w:tab w:val="left" w:pos="2078"/>
        </w:tabs>
        <w:spacing w:before="240" w:line="360" w:lineRule="auto"/>
        <w:jc w:val="both"/>
        <w:outlineLvl w:val="0"/>
        <w:rPr>
          <w:rFonts w:ascii="Tahoma" w:eastAsia="Times New Roman" w:hAnsi="Tahoma" w:cs="Tahoma"/>
          <w:b/>
          <w:sz w:val="20"/>
          <w:szCs w:val="20"/>
          <w:lang w:val="en-GB" w:eastAsia="en-GB"/>
        </w:rPr>
      </w:pPr>
    </w:p>
    <w:p w14:paraId="3274E4DD" w14:textId="1B8EE9AB" w:rsidR="005214D9" w:rsidRPr="004E65F1" w:rsidRDefault="005214D9" w:rsidP="005214D9">
      <w:pPr>
        <w:tabs>
          <w:tab w:val="left" w:pos="2078"/>
        </w:tabs>
        <w:spacing w:before="240" w:line="360" w:lineRule="auto"/>
        <w:jc w:val="both"/>
        <w:outlineLvl w:val="0"/>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13: PROTECTION OF PERSONAL INFORMATION </w:t>
      </w:r>
    </w:p>
    <w:p w14:paraId="176842E6" w14:textId="3AA8675A"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236" w:author="Avela Mnyaka (ECP)" w:date="2026-09-02T09:45:00Z" w16du:dateUtc="2026-09-02T07:45:00Z">
        <w:r w:rsidRPr="00D27C9F" w:rsidDel="00D27C9F">
          <w:rPr>
            <w:rFonts w:ascii="Arial" w:hAnsi="Arial" w:cs="Arial"/>
            <w:b/>
            <w:bCs/>
            <w:color w:val="000000"/>
            <w:szCs w:val="20"/>
            <w:lang w:val="en-ZA"/>
            <w:rPrChange w:id="6237" w:author="Avela Mnyaka (ECP)" w:date="2026-09-02T09:48:00Z" w16du:dateUtc="2026-09-02T07:48:00Z">
              <w:rPr>
                <w:rFonts w:ascii="Arial" w:hAnsi="Arial" w:cs="Arial"/>
                <w:b/>
                <w:bCs/>
                <w:color w:val="000000"/>
                <w:szCs w:val="20"/>
                <w:highlight w:val="yellow"/>
                <w:lang w:val="en-ZA"/>
              </w:rPr>
            </w:rPrChange>
          </w:rPr>
          <w:delText>20XX/YYYY</w:delText>
        </w:r>
      </w:del>
      <w:ins w:id="6238" w:author="Avela Mnyaka (ECP)" w:date="2026-09-02T09:45:00Z" w16du:dateUtc="2026-09-02T07:45:00Z">
        <w:r w:rsidR="00D27C9F" w:rsidRPr="00D27C9F">
          <w:rPr>
            <w:rFonts w:ascii="Arial" w:hAnsi="Arial" w:cs="Arial"/>
            <w:b/>
            <w:bCs/>
            <w:color w:val="000000"/>
            <w:szCs w:val="20"/>
            <w:lang w:val="en-ZA"/>
            <w:rPrChange w:id="6239" w:author="Avela Mnyaka (ECP)" w:date="2026-09-02T09:48:00Z" w16du:dateUtc="2026-09-02T07:48: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240" w:author="Avela Mnyaka (ECP)" w:date="2026-09-02T09:48:00Z" w16du:dateUtc="2026-09-02T07:48:00Z">
        <w:r w:rsidRPr="00D27C9F" w:rsidDel="00D27C9F">
          <w:rPr>
            <w:rFonts w:ascii="Arial" w:hAnsi="Arial" w:cs="Arial"/>
            <w:b/>
            <w:bCs/>
            <w:color w:val="000000"/>
            <w:szCs w:val="20"/>
            <w:lang w:val="en-ZA"/>
            <w:rPrChange w:id="6241" w:author="Avela Mnyaka (ECP)" w:date="2026-09-02T09:48:00Z" w16du:dateUtc="2026-09-02T07:48: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242" w:author="Avela Mnyaka (ECP)" w:date="2026-09-02T09:48:00Z" w16du:dateUtc="2026-09-02T07:48: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243" w:author="Avela Mnyaka (ECP)" w:date="2026-09-02T09:48:00Z" w16du:dateUtc="2026-09-02T07:48: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244" w:author="Avela Mnyaka (ECP)" w:date="2026-09-02T09:48:00Z" w16du:dateUtc="2026-09-02T07:48:00Z">
              <w:rPr>
                <w:rFonts w:ascii="Arial" w:hAnsi="Arial" w:cs="Arial"/>
                <w:b/>
                <w:bCs/>
                <w:color w:val="000000"/>
                <w:szCs w:val="20"/>
                <w:highlight w:val="yellow"/>
                <w:lang w:val="en-ZA"/>
              </w:rPr>
            </w:rPrChange>
          </w:rPr>
          <w:delText>)</w:delText>
        </w:r>
      </w:del>
    </w:p>
    <w:p w14:paraId="497CC741" w14:textId="77777777" w:rsidR="005214D9" w:rsidRPr="004E65F1" w:rsidRDefault="005214D9" w:rsidP="00564CD5">
      <w:pPr>
        <w:tabs>
          <w:tab w:val="left" w:pos="2078"/>
        </w:tabs>
        <w:outlineLvl w:val="0"/>
        <w:rPr>
          <w:rFonts w:ascii="Arial" w:eastAsia="Times New Roman" w:hAnsi="Arial" w:cs="Arial"/>
          <w:b/>
          <w:sz w:val="20"/>
          <w:szCs w:val="20"/>
          <w:lang w:val="en-GB" w:eastAsia="en-GB"/>
        </w:rPr>
      </w:pPr>
    </w:p>
    <w:p w14:paraId="52F4E1B4" w14:textId="77777777"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The following terms shall bear the same meaning as contemplated in Section 1 of the Protection of Person information act, No.4 of 2013.(“POPIA”): </w:t>
      </w:r>
    </w:p>
    <w:p w14:paraId="17838F1C"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consent; data subject; electronic communication; information officer; operator; person; personal information; processing; record; Regulator; responsible party; special information; as well as any terms derived from these terms.</w:t>
      </w:r>
    </w:p>
    <w:p w14:paraId="2D15DB0C" w14:textId="359F2BC1"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will process all information by the Respondent in terms of the requirements contemplated in Section 4(1) of the POPIA:</w:t>
      </w:r>
    </w:p>
    <w:p w14:paraId="3A8125D7"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Accountability; Processing limitation; Purpose specification; Further processing limitation; Information quality; Openness; Security safeguards and Data subject participation.</w:t>
      </w:r>
    </w:p>
    <w:p w14:paraId="079571B7" w14:textId="00DB810F" w:rsidR="005214D9" w:rsidRPr="004E65F1" w:rsidRDefault="005214D9" w:rsidP="00B0357C">
      <w:pPr>
        <w:widowControl/>
        <w:numPr>
          <w:ilvl w:val="0"/>
          <w:numId w:val="23"/>
        </w:numPr>
        <w:adjustRightInd w:val="0"/>
        <w:spacing w:after="120"/>
        <w:ind w:left="357" w:hanging="357"/>
        <w:jc w:val="both"/>
        <w:rPr>
          <w:rFonts w:ascii="Arial" w:eastAsia="Calibri" w:hAnsi="Arial" w:cs="Arial"/>
          <w:color w:val="000000"/>
          <w:sz w:val="20"/>
          <w:szCs w:val="20"/>
        </w:rPr>
      </w:pPr>
      <w:r w:rsidRPr="004E65F1">
        <w:rPr>
          <w:rFonts w:ascii="Arial" w:eastAsia="Calibri" w:hAnsi="Arial" w:cs="Arial"/>
          <w:color w:val="000000"/>
          <w:sz w:val="20"/>
          <w:szCs w:val="20"/>
        </w:rPr>
        <w:t>The Parties acknowledge and agree that, in relation to personal information that will be processed pursuant to this RFP, the Responsible party is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and the Data subject is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process personal information only with the knowledge and authorisation of the Respondent and will treat personal information which comes to its knowledge as confidential and will not disclose it, unless so required by law or subject to the exceptions contained in the POPIA. </w:t>
      </w:r>
    </w:p>
    <w:p w14:paraId="0B382D56" w14:textId="5531AB68" w:rsidR="005214D9" w:rsidRPr="004E65F1" w:rsidRDefault="00B0357C" w:rsidP="00B0357C">
      <w:pPr>
        <w:widowControl/>
        <w:numPr>
          <w:ilvl w:val="0"/>
          <w:numId w:val="23"/>
        </w:numPr>
        <w:adjustRightInd w:val="0"/>
        <w:spacing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reserves all the rights afforded to it by the POPIA in the processing of any of its information as contained in this RFP and the Respondent is required to comply with all prescripts as detailed in the POPIA relating to all information concerning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w:t>
      </w:r>
    </w:p>
    <w:p w14:paraId="052FE408" w14:textId="671F5CDB"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In responding to this bid,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acknowledges that it will obtain and have access to personal information of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agrees that it shall only process the information disclosed by Respondent in their response to this bid for the purpose of evaluating and subsequent award of business and in accordance with any applicable law.</w:t>
      </w:r>
    </w:p>
    <w:p w14:paraId="194BCBB1" w14:textId="2A8FEF3C"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further agrees that in submitting any information or documentation requested in this RFP, the Respondent is consenting to the further processing of their personal information for the purpose of, but not limited to, risk assessment, assurances, contract award, contract management, auditing, legal opinions/litigations, investigations (if applicable), document storage for the legislatively required period, destruction, de-identification and publishing of personal information by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and/or its authorised appointed third parties.</w:t>
      </w:r>
    </w:p>
    <w:p w14:paraId="0BD21567" w14:textId="16F81F79"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Furthermore,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not otherwise modify, amend or alter any personal data submitted by the Respondent or disclose or permit the disclosure of any personal data to any third party without the prior written consent from the Respondent. Similarly,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requires the Respondent to process any personal information disclosed by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in the bidding process in the same manner. </w:t>
      </w:r>
    </w:p>
    <w:p w14:paraId="158BCA91" w14:textId="24C394E9"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shall, at all times, ensure compliance with any applicable laws put in place and maintain sufficient measures, policies and systems to manage and secure against all forms of risks to any information that may be shared or accessed pursuant to this RFP (physically, through a computer or any other form of electronic communication). </w:t>
      </w:r>
    </w:p>
    <w:p w14:paraId="2EE6CE5B" w14:textId="5723E6FF" w:rsidR="005214D9" w:rsidRPr="004E65F1" w:rsidRDefault="00B0357C" w:rsidP="00B0357C">
      <w:pPr>
        <w:widowControl/>
        <w:numPr>
          <w:ilvl w:val="0"/>
          <w:numId w:val="23"/>
        </w:numPr>
        <w:autoSpaceDE/>
        <w:autoSpaceDN/>
        <w:spacing w:before="60"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Times New Roman" w:hAnsi="Arial" w:cs="Arial"/>
          <w:sz w:val="20"/>
          <w:szCs w:val="20"/>
          <w:lang w:val="en-GB" w:eastAsia="en-GB"/>
        </w:rPr>
        <w:t xml:space="preserve"> shall notify the Respondent in writing of any unauthorised access to information, cybercrimes or suspected cybercrimes, in its knowledge and report such crimes or suspected crimes to the relevant authorities in accordance with applicable laws, after becoming aware of such crimes or suspected crime. The Respondent must </w:t>
      </w:r>
      <w:r w:rsidR="005214D9" w:rsidRPr="004E65F1">
        <w:rPr>
          <w:rFonts w:ascii="Arial" w:eastAsia="Times New Roman" w:hAnsi="Arial" w:cs="Arial"/>
          <w:sz w:val="20"/>
          <w:szCs w:val="20"/>
          <w:lang w:eastAsia="en-GB"/>
        </w:rPr>
        <w:t xml:space="preserve">take all necessary remedial steps to mitigate the extent of the loss or compromise of personal information and to restore the integrity of the affected personal information as quickly as is possible. </w:t>
      </w:r>
    </w:p>
    <w:p w14:paraId="67873CF1" w14:textId="4E4F3FC6" w:rsidR="005214D9"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 The Respondent may, in writing, request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to confirm and/or make available any personal information in its possession in relation to the Respondent and if such personal information has been accessed by third parties and the identity thereof in terms of the POPIA. The Respondent may further </w:t>
      </w:r>
      <w:r w:rsidRPr="004E65F1">
        <w:rPr>
          <w:rFonts w:ascii="Arial" w:eastAsia="Times New Roman" w:hAnsi="Arial" w:cs="Arial"/>
          <w:sz w:val="20"/>
          <w:szCs w:val="20"/>
          <w:lang w:eastAsia="en-GB"/>
        </w:rPr>
        <w:lastRenderedPageBreak/>
        <w:t xml:space="preserve">request that Sanral correct (excluding critical/mandatory or evaluation information), delete, destroy, withdraw consent or object to the processing of any personal information relating to the Respondent in </w:t>
      </w:r>
      <w:r w:rsidR="00B0357C">
        <w:rPr>
          <w:rFonts w:ascii="Arial" w:eastAsia="Times New Roman" w:hAnsi="Arial" w:cs="Arial"/>
          <w:sz w:val="20"/>
          <w:szCs w:val="20"/>
          <w:lang w:eastAsia="en-GB"/>
        </w:rPr>
        <w:t>SANRAL</w:t>
      </w:r>
      <w:r w:rsidR="00B0357C" w:rsidRPr="004E65F1">
        <w:rPr>
          <w:rFonts w:ascii="Arial" w:eastAsia="Times New Roman" w:hAnsi="Arial" w:cs="Arial"/>
          <w:sz w:val="20"/>
          <w:szCs w:val="20"/>
          <w:lang w:eastAsia="en-GB"/>
        </w:rPr>
        <w:t xml:space="preserve">’s </w:t>
      </w:r>
      <w:r w:rsidRPr="004E65F1">
        <w:rPr>
          <w:rFonts w:ascii="Arial" w:eastAsia="Times New Roman" w:hAnsi="Arial" w:cs="Arial"/>
          <w:sz w:val="20"/>
          <w:szCs w:val="20"/>
          <w:lang w:eastAsia="en-GB"/>
        </w:rPr>
        <w:t xml:space="preserve">possession in terms of the provision of the POPIA and utilizing Form 2 of the POPIA Regulations.  </w:t>
      </w:r>
    </w:p>
    <w:p w14:paraId="5DEA2E64" w14:textId="586E20ED" w:rsidR="00A65AD4"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In submitting any information or documentation requested in this RFP, the Respondent is hereby consenting to the processing of their personal information for the purpose of this RFP and further confirming that they are aware of their rights in terms of Section 5 of POPI</w:t>
      </w:r>
      <w:r w:rsidR="002745C6" w:rsidRPr="004E65F1">
        <w:rPr>
          <w:rFonts w:ascii="Arial" w:eastAsia="Times New Roman" w:hAnsi="Arial" w:cs="Arial"/>
          <w:sz w:val="20"/>
          <w:szCs w:val="20"/>
          <w:lang w:eastAsia="en-GB"/>
        </w:rPr>
        <w:t>A</w:t>
      </w:r>
    </w:p>
    <w:p w14:paraId="69CFBEAE" w14:textId="77777777" w:rsidR="005214D9" w:rsidRDefault="005214D9" w:rsidP="00B0357C">
      <w:pPr>
        <w:spacing w:before="60"/>
        <w:ind w:left="36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Respondents are required to provide consent below:</w:t>
      </w:r>
    </w:p>
    <w:p w14:paraId="1A30E8CD" w14:textId="77777777" w:rsidR="00B0357C" w:rsidRPr="004E65F1" w:rsidRDefault="00B0357C" w:rsidP="00B0357C">
      <w:pPr>
        <w:spacing w:before="60"/>
        <w:ind w:left="360"/>
        <w:jc w:val="both"/>
        <w:rPr>
          <w:rFonts w:ascii="Arial" w:eastAsia="Times New Roman" w:hAnsi="Arial" w:cs="Arial"/>
          <w:sz w:val="20"/>
          <w:szCs w:val="20"/>
          <w:lang w:eastAsia="en-GB"/>
        </w:rPr>
      </w:pPr>
    </w:p>
    <w:tbl>
      <w:tblPr>
        <w:tblW w:w="0" w:type="auto"/>
        <w:jc w:val="center"/>
        <w:tblLook w:val="00A0" w:firstRow="1" w:lastRow="0" w:firstColumn="1" w:lastColumn="0" w:noHBand="0" w:noVBand="0"/>
      </w:tblPr>
      <w:tblGrid>
        <w:gridCol w:w="1299"/>
        <w:gridCol w:w="1387"/>
        <w:gridCol w:w="720"/>
        <w:gridCol w:w="1340"/>
        <w:gridCol w:w="1226"/>
      </w:tblGrid>
      <w:tr w:rsidR="005214D9" w:rsidRPr="004E65F1" w14:paraId="7C3B57D5" w14:textId="77777777" w:rsidTr="00E62CA9">
        <w:trPr>
          <w:trHeight w:val="475"/>
          <w:jc w:val="center"/>
        </w:trPr>
        <w:tc>
          <w:tcPr>
            <w:tcW w:w="1299" w:type="dxa"/>
            <w:tcBorders>
              <w:top w:val="single" w:sz="4" w:space="0" w:color="auto"/>
              <w:left w:val="single" w:sz="4" w:space="0" w:color="auto"/>
              <w:bottom w:val="single" w:sz="4" w:space="0" w:color="auto"/>
              <w:right w:val="single" w:sz="4" w:space="0" w:color="auto"/>
            </w:tcBorders>
            <w:shd w:val="clear" w:color="auto" w:fill="E6E6E6"/>
            <w:vAlign w:val="center"/>
          </w:tcPr>
          <w:p w14:paraId="61D3075B" w14:textId="77777777" w:rsidR="005214D9" w:rsidRPr="004E65F1" w:rsidRDefault="005214D9" w:rsidP="00E62CA9">
            <w:pPr>
              <w:tabs>
                <w:tab w:val="left" w:pos="-906"/>
                <w:tab w:val="right" w:pos="-680"/>
                <w:tab w:val="left" w:pos="2160"/>
                <w:tab w:val="left" w:pos="2880"/>
                <w:tab w:val="left" w:pos="3600"/>
                <w:tab w:val="left" w:pos="4320"/>
                <w:tab w:val="left" w:pos="5040"/>
                <w:tab w:val="left" w:pos="5760"/>
                <w:tab w:val="left" w:pos="6480"/>
                <w:tab w:val="left" w:pos="7314"/>
                <w:tab w:val="left" w:pos="8640"/>
              </w:tabs>
              <w:suppressAutoHyphens/>
              <w:spacing w:after="60"/>
              <w:ind w:left="79"/>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YES</w:t>
            </w:r>
          </w:p>
        </w:tc>
        <w:tc>
          <w:tcPr>
            <w:tcW w:w="1387" w:type="dxa"/>
            <w:tcBorders>
              <w:top w:val="single" w:sz="4" w:space="0" w:color="auto"/>
              <w:left w:val="single" w:sz="4" w:space="0" w:color="auto"/>
              <w:bottom w:val="single" w:sz="4" w:space="0" w:color="auto"/>
              <w:right w:val="single" w:sz="4" w:space="0" w:color="auto"/>
            </w:tcBorders>
            <w:vAlign w:val="center"/>
          </w:tcPr>
          <w:p w14:paraId="77CE0858"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720" w:type="dxa"/>
            <w:tcBorders>
              <w:top w:val="nil"/>
              <w:left w:val="single" w:sz="4" w:space="0" w:color="auto"/>
              <w:bottom w:val="nil"/>
              <w:right w:val="single" w:sz="4" w:space="0" w:color="auto"/>
            </w:tcBorders>
            <w:vAlign w:val="center"/>
          </w:tcPr>
          <w:p w14:paraId="36231374"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1340" w:type="dxa"/>
            <w:tcBorders>
              <w:top w:val="single" w:sz="4" w:space="0" w:color="auto"/>
              <w:left w:val="single" w:sz="4" w:space="0" w:color="auto"/>
              <w:bottom w:val="single" w:sz="4" w:space="0" w:color="auto"/>
              <w:right w:val="single" w:sz="4" w:space="0" w:color="auto"/>
            </w:tcBorders>
            <w:shd w:val="clear" w:color="auto" w:fill="E6E6E6"/>
            <w:vAlign w:val="center"/>
          </w:tcPr>
          <w:p w14:paraId="7AAE09CD" w14:textId="77777777" w:rsidR="005214D9" w:rsidRPr="004E65F1" w:rsidRDefault="005214D9" w:rsidP="00E62CA9">
            <w:pPr>
              <w:tabs>
                <w:tab w:val="left" w:pos="-906"/>
                <w:tab w:val="right" w:pos="-680"/>
                <w:tab w:val="left" w:pos="0"/>
                <w:tab w:val="left" w:pos="2160"/>
                <w:tab w:val="left" w:pos="2880"/>
                <w:tab w:val="left" w:pos="3600"/>
                <w:tab w:val="left" w:pos="4320"/>
                <w:tab w:val="left" w:pos="5040"/>
                <w:tab w:val="left" w:pos="5760"/>
                <w:tab w:val="left" w:pos="6480"/>
                <w:tab w:val="left" w:pos="7314"/>
                <w:tab w:val="left" w:pos="8640"/>
              </w:tabs>
              <w:suppressAutoHyphens/>
              <w:spacing w:after="60"/>
              <w:ind w:left="80"/>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NO</w:t>
            </w:r>
          </w:p>
        </w:tc>
        <w:tc>
          <w:tcPr>
            <w:tcW w:w="1226" w:type="dxa"/>
            <w:tcBorders>
              <w:top w:val="single" w:sz="4" w:space="0" w:color="auto"/>
              <w:left w:val="single" w:sz="4" w:space="0" w:color="auto"/>
              <w:bottom w:val="single" w:sz="4" w:space="0" w:color="auto"/>
              <w:right w:val="single" w:sz="4" w:space="0" w:color="auto"/>
            </w:tcBorders>
            <w:vAlign w:val="center"/>
          </w:tcPr>
          <w:p w14:paraId="01BAF450" w14:textId="77777777" w:rsidR="005214D9" w:rsidRPr="004E65F1" w:rsidRDefault="005214D9" w:rsidP="00E62CA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r>
    </w:tbl>
    <w:p w14:paraId="0BA57E1F" w14:textId="77777777" w:rsidR="005214D9" w:rsidRPr="004E65F1" w:rsidRDefault="005214D9" w:rsidP="005214D9">
      <w:pPr>
        <w:spacing w:line="360" w:lineRule="auto"/>
        <w:ind w:left="360"/>
        <w:rPr>
          <w:rFonts w:ascii="Arial" w:eastAsia="Times New Roman" w:hAnsi="Arial" w:cs="Arial"/>
          <w:sz w:val="20"/>
          <w:szCs w:val="20"/>
          <w:lang w:eastAsia="en-GB"/>
        </w:rPr>
      </w:pPr>
    </w:p>
    <w:p w14:paraId="66E4197E" w14:textId="7777777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Further, the Respondent declares that they have obtained all consents pertaining to other data subject’s personal information included in its submission and thereby indemnifying Sanral against any civil or criminal action, administrative fines or other penalty or loss that may arise as a result of the processing of any personal information that the Respondent submitted.</w:t>
      </w:r>
    </w:p>
    <w:p w14:paraId="026443ED" w14:textId="5F29BED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The Respondent declares that the personal information submitted for the purpose of this RFP is complete, accurate, not misleading, is up to date and may be updated where applicable.</w:t>
      </w:r>
    </w:p>
    <w:p w14:paraId="15E01711" w14:textId="77777777" w:rsidR="00B0357C" w:rsidRDefault="00B0357C" w:rsidP="00B0357C">
      <w:pPr>
        <w:ind w:left="360"/>
        <w:rPr>
          <w:rFonts w:ascii="Arial" w:eastAsia="Times New Roman" w:hAnsi="Arial" w:cs="Arial"/>
          <w:sz w:val="20"/>
          <w:szCs w:val="20"/>
          <w:lang w:eastAsia="en-GB"/>
        </w:rPr>
      </w:pPr>
    </w:p>
    <w:p w14:paraId="49D9157E" w14:textId="77777777" w:rsidR="00B0357C" w:rsidRDefault="00B0357C" w:rsidP="00B0357C">
      <w:pPr>
        <w:ind w:left="360"/>
        <w:rPr>
          <w:rFonts w:ascii="Arial" w:eastAsia="Times New Roman" w:hAnsi="Arial" w:cs="Arial"/>
          <w:sz w:val="20"/>
          <w:szCs w:val="20"/>
          <w:lang w:eastAsia="en-GB"/>
        </w:rPr>
      </w:pPr>
    </w:p>
    <w:p w14:paraId="07148E2D" w14:textId="667C4E6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Signature of Respondent’s authorised representative: ___________________________</w:t>
      </w:r>
    </w:p>
    <w:p w14:paraId="635EC290" w14:textId="77777777" w:rsidR="00B0357C" w:rsidRDefault="00B0357C" w:rsidP="00B0357C">
      <w:pPr>
        <w:ind w:left="360"/>
        <w:rPr>
          <w:rFonts w:ascii="Arial" w:eastAsia="Times New Roman" w:hAnsi="Arial" w:cs="Arial"/>
          <w:sz w:val="20"/>
          <w:szCs w:val="20"/>
          <w:lang w:eastAsia="en-GB"/>
        </w:rPr>
      </w:pPr>
    </w:p>
    <w:p w14:paraId="02DF225B" w14:textId="77777777" w:rsidR="00B0357C" w:rsidRDefault="00B0357C" w:rsidP="00B0357C">
      <w:pPr>
        <w:ind w:left="360"/>
        <w:rPr>
          <w:rFonts w:ascii="Arial" w:eastAsia="Times New Roman" w:hAnsi="Arial" w:cs="Arial"/>
          <w:sz w:val="20"/>
          <w:szCs w:val="20"/>
          <w:lang w:eastAsia="en-GB"/>
        </w:rPr>
      </w:pPr>
    </w:p>
    <w:p w14:paraId="3A9F0188" w14:textId="7AC3B14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Should a Respondent have any complaints or objections to processing of its personal information, by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the Respondent can submit a complaint to the Information Regulator on </w:t>
      </w:r>
      <w:hyperlink r:id="rId23" w:history="1">
        <w:r w:rsidRPr="004E65F1">
          <w:rPr>
            <w:rFonts w:ascii="Arial" w:eastAsia="Times New Roman" w:hAnsi="Arial" w:cs="Arial"/>
            <w:sz w:val="20"/>
            <w:szCs w:val="20"/>
            <w:lang w:eastAsia="en-GB"/>
          </w:rPr>
          <w:t>https://www.justice.gov.za/inforeg/</w:t>
        </w:r>
      </w:hyperlink>
      <w:r w:rsidRPr="004E65F1">
        <w:rPr>
          <w:rFonts w:ascii="Arial" w:eastAsia="Times New Roman" w:hAnsi="Arial" w:cs="Arial"/>
          <w:sz w:val="20"/>
          <w:szCs w:val="20"/>
          <w:lang w:eastAsia="en-GB"/>
        </w:rPr>
        <w:t xml:space="preserve">, click on contact us, click on </w:t>
      </w:r>
      <w:hyperlink r:id="rId24" w:tgtFrame="_blank" w:history="1">
        <w:r w:rsidRPr="004E65F1">
          <w:rPr>
            <w:rFonts w:ascii="Arial" w:eastAsia="Times New Roman" w:hAnsi="Arial" w:cs="Arial"/>
            <w:sz w:val="20"/>
            <w:szCs w:val="20"/>
            <w:lang w:eastAsia="en-GB"/>
          </w:rPr>
          <w:t>complaints.IR@justice.gov.za</w:t>
        </w:r>
      </w:hyperlink>
    </w:p>
    <w:p w14:paraId="010A8631" w14:textId="77777777" w:rsidR="005214D9" w:rsidRPr="004E65F1" w:rsidRDefault="005214D9" w:rsidP="005214D9">
      <w:pPr>
        <w:spacing w:line="360" w:lineRule="auto"/>
        <w:ind w:left="360"/>
        <w:rPr>
          <w:rFonts w:ascii="Tahoma" w:eastAsia="Times New Roman" w:hAnsi="Tahoma" w:cs="Tahoma"/>
          <w:sz w:val="20"/>
          <w:szCs w:val="20"/>
          <w:lang w:val="en-GB" w:eastAsia="en-GB"/>
        </w:rPr>
      </w:pPr>
    </w:p>
    <w:p w14:paraId="7B2E1F4A" w14:textId="77777777" w:rsidR="005214D9" w:rsidRPr="004E65F1" w:rsidRDefault="005214D9" w:rsidP="00A65AD4">
      <w:pPr>
        <w:spacing w:line="360" w:lineRule="auto"/>
        <w:rPr>
          <w:rFonts w:ascii="Tahoma" w:eastAsia="Times New Roman" w:hAnsi="Tahoma" w:cs="Tahoma"/>
          <w:sz w:val="20"/>
          <w:szCs w:val="20"/>
          <w:lang w:val="en-GB" w:eastAsia="en-GB"/>
        </w:rPr>
      </w:pPr>
    </w:p>
    <w:p w14:paraId="33736267" w14:textId="282C3517"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5404C391"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59E02FC0" w14:textId="65F3C621" w:rsidR="005214D9"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FB32412" w14:textId="77777777" w:rsidR="00B0357C" w:rsidRDefault="00B0357C" w:rsidP="00B2433F">
      <w:pPr>
        <w:spacing w:line="360" w:lineRule="auto"/>
        <w:rPr>
          <w:rFonts w:ascii="Arial" w:eastAsia="Times New Roman" w:hAnsi="Arial" w:cs="Arial"/>
          <w:bCs/>
          <w:sz w:val="20"/>
          <w:szCs w:val="20"/>
          <w:lang w:val="en-GB" w:eastAsia="en-GB"/>
        </w:rPr>
      </w:pPr>
    </w:p>
    <w:p w14:paraId="3F080B5C" w14:textId="6268031D" w:rsidR="00B0357C" w:rsidRDefault="00B0357C">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4EDB76C3" w14:textId="70B1CDA9"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bookmarkStart w:id="6245" w:name="_Hlk175875117"/>
      <w:r w:rsidRPr="004E65F1">
        <w:rPr>
          <w:rStyle w:val="normaltextrun"/>
          <w:rFonts w:ascii="Arial" w:eastAsiaTheme="majorEastAsia" w:hAnsi="Arial" w:cs="Arial"/>
          <w:b/>
          <w:bCs/>
          <w:sz w:val="20"/>
          <w:szCs w:val="20"/>
        </w:rPr>
        <w:lastRenderedPageBreak/>
        <w:t>FORM A14:</w:t>
      </w:r>
      <w:r w:rsidR="00A65AD4"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PERMISSION TO CONDUCT DUE DILIGENCE INVESTIGATION</w:t>
      </w:r>
      <w:r w:rsidRPr="004E65F1">
        <w:rPr>
          <w:rStyle w:val="eop"/>
          <w:rFonts w:ascii="Arial" w:eastAsiaTheme="majorEastAsia" w:hAnsi="Arial" w:cs="Arial"/>
          <w:b/>
          <w:bCs/>
          <w:sz w:val="20"/>
          <w:szCs w:val="20"/>
        </w:rPr>
        <w:t> </w:t>
      </w:r>
    </w:p>
    <w:p w14:paraId="15DB305A" w14:textId="6839631B"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246" w:author="Avela Mnyaka (ECP)" w:date="2026-09-02T09:45:00Z" w16du:dateUtc="2026-09-02T07:45:00Z">
        <w:r w:rsidRPr="00D27C9F" w:rsidDel="00D27C9F">
          <w:rPr>
            <w:rFonts w:ascii="Arial" w:hAnsi="Arial" w:cs="Arial"/>
            <w:b/>
            <w:bCs/>
            <w:color w:val="000000"/>
            <w:szCs w:val="20"/>
            <w:lang w:val="en-ZA"/>
            <w:rPrChange w:id="6247" w:author="Avela Mnyaka (ECP)" w:date="2026-09-02T09:49:00Z" w16du:dateUtc="2026-09-02T07:49:00Z">
              <w:rPr>
                <w:rFonts w:ascii="Arial" w:hAnsi="Arial" w:cs="Arial"/>
                <w:b/>
                <w:bCs/>
                <w:color w:val="000000"/>
                <w:szCs w:val="20"/>
                <w:highlight w:val="yellow"/>
                <w:lang w:val="en-ZA"/>
              </w:rPr>
            </w:rPrChange>
          </w:rPr>
          <w:delText>20XX/YYYY</w:delText>
        </w:r>
      </w:del>
      <w:ins w:id="6248" w:author="Avela Mnyaka (ECP)" w:date="2026-09-02T09:45:00Z" w16du:dateUtc="2026-09-02T07:45:00Z">
        <w:r w:rsidR="00D27C9F" w:rsidRPr="00D27C9F">
          <w:rPr>
            <w:rFonts w:ascii="Arial" w:hAnsi="Arial" w:cs="Arial"/>
            <w:b/>
            <w:bCs/>
            <w:color w:val="000000"/>
            <w:szCs w:val="20"/>
            <w:lang w:val="en-ZA"/>
            <w:rPrChange w:id="6249" w:author="Avela Mnyaka (ECP)" w:date="2026-09-02T09:49:00Z" w16du:dateUtc="2026-09-02T07:49: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250" w:author="Avela Mnyaka (ECP)" w:date="2026-09-02T09:48:00Z" w16du:dateUtc="2026-09-02T07:48: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4B6A84B9" w14:textId="14DA990E"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50727F7A" w14:textId="77777777" w:rsidR="005214D9" w:rsidRPr="004E65F1" w:rsidRDefault="005214D9" w:rsidP="005214D9">
      <w:pPr>
        <w:pStyle w:val="paragraph"/>
        <w:spacing w:before="0" w:beforeAutospacing="0" w:after="0" w:afterAutospacing="0"/>
        <w:ind w:right="27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lang w:val="en-GB"/>
        </w:rPr>
        <w:t>Notes to tenderer</w:t>
      </w:r>
      <w:r w:rsidRPr="004E65F1">
        <w:rPr>
          <w:rStyle w:val="eop"/>
          <w:rFonts w:ascii="Arial" w:eastAsiaTheme="majorEastAsia" w:hAnsi="Arial" w:cs="Arial"/>
          <w:color w:val="000000"/>
          <w:sz w:val="20"/>
          <w:szCs w:val="20"/>
        </w:rPr>
        <w:t> </w:t>
      </w:r>
    </w:p>
    <w:p w14:paraId="499EDD7E" w14:textId="77777777" w:rsidR="005A4046" w:rsidRPr="004E65F1" w:rsidRDefault="005A4046" w:rsidP="005214D9">
      <w:pPr>
        <w:pStyle w:val="paragraph"/>
        <w:spacing w:before="0" w:beforeAutospacing="0" w:after="0" w:afterAutospacing="0"/>
        <w:ind w:right="270"/>
        <w:jc w:val="both"/>
        <w:textAlignment w:val="baseline"/>
        <w:rPr>
          <w:rFonts w:ascii="Segoe UI" w:hAnsi="Segoe UI" w:cs="Segoe UI"/>
          <w:sz w:val="20"/>
          <w:szCs w:val="20"/>
        </w:rPr>
      </w:pPr>
    </w:p>
    <w:p w14:paraId="53915618" w14:textId="77777777" w:rsidR="005214D9" w:rsidRPr="004E65F1" w:rsidRDefault="005214D9">
      <w:pPr>
        <w:pStyle w:val="paragraph"/>
        <w:numPr>
          <w:ilvl w:val="0"/>
          <w:numId w:val="39"/>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complete the declaration below.</w:t>
      </w:r>
      <w:r w:rsidRPr="004E65F1">
        <w:rPr>
          <w:rStyle w:val="eop"/>
          <w:rFonts w:ascii="Arial" w:eastAsiaTheme="majorEastAsia" w:hAnsi="Arial" w:cs="Arial"/>
          <w:sz w:val="20"/>
          <w:szCs w:val="20"/>
        </w:rPr>
        <w:t> </w:t>
      </w:r>
    </w:p>
    <w:p w14:paraId="09A0AA58" w14:textId="77777777" w:rsidR="005214D9" w:rsidRPr="004E65F1" w:rsidRDefault="005214D9">
      <w:pPr>
        <w:pStyle w:val="paragraph"/>
        <w:numPr>
          <w:ilvl w:val="0"/>
          <w:numId w:val="40"/>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In the event of a Joint Venture (JV), each member of the JV shall comply with the above requirements.</w:t>
      </w:r>
      <w:r w:rsidRPr="004E65F1">
        <w:rPr>
          <w:rStyle w:val="eop"/>
          <w:rFonts w:ascii="Arial" w:eastAsiaTheme="majorEastAsia" w:hAnsi="Arial" w:cs="Arial"/>
          <w:sz w:val="20"/>
          <w:szCs w:val="20"/>
        </w:rPr>
        <w:t> </w:t>
      </w:r>
    </w:p>
    <w:p w14:paraId="73B39A5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4C356B3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20476842" w14:textId="770C506C" w:rsidR="005214D9" w:rsidRPr="004E65F1" w:rsidRDefault="005214D9" w:rsidP="00B0357C">
      <w:pPr>
        <w:pStyle w:val="paragraph"/>
        <w:spacing w:before="0" w:beforeAutospacing="0" w:after="0" w:afterAutospacing="0" w:line="360" w:lineRule="auto"/>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 xml:space="preserve">I,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the undersigned in my capacity as </w:t>
      </w:r>
      <w:r w:rsidR="00B0357C">
        <w:rPr>
          <w:rStyle w:val="tabchar"/>
          <w:rFonts w:ascii="Calibri" w:eastAsiaTheme="majorEastAsia" w:hAnsi="Calibri" w:cs="Calibri"/>
          <w:sz w:val="20"/>
          <w:szCs w:val="20"/>
        </w:rPr>
        <w:t>………………………………………………………………………</w:t>
      </w:r>
      <w:r w:rsidRPr="004E65F1">
        <w:rPr>
          <w:rStyle w:val="normaltextrun"/>
          <w:rFonts w:ascii="Arial" w:eastAsiaTheme="majorEastAsia" w:hAnsi="Arial" w:cs="Arial"/>
          <w:sz w:val="20"/>
          <w:szCs w:val="20"/>
          <w:lang w:val="en-GB"/>
        </w:rPr>
        <w:t>(position),</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on behalf of </w:t>
      </w:r>
      <w:r w:rsidR="00B0357C">
        <w:rPr>
          <w:rStyle w:val="tabchar"/>
          <w:rFonts w:ascii="Calibri" w:eastAsiaTheme="majorEastAsia" w:hAnsi="Calibri" w:cs="Calibri"/>
          <w:sz w:val="20"/>
          <w:szCs w:val="20"/>
        </w:rPr>
        <w:t>……………………………………………………………………………………………………………</w:t>
      </w:r>
      <w:r w:rsidR="005A4046"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herewith grant consent that SANRAL or any of their appointed Service Providers may conduct a due diligence investigation on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w:t>
      </w:r>
      <w:r w:rsidR="00B0357C"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to evaluate our ability to perform the contract as stipulated in the Standard Conditions of Tender, Clause C.3.13(b).</w:t>
      </w:r>
      <w:r w:rsidRPr="004E65F1">
        <w:rPr>
          <w:rStyle w:val="eop"/>
          <w:rFonts w:ascii="Arial" w:eastAsiaTheme="majorEastAsia" w:hAnsi="Arial" w:cs="Arial"/>
          <w:sz w:val="20"/>
          <w:szCs w:val="20"/>
        </w:rPr>
        <w:t> </w:t>
      </w:r>
    </w:p>
    <w:p w14:paraId="6E777B06"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78B78738"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In addition, any information in this regard requested by SANRAL or any of their appointed Service Providers, shall be submitted within the timelines of the request.</w:t>
      </w:r>
      <w:r w:rsidRPr="004E65F1">
        <w:rPr>
          <w:rStyle w:val="eop"/>
          <w:rFonts w:ascii="Arial" w:eastAsiaTheme="majorEastAsia" w:hAnsi="Arial" w:cs="Arial"/>
          <w:sz w:val="20"/>
          <w:szCs w:val="20"/>
        </w:rPr>
        <w:t> </w:t>
      </w:r>
    </w:p>
    <w:p w14:paraId="33CB5AD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B69C34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37633D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8AFBB4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8AFD25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C25BEC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15C54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13DB9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F4621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563AED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C369D6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64186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AE244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579659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D3A79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49117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92FDDF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2E73F9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52108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DD6FEF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FFAFCF" w14:textId="4C474829" w:rsidR="005214D9" w:rsidRPr="004E65F1" w:rsidRDefault="005214D9" w:rsidP="00A65AD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4BEAD935" w14:textId="77777777" w:rsidR="00B2433F"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392C336F" w14:textId="5F89C738" w:rsidR="005214D9"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bookmarkEnd w:id="6245"/>
      <w:r w:rsidR="00B2433F">
        <w:rPr>
          <w:rFonts w:ascii="Tahoma" w:eastAsia="Times New Roman" w:hAnsi="Tahoma" w:cs="Tahoma"/>
          <w:bCs/>
          <w:sz w:val="20"/>
          <w:szCs w:val="20"/>
          <w:lang w:val="en-GB" w:eastAsia="en-GB"/>
        </w:rPr>
        <w:t>………………………</w:t>
      </w:r>
    </w:p>
    <w:p w14:paraId="13122BF1" w14:textId="77777777" w:rsidR="00B0357C" w:rsidRDefault="00B0357C" w:rsidP="00B2433F">
      <w:pPr>
        <w:spacing w:line="360" w:lineRule="auto"/>
        <w:rPr>
          <w:rFonts w:ascii="Tahoma" w:eastAsia="Times New Roman" w:hAnsi="Tahoma" w:cs="Tahoma"/>
          <w:bCs/>
          <w:sz w:val="20"/>
          <w:szCs w:val="20"/>
          <w:lang w:val="en-GB" w:eastAsia="en-GB"/>
        </w:rPr>
      </w:pPr>
    </w:p>
    <w:p w14:paraId="2B110F2A" w14:textId="0D75EBCC" w:rsidR="00B0357C" w:rsidRDefault="00B0357C">
      <w:pPr>
        <w:rPr>
          <w:rFonts w:ascii="Tahoma" w:eastAsia="Times New Roman" w:hAnsi="Tahoma" w:cs="Tahoma"/>
          <w:bCs/>
          <w:sz w:val="20"/>
          <w:szCs w:val="20"/>
          <w:lang w:val="en-GB" w:eastAsia="en-GB"/>
        </w:rPr>
      </w:pPr>
      <w:r>
        <w:rPr>
          <w:rFonts w:ascii="Tahoma" w:eastAsia="Times New Roman" w:hAnsi="Tahoma" w:cs="Tahoma"/>
          <w:bCs/>
          <w:sz w:val="20"/>
          <w:szCs w:val="20"/>
          <w:lang w:val="en-GB" w:eastAsia="en-GB"/>
        </w:rPr>
        <w:br w:type="page"/>
      </w:r>
    </w:p>
    <w:p w14:paraId="6FBDF42D" w14:textId="77777777" w:rsidR="005214D9" w:rsidRDefault="005214D9" w:rsidP="005214D9">
      <w:pPr>
        <w:shd w:val="clear" w:color="auto" w:fill="FFFFFF"/>
        <w:spacing w:after="30"/>
        <w:rPr>
          <w:rFonts w:ascii="Tahoma" w:eastAsia="Times New Roman" w:hAnsi="Tahoma" w:cs="Tahoma"/>
          <w:bCs/>
          <w:sz w:val="20"/>
          <w:szCs w:val="20"/>
          <w:lang w:val="en-GB" w:eastAsia="en-GB"/>
        </w:rPr>
      </w:pPr>
    </w:p>
    <w:p w14:paraId="654D4DCB" w14:textId="77777777" w:rsidR="005214D9" w:rsidRPr="004E65F1" w:rsidRDefault="005214D9" w:rsidP="005214D9">
      <w:pPr>
        <w:ind w:left="255" w:right="2700"/>
        <w:jc w:val="both"/>
        <w:textAlignment w:val="baseline"/>
        <w:rPr>
          <w:rFonts w:ascii="Arial" w:eastAsia="Times New Roman" w:hAnsi="Arial" w:cs="Arial"/>
          <w:sz w:val="20"/>
          <w:szCs w:val="20"/>
          <w:lang w:eastAsia="en-ZA"/>
        </w:rPr>
      </w:pPr>
      <w:bookmarkStart w:id="6251" w:name="_Hlk175874766"/>
      <w:r w:rsidRPr="004E65F1">
        <w:rPr>
          <w:rFonts w:ascii="Arial" w:eastAsia="Times New Roman" w:hAnsi="Arial" w:cs="Arial"/>
          <w:b/>
          <w:bCs/>
          <w:sz w:val="20"/>
          <w:szCs w:val="20"/>
          <w:lang w:eastAsia="en-ZA"/>
        </w:rPr>
        <w:t>FORM A15:  DECLARATION OF TENDERER’S PAST SUPPLY CHAIN MANAGEMENT PRACTICES</w:t>
      </w:r>
    </w:p>
    <w:p w14:paraId="6686F932" w14:textId="04F067C4" w:rsidR="00564CD5" w:rsidRPr="00564CD5" w:rsidRDefault="00564CD5" w:rsidP="00564CD5">
      <w:pPr>
        <w:ind w:firstLine="255"/>
        <w:rPr>
          <w:rFonts w:ascii="Arial" w:hAnsi="Arial" w:cs="Arial"/>
          <w:b/>
          <w:bCs/>
          <w:color w:val="000000"/>
          <w:szCs w:val="20"/>
          <w:lang w:val="en-ZA"/>
        </w:rPr>
      </w:pPr>
      <w:r w:rsidRPr="00564CD5">
        <w:rPr>
          <w:rFonts w:ascii="Arial" w:hAnsi="Arial" w:cs="Arial"/>
          <w:b/>
          <w:bCs/>
          <w:color w:val="000000"/>
          <w:szCs w:val="20"/>
          <w:lang w:val="en-ZA"/>
        </w:rPr>
        <w:t xml:space="preserve">NRA </w:t>
      </w:r>
      <w:del w:id="6252" w:author="Avela Mnyaka (ECP)" w:date="2026-09-02T09:45:00Z" w16du:dateUtc="2026-09-02T07:45:00Z">
        <w:r w:rsidRPr="00D27C9F" w:rsidDel="00D27C9F">
          <w:rPr>
            <w:rFonts w:ascii="Arial" w:hAnsi="Arial" w:cs="Arial"/>
            <w:b/>
            <w:bCs/>
            <w:color w:val="000000"/>
            <w:szCs w:val="20"/>
            <w:lang w:val="en-ZA"/>
            <w:rPrChange w:id="6253" w:author="Avela Mnyaka (ECP)" w:date="2026-09-02T09:49:00Z" w16du:dateUtc="2026-09-02T07:49:00Z">
              <w:rPr>
                <w:rFonts w:ascii="Arial" w:hAnsi="Arial" w:cs="Arial"/>
                <w:b/>
                <w:bCs/>
                <w:color w:val="000000"/>
                <w:szCs w:val="20"/>
                <w:highlight w:val="yellow"/>
                <w:lang w:val="en-ZA"/>
              </w:rPr>
            </w:rPrChange>
          </w:rPr>
          <w:delText>20XX/YYYY</w:delText>
        </w:r>
      </w:del>
      <w:ins w:id="6254" w:author="Avela Mnyaka (ECP)" w:date="2026-09-02T09:45:00Z" w16du:dateUtc="2026-09-02T07:45:00Z">
        <w:r w:rsidR="00D27C9F" w:rsidRPr="00D27C9F">
          <w:rPr>
            <w:rFonts w:ascii="Arial" w:hAnsi="Arial" w:cs="Arial"/>
            <w:b/>
            <w:bCs/>
            <w:color w:val="000000"/>
            <w:szCs w:val="20"/>
            <w:lang w:val="en-ZA"/>
            <w:rPrChange w:id="6255" w:author="Avela Mnyaka (ECP)" w:date="2026-09-02T09:49:00Z" w16du:dateUtc="2026-09-02T07:49: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256" w:author="Avela Mnyaka (ECP)" w:date="2026-09-02T09:49:00Z" w16du:dateUtc="2026-09-02T07:49:00Z">
        <w:r w:rsidRPr="00D27C9F" w:rsidDel="00D27C9F">
          <w:rPr>
            <w:rFonts w:ascii="Arial" w:hAnsi="Arial" w:cs="Arial"/>
            <w:b/>
            <w:bCs/>
            <w:color w:val="000000"/>
            <w:szCs w:val="20"/>
            <w:lang w:val="en-ZA"/>
            <w:rPrChange w:id="6257" w:author="Avela Mnyaka (ECP)" w:date="2026-09-02T09:49:00Z" w16du:dateUtc="2026-09-02T07:49: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258" w:author="Avela Mnyaka (ECP)" w:date="2026-09-02T09:49:00Z" w16du:dateUtc="2026-09-02T07:49: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259" w:author="Avela Mnyaka (ECP)" w:date="2026-09-02T09:49:00Z" w16du:dateUtc="2026-09-02T07:49: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260" w:author="Avela Mnyaka (ECP)" w:date="2026-09-02T09:49:00Z" w16du:dateUtc="2026-09-02T07:49:00Z">
              <w:rPr>
                <w:rFonts w:ascii="Arial" w:hAnsi="Arial" w:cs="Arial"/>
                <w:b/>
                <w:bCs/>
                <w:color w:val="000000"/>
                <w:szCs w:val="20"/>
                <w:highlight w:val="yellow"/>
                <w:lang w:val="en-ZA"/>
              </w:rPr>
            </w:rPrChange>
          </w:rPr>
          <w:delText>)</w:delText>
        </w:r>
      </w:del>
    </w:p>
    <w:p w14:paraId="21D81615" w14:textId="25A34CEE" w:rsidR="005214D9" w:rsidRPr="004E65F1" w:rsidRDefault="005214D9" w:rsidP="005214D9">
      <w:pPr>
        <w:textAlignment w:val="baseline"/>
        <w:rPr>
          <w:rFonts w:ascii="Segoe UI" w:eastAsia="Times New Roman" w:hAnsi="Segoe UI" w:cs="Segoe UI"/>
          <w:sz w:val="20"/>
          <w:szCs w:val="20"/>
          <w:lang w:eastAsia="en-ZA"/>
        </w:rPr>
      </w:pPr>
    </w:p>
    <w:p w14:paraId="79D3E710" w14:textId="77777777" w:rsidR="005214D9" w:rsidRPr="004E65F1" w:rsidRDefault="005214D9" w:rsidP="005214D9">
      <w:pPr>
        <w:ind w:left="255"/>
        <w:textAlignment w:val="baseline"/>
        <w:rPr>
          <w:rFonts w:ascii="Segoe UI" w:eastAsia="Times New Roman" w:hAnsi="Segoe UI" w:cs="Segoe UI"/>
          <w:sz w:val="20"/>
          <w:szCs w:val="20"/>
          <w:lang w:eastAsia="en-ZA"/>
        </w:rPr>
      </w:pPr>
      <w:r w:rsidRPr="004E65F1">
        <w:rPr>
          <w:rFonts w:ascii="Arial" w:eastAsia="Times New Roman" w:hAnsi="Arial" w:cs="Arial"/>
          <w:b/>
          <w:bCs/>
          <w:sz w:val="20"/>
          <w:szCs w:val="20"/>
          <w:lang w:eastAsia="en-ZA"/>
        </w:rPr>
        <w:t>Notes to tenderer:</w:t>
      </w:r>
      <w:r w:rsidRPr="004E65F1">
        <w:rPr>
          <w:rFonts w:ascii="Arial" w:eastAsia="Times New Roman" w:hAnsi="Arial" w:cs="Arial"/>
          <w:sz w:val="20"/>
          <w:szCs w:val="20"/>
          <w:lang w:eastAsia="en-ZA"/>
        </w:rPr>
        <w:t> </w:t>
      </w:r>
    </w:p>
    <w:p w14:paraId="51543CEF"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27B27ADC" w14:textId="77777777" w:rsidR="005214D9" w:rsidRPr="004E65F1" w:rsidRDefault="005214D9" w:rsidP="00B0357C">
      <w:pPr>
        <w:widowControl/>
        <w:numPr>
          <w:ilvl w:val="0"/>
          <w:numId w:val="41"/>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declaration:</w:t>
      </w:r>
      <w:r w:rsidRPr="004E65F1">
        <w:rPr>
          <w:rFonts w:ascii="Arial" w:eastAsia="Times New Roman" w:hAnsi="Arial" w:cs="Arial"/>
          <w:sz w:val="20"/>
          <w:szCs w:val="20"/>
          <w:lang w:eastAsia="en-ZA"/>
        </w:rPr>
        <w:t> </w:t>
      </w:r>
    </w:p>
    <w:p w14:paraId="05202231" w14:textId="77777777" w:rsidR="005214D9" w:rsidRPr="004E65F1" w:rsidRDefault="005214D9" w:rsidP="00B0357C">
      <w:pPr>
        <w:widowControl/>
        <w:numPr>
          <w:ilvl w:val="0"/>
          <w:numId w:val="42"/>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must form part of all tenders submitted.</w:t>
      </w:r>
      <w:r w:rsidRPr="004E65F1">
        <w:rPr>
          <w:rFonts w:ascii="Arial" w:eastAsia="Times New Roman" w:hAnsi="Arial" w:cs="Arial"/>
          <w:sz w:val="20"/>
          <w:szCs w:val="20"/>
          <w:lang w:eastAsia="en-ZA"/>
        </w:rPr>
        <w:t> </w:t>
      </w:r>
    </w:p>
    <w:p w14:paraId="3CCC643A" w14:textId="77777777" w:rsidR="005214D9" w:rsidRPr="004E65F1" w:rsidRDefault="005214D9" w:rsidP="00B0357C">
      <w:pPr>
        <w:widowControl/>
        <w:numPr>
          <w:ilvl w:val="0"/>
          <w:numId w:val="43"/>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the case of a joint venture (JV), must be completed and submitted by each member of the JV</w:t>
      </w:r>
      <w:r w:rsidRPr="004E65F1">
        <w:rPr>
          <w:rFonts w:ascii="Arial" w:eastAsia="Times New Roman" w:hAnsi="Arial" w:cs="Arial"/>
          <w:sz w:val="20"/>
          <w:szCs w:val="20"/>
          <w:lang w:eastAsia="en-ZA"/>
        </w:rPr>
        <w:t> </w:t>
      </w:r>
    </w:p>
    <w:p w14:paraId="082DE847" w14:textId="77777777" w:rsidR="005214D9" w:rsidRPr="004E65F1" w:rsidRDefault="005214D9" w:rsidP="00B0357C">
      <w:pPr>
        <w:widowControl/>
        <w:numPr>
          <w:ilvl w:val="0"/>
          <w:numId w:val="44"/>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form serves as a declaration to be used by institutions in ensuring that when goods and services are being procured, all reasonable steps are taken to combat the abuse and/or misused the State’s procurement of the supply chain management system.</w:t>
      </w:r>
      <w:r w:rsidRPr="004E65F1">
        <w:rPr>
          <w:rFonts w:ascii="Arial" w:eastAsia="Times New Roman" w:hAnsi="Arial" w:cs="Arial"/>
          <w:sz w:val="20"/>
          <w:szCs w:val="20"/>
          <w:lang w:eastAsia="en-ZA"/>
        </w:rPr>
        <w:t> </w:t>
      </w:r>
    </w:p>
    <w:p w14:paraId="6434B226" w14:textId="77777777" w:rsidR="005214D9" w:rsidRPr="004E65F1" w:rsidRDefault="005214D9" w:rsidP="00B0357C">
      <w:pPr>
        <w:widowControl/>
        <w:numPr>
          <w:ilvl w:val="0"/>
          <w:numId w:val="45"/>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tender of any tenderer may be disregarded if that tenderer or any of its directors have –</w:t>
      </w:r>
      <w:r w:rsidRPr="004E65F1">
        <w:rPr>
          <w:rFonts w:ascii="Arial" w:eastAsia="Times New Roman" w:hAnsi="Arial" w:cs="Arial"/>
          <w:sz w:val="20"/>
          <w:szCs w:val="20"/>
          <w:lang w:eastAsia="en-ZA"/>
        </w:rPr>
        <w:t> </w:t>
      </w:r>
    </w:p>
    <w:p w14:paraId="54A34B26" w14:textId="77777777" w:rsidR="005214D9" w:rsidRPr="004E65F1" w:rsidRDefault="005214D9" w:rsidP="00B0357C">
      <w:pPr>
        <w:widowControl/>
        <w:numPr>
          <w:ilvl w:val="0"/>
          <w:numId w:val="46"/>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abused and/or misused the State’s procurement and/or supply chain management system;</w:t>
      </w:r>
      <w:r w:rsidRPr="004E65F1">
        <w:rPr>
          <w:rFonts w:ascii="Arial" w:eastAsia="Times New Roman" w:hAnsi="Arial" w:cs="Arial"/>
          <w:sz w:val="20"/>
          <w:szCs w:val="20"/>
          <w:lang w:eastAsia="en-ZA"/>
        </w:rPr>
        <w:t> </w:t>
      </w:r>
    </w:p>
    <w:p w14:paraId="1786C780" w14:textId="77777777" w:rsidR="005214D9" w:rsidRPr="004E65F1" w:rsidRDefault="005214D9" w:rsidP="00B0357C">
      <w:pPr>
        <w:widowControl/>
        <w:numPr>
          <w:ilvl w:val="0"/>
          <w:numId w:val="47"/>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committed fraud, corruption, or any other improper conduct in relation to such State system; and/or</w:t>
      </w:r>
      <w:r w:rsidRPr="004E65F1">
        <w:rPr>
          <w:rFonts w:ascii="Arial" w:eastAsia="Times New Roman" w:hAnsi="Arial" w:cs="Arial"/>
          <w:sz w:val="20"/>
          <w:szCs w:val="20"/>
          <w:lang w:eastAsia="en-ZA"/>
        </w:rPr>
        <w:t> </w:t>
      </w:r>
    </w:p>
    <w:p w14:paraId="28A0330C" w14:textId="77777777" w:rsidR="005214D9" w:rsidRPr="004E65F1" w:rsidRDefault="005214D9" w:rsidP="00B0357C">
      <w:pPr>
        <w:widowControl/>
        <w:numPr>
          <w:ilvl w:val="0"/>
          <w:numId w:val="48"/>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has been charged with fraud, corruption or any other improper conduct whether of a criminal or civil nature during the course and scope of rendering services to the state or any other party and/or entity; or</w:t>
      </w:r>
      <w:r w:rsidRPr="004E65F1">
        <w:rPr>
          <w:rFonts w:ascii="Arial" w:eastAsia="Times New Roman" w:hAnsi="Arial" w:cs="Arial"/>
          <w:sz w:val="20"/>
          <w:szCs w:val="20"/>
          <w:lang w:eastAsia="en-ZA"/>
        </w:rPr>
        <w:t> </w:t>
      </w:r>
    </w:p>
    <w:p w14:paraId="24D31A05" w14:textId="77777777" w:rsidR="005214D9" w:rsidRPr="004E65F1" w:rsidRDefault="005214D9" w:rsidP="00B0357C">
      <w:pPr>
        <w:widowControl/>
        <w:numPr>
          <w:ilvl w:val="0"/>
          <w:numId w:val="49"/>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failed to perform on any previous contract [with the State].</w:t>
      </w:r>
      <w:r w:rsidRPr="004E65F1">
        <w:rPr>
          <w:rFonts w:ascii="Arial" w:eastAsia="Times New Roman" w:hAnsi="Arial" w:cs="Arial"/>
          <w:sz w:val="20"/>
          <w:szCs w:val="20"/>
          <w:lang w:eastAsia="en-ZA"/>
        </w:rPr>
        <w:t> </w:t>
      </w:r>
    </w:p>
    <w:p w14:paraId="5199F04E" w14:textId="77777777" w:rsidR="005214D9" w:rsidRPr="004E65F1" w:rsidRDefault="005214D9" w:rsidP="00B0357C">
      <w:pPr>
        <w:widowControl/>
        <w:numPr>
          <w:ilvl w:val="0"/>
          <w:numId w:val="50"/>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order to give effect to the above, the following questionnaire must be completed and submitted with this tender.</w:t>
      </w:r>
      <w:r w:rsidRPr="004E65F1">
        <w:rPr>
          <w:rFonts w:ascii="Arial" w:eastAsia="Times New Roman" w:hAnsi="Arial" w:cs="Arial"/>
          <w:sz w:val="20"/>
          <w:szCs w:val="20"/>
          <w:lang w:eastAsia="en-ZA"/>
        </w:rPr>
        <w:t> </w:t>
      </w:r>
    </w:p>
    <w:p w14:paraId="19A4CCE9"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6255C1B0"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
        <w:gridCol w:w="726"/>
        <w:gridCol w:w="7206"/>
        <w:gridCol w:w="435"/>
        <w:gridCol w:w="330"/>
        <w:gridCol w:w="345"/>
        <w:gridCol w:w="664"/>
      </w:tblGrid>
      <w:tr w:rsidR="005214D9" w:rsidRPr="004E65F1" w14:paraId="3CA41D8C" w14:textId="77777777" w:rsidTr="00E62CA9">
        <w:trPr>
          <w:trHeight w:val="1950"/>
        </w:trPr>
        <w:tc>
          <w:tcPr>
            <w:tcW w:w="720" w:type="dxa"/>
            <w:gridSpan w:val="2"/>
            <w:tcBorders>
              <w:top w:val="single" w:sz="6" w:space="0" w:color="000000"/>
              <w:left w:val="single" w:sz="6" w:space="0" w:color="000000"/>
              <w:bottom w:val="single" w:sz="6" w:space="0" w:color="000000"/>
              <w:right w:val="single" w:sz="6" w:space="0" w:color="000000"/>
            </w:tcBorders>
            <w:hideMark/>
          </w:tcPr>
          <w:p w14:paraId="0EF45BE0"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4.1 </w:t>
            </w:r>
          </w:p>
        </w:tc>
        <w:tc>
          <w:tcPr>
            <w:tcW w:w="7860" w:type="dxa"/>
            <w:tcBorders>
              <w:top w:val="single" w:sz="6" w:space="0" w:color="000000"/>
              <w:left w:val="single" w:sz="6" w:space="0" w:color="000000"/>
              <w:bottom w:val="single" w:sz="6" w:space="0" w:color="000000"/>
              <w:right w:val="single" w:sz="6" w:space="0" w:color="000000"/>
            </w:tcBorders>
            <w:hideMark/>
          </w:tcPr>
          <w:p w14:paraId="4F75592C" w14:textId="77777777" w:rsidR="005214D9" w:rsidRPr="004E65F1" w:rsidRDefault="005214D9" w:rsidP="00E62CA9">
            <w:pPr>
              <w:ind w:left="105" w:right="9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National Treasury’s Database of Restricted Suppliers as companies or persons prohibited from doing business with the public sector? </w:t>
            </w:r>
          </w:p>
          <w:p w14:paraId="63EABAAF"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 xml:space="preserve">Companies or persons who are listed on this Database were informed in writing of this restriction by the Accounting Officer/ Authority of the institution that imposed the restriction after the </w:t>
            </w:r>
            <w:r w:rsidRPr="004E65F1">
              <w:rPr>
                <w:rFonts w:ascii="Arial" w:eastAsia="Times New Roman" w:hAnsi="Arial" w:cs="Arial"/>
                <w:b/>
                <w:bCs/>
                <w:i/>
                <w:iCs/>
                <w:sz w:val="20"/>
                <w:szCs w:val="20"/>
                <w:lang w:eastAsia="en-ZA"/>
              </w:rPr>
              <w:t xml:space="preserve">audi alteram partem </w:t>
            </w:r>
            <w:r w:rsidRPr="004E65F1">
              <w:rPr>
                <w:rFonts w:ascii="Arial" w:eastAsia="Times New Roman" w:hAnsi="Arial" w:cs="Arial"/>
                <w:b/>
                <w:bCs/>
                <w:sz w:val="20"/>
                <w:szCs w:val="20"/>
                <w:lang w:eastAsia="en-ZA"/>
              </w:rPr>
              <w:t>rule was applied.</w:t>
            </w:r>
            <w:r w:rsidRPr="004E65F1">
              <w:rPr>
                <w:rFonts w:ascii="Arial" w:eastAsia="Times New Roman" w:hAnsi="Arial" w:cs="Arial"/>
                <w:sz w:val="20"/>
                <w:szCs w:val="20"/>
                <w:lang w:eastAsia="en-ZA"/>
              </w:rPr>
              <w:t> </w:t>
            </w:r>
          </w:p>
          <w:p w14:paraId="3F08B346" w14:textId="77777777" w:rsidR="005214D9" w:rsidRPr="004E65F1" w:rsidRDefault="005214D9" w:rsidP="00E62CA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The Database of Restricted Suppliers now resides on the National Treasury website (</w:t>
            </w:r>
            <w:hyperlink r:id="rId25" w:tgtFrame="_blank" w:history="1">
              <w:r w:rsidRPr="004E65F1">
                <w:rPr>
                  <w:rFonts w:ascii="Arial" w:eastAsia="Times New Roman" w:hAnsi="Arial" w:cs="Arial"/>
                  <w:color w:val="0000FF"/>
                  <w:sz w:val="20"/>
                  <w:szCs w:val="20"/>
                  <w:u w:val="single"/>
                  <w:lang w:eastAsia="en-ZA"/>
                </w:rPr>
                <w:t xml:space="preserve">www.treasury.gov.za) </w:t>
              </w:r>
            </w:hyperlink>
            <w:r w:rsidRPr="004E65F1">
              <w:rPr>
                <w:rFonts w:ascii="Arial" w:eastAsia="Times New Roman" w:hAnsi="Arial" w:cs="Arial"/>
                <w:sz w:val="20"/>
                <w:szCs w:val="20"/>
                <w:lang w:eastAsia="en-ZA"/>
              </w:rPr>
              <w:t>and can be accessed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4BD26D41"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62B634D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3173C3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1B0DFCA" wp14:editId="1985FD49">
                  <wp:extent cx="159385" cy="117475"/>
                  <wp:effectExtent l="0" t="0" r="0" b="0"/>
                  <wp:docPr id="397439939" name="Picture 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6CA381"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BC949D5"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42243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177E42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F794920"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AF6FBA2"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302059BB"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641F39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CF33933"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4529623" wp14:editId="2F569488">
                  <wp:extent cx="159385" cy="117475"/>
                  <wp:effectExtent l="0" t="0" r="0" b="0"/>
                  <wp:docPr id="2"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a black squar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9E60D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99650A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26A0BD5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F8C353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0E2D99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59C383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CB5A55" w14:textId="77777777" w:rsidTr="00A65AD4">
        <w:trPr>
          <w:trHeight w:val="314"/>
        </w:trPr>
        <w:tc>
          <w:tcPr>
            <w:tcW w:w="720" w:type="dxa"/>
            <w:gridSpan w:val="2"/>
            <w:tcBorders>
              <w:top w:val="single" w:sz="6" w:space="0" w:color="000000"/>
              <w:left w:val="single" w:sz="6" w:space="0" w:color="000000"/>
              <w:bottom w:val="single" w:sz="6" w:space="0" w:color="000000"/>
              <w:right w:val="single" w:sz="6" w:space="0" w:color="000000"/>
            </w:tcBorders>
            <w:hideMark/>
          </w:tcPr>
          <w:p w14:paraId="7F0E6809"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66BA1BDA"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53B6EACF" w14:textId="77777777" w:rsidTr="00E62CA9">
        <w:trPr>
          <w:trHeight w:val="1155"/>
        </w:trPr>
        <w:tc>
          <w:tcPr>
            <w:tcW w:w="720" w:type="dxa"/>
            <w:gridSpan w:val="2"/>
            <w:tcBorders>
              <w:top w:val="single" w:sz="6" w:space="0" w:color="000000"/>
              <w:left w:val="single" w:sz="6" w:space="0" w:color="000000"/>
              <w:bottom w:val="single" w:sz="6" w:space="0" w:color="000000"/>
              <w:right w:val="single" w:sz="6" w:space="0" w:color="000000"/>
            </w:tcBorders>
            <w:hideMark/>
          </w:tcPr>
          <w:p w14:paraId="7055241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4.2 </w:t>
            </w:r>
          </w:p>
        </w:tc>
        <w:tc>
          <w:tcPr>
            <w:tcW w:w="7860" w:type="dxa"/>
            <w:tcBorders>
              <w:top w:val="single" w:sz="6" w:space="0" w:color="000000"/>
              <w:left w:val="single" w:sz="6" w:space="0" w:color="000000"/>
              <w:bottom w:val="single" w:sz="6" w:space="0" w:color="000000"/>
              <w:right w:val="single" w:sz="6" w:space="0" w:color="000000"/>
            </w:tcBorders>
            <w:hideMark/>
          </w:tcPr>
          <w:p w14:paraId="0D55EBC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Register for Tender Defaulters in terms of Section 29 of the Prevention and Combatting of Corrupt Activities Act (No. 12 of 2004)? </w:t>
            </w:r>
          </w:p>
          <w:p w14:paraId="344238E2"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Register for Tender Defaulters can be accessed on the National Treasury website (</w:t>
            </w:r>
            <w:hyperlink r:id="rId27" w:tgtFrame="_blank" w:history="1">
              <w:r w:rsidRPr="004E65F1">
                <w:rPr>
                  <w:rFonts w:ascii="Arial" w:eastAsia="Times New Roman" w:hAnsi="Arial" w:cs="Arial"/>
                  <w:color w:val="0000FF"/>
                  <w:sz w:val="20"/>
                  <w:szCs w:val="20"/>
                  <w:u w:val="single"/>
                  <w:lang w:eastAsia="en-ZA"/>
                </w:rPr>
                <w:t>(www.treasury.gov.za)</w:t>
              </w:r>
            </w:hyperlink>
            <w:r w:rsidRPr="004E65F1">
              <w:rPr>
                <w:rFonts w:ascii="Arial" w:eastAsia="Times New Roman" w:hAnsi="Arial" w:cs="Arial"/>
                <w:sz w:val="20"/>
                <w:szCs w:val="20"/>
                <w:lang w:eastAsia="en-ZA"/>
              </w:rPr>
              <w:t xml:space="preserve">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6B8D13E9"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1E41BB5F"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ABDEA60"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78CFAC0" wp14:editId="667C6D51">
                  <wp:extent cx="159385" cy="117475"/>
                  <wp:effectExtent l="0" t="0" r="0" b="0"/>
                  <wp:docPr id="3" name="Picture 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42D54DED"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C1B49E7"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0DEEDD5E"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1FAF065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892EB02"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E7AA6E6" wp14:editId="5261A3AA">
                  <wp:extent cx="159385" cy="117475"/>
                  <wp:effectExtent l="0" t="0" r="0" b="0"/>
                  <wp:docPr id="4"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black squar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74E766E"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822377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4247B708" w14:textId="77777777" w:rsidTr="00A65AD4">
        <w:trPr>
          <w:trHeight w:val="441"/>
        </w:trPr>
        <w:tc>
          <w:tcPr>
            <w:tcW w:w="720" w:type="dxa"/>
            <w:gridSpan w:val="2"/>
            <w:tcBorders>
              <w:top w:val="single" w:sz="6" w:space="0" w:color="000000"/>
              <w:left w:val="single" w:sz="6" w:space="0" w:color="000000"/>
              <w:bottom w:val="single" w:sz="6" w:space="0" w:color="000000"/>
              <w:right w:val="single" w:sz="6" w:space="0" w:color="000000"/>
            </w:tcBorders>
            <w:hideMark/>
          </w:tcPr>
          <w:p w14:paraId="2B5AD68D"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56E5A069" w14:textId="77777777" w:rsidR="005214D9" w:rsidRPr="004E65F1" w:rsidRDefault="005214D9" w:rsidP="00E62CA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76E8A79E" w14:textId="77777777" w:rsidTr="00E62CA9">
        <w:trPr>
          <w:trHeight w:val="735"/>
        </w:trPr>
        <w:tc>
          <w:tcPr>
            <w:tcW w:w="720" w:type="dxa"/>
            <w:gridSpan w:val="2"/>
            <w:tcBorders>
              <w:top w:val="single" w:sz="6" w:space="0" w:color="000000"/>
              <w:left w:val="single" w:sz="6" w:space="0" w:color="000000"/>
              <w:bottom w:val="single" w:sz="6" w:space="0" w:color="000000"/>
              <w:right w:val="single" w:sz="6" w:space="0" w:color="000000"/>
            </w:tcBorders>
            <w:hideMark/>
          </w:tcPr>
          <w:p w14:paraId="54459468"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4.3 </w:t>
            </w:r>
          </w:p>
        </w:tc>
        <w:tc>
          <w:tcPr>
            <w:tcW w:w="7860" w:type="dxa"/>
            <w:tcBorders>
              <w:top w:val="single" w:sz="6" w:space="0" w:color="000000"/>
              <w:left w:val="single" w:sz="6" w:space="0" w:color="000000"/>
              <w:bottom w:val="single" w:sz="6" w:space="0" w:color="000000"/>
              <w:right w:val="single" w:sz="6" w:space="0" w:color="000000"/>
            </w:tcBorders>
            <w:hideMark/>
          </w:tcPr>
          <w:p w14:paraId="0C5B4635"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the tenderer or any of its directors convicted by a court of law (including a court outside the Republic of South Africa) for fraud or corruption during the past five years?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24A10C5D" w14:textId="77777777" w:rsidR="005214D9" w:rsidRPr="004E65F1" w:rsidRDefault="005214D9" w:rsidP="00E62CA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51640C99"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64427FF" w14:textId="77777777" w:rsidR="005214D9" w:rsidRPr="004E65F1" w:rsidRDefault="005214D9" w:rsidP="00E62CA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06D08FFF" wp14:editId="0A30D7F2">
                  <wp:extent cx="159385" cy="117475"/>
                  <wp:effectExtent l="0" t="0" r="0" b="0"/>
                  <wp:docPr id="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background with a black squar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7FBF1004"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5FD65400" w14:textId="77777777" w:rsidR="005214D9" w:rsidRPr="004E65F1" w:rsidRDefault="005214D9" w:rsidP="00E62CA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3C61693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000EBF20"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0ED91C22" wp14:editId="3A190730">
                  <wp:extent cx="159385" cy="117475"/>
                  <wp:effectExtent l="0" t="0" r="0" b="0"/>
                  <wp:docPr id="6"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0C6D510"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385427" w14:textId="77777777" w:rsidTr="00E62CA9">
        <w:trPr>
          <w:trHeight w:val="360"/>
        </w:trPr>
        <w:tc>
          <w:tcPr>
            <w:tcW w:w="720" w:type="dxa"/>
            <w:gridSpan w:val="2"/>
            <w:tcBorders>
              <w:top w:val="single" w:sz="6" w:space="0" w:color="000000"/>
              <w:left w:val="single" w:sz="6" w:space="0" w:color="000000"/>
              <w:bottom w:val="single" w:sz="6" w:space="0" w:color="000000"/>
              <w:right w:val="single" w:sz="6" w:space="0" w:color="000000"/>
            </w:tcBorders>
            <w:hideMark/>
          </w:tcPr>
          <w:p w14:paraId="567359F3"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224E9B5E"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p w14:paraId="3CAB21B1"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F194FA" w14:textId="77777777" w:rsidTr="00A65AD4">
        <w:trPr>
          <w:gridBefore w:val="1"/>
          <w:wBefore w:w="15" w:type="dxa"/>
          <w:trHeight w:val="62"/>
        </w:trPr>
        <w:tc>
          <w:tcPr>
            <w:tcW w:w="675" w:type="dxa"/>
            <w:tcBorders>
              <w:top w:val="nil"/>
              <w:left w:val="single" w:sz="6" w:space="0" w:color="000000"/>
              <w:bottom w:val="single" w:sz="6" w:space="0" w:color="000000"/>
              <w:right w:val="single" w:sz="6" w:space="0" w:color="000000"/>
            </w:tcBorders>
            <w:hideMark/>
          </w:tcPr>
          <w:p w14:paraId="68010F4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sz w:val="20"/>
                <w:szCs w:val="20"/>
                <w:lang w:eastAsia="en-ZA"/>
              </w:rPr>
              <w:t> </w:t>
            </w:r>
          </w:p>
        </w:tc>
        <w:tc>
          <w:tcPr>
            <w:tcW w:w="9645" w:type="dxa"/>
            <w:gridSpan w:val="5"/>
            <w:tcBorders>
              <w:top w:val="nil"/>
              <w:left w:val="single" w:sz="6" w:space="0" w:color="000000"/>
              <w:bottom w:val="single" w:sz="6" w:space="0" w:color="000000"/>
              <w:right w:val="single" w:sz="6" w:space="0" w:color="000000"/>
            </w:tcBorders>
            <w:hideMark/>
          </w:tcPr>
          <w:p w14:paraId="0BB39F43" w14:textId="77777777" w:rsidR="005214D9" w:rsidRPr="004E65F1" w:rsidRDefault="005214D9" w:rsidP="00E62CA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4D2584"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42ECE0C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4.4 </w:t>
            </w:r>
          </w:p>
        </w:tc>
        <w:tc>
          <w:tcPr>
            <w:tcW w:w="8295" w:type="dxa"/>
            <w:gridSpan w:val="2"/>
            <w:tcBorders>
              <w:top w:val="single" w:sz="6" w:space="0" w:color="000000"/>
              <w:left w:val="single" w:sz="6" w:space="0" w:color="000000"/>
              <w:bottom w:val="single" w:sz="6" w:space="0" w:color="000000"/>
              <w:right w:val="single" w:sz="6" w:space="0" w:color="000000"/>
            </w:tcBorders>
            <w:hideMark/>
          </w:tcPr>
          <w:p w14:paraId="14794290"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any contract between the tenderer and any organ of State terminated during the past five years on account of failure to perform on or comply with the contract? </w:t>
            </w:r>
          </w:p>
        </w:tc>
        <w:tc>
          <w:tcPr>
            <w:tcW w:w="675" w:type="dxa"/>
            <w:gridSpan w:val="2"/>
            <w:tcBorders>
              <w:top w:val="single" w:sz="6" w:space="0" w:color="000000"/>
              <w:left w:val="single" w:sz="6" w:space="0" w:color="000000"/>
              <w:bottom w:val="single" w:sz="6" w:space="0" w:color="000000"/>
              <w:right w:val="single" w:sz="6" w:space="0" w:color="000000"/>
            </w:tcBorders>
            <w:hideMark/>
          </w:tcPr>
          <w:p w14:paraId="0AFB4E3B" w14:textId="77777777" w:rsidR="005214D9" w:rsidRPr="004E65F1" w:rsidRDefault="005214D9" w:rsidP="00E62CA9">
            <w:pPr>
              <w:ind w:left="255"/>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Yes </w:t>
            </w:r>
          </w:p>
          <w:p w14:paraId="65F4DE96"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E0C0052" w14:textId="77777777" w:rsidR="005214D9" w:rsidRPr="004E65F1" w:rsidRDefault="005214D9" w:rsidP="00E62CA9">
            <w:pPr>
              <w:ind w:left="3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6D35972C" wp14:editId="3BF571EA">
                  <wp:extent cx="159385" cy="117475"/>
                  <wp:effectExtent l="0" t="0" r="0" b="0"/>
                  <wp:docPr id="7"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background with a black squar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75563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c>
          <w:tcPr>
            <w:tcW w:w="660" w:type="dxa"/>
            <w:tcBorders>
              <w:top w:val="single" w:sz="6" w:space="0" w:color="000000"/>
              <w:left w:val="single" w:sz="6" w:space="0" w:color="000000"/>
              <w:bottom w:val="single" w:sz="6" w:space="0" w:color="000000"/>
              <w:right w:val="single" w:sz="6" w:space="0" w:color="000000"/>
            </w:tcBorders>
            <w:hideMark/>
          </w:tcPr>
          <w:p w14:paraId="0978F205"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7FE95738"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35C40265" w14:textId="77777777" w:rsidR="005214D9" w:rsidRPr="004E65F1" w:rsidRDefault="005214D9" w:rsidP="00E62CA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521FEC75" wp14:editId="2DBF252A">
                  <wp:extent cx="159385" cy="117475"/>
                  <wp:effectExtent l="0" t="0" r="0" b="0"/>
                  <wp:docPr id="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background with a black square&#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B9CAAB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16711F6E" w14:textId="77777777" w:rsidTr="00E62CA9">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1EA4EAEF" w14:textId="77777777" w:rsidR="005214D9" w:rsidRPr="004E65F1" w:rsidRDefault="005214D9" w:rsidP="00E62CA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lastRenderedPageBreak/>
              <w:t>4.4.1 </w:t>
            </w:r>
          </w:p>
        </w:tc>
        <w:tc>
          <w:tcPr>
            <w:tcW w:w="9645" w:type="dxa"/>
            <w:gridSpan w:val="5"/>
            <w:tcBorders>
              <w:top w:val="single" w:sz="6" w:space="0" w:color="000000"/>
              <w:left w:val="single" w:sz="6" w:space="0" w:color="000000"/>
              <w:bottom w:val="single" w:sz="6" w:space="0" w:color="000000"/>
              <w:right w:val="single" w:sz="6" w:space="0" w:color="000000"/>
            </w:tcBorders>
            <w:hideMark/>
          </w:tcPr>
          <w:p w14:paraId="37D58C38" w14:textId="77777777" w:rsidR="005214D9" w:rsidRPr="004E65F1" w:rsidRDefault="005214D9" w:rsidP="00E62CA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bl>
    <w:p w14:paraId="0CCF85B2"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1048C320"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2B623E0" w14:textId="77777777" w:rsidR="002745C6" w:rsidRPr="004E65F1" w:rsidRDefault="002745C6" w:rsidP="005214D9">
      <w:pPr>
        <w:textAlignment w:val="baseline"/>
        <w:rPr>
          <w:rFonts w:ascii="Arial" w:eastAsia="Times New Roman" w:hAnsi="Arial" w:cs="Arial"/>
          <w:sz w:val="20"/>
          <w:szCs w:val="20"/>
          <w:lang w:eastAsia="en-ZA"/>
        </w:rPr>
      </w:pPr>
    </w:p>
    <w:p w14:paraId="10D04338" w14:textId="77777777" w:rsidR="002745C6" w:rsidRPr="004E65F1" w:rsidRDefault="002745C6" w:rsidP="005214D9">
      <w:pPr>
        <w:textAlignment w:val="baseline"/>
        <w:rPr>
          <w:rFonts w:ascii="Segoe UI" w:eastAsia="Times New Roman" w:hAnsi="Segoe UI" w:cs="Segoe UI"/>
          <w:sz w:val="20"/>
          <w:szCs w:val="20"/>
          <w:lang w:eastAsia="en-ZA"/>
        </w:rPr>
      </w:pPr>
    </w:p>
    <w:p w14:paraId="527264B6"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b/>
          <w:bCs/>
          <w:sz w:val="20"/>
          <w:szCs w:val="20"/>
          <w:u w:val="single"/>
          <w:lang w:eastAsia="en-ZA"/>
        </w:rPr>
        <w:t>CERTIFICATION</w:t>
      </w:r>
      <w:r w:rsidRPr="004E65F1">
        <w:rPr>
          <w:rFonts w:ascii="Arial" w:eastAsia="Times New Roman" w:hAnsi="Arial" w:cs="Arial"/>
          <w:sz w:val="20"/>
          <w:szCs w:val="20"/>
          <w:lang w:eastAsia="en-ZA"/>
        </w:rPr>
        <w:t> </w:t>
      </w:r>
    </w:p>
    <w:p w14:paraId="098E7BE7"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D151CE1" w14:textId="78861F6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E01B9F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the undersigned, ......................................................................................................................... </w:t>
      </w:r>
    </w:p>
    <w:p w14:paraId="5348AEA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660CF7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certify that the information furnished on this declaration form is true and correct. </w:t>
      </w:r>
    </w:p>
    <w:p w14:paraId="6B04457F"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DEB1299"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E353BFD" w14:textId="77777777" w:rsidR="005214D9" w:rsidRPr="004E65F1" w:rsidRDefault="005214D9" w:rsidP="005214D9">
      <w:pPr>
        <w:ind w:left="255" w:right="139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accept that, in addition to cancellation of a contract, action may be taken against me should this declaration prove to be false. </w:t>
      </w:r>
    </w:p>
    <w:p w14:paraId="3B4B52E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3B7E9F1" w14:textId="77777777" w:rsidR="005214D9" w:rsidRPr="004E65F1" w:rsidRDefault="005214D9" w:rsidP="005214D9">
      <w:pPr>
        <w:textAlignment w:val="baseline"/>
        <w:rPr>
          <w:rFonts w:ascii="Arial MT" w:eastAsia="Times New Roman" w:hAnsi="Arial MT" w:cs="Segoe UI"/>
          <w:sz w:val="20"/>
          <w:szCs w:val="20"/>
          <w:lang w:eastAsia="en-ZA"/>
        </w:rPr>
      </w:pPr>
      <w:r w:rsidRPr="004E65F1">
        <w:rPr>
          <w:rFonts w:ascii="Arial MT" w:eastAsia="Times New Roman" w:hAnsi="Arial MT" w:cs="Segoe UI"/>
          <w:sz w:val="20"/>
          <w:szCs w:val="20"/>
          <w:lang w:eastAsia="en-ZA"/>
        </w:rPr>
        <w:t> </w:t>
      </w:r>
    </w:p>
    <w:bookmarkEnd w:id="6251"/>
    <w:p w14:paraId="519698B8" w14:textId="77777777" w:rsidR="005214D9" w:rsidRPr="004E65F1" w:rsidRDefault="005214D9" w:rsidP="005214D9">
      <w:pPr>
        <w:textAlignment w:val="baseline"/>
        <w:rPr>
          <w:rFonts w:ascii="Arial MT" w:eastAsia="Times New Roman" w:hAnsi="Arial MT" w:cs="Segoe UI"/>
          <w:sz w:val="20"/>
          <w:szCs w:val="20"/>
          <w:lang w:eastAsia="en-ZA"/>
        </w:rPr>
      </w:pPr>
    </w:p>
    <w:p w14:paraId="196DA057" w14:textId="77777777" w:rsidR="005214D9" w:rsidRPr="004E65F1" w:rsidRDefault="005214D9" w:rsidP="005214D9">
      <w:pPr>
        <w:textAlignment w:val="baseline"/>
        <w:rPr>
          <w:rFonts w:ascii="Arial MT" w:eastAsia="Times New Roman" w:hAnsi="Arial MT" w:cs="Segoe UI"/>
          <w:sz w:val="20"/>
          <w:szCs w:val="20"/>
          <w:lang w:eastAsia="en-ZA"/>
        </w:rPr>
      </w:pPr>
    </w:p>
    <w:p w14:paraId="1DACE6C0" w14:textId="77777777" w:rsidR="005214D9" w:rsidRPr="004E65F1" w:rsidRDefault="005214D9" w:rsidP="005214D9">
      <w:pPr>
        <w:textAlignment w:val="baseline"/>
        <w:rPr>
          <w:rFonts w:ascii="Arial MT" w:eastAsia="Times New Roman" w:hAnsi="Arial MT" w:cs="Segoe UI"/>
          <w:sz w:val="20"/>
          <w:szCs w:val="20"/>
          <w:lang w:eastAsia="en-ZA"/>
        </w:rPr>
      </w:pPr>
    </w:p>
    <w:p w14:paraId="0D1D0F9F" w14:textId="77777777" w:rsidR="005214D9" w:rsidRPr="004E65F1" w:rsidRDefault="005214D9" w:rsidP="005214D9">
      <w:pPr>
        <w:textAlignment w:val="baseline"/>
        <w:rPr>
          <w:rFonts w:ascii="Arial MT" w:eastAsia="Times New Roman" w:hAnsi="Arial MT" w:cs="Segoe UI"/>
          <w:sz w:val="20"/>
          <w:szCs w:val="20"/>
          <w:lang w:eastAsia="en-ZA"/>
        </w:rPr>
      </w:pPr>
    </w:p>
    <w:p w14:paraId="2EECFF42" w14:textId="77777777" w:rsidR="005214D9" w:rsidRPr="004E65F1" w:rsidRDefault="005214D9" w:rsidP="005214D9">
      <w:pPr>
        <w:textAlignment w:val="baseline"/>
        <w:rPr>
          <w:rFonts w:ascii="Arial MT" w:eastAsia="Times New Roman" w:hAnsi="Arial MT" w:cs="Segoe UI"/>
          <w:sz w:val="20"/>
          <w:szCs w:val="20"/>
          <w:lang w:eastAsia="en-ZA"/>
        </w:rPr>
      </w:pPr>
    </w:p>
    <w:p w14:paraId="55095F2B" w14:textId="77777777" w:rsidR="005214D9" w:rsidRPr="004E65F1" w:rsidRDefault="005214D9" w:rsidP="005214D9">
      <w:pPr>
        <w:textAlignment w:val="baseline"/>
        <w:rPr>
          <w:rFonts w:ascii="Arial MT" w:eastAsia="Times New Roman" w:hAnsi="Arial MT" w:cs="Segoe UI"/>
          <w:sz w:val="20"/>
          <w:szCs w:val="20"/>
          <w:lang w:eastAsia="en-ZA"/>
        </w:rPr>
      </w:pPr>
    </w:p>
    <w:p w14:paraId="6394C671" w14:textId="77777777" w:rsidR="005214D9" w:rsidRPr="004E65F1" w:rsidRDefault="005214D9" w:rsidP="005214D9">
      <w:pPr>
        <w:textAlignment w:val="baseline"/>
        <w:rPr>
          <w:rFonts w:ascii="Arial MT" w:eastAsia="Times New Roman" w:hAnsi="Arial MT" w:cs="Segoe UI"/>
          <w:sz w:val="20"/>
          <w:szCs w:val="20"/>
          <w:lang w:eastAsia="en-ZA"/>
        </w:rPr>
      </w:pPr>
    </w:p>
    <w:p w14:paraId="5D8DC460" w14:textId="77777777" w:rsidR="005214D9" w:rsidRPr="004E65F1" w:rsidRDefault="005214D9" w:rsidP="005214D9">
      <w:pPr>
        <w:textAlignment w:val="baseline"/>
        <w:rPr>
          <w:rFonts w:ascii="Arial MT" w:eastAsia="Times New Roman" w:hAnsi="Arial MT" w:cs="Segoe UI"/>
          <w:sz w:val="20"/>
          <w:szCs w:val="20"/>
          <w:lang w:eastAsia="en-ZA"/>
        </w:rPr>
      </w:pPr>
    </w:p>
    <w:p w14:paraId="22B38339" w14:textId="77777777" w:rsidR="005214D9" w:rsidRPr="004E65F1" w:rsidRDefault="005214D9" w:rsidP="005214D9">
      <w:pPr>
        <w:textAlignment w:val="baseline"/>
        <w:rPr>
          <w:rFonts w:ascii="Arial MT" w:eastAsia="Times New Roman" w:hAnsi="Arial MT" w:cs="Segoe UI"/>
          <w:sz w:val="20"/>
          <w:szCs w:val="20"/>
          <w:lang w:eastAsia="en-ZA"/>
        </w:rPr>
      </w:pPr>
    </w:p>
    <w:p w14:paraId="5BBDEE35" w14:textId="77777777" w:rsidR="005214D9" w:rsidRPr="004E65F1" w:rsidRDefault="005214D9" w:rsidP="005214D9">
      <w:pPr>
        <w:textAlignment w:val="baseline"/>
        <w:rPr>
          <w:rFonts w:ascii="Arial MT" w:eastAsia="Times New Roman" w:hAnsi="Arial MT" w:cs="Segoe UI"/>
          <w:sz w:val="20"/>
          <w:szCs w:val="20"/>
          <w:lang w:eastAsia="en-ZA"/>
        </w:rPr>
      </w:pPr>
    </w:p>
    <w:p w14:paraId="2068528E" w14:textId="77777777" w:rsidR="005214D9" w:rsidRPr="004E65F1" w:rsidRDefault="005214D9" w:rsidP="005214D9">
      <w:pPr>
        <w:textAlignment w:val="baseline"/>
        <w:rPr>
          <w:rFonts w:ascii="Arial MT" w:eastAsia="Times New Roman" w:hAnsi="Arial MT" w:cs="Segoe UI"/>
          <w:sz w:val="20"/>
          <w:szCs w:val="20"/>
          <w:lang w:eastAsia="en-ZA"/>
        </w:rPr>
      </w:pPr>
    </w:p>
    <w:p w14:paraId="5D33C942" w14:textId="77777777" w:rsidR="005214D9" w:rsidRPr="004E65F1" w:rsidRDefault="005214D9" w:rsidP="005214D9">
      <w:pPr>
        <w:textAlignment w:val="baseline"/>
        <w:rPr>
          <w:rFonts w:ascii="Arial MT" w:eastAsia="Times New Roman" w:hAnsi="Arial MT" w:cs="Segoe UI"/>
          <w:sz w:val="20"/>
          <w:szCs w:val="20"/>
          <w:lang w:eastAsia="en-ZA"/>
        </w:rPr>
      </w:pPr>
    </w:p>
    <w:p w14:paraId="26BCC13E" w14:textId="77777777" w:rsidR="005214D9" w:rsidRPr="004E65F1" w:rsidRDefault="005214D9" w:rsidP="005214D9">
      <w:pPr>
        <w:textAlignment w:val="baseline"/>
        <w:rPr>
          <w:rFonts w:ascii="Arial MT" w:eastAsia="Times New Roman" w:hAnsi="Arial MT" w:cs="Segoe UI"/>
          <w:sz w:val="20"/>
          <w:szCs w:val="20"/>
          <w:lang w:eastAsia="en-ZA"/>
        </w:rPr>
      </w:pPr>
    </w:p>
    <w:p w14:paraId="324E4051" w14:textId="77777777" w:rsidR="005214D9" w:rsidRPr="004E65F1" w:rsidRDefault="005214D9" w:rsidP="005214D9">
      <w:pPr>
        <w:textAlignment w:val="baseline"/>
        <w:rPr>
          <w:rFonts w:ascii="Arial MT" w:eastAsia="Times New Roman" w:hAnsi="Arial MT" w:cs="Segoe UI"/>
          <w:sz w:val="20"/>
          <w:szCs w:val="20"/>
          <w:lang w:eastAsia="en-ZA"/>
        </w:rPr>
      </w:pPr>
    </w:p>
    <w:p w14:paraId="7F062044" w14:textId="77777777" w:rsidR="005214D9" w:rsidRPr="004E65F1" w:rsidRDefault="005214D9" w:rsidP="005214D9">
      <w:pPr>
        <w:textAlignment w:val="baseline"/>
        <w:rPr>
          <w:rFonts w:ascii="Arial MT" w:eastAsia="Times New Roman" w:hAnsi="Arial MT" w:cs="Segoe UI"/>
          <w:sz w:val="20"/>
          <w:szCs w:val="20"/>
          <w:lang w:eastAsia="en-ZA"/>
        </w:rPr>
      </w:pPr>
    </w:p>
    <w:p w14:paraId="2910BD6D" w14:textId="77777777" w:rsidR="005214D9" w:rsidRDefault="005214D9" w:rsidP="005214D9">
      <w:pPr>
        <w:textAlignment w:val="baseline"/>
        <w:rPr>
          <w:rFonts w:ascii="Arial MT" w:eastAsia="Times New Roman" w:hAnsi="Arial MT" w:cs="Segoe UI"/>
          <w:sz w:val="20"/>
          <w:szCs w:val="20"/>
          <w:lang w:eastAsia="en-ZA"/>
        </w:rPr>
      </w:pPr>
    </w:p>
    <w:p w14:paraId="000A465A" w14:textId="77777777" w:rsidR="00B2433F" w:rsidRDefault="00B2433F" w:rsidP="005214D9">
      <w:pPr>
        <w:textAlignment w:val="baseline"/>
        <w:rPr>
          <w:rFonts w:ascii="Arial MT" w:eastAsia="Times New Roman" w:hAnsi="Arial MT" w:cs="Segoe UI"/>
          <w:sz w:val="20"/>
          <w:szCs w:val="20"/>
          <w:lang w:eastAsia="en-ZA"/>
        </w:rPr>
      </w:pPr>
    </w:p>
    <w:p w14:paraId="4BA82BA9" w14:textId="77777777" w:rsidR="00B2433F" w:rsidRDefault="00B2433F" w:rsidP="005214D9">
      <w:pPr>
        <w:textAlignment w:val="baseline"/>
        <w:rPr>
          <w:rFonts w:ascii="Arial MT" w:eastAsia="Times New Roman" w:hAnsi="Arial MT" w:cs="Segoe UI"/>
          <w:sz w:val="20"/>
          <w:szCs w:val="20"/>
          <w:lang w:eastAsia="en-ZA"/>
        </w:rPr>
      </w:pPr>
    </w:p>
    <w:p w14:paraId="48481600" w14:textId="77777777" w:rsidR="00B2433F" w:rsidRDefault="00B2433F" w:rsidP="005214D9">
      <w:pPr>
        <w:textAlignment w:val="baseline"/>
        <w:rPr>
          <w:rFonts w:ascii="Arial MT" w:eastAsia="Times New Roman" w:hAnsi="Arial MT" w:cs="Segoe UI"/>
          <w:sz w:val="20"/>
          <w:szCs w:val="20"/>
          <w:lang w:eastAsia="en-ZA"/>
        </w:rPr>
      </w:pPr>
    </w:p>
    <w:p w14:paraId="3ACB1A6F" w14:textId="77777777" w:rsidR="00B2433F" w:rsidRDefault="00B2433F" w:rsidP="005214D9">
      <w:pPr>
        <w:textAlignment w:val="baseline"/>
        <w:rPr>
          <w:rFonts w:ascii="Arial MT" w:eastAsia="Times New Roman" w:hAnsi="Arial MT" w:cs="Segoe UI"/>
          <w:sz w:val="20"/>
          <w:szCs w:val="20"/>
          <w:lang w:eastAsia="en-ZA"/>
        </w:rPr>
      </w:pPr>
    </w:p>
    <w:p w14:paraId="535F7B05" w14:textId="77777777" w:rsidR="00B2433F" w:rsidRDefault="00B2433F" w:rsidP="005214D9">
      <w:pPr>
        <w:textAlignment w:val="baseline"/>
        <w:rPr>
          <w:rFonts w:ascii="Arial MT" w:eastAsia="Times New Roman" w:hAnsi="Arial MT" w:cs="Segoe UI"/>
          <w:sz w:val="20"/>
          <w:szCs w:val="20"/>
          <w:lang w:eastAsia="en-ZA"/>
        </w:rPr>
      </w:pPr>
    </w:p>
    <w:p w14:paraId="2E3C9390" w14:textId="77777777" w:rsidR="00B2433F" w:rsidRDefault="00B2433F" w:rsidP="005214D9">
      <w:pPr>
        <w:textAlignment w:val="baseline"/>
        <w:rPr>
          <w:rFonts w:ascii="Arial MT" w:eastAsia="Times New Roman" w:hAnsi="Arial MT" w:cs="Segoe UI"/>
          <w:sz w:val="20"/>
          <w:szCs w:val="20"/>
          <w:lang w:eastAsia="en-ZA"/>
        </w:rPr>
      </w:pPr>
    </w:p>
    <w:p w14:paraId="468344E4" w14:textId="77777777" w:rsidR="00B2433F" w:rsidRDefault="00B2433F" w:rsidP="005214D9">
      <w:pPr>
        <w:textAlignment w:val="baseline"/>
        <w:rPr>
          <w:rFonts w:ascii="Arial MT" w:eastAsia="Times New Roman" w:hAnsi="Arial MT" w:cs="Segoe UI"/>
          <w:sz w:val="20"/>
          <w:szCs w:val="20"/>
          <w:lang w:eastAsia="en-ZA"/>
        </w:rPr>
      </w:pPr>
    </w:p>
    <w:p w14:paraId="785C46B0" w14:textId="77777777" w:rsidR="00B2433F" w:rsidRDefault="00B2433F" w:rsidP="005214D9">
      <w:pPr>
        <w:textAlignment w:val="baseline"/>
        <w:rPr>
          <w:rFonts w:ascii="Arial MT" w:eastAsia="Times New Roman" w:hAnsi="Arial MT" w:cs="Segoe UI"/>
          <w:sz w:val="20"/>
          <w:szCs w:val="20"/>
          <w:lang w:eastAsia="en-ZA"/>
        </w:rPr>
      </w:pPr>
    </w:p>
    <w:p w14:paraId="275CF3E2" w14:textId="77777777" w:rsidR="00B2433F" w:rsidRDefault="00B2433F" w:rsidP="005214D9">
      <w:pPr>
        <w:textAlignment w:val="baseline"/>
        <w:rPr>
          <w:rFonts w:ascii="Arial MT" w:eastAsia="Times New Roman" w:hAnsi="Arial MT" w:cs="Segoe UI"/>
          <w:sz w:val="20"/>
          <w:szCs w:val="20"/>
          <w:lang w:eastAsia="en-ZA"/>
        </w:rPr>
      </w:pPr>
    </w:p>
    <w:p w14:paraId="3C792EF6" w14:textId="77777777" w:rsidR="00B2433F" w:rsidRDefault="00B2433F" w:rsidP="005214D9">
      <w:pPr>
        <w:textAlignment w:val="baseline"/>
        <w:rPr>
          <w:rFonts w:ascii="Arial MT" w:eastAsia="Times New Roman" w:hAnsi="Arial MT" w:cs="Segoe UI"/>
          <w:sz w:val="20"/>
          <w:szCs w:val="20"/>
          <w:lang w:eastAsia="en-ZA"/>
        </w:rPr>
      </w:pPr>
    </w:p>
    <w:p w14:paraId="2C868933" w14:textId="77777777" w:rsidR="00B2433F" w:rsidRPr="004E65F1" w:rsidRDefault="00B2433F" w:rsidP="005214D9">
      <w:pPr>
        <w:textAlignment w:val="baseline"/>
        <w:rPr>
          <w:rFonts w:ascii="Arial MT" w:eastAsia="Times New Roman" w:hAnsi="Arial MT" w:cs="Segoe UI"/>
          <w:sz w:val="20"/>
          <w:szCs w:val="20"/>
          <w:lang w:eastAsia="en-ZA"/>
        </w:rPr>
      </w:pPr>
    </w:p>
    <w:p w14:paraId="023FC7A8" w14:textId="77777777" w:rsidR="005214D9" w:rsidRPr="004E65F1" w:rsidRDefault="005214D9" w:rsidP="005214D9">
      <w:pPr>
        <w:textAlignment w:val="baseline"/>
        <w:rPr>
          <w:rFonts w:ascii="Arial MT" w:eastAsia="Times New Roman" w:hAnsi="Arial MT" w:cs="Segoe UI"/>
          <w:sz w:val="20"/>
          <w:szCs w:val="20"/>
          <w:lang w:eastAsia="en-ZA"/>
        </w:rPr>
      </w:pPr>
    </w:p>
    <w:p w14:paraId="63DB2F54" w14:textId="77777777" w:rsidR="005214D9" w:rsidRPr="004E65F1" w:rsidRDefault="005214D9" w:rsidP="005214D9">
      <w:pPr>
        <w:textAlignment w:val="baseline"/>
        <w:rPr>
          <w:rFonts w:ascii="Arial MT" w:eastAsia="Times New Roman" w:hAnsi="Arial MT" w:cs="Segoe UI"/>
          <w:sz w:val="20"/>
          <w:szCs w:val="20"/>
          <w:lang w:eastAsia="en-ZA"/>
        </w:rPr>
      </w:pPr>
    </w:p>
    <w:p w14:paraId="6AB3854E" w14:textId="77777777" w:rsidR="005214D9" w:rsidRPr="004E65F1" w:rsidRDefault="005214D9" w:rsidP="005214D9">
      <w:pPr>
        <w:textAlignment w:val="baseline"/>
        <w:rPr>
          <w:rFonts w:ascii="Arial MT" w:eastAsia="Times New Roman" w:hAnsi="Arial MT" w:cs="Segoe UI"/>
          <w:sz w:val="20"/>
          <w:szCs w:val="20"/>
          <w:lang w:eastAsia="en-ZA"/>
        </w:rPr>
      </w:pPr>
    </w:p>
    <w:p w14:paraId="040DDF60" w14:textId="06CD40C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3F17C8" w14:textId="62D655B0"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930A54"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46800615" w14:textId="051958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387636D6" w14:textId="77777777" w:rsidR="005214D9" w:rsidRPr="004E65F1" w:rsidRDefault="005214D9" w:rsidP="005214D9">
      <w:pPr>
        <w:textAlignment w:val="baseline"/>
        <w:rPr>
          <w:rFonts w:ascii="Arial MT" w:eastAsia="Times New Roman" w:hAnsi="Arial MT" w:cs="Segoe UI"/>
          <w:sz w:val="20"/>
          <w:szCs w:val="20"/>
          <w:lang w:eastAsia="en-ZA"/>
        </w:rPr>
      </w:pPr>
    </w:p>
    <w:p w14:paraId="2A22761A" w14:textId="5D6F6381" w:rsidR="00F360F2" w:rsidRDefault="00F360F2">
      <w:pPr>
        <w:rPr>
          <w:rFonts w:ascii="Segoe UI" w:eastAsia="Times New Roman" w:hAnsi="Segoe UI" w:cs="Segoe UI"/>
          <w:sz w:val="20"/>
          <w:szCs w:val="20"/>
          <w:lang w:eastAsia="en-ZA"/>
        </w:rPr>
      </w:pPr>
      <w:r>
        <w:rPr>
          <w:rFonts w:ascii="Segoe UI" w:eastAsia="Times New Roman" w:hAnsi="Segoe UI" w:cs="Segoe UI"/>
          <w:sz w:val="20"/>
          <w:szCs w:val="20"/>
          <w:lang w:eastAsia="en-ZA"/>
        </w:rPr>
        <w:br w:type="page"/>
      </w:r>
    </w:p>
    <w:p w14:paraId="07198C6E" w14:textId="47DF7CEB"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lastRenderedPageBreak/>
        <w:t>FORM A16:</w:t>
      </w:r>
      <w:r w:rsidR="00D20370" w:rsidRPr="004E65F1">
        <w:rPr>
          <w:rFonts w:ascii="Calibri" w:eastAsia="Times New Roman" w:hAnsi="Calibri" w:cs="Calibri"/>
          <w:b/>
          <w:bCs/>
          <w:sz w:val="20"/>
          <w:szCs w:val="20"/>
          <w:lang w:eastAsia="en-ZA"/>
        </w:rPr>
        <w:t xml:space="preserve"> </w:t>
      </w:r>
      <w:r w:rsidRPr="004E65F1">
        <w:rPr>
          <w:rFonts w:ascii="Arial" w:eastAsia="Times New Roman" w:hAnsi="Arial" w:cs="Arial"/>
          <w:b/>
          <w:bCs/>
          <w:sz w:val="20"/>
          <w:szCs w:val="20"/>
          <w:lang w:eastAsia="en-ZA"/>
        </w:rPr>
        <w:t>SCHEDULE OF ADDENDA TO TENDER DOCUMENTS </w:t>
      </w:r>
    </w:p>
    <w:p w14:paraId="6312DA90" w14:textId="75F148AD"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261" w:author="Avela Mnyaka (ECP)" w:date="2026-09-02T09:45:00Z" w16du:dateUtc="2026-09-02T07:45:00Z">
        <w:r w:rsidRPr="00D27C9F" w:rsidDel="00D27C9F">
          <w:rPr>
            <w:rFonts w:ascii="Arial" w:hAnsi="Arial" w:cs="Arial"/>
            <w:b/>
            <w:bCs/>
            <w:color w:val="000000"/>
            <w:szCs w:val="20"/>
            <w:lang w:val="en-ZA"/>
            <w:rPrChange w:id="6262" w:author="Avela Mnyaka (ECP)" w:date="2026-09-02T09:49:00Z" w16du:dateUtc="2026-09-02T07:49:00Z">
              <w:rPr>
                <w:rFonts w:ascii="Arial" w:hAnsi="Arial" w:cs="Arial"/>
                <w:b/>
                <w:bCs/>
                <w:color w:val="000000"/>
                <w:szCs w:val="20"/>
                <w:highlight w:val="yellow"/>
                <w:lang w:val="en-ZA"/>
              </w:rPr>
            </w:rPrChange>
          </w:rPr>
          <w:delText>20XX/YYYY</w:delText>
        </w:r>
      </w:del>
      <w:ins w:id="6263" w:author="Avela Mnyaka (ECP)" w:date="2026-09-02T09:45:00Z" w16du:dateUtc="2026-09-02T07:45:00Z">
        <w:r w:rsidR="00D27C9F" w:rsidRPr="00D27C9F">
          <w:rPr>
            <w:rFonts w:ascii="Arial" w:hAnsi="Arial" w:cs="Arial"/>
            <w:b/>
            <w:bCs/>
            <w:color w:val="000000"/>
            <w:szCs w:val="20"/>
            <w:lang w:val="en-ZA"/>
            <w:rPrChange w:id="6264" w:author="Avela Mnyaka (ECP)" w:date="2026-09-02T09:49:00Z" w16du:dateUtc="2026-09-02T07:49: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265" w:author="Avela Mnyaka (ECP)" w:date="2026-09-02T09:49:00Z" w16du:dateUtc="2026-09-02T07:49: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0CC8CC46" w14:textId="67DCCAB3" w:rsidR="005214D9" w:rsidRPr="004E65F1" w:rsidRDefault="005214D9" w:rsidP="00B2433F">
      <w:pPr>
        <w:jc w:val="both"/>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1"/>
        <w:gridCol w:w="2266"/>
        <w:gridCol w:w="5927"/>
      </w:tblGrid>
      <w:tr w:rsidR="005214D9" w:rsidRPr="004E65F1" w14:paraId="62CED19F" w14:textId="77777777" w:rsidTr="00E62CA9">
        <w:trPr>
          <w:trHeight w:val="300"/>
        </w:trPr>
        <w:tc>
          <w:tcPr>
            <w:tcW w:w="9960" w:type="dxa"/>
            <w:gridSpan w:val="3"/>
            <w:tcBorders>
              <w:top w:val="single" w:sz="6" w:space="0" w:color="auto"/>
              <w:left w:val="single" w:sz="6" w:space="0" w:color="auto"/>
              <w:bottom w:val="single" w:sz="6" w:space="0" w:color="auto"/>
              <w:right w:val="single" w:sz="6" w:space="0" w:color="auto"/>
            </w:tcBorders>
            <w:hideMark/>
          </w:tcPr>
          <w:p w14:paraId="0E515FA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We confirm that the following communications received from the Employer before the submission of this tender offer, amending the tender documents, have been taken into account in this tender offer: </w:t>
            </w:r>
          </w:p>
        </w:tc>
      </w:tr>
      <w:tr w:rsidR="005214D9" w:rsidRPr="004E65F1" w14:paraId="34A7DE6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hideMark/>
          </w:tcPr>
          <w:p w14:paraId="334C9FB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vAlign w:val="center"/>
            <w:hideMark/>
          </w:tcPr>
          <w:p w14:paraId="1D974ED3"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Date</w:t>
            </w: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vAlign w:val="center"/>
            <w:hideMark/>
          </w:tcPr>
          <w:p w14:paraId="50B7C25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Title or Details</w:t>
            </w:r>
            <w:r w:rsidRPr="004E65F1">
              <w:rPr>
                <w:rFonts w:ascii="Arial" w:eastAsia="Times New Roman" w:hAnsi="Arial" w:cs="Arial"/>
                <w:color w:val="000000"/>
                <w:sz w:val="20"/>
                <w:szCs w:val="20"/>
                <w:lang w:eastAsia="en-ZA"/>
              </w:rPr>
              <w:t> </w:t>
            </w:r>
          </w:p>
        </w:tc>
      </w:tr>
      <w:tr w:rsidR="005214D9" w:rsidRPr="004E65F1" w14:paraId="1A1850D0"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270BB185" w14:textId="77777777" w:rsidR="005214D9" w:rsidRPr="004E65F1" w:rsidRDefault="005214D9">
            <w:pPr>
              <w:widowControl/>
              <w:numPr>
                <w:ilvl w:val="0"/>
                <w:numId w:val="51"/>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06A5F337"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7704BC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4B932F"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1E0F988" w14:textId="77777777" w:rsidR="005214D9" w:rsidRPr="004E65F1" w:rsidRDefault="005214D9">
            <w:pPr>
              <w:widowControl/>
              <w:numPr>
                <w:ilvl w:val="0"/>
                <w:numId w:val="52"/>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ED1923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68E2866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06BA7077"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F5A4385" w14:textId="77777777" w:rsidR="005214D9" w:rsidRPr="004E65F1" w:rsidRDefault="005214D9">
            <w:pPr>
              <w:widowControl/>
              <w:numPr>
                <w:ilvl w:val="0"/>
                <w:numId w:val="53"/>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54DD302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448D95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1E9F64A"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9793569" w14:textId="77777777" w:rsidR="005214D9" w:rsidRPr="004E65F1" w:rsidRDefault="005214D9">
            <w:pPr>
              <w:widowControl/>
              <w:numPr>
                <w:ilvl w:val="0"/>
                <w:numId w:val="54"/>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7A02CF1D"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8D080C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0D0CE0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79A491B" w14:textId="77777777" w:rsidR="005214D9" w:rsidRPr="004E65F1" w:rsidRDefault="005214D9">
            <w:pPr>
              <w:widowControl/>
              <w:numPr>
                <w:ilvl w:val="0"/>
                <w:numId w:val="55"/>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4F34A95"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480EB5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7CC1059"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57BEA10" w14:textId="77777777" w:rsidR="005214D9" w:rsidRPr="004E65F1" w:rsidRDefault="005214D9">
            <w:pPr>
              <w:widowControl/>
              <w:numPr>
                <w:ilvl w:val="0"/>
                <w:numId w:val="56"/>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CF184A"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CE3BCBB"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56CCC71"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A9C0BF0" w14:textId="77777777" w:rsidR="005214D9" w:rsidRPr="004E65F1" w:rsidRDefault="005214D9">
            <w:pPr>
              <w:widowControl/>
              <w:numPr>
                <w:ilvl w:val="0"/>
                <w:numId w:val="57"/>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6F82B55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04741C4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41355476"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69EBFB4B" w14:textId="77777777" w:rsidR="005214D9" w:rsidRPr="004E65F1" w:rsidRDefault="005214D9">
            <w:pPr>
              <w:widowControl/>
              <w:numPr>
                <w:ilvl w:val="0"/>
                <w:numId w:val="58"/>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D1449FC"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E6704F1"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D64C86C"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5F61493" w14:textId="77777777" w:rsidR="005214D9" w:rsidRPr="004E65F1" w:rsidRDefault="005214D9">
            <w:pPr>
              <w:widowControl/>
              <w:numPr>
                <w:ilvl w:val="0"/>
                <w:numId w:val="59"/>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3C801FD9"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A529682"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F9002E" w14:textId="77777777" w:rsidTr="00E62CA9">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E69D736" w14:textId="77777777" w:rsidR="005214D9" w:rsidRPr="004E65F1" w:rsidRDefault="005214D9">
            <w:pPr>
              <w:widowControl/>
              <w:numPr>
                <w:ilvl w:val="0"/>
                <w:numId w:val="60"/>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7215BF"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CB92624" w14:textId="77777777" w:rsidR="005214D9" w:rsidRPr="004E65F1" w:rsidRDefault="005214D9" w:rsidP="00E62CA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bl>
    <w:p w14:paraId="4C88BB0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47BDEF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F25D1B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EB62D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D566AA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7475341"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5651A760" w14:textId="6B2D0D8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58EE1A6" w14:textId="1F0453E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257353A1" w14:textId="0413A6A1" w:rsidR="005214D9" w:rsidRPr="004E65F1" w:rsidRDefault="005214D9" w:rsidP="005214D9">
      <w:pPr>
        <w:keepNext/>
        <w:tabs>
          <w:tab w:val="left" w:pos="0"/>
        </w:tabs>
        <w:jc w:val="both"/>
        <w:outlineLvl w:val="3"/>
        <w:rPr>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1A01AC80"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2E4ABC8B"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3D422255"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085FE44C" w14:textId="77777777" w:rsidR="00D20370" w:rsidRPr="004E65F1" w:rsidRDefault="00D20370" w:rsidP="005214D9">
      <w:pPr>
        <w:keepNext/>
        <w:tabs>
          <w:tab w:val="left" w:pos="0"/>
        </w:tabs>
        <w:jc w:val="both"/>
        <w:outlineLvl w:val="3"/>
        <w:rPr>
          <w:rFonts w:ascii="Arial" w:eastAsia="Calibri" w:hAnsi="Arial" w:cs="Times New Roman"/>
          <w:b/>
          <w:bCs/>
          <w:caps/>
          <w:sz w:val="20"/>
          <w:szCs w:val="20"/>
        </w:rPr>
      </w:pPr>
    </w:p>
    <w:p w14:paraId="545C156A" w14:textId="1ECAD687" w:rsidR="00F360F2" w:rsidRDefault="00F360F2">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6BAE59BF" w14:textId="4B1BB757"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lastRenderedPageBreak/>
        <w:t>FORM A17:</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INSURANCE COVER</w:t>
      </w:r>
      <w:r w:rsidRPr="004E65F1">
        <w:rPr>
          <w:rStyle w:val="eop"/>
          <w:rFonts w:ascii="Arial" w:eastAsiaTheme="majorEastAsia" w:hAnsi="Arial" w:cs="Arial"/>
          <w:b/>
          <w:bCs/>
          <w:sz w:val="20"/>
          <w:szCs w:val="20"/>
        </w:rPr>
        <w:t> </w:t>
      </w:r>
    </w:p>
    <w:p w14:paraId="6557B9A0" w14:textId="498447BF"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266" w:author="Avela Mnyaka (ECP)" w:date="2026-09-02T09:45:00Z" w16du:dateUtc="2026-09-02T07:45:00Z">
        <w:r w:rsidRPr="00D27C9F" w:rsidDel="00D27C9F">
          <w:rPr>
            <w:rFonts w:ascii="Arial" w:hAnsi="Arial" w:cs="Arial"/>
            <w:b/>
            <w:bCs/>
            <w:color w:val="000000"/>
            <w:szCs w:val="20"/>
            <w:lang w:val="en-ZA"/>
            <w:rPrChange w:id="6267" w:author="Avela Mnyaka (ECP)" w:date="2026-09-02T09:49:00Z" w16du:dateUtc="2026-09-02T07:49:00Z">
              <w:rPr>
                <w:rFonts w:ascii="Arial" w:hAnsi="Arial" w:cs="Arial"/>
                <w:b/>
                <w:bCs/>
                <w:color w:val="000000"/>
                <w:szCs w:val="20"/>
                <w:highlight w:val="yellow"/>
                <w:lang w:val="en-ZA"/>
              </w:rPr>
            </w:rPrChange>
          </w:rPr>
          <w:delText>20XX/YYYY</w:delText>
        </w:r>
      </w:del>
      <w:ins w:id="6268" w:author="Avela Mnyaka (ECP)" w:date="2026-09-02T09:45:00Z" w16du:dateUtc="2026-09-02T07:45:00Z">
        <w:r w:rsidR="00D27C9F" w:rsidRPr="00D27C9F">
          <w:rPr>
            <w:rFonts w:ascii="Arial" w:hAnsi="Arial" w:cs="Arial"/>
            <w:b/>
            <w:bCs/>
            <w:color w:val="000000"/>
            <w:szCs w:val="20"/>
            <w:lang w:val="en-ZA"/>
            <w:rPrChange w:id="6269" w:author="Avela Mnyaka (ECP)" w:date="2026-09-02T09:49:00Z" w16du:dateUtc="2026-09-02T07:49: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270" w:author="Avela Mnyaka (ECP)" w:date="2026-09-02T09:49:00Z" w16du:dateUtc="2026-09-02T07:49:00Z">
        <w:r w:rsidRPr="00D27C9F" w:rsidDel="00D27C9F">
          <w:rPr>
            <w:rFonts w:ascii="Arial" w:hAnsi="Arial" w:cs="Arial"/>
            <w:b/>
            <w:bCs/>
            <w:color w:val="000000"/>
            <w:szCs w:val="20"/>
            <w:lang w:val="en-ZA"/>
            <w:rPrChange w:id="6271" w:author="Avela Mnyaka (ECP)" w:date="2026-09-02T09:49:00Z" w16du:dateUtc="2026-09-02T07:49: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272" w:author="Avela Mnyaka (ECP)" w:date="2026-09-02T09:49:00Z" w16du:dateUtc="2026-09-02T07:49: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273" w:author="Avela Mnyaka (ECP)" w:date="2026-09-02T09:49:00Z" w16du:dateUtc="2026-09-02T07:49: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274" w:author="Avela Mnyaka (ECP)" w:date="2026-09-02T09:49:00Z" w16du:dateUtc="2026-09-02T07:49:00Z">
              <w:rPr>
                <w:rFonts w:ascii="Arial" w:hAnsi="Arial" w:cs="Arial"/>
                <w:b/>
                <w:bCs/>
                <w:color w:val="000000"/>
                <w:szCs w:val="20"/>
                <w:highlight w:val="yellow"/>
                <w:lang w:val="en-ZA"/>
              </w:rPr>
            </w:rPrChange>
          </w:rPr>
          <w:delText>)</w:delText>
        </w:r>
      </w:del>
    </w:p>
    <w:p w14:paraId="27944C59" w14:textId="71791DDE"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p>
    <w:p w14:paraId="7F41C56D" w14:textId="77777777" w:rsidR="005214D9" w:rsidRPr="004E65F1" w:rsidRDefault="005214D9" w:rsidP="005214D9">
      <w:pPr>
        <w:pStyle w:val="paragraph"/>
        <w:spacing w:before="0" w:beforeAutospacing="0" w:after="0" w:afterAutospacing="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rPr>
        <w:t>Note to Tenderer:</w:t>
      </w:r>
      <w:r w:rsidRPr="004E65F1">
        <w:rPr>
          <w:rStyle w:val="eop"/>
          <w:rFonts w:ascii="Arial" w:eastAsiaTheme="majorEastAsia" w:hAnsi="Arial" w:cs="Arial"/>
          <w:color w:val="000000"/>
          <w:sz w:val="20"/>
          <w:szCs w:val="20"/>
        </w:rPr>
        <w:t> </w:t>
      </w:r>
    </w:p>
    <w:p w14:paraId="193FD14C"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404D1D43" w14:textId="77777777" w:rsidR="005214D9" w:rsidRPr="004E65F1" w:rsidRDefault="005214D9">
      <w:pPr>
        <w:pStyle w:val="paragraph"/>
        <w:numPr>
          <w:ilvl w:val="0"/>
          <w:numId w:val="61"/>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color w:val="000000"/>
          <w:sz w:val="20"/>
          <w:szCs w:val="20"/>
        </w:rPr>
        <w:t>In the event of the tenderer being a joint venture / consortium the details of the individual members must also be provided.</w:t>
      </w:r>
      <w:r w:rsidRPr="004E65F1">
        <w:rPr>
          <w:rStyle w:val="eop"/>
          <w:rFonts w:ascii="Arial" w:eastAsiaTheme="majorEastAsia" w:hAnsi="Arial" w:cs="Arial"/>
          <w:color w:val="000000"/>
          <w:sz w:val="20"/>
          <w:szCs w:val="20"/>
        </w:rPr>
        <w:t> </w:t>
      </w:r>
    </w:p>
    <w:p w14:paraId="69686635"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6525FB68"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0EC31722" w14:textId="77777777" w:rsidR="00F360F2" w:rsidRPr="00F360F2" w:rsidRDefault="00F360F2" w:rsidP="00F360F2">
      <w:pPr>
        <w:jc w:val="both"/>
        <w:rPr>
          <w:rFonts w:ascii="Arial" w:hAnsi="Arial" w:cs="Arial"/>
          <w:sz w:val="20"/>
          <w:szCs w:val="20"/>
        </w:rPr>
      </w:pPr>
      <w:r w:rsidRPr="00F360F2">
        <w:rPr>
          <w:rFonts w:ascii="Arial" w:hAnsi="Arial" w:cs="Arial"/>
          <w:sz w:val="20"/>
          <w:szCs w:val="20"/>
        </w:rPr>
        <w:t>The tenderer shall provide the following details of this insurance cover:</w:t>
      </w:r>
    </w:p>
    <w:p w14:paraId="6D5B3CC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60379ECB"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Name of Tenderer:</w:t>
      </w:r>
      <w:r w:rsidRPr="00F360F2">
        <w:rPr>
          <w:rFonts w:ascii="Arial" w:hAnsi="Arial" w:cs="Arial"/>
          <w:sz w:val="20"/>
          <w:szCs w:val="20"/>
        </w:rPr>
        <w:tab/>
      </w:r>
    </w:p>
    <w:p w14:paraId="50D3BF5E" w14:textId="77777777" w:rsidR="00F360F2" w:rsidRPr="00F360F2" w:rsidRDefault="00F360F2" w:rsidP="00F360F2">
      <w:pPr>
        <w:tabs>
          <w:tab w:val="left" w:pos="567"/>
          <w:tab w:val="left" w:pos="1134"/>
          <w:tab w:val="right" w:leader="dot" w:pos="9639"/>
        </w:tabs>
        <w:ind w:left="567" w:hanging="567"/>
        <w:jc w:val="both"/>
        <w:rPr>
          <w:rFonts w:ascii="Arial" w:hAnsi="Arial" w:cs="Arial"/>
          <w:sz w:val="20"/>
          <w:szCs w:val="20"/>
        </w:rPr>
      </w:pPr>
    </w:p>
    <w:p w14:paraId="66614905"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Period of Validity:</w:t>
      </w:r>
      <w:r w:rsidRPr="00F360F2">
        <w:rPr>
          <w:rFonts w:ascii="Arial" w:hAnsi="Arial" w:cs="Arial"/>
          <w:sz w:val="20"/>
          <w:szCs w:val="20"/>
        </w:rPr>
        <w:tab/>
      </w:r>
    </w:p>
    <w:p w14:paraId="3D3B36C8"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3B17B10" w14:textId="77777777" w:rsidR="00F360F2" w:rsidRPr="00F360F2" w:rsidRDefault="00F360F2" w:rsidP="00F360F2">
      <w:pPr>
        <w:widowControl/>
        <w:numPr>
          <w:ilvl w:val="0"/>
          <w:numId w:val="144"/>
        </w:numPr>
        <w:tabs>
          <w:tab w:val="clear" w:pos="1080"/>
          <w:tab w:val="left" w:pos="567"/>
          <w:tab w:val="left" w:pos="1134"/>
          <w:tab w:val="right" w:leader="dot" w:pos="9072"/>
        </w:tabs>
        <w:autoSpaceDE/>
        <w:autoSpaceDN/>
        <w:ind w:left="567" w:hanging="567"/>
        <w:jc w:val="both"/>
        <w:rPr>
          <w:rFonts w:ascii="Arial" w:hAnsi="Arial" w:cs="Arial"/>
          <w:sz w:val="20"/>
          <w:szCs w:val="20"/>
        </w:rPr>
      </w:pPr>
      <w:r w:rsidRPr="00F360F2">
        <w:rPr>
          <w:rFonts w:ascii="Arial" w:hAnsi="Arial" w:cs="Arial"/>
          <w:sz w:val="20"/>
          <w:szCs w:val="20"/>
        </w:rPr>
        <w:t>Value of Insurance:</w:t>
      </w:r>
    </w:p>
    <w:p w14:paraId="6ACAD792"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2BCF62D"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Professional Indemnity (for each and every case)</w:t>
      </w:r>
    </w:p>
    <w:p w14:paraId="263CD2D3"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6709E28"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2970232C"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4E022321"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30A822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52FF1DB"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B5E1050"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General public liability</w:t>
      </w:r>
    </w:p>
    <w:p w14:paraId="02A497EC"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7F64D774"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5AAA691D"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568F648F"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5611B8C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0EAD402"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Third party liability</w:t>
      </w:r>
    </w:p>
    <w:p w14:paraId="4BD4142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21655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4DC863E0"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1BAC78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2852405"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C365357" w14:textId="77777777" w:rsidR="005214D9" w:rsidRPr="004E65F1" w:rsidRDefault="005214D9" w:rsidP="005214D9">
      <w:pPr>
        <w:spacing w:line="360" w:lineRule="auto"/>
        <w:jc w:val="center"/>
        <w:rPr>
          <w:rStyle w:val="eop"/>
          <w:rFonts w:ascii="Arial" w:hAnsi="Arial" w:cs="Arial"/>
          <w:color w:val="000000"/>
          <w:sz w:val="20"/>
          <w:szCs w:val="20"/>
        </w:rPr>
      </w:pPr>
    </w:p>
    <w:p w14:paraId="6B27E295" w14:textId="77777777" w:rsidR="005214D9" w:rsidRPr="004E65F1" w:rsidRDefault="005214D9" w:rsidP="005214D9">
      <w:pPr>
        <w:spacing w:line="360" w:lineRule="auto"/>
        <w:jc w:val="center"/>
        <w:rPr>
          <w:rStyle w:val="eop"/>
          <w:rFonts w:ascii="Arial" w:hAnsi="Arial" w:cs="Arial"/>
          <w:color w:val="000000"/>
          <w:sz w:val="20"/>
          <w:szCs w:val="20"/>
        </w:rPr>
      </w:pPr>
    </w:p>
    <w:p w14:paraId="742C4DE2" w14:textId="77777777" w:rsidR="005214D9" w:rsidRPr="004E65F1" w:rsidRDefault="005214D9" w:rsidP="005214D9">
      <w:pPr>
        <w:spacing w:line="360" w:lineRule="auto"/>
        <w:jc w:val="center"/>
        <w:rPr>
          <w:rStyle w:val="eop"/>
          <w:rFonts w:ascii="Arial" w:hAnsi="Arial" w:cs="Arial"/>
          <w:color w:val="000000"/>
          <w:sz w:val="20"/>
          <w:szCs w:val="20"/>
        </w:rPr>
      </w:pPr>
    </w:p>
    <w:p w14:paraId="39E15A26" w14:textId="77777777" w:rsidR="005214D9" w:rsidRPr="004E65F1" w:rsidRDefault="005214D9" w:rsidP="005214D9">
      <w:pPr>
        <w:spacing w:line="360" w:lineRule="auto"/>
        <w:jc w:val="center"/>
        <w:rPr>
          <w:rStyle w:val="eop"/>
          <w:rFonts w:ascii="Arial" w:hAnsi="Arial" w:cs="Arial"/>
          <w:color w:val="000000"/>
          <w:sz w:val="20"/>
          <w:szCs w:val="20"/>
        </w:rPr>
      </w:pPr>
    </w:p>
    <w:p w14:paraId="154C38DA" w14:textId="1E8981A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82DBCE4" w14:textId="5AE501F9"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DB44B6B" w14:textId="1C40A9FC" w:rsidR="005214D9" w:rsidRPr="004E65F1" w:rsidRDefault="005214D9" w:rsidP="005214D9">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1A330D53"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CD8C0E0" w14:textId="77777777" w:rsidR="00D20370" w:rsidRPr="004E65F1" w:rsidRDefault="00D20370" w:rsidP="005214D9">
      <w:pPr>
        <w:keepNext/>
        <w:tabs>
          <w:tab w:val="left" w:pos="0"/>
        </w:tabs>
        <w:jc w:val="both"/>
        <w:outlineLvl w:val="3"/>
        <w:rPr>
          <w:rFonts w:ascii="Arial" w:eastAsia="Times New Roman" w:hAnsi="Arial" w:cs="Arial"/>
          <w:bCs/>
          <w:sz w:val="20"/>
          <w:szCs w:val="20"/>
          <w:lang w:val="en-GB" w:eastAsia="en-GB"/>
        </w:rPr>
      </w:pPr>
    </w:p>
    <w:p w14:paraId="2DBF4C54" w14:textId="77777777" w:rsidR="00D20370" w:rsidRPr="004E65F1" w:rsidRDefault="00D20370" w:rsidP="005214D9">
      <w:pPr>
        <w:keepNext/>
        <w:tabs>
          <w:tab w:val="left" w:pos="0"/>
        </w:tabs>
        <w:jc w:val="both"/>
        <w:outlineLvl w:val="3"/>
        <w:rPr>
          <w:rFonts w:ascii="Arial" w:eastAsia="Calibri" w:hAnsi="Arial" w:cs="Arial"/>
          <w:b/>
          <w:bCs/>
          <w:caps/>
          <w:sz w:val="20"/>
          <w:szCs w:val="20"/>
        </w:rPr>
      </w:pPr>
    </w:p>
    <w:p w14:paraId="08BE4AD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p>
    <w:p w14:paraId="27AD758E" w14:textId="0324066B" w:rsidR="00F360F2" w:rsidRDefault="00F360F2">
      <w:pPr>
        <w:rPr>
          <w:rFonts w:ascii="Segoe UI" w:eastAsia="Times New Roman" w:hAnsi="Segoe UI" w:cs="Segoe UI"/>
          <w:sz w:val="20"/>
          <w:szCs w:val="20"/>
          <w:lang w:val="en-ZA" w:eastAsia="en-ZA"/>
        </w:rPr>
      </w:pPr>
      <w:r>
        <w:rPr>
          <w:rFonts w:ascii="Segoe UI" w:hAnsi="Segoe UI" w:cs="Segoe UI"/>
          <w:sz w:val="20"/>
          <w:szCs w:val="20"/>
        </w:rPr>
        <w:br w:type="page"/>
      </w:r>
    </w:p>
    <w:p w14:paraId="1816DAFD" w14:textId="77777777" w:rsidR="002745C6" w:rsidRPr="004E65F1" w:rsidRDefault="002745C6" w:rsidP="005214D9">
      <w:pPr>
        <w:pStyle w:val="paragraph"/>
        <w:spacing w:before="0" w:beforeAutospacing="0" w:after="0" w:afterAutospacing="0"/>
        <w:textAlignment w:val="baseline"/>
        <w:rPr>
          <w:rFonts w:ascii="Segoe UI" w:hAnsi="Segoe UI" w:cs="Segoe UI"/>
          <w:sz w:val="20"/>
          <w:szCs w:val="20"/>
        </w:rPr>
      </w:pPr>
    </w:p>
    <w:p w14:paraId="074A2DCB" w14:textId="11F3CB81"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r w:rsidRPr="004E65F1">
        <w:rPr>
          <w:rStyle w:val="normaltextrun"/>
          <w:rFonts w:ascii="Arial" w:eastAsiaTheme="majorEastAsia" w:hAnsi="Arial" w:cs="Arial"/>
          <w:b/>
          <w:bCs/>
          <w:sz w:val="20"/>
          <w:szCs w:val="20"/>
          <w:lang w:val="en-US"/>
        </w:rPr>
        <w:t>FORM A18:</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lang w:val="en-US"/>
        </w:rPr>
        <w:t>TENDERER’S REGISTERED FINANCIAL SERVICE PROVIDER LETTER AND BANK DETAILS</w:t>
      </w:r>
      <w:r w:rsidRPr="004E65F1">
        <w:rPr>
          <w:rStyle w:val="eop"/>
          <w:rFonts w:ascii="Arial" w:eastAsiaTheme="majorEastAsia" w:hAnsi="Arial" w:cs="Arial"/>
          <w:b/>
          <w:bCs/>
          <w:sz w:val="20"/>
          <w:szCs w:val="20"/>
        </w:rPr>
        <w:t> </w:t>
      </w:r>
    </w:p>
    <w:p w14:paraId="2C4EA8DE" w14:textId="78EF7240" w:rsidR="00564CD5" w:rsidRPr="00564CD5" w:rsidDel="00D27C9F" w:rsidRDefault="00564CD5">
      <w:pPr>
        <w:rPr>
          <w:del w:id="6275" w:author="Avela Mnyaka (ECP)" w:date="2026-09-02T09:49:00Z" w16du:dateUtc="2026-09-02T07:49:00Z"/>
          <w:rFonts w:ascii="Arial" w:hAnsi="Arial" w:cs="Arial"/>
          <w:b/>
          <w:bCs/>
          <w:color w:val="000000"/>
          <w:szCs w:val="20"/>
          <w:lang w:val="en-ZA"/>
        </w:rPr>
      </w:pPr>
      <w:r w:rsidRPr="00564CD5">
        <w:rPr>
          <w:rFonts w:ascii="Arial" w:hAnsi="Arial" w:cs="Arial"/>
          <w:b/>
          <w:bCs/>
          <w:color w:val="000000"/>
          <w:szCs w:val="20"/>
          <w:lang w:val="en-ZA"/>
        </w:rPr>
        <w:t xml:space="preserve">NRA </w:t>
      </w:r>
      <w:del w:id="6276" w:author="Avela Mnyaka (ECP)" w:date="2026-09-02T09:45:00Z" w16du:dateUtc="2026-09-02T07:45:00Z">
        <w:r w:rsidRPr="00D27C9F" w:rsidDel="00D27C9F">
          <w:rPr>
            <w:rFonts w:ascii="Arial" w:hAnsi="Arial" w:cs="Arial"/>
            <w:b/>
            <w:bCs/>
            <w:color w:val="000000"/>
            <w:szCs w:val="20"/>
            <w:lang w:val="en-ZA"/>
            <w:rPrChange w:id="6277" w:author="Avela Mnyaka (ECP)" w:date="2026-09-02T09:49:00Z" w16du:dateUtc="2026-09-02T07:49:00Z">
              <w:rPr>
                <w:rFonts w:ascii="Arial" w:hAnsi="Arial" w:cs="Arial"/>
                <w:b/>
                <w:bCs/>
                <w:color w:val="000000"/>
                <w:szCs w:val="20"/>
                <w:highlight w:val="yellow"/>
                <w:lang w:val="en-ZA"/>
              </w:rPr>
            </w:rPrChange>
          </w:rPr>
          <w:delText>20XX/YYYY</w:delText>
        </w:r>
      </w:del>
      <w:ins w:id="6278" w:author="Avela Mnyaka (ECP)" w:date="2026-09-02T09:45:00Z" w16du:dateUtc="2026-09-02T07:45:00Z">
        <w:r w:rsidR="00D27C9F" w:rsidRPr="00D27C9F">
          <w:rPr>
            <w:rFonts w:ascii="Arial" w:hAnsi="Arial" w:cs="Arial"/>
            <w:b/>
            <w:bCs/>
            <w:color w:val="000000"/>
            <w:szCs w:val="20"/>
            <w:lang w:val="en-ZA"/>
            <w:rPrChange w:id="6279" w:author="Avela Mnyaka (ECP)" w:date="2026-09-02T09:49:00Z" w16du:dateUtc="2026-09-02T07:49: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280" w:author="Avela Mnyaka (ECP)" w:date="2026-09-02T09:49:00Z" w16du:dateUtc="2026-09-02T07:49: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43CB78BF" w14:textId="14FEFA56" w:rsidR="005214D9" w:rsidRPr="004E65F1" w:rsidRDefault="005214D9">
      <w:pPr>
        <w:rPr>
          <w:rFonts w:ascii="Segoe UI" w:hAnsi="Segoe UI" w:cs="Segoe UI"/>
          <w:sz w:val="20"/>
          <w:szCs w:val="20"/>
        </w:rPr>
        <w:pPrChange w:id="6281" w:author="Avela Mnyaka (ECP)" w:date="2026-09-02T09:49:00Z" w16du:dateUtc="2026-09-02T07:49:00Z">
          <w:pPr>
            <w:pStyle w:val="paragraph"/>
            <w:spacing w:before="0" w:beforeAutospacing="0" w:after="0" w:afterAutospacing="0"/>
            <w:textAlignment w:val="baseline"/>
          </w:pPr>
        </w:pPrChange>
      </w:pPr>
      <w:del w:id="6282" w:author="Avela Mnyaka (ECP)" w:date="2026-09-02T09:49:00Z" w16du:dateUtc="2026-09-02T07:49:00Z">
        <w:r w:rsidRPr="004E65F1" w:rsidDel="00D27C9F">
          <w:rPr>
            <w:rStyle w:val="eop"/>
            <w:rFonts w:ascii="Arial" w:eastAsiaTheme="majorEastAsia" w:hAnsi="Arial" w:cs="Arial"/>
            <w:sz w:val="20"/>
            <w:szCs w:val="20"/>
          </w:rPr>
          <w:delText> </w:delText>
        </w:r>
      </w:del>
    </w:p>
    <w:p w14:paraId="6FE4137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5F877185" w14:textId="77777777" w:rsidR="00F360F2" w:rsidRPr="00564CD5" w:rsidRDefault="00F360F2" w:rsidP="00F360F2">
      <w:pPr>
        <w:tabs>
          <w:tab w:val="left" w:leader="dot" w:pos="8280"/>
        </w:tabs>
        <w:jc w:val="both"/>
        <w:rPr>
          <w:rFonts w:ascii="Arial" w:hAnsi="Arial" w:cs="Arial"/>
          <w:b/>
          <w:color w:val="000000"/>
          <w:sz w:val="20"/>
          <w:szCs w:val="20"/>
        </w:rPr>
      </w:pPr>
      <w:r w:rsidRPr="00564CD5">
        <w:rPr>
          <w:rFonts w:ascii="Arial" w:hAnsi="Arial" w:cs="Arial"/>
          <w:b/>
          <w:color w:val="000000"/>
          <w:sz w:val="20"/>
          <w:szCs w:val="20"/>
        </w:rPr>
        <w:t>Notes to tenderer:</w:t>
      </w:r>
    </w:p>
    <w:p w14:paraId="6A1ADF45"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 shall attach to this form a letter (dated less than 3 months prior to the tender closing date) from the bank confirming its account. Tenderers that fail to comply may be declared non-responsive in terms of Tender Condition C3.8 or C3.13.</w:t>
      </w:r>
    </w:p>
    <w:p w14:paraId="23F43FBF"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tenderer’s banking details as they appear below shall be completed.</w:t>
      </w:r>
    </w:p>
    <w:p w14:paraId="6C3E4884"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In the event that the tenderer is a joint venture enterprise, details of all the members of the joint venture shall be similarly provided and attached to this form.</w:t>
      </w:r>
    </w:p>
    <w:p w14:paraId="2C70F0C2" w14:textId="77777777" w:rsidR="00F360F2" w:rsidRPr="00564CD5" w:rsidRDefault="00F360F2" w:rsidP="00F360F2">
      <w:pPr>
        <w:ind w:left="360"/>
        <w:jc w:val="both"/>
        <w:rPr>
          <w:rFonts w:ascii="Arial" w:hAnsi="Arial" w:cs="Arial"/>
          <w:color w:val="000000"/>
          <w:sz w:val="20"/>
          <w:szCs w:val="20"/>
        </w:rPr>
      </w:pPr>
    </w:p>
    <w:p w14:paraId="03D0FF3F" w14:textId="77777777" w:rsidR="00F360F2" w:rsidRPr="00564CD5" w:rsidRDefault="00F360F2" w:rsidP="00F360F2">
      <w:pPr>
        <w:ind w:left="360"/>
        <w:jc w:val="both"/>
        <w:rPr>
          <w:rFonts w:ascii="Arial" w:hAnsi="Arial" w:cs="Arial"/>
          <w:color w:val="000000"/>
          <w:sz w:val="20"/>
          <w:szCs w:val="20"/>
        </w:rPr>
      </w:pPr>
    </w:p>
    <w:p w14:paraId="03DCD348" w14:textId="77777777" w:rsidR="00F360F2" w:rsidRPr="00564CD5" w:rsidRDefault="00F360F2" w:rsidP="00F360F2">
      <w:pPr>
        <w:rPr>
          <w:rFonts w:ascii="Arial" w:hAnsi="Arial" w:cs="Arial"/>
          <w:sz w:val="20"/>
          <w:szCs w:val="20"/>
        </w:rPr>
      </w:pPr>
      <w:r w:rsidRPr="00564CD5">
        <w:rPr>
          <w:rFonts w:ascii="Arial" w:hAnsi="Arial" w:cs="Arial"/>
          <w:sz w:val="20"/>
          <w:szCs w:val="20"/>
        </w:rPr>
        <w:t>The tenderer shall provide the following:</w:t>
      </w:r>
    </w:p>
    <w:p w14:paraId="49A217E5" w14:textId="77777777" w:rsidR="00F360F2" w:rsidRPr="00564CD5" w:rsidRDefault="00F360F2" w:rsidP="00F360F2">
      <w:pPr>
        <w:rPr>
          <w:rFonts w:ascii="Arial" w:hAnsi="Arial" w:cs="Arial"/>
          <w:sz w:val="20"/>
          <w:szCs w:val="20"/>
        </w:rPr>
      </w:pPr>
    </w:p>
    <w:p w14:paraId="6A7B8282"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Name of account holder: </w:t>
      </w:r>
      <w:r w:rsidRPr="00564CD5">
        <w:rPr>
          <w:rFonts w:ascii="Arial" w:hAnsi="Arial" w:cs="Arial"/>
          <w:sz w:val="20"/>
          <w:szCs w:val="20"/>
        </w:rPr>
        <w:tab/>
      </w:r>
    </w:p>
    <w:p w14:paraId="1F4A98A9"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BCF404C"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Account number: </w:t>
      </w:r>
      <w:r w:rsidRPr="00564CD5">
        <w:rPr>
          <w:rFonts w:ascii="Arial" w:hAnsi="Arial" w:cs="Arial"/>
          <w:sz w:val="20"/>
          <w:szCs w:val="20"/>
        </w:rPr>
        <w:tab/>
      </w:r>
    </w:p>
    <w:p w14:paraId="28E2603A"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F9268E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name: </w:t>
      </w:r>
      <w:r w:rsidRPr="00564CD5">
        <w:rPr>
          <w:rFonts w:ascii="Arial" w:hAnsi="Arial" w:cs="Arial"/>
          <w:sz w:val="20"/>
          <w:szCs w:val="20"/>
        </w:rPr>
        <w:tab/>
      </w:r>
    </w:p>
    <w:p w14:paraId="7ECEA1CE"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582257C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Branch number: </w:t>
      </w:r>
      <w:r w:rsidRPr="00564CD5">
        <w:rPr>
          <w:rFonts w:ascii="Arial" w:hAnsi="Arial" w:cs="Arial"/>
          <w:sz w:val="20"/>
          <w:szCs w:val="20"/>
        </w:rPr>
        <w:tab/>
      </w:r>
    </w:p>
    <w:p w14:paraId="388DE4D4"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36905EB3"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and branch contact details </w:t>
      </w:r>
      <w:r w:rsidRPr="00564CD5">
        <w:rPr>
          <w:rFonts w:ascii="Arial" w:hAnsi="Arial" w:cs="Arial"/>
          <w:sz w:val="20"/>
          <w:szCs w:val="20"/>
        </w:rPr>
        <w:tab/>
      </w:r>
    </w:p>
    <w:p w14:paraId="5B8DD005" w14:textId="77777777" w:rsidR="00F360F2" w:rsidRPr="00564CD5" w:rsidRDefault="00F360F2" w:rsidP="00F360F2">
      <w:pPr>
        <w:tabs>
          <w:tab w:val="left" w:pos="567"/>
          <w:tab w:val="right" w:leader="dot" w:pos="9072"/>
        </w:tabs>
        <w:ind w:left="567" w:hanging="567"/>
        <w:rPr>
          <w:rFonts w:ascii="Arial" w:hAnsi="Arial" w:cs="Arial"/>
          <w:sz w:val="20"/>
          <w:szCs w:val="20"/>
        </w:rPr>
      </w:pPr>
    </w:p>
    <w:p w14:paraId="73F83933" w14:textId="77777777" w:rsidR="000C4847" w:rsidRDefault="000C4847" w:rsidP="005214D9">
      <w:pPr>
        <w:shd w:val="clear" w:color="auto" w:fill="FFFFFF"/>
        <w:spacing w:after="30"/>
        <w:rPr>
          <w:rFonts w:ascii="Segoe UI" w:eastAsia="Times New Roman" w:hAnsi="Segoe UI" w:cs="Segoe UI"/>
          <w:color w:val="000000"/>
          <w:sz w:val="20"/>
          <w:szCs w:val="20"/>
          <w:lang w:eastAsia="en-ZA"/>
        </w:rPr>
      </w:pPr>
    </w:p>
    <w:p w14:paraId="06453333" w14:textId="77777777" w:rsidR="000C4847" w:rsidRPr="004E65F1" w:rsidRDefault="000C4847" w:rsidP="005214D9">
      <w:pPr>
        <w:shd w:val="clear" w:color="auto" w:fill="FFFFFF"/>
        <w:spacing w:after="30"/>
        <w:rPr>
          <w:rFonts w:ascii="Segoe UI" w:eastAsia="Times New Roman" w:hAnsi="Segoe UI" w:cs="Segoe UI"/>
          <w:color w:val="000000"/>
          <w:sz w:val="20"/>
          <w:szCs w:val="20"/>
          <w:lang w:eastAsia="en-ZA"/>
        </w:rPr>
      </w:pPr>
    </w:p>
    <w:p w14:paraId="73161487" w14:textId="7F34472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11E6BFD" w14:textId="3D3B501B"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7721A6F1" w14:textId="5EA9B12C"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w:t>
      </w:r>
    </w:p>
    <w:p w14:paraId="610E6A2E" w14:textId="77777777" w:rsidR="005214D9" w:rsidRPr="004E65F1" w:rsidRDefault="005214D9" w:rsidP="005214D9">
      <w:pPr>
        <w:shd w:val="clear" w:color="auto" w:fill="FFFFFF"/>
        <w:spacing w:after="30"/>
        <w:rPr>
          <w:rFonts w:ascii="Arial" w:eastAsia="Times New Roman" w:hAnsi="Arial" w:cs="Arial"/>
          <w:color w:val="000000"/>
          <w:sz w:val="20"/>
          <w:szCs w:val="20"/>
          <w:lang w:eastAsia="en-ZA"/>
        </w:rPr>
      </w:pPr>
    </w:p>
    <w:p w14:paraId="0D21D243" w14:textId="77777777" w:rsidR="00600DF6" w:rsidRDefault="00600DF6" w:rsidP="005214D9">
      <w:pPr>
        <w:shd w:val="clear" w:color="auto" w:fill="FFFFFF"/>
        <w:spacing w:after="30"/>
        <w:rPr>
          <w:rFonts w:ascii="Arial" w:eastAsia="Times New Roman" w:hAnsi="Arial" w:cs="Arial"/>
          <w:color w:val="000000"/>
          <w:sz w:val="20"/>
          <w:szCs w:val="20"/>
          <w:lang w:eastAsia="en-ZA"/>
        </w:rPr>
        <w:sectPr w:rsidR="00600DF6" w:rsidSect="00A45B23">
          <w:footerReference w:type="default" r:id="rId28"/>
          <w:pgSz w:w="12240" w:h="15840"/>
          <w:pgMar w:top="1420" w:right="1200" w:bottom="1300" w:left="1320" w:header="0" w:footer="1110" w:gutter="0"/>
          <w:cols w:space="720"/>
          <w:docGrid w:linePitch="299"/>
        </w:sectPr>
      </w:pPr>
    </w:p>
    <w:p w14:paraId="18192B43" w14:textId="77777777" w:rsidR="002745C6" w:rsidRPr="004E65F1" w:rsidRDefault="002745C6" w:rsidP="005214D9">
      <w:pPr>
        <w:shd w:val="clear" w:color="auto" w:fill="FFFFFF"/>
        <w:spacing w:after="30"/>
        <w:rPr>
          <w:rFonts w:ascii="Arial" w:eastAsia="Times New Roman" w:hAnsi="Arial" w:cs="Arial"/>
          <w:color w:val="000000"/>
          <w:sz w:val="20"/>
          <w:szCs w:val="20"/>
          <w:lang w:eastAsia="en-ZA"/>
        </w:rPr>
      </w:pPr>
    </w:p>
    <w:p w14:paraId="010C3FA8" w14:textId="77777777"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t>FORM A19:</w:t>
      </w:r>
      <w:r w:rsidRPr="004E65F1">
        <w:rPr>
          <w:rFonts w:ascii="Calibri" w:eastAsia="Times New Roman" w:hAnsi="Calibri" w:cs="Calibri"/>
          <w:b/>
          <w:bCs/>
          <w:sz w:val="20"/>
          <w:szCs w:val="20"/>
          <w:lang w:eastAsia="en-ZA"/>
        </w:rPr>
        <w:tab/>
      </w:r>
      <w:r w:rsidRPr="004E65F1">
        <w:rPr>
          <w:rFonts w:ascii="Arial" w:eastAsia="Times New Roman" w:hAnsi="Arial" w:cs="Arial"/>
          <w:b/>
          <w:bCs/>
          <w:sz w:val="20"/>
          <w:szCs w:val="20"/>
          <w:lang w:eastAsia="en-ZA"/>
        </w:rPr>
        <w:t>SCHEDULE OF CURRENT COMMITMENTS </w:t>
      </w:r>
    </w:p>
    <w:p w14:paraId="60B12330" w14:textId="0627FA44"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del w:id="6283" w:author="Avela Mnyaka (ECP)" w:date="2026-09-02T09:45:00Z" w16du:dateUtc="2026-09-02T07:45:00Z">
        <w:r w:rsidRPr="00D27C9F" w:rsidDel="00D27C9F">
          <w:rPr>
            <w:rFonts w:ascii="Arial" w:hAnsi="Arial" w:cs="Arial"/>
            <w:b/>
            <w:bCs/>
            <w:color w:val="000000"/>
            <w:szCs w:val="20"/>
            <w:lang w:val="en-ZA"/>
            <w:rPrChange w:id="6284" w:author="Avela Mnyaka (ECP)" w:date="2026-09-02T09:49:00Z" w16du:dateUtc="2026-09-02T07:49:00Z">
              <w:rPr>
                <w:rFonts w:ascii="Arial" w:hAnsi="Arial" w:cs="Arial"/>
                <w:b/>
                <w:bCs/>
                <w:color w:val="000000"/>
                <w:szCs w:val="20"/>
                <w:highlight w:val="yellow"/>
                <w:lang w:val="en-ZA"/>
              </w:rPr>
            </w:rPrChange>
          </w:rPr>
          <w:delText>20XX/YYYY</w:delText>
        </w:r>
      </w:del>
      <w:ins w:id="6285" w:author="Avela Mnyaka (ECP)" w:date="2026-09-02T09:45:00Z" w16du:dateUtc="2026-09-02T07:45:00Z">
        <w:r w:rsidR="00D27C9F" w:rsidRPr="00D27C9F">
          <w:rPr>
            <w:rFonts w:ascii="Arial" w:hAnsi="Arial" w:cs="Arial"/>
            <w:b/>
            <w:bCs/>
            <w:color w:val="000000"/>
            <w:szCs w:val="20"/>
            <w:lang w:val="en-ZA"/>
            <w:rPrChange w:id="6286" w:author="Avela Mnyaka (ECP)" w:date="2026-09-02T09:49:00Z" w16du:dateUtc="2026-09-02T07:49:00Z">
              <w:rPr>
                <w:rFonts w:ascii="Arial" w:hAnsi="Arial" w:cs="Arial"/>
                <w:b/>
                <w:bCs/>
                <w:color w:val="000000"/>
                <w:szCs w:val="20"/>
                <w:highlight w:val="yellow"/>
                <w:lang w:val="en-ZA"/>
              </w:rPr>
            </w:rPrChange>
          </w:rPr>
          <w:t>2025/0425</w:t>
        </w:r>
      </w:ins>
      <w:del w:id="6287" w:author="Avela Mnyaka (ECP)" w:date="2026-09-02T09:49:00Z" w16du:dateUtc="2026-09-02T07:49:00Z">
        <w:r w:rsidRPr="00D27C9F" w:rsidDel="00D27C9F">
          <w:rPr>
            <w:rFonts w:ascii="Arial" w:hAnsi="Arial" w:cs="Arial"/>
            <w:b/>
            <w:bCs/>
            <w:color w:val="000000"/>
            <w:szCs w:val="20"/>
            <w:lang w:val="en-ZA"/>
          </w:rPr>
          <w:delText xml:space="preserve"> </w:delText>
        </w:r>
        <w:r w:rsidRPr="00D27C9F" w:rsidDel="00D27C9F">
          <w:rPr>
            <w:rFonts w:ascii="Arial" w:hAnsi="Arial" w:cs="Arial"/>
            <w:b/>
            <w:bCs/>
            <w:color w:val="000000"/>
            <w:szCs w:val="20"/>
            <w:lang w:val="en-ZA"/>
            <w:rPrChange w:id="6288" w:author="Avela Mnyaka (ECP)" w:date="2026-09-02T09:49:00Z" w16du:dateUtc="2026-09-02T07:49: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289" w:author="Avela Mnyaka (ECP)" w:date="2026-09-02T09:49:00Z" w16du:dateUtc="2026-09-02T07:49: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290" w:author="Avela Mnyaka (ECP)" w:date="2026-09-02T09:49:00Z" w16du:dateUtc="2026-09-02T07:49: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291" w:author="Avela Mnyaka (ECP)" w:date="2026-09-02T09:49:00Z" w16du:dateUtc="2026-09-02T07:49:00Z">
              <w:rPr>
                <w:rFonts w:ascii="Arial" w:hAnsi="Arial" w:cs="Arial"/>
                <w:b/>
                <w:bCs/>
                <w:color w:val="000000"/>
                <w:szCs w:val="20"/>
                <w:highlight w:val="yellow"/>
                <w:lang w:val="en-ZA"/>
              </w:rPr>
            </w:rPrChange>
          </w:rPr>
          <w:delText>)</w:delText>
        </w:r>
      </w:del>
    </w:p>
    <w:p w14:paraId="4DF2B472" w14:textId="069FE0C7" w:rsidR="005214D9" w:rsidRPr="004E65F1" w:rsidRDefault="005214D9" w:rsidP="005214D9">
      <w:pPr>
        <w:ind w:right="270"/>
        <w:textAlignment w:val="baseline"/>
        <w:rPr>
          <w:rFonts w:ascii="Segoe UI" w:eastAsia="Times New Roman" w:hAnsi="Segoe UI" w:cs="Segoe UI"/>
          <w:sz w:val="20"/>
          <w:szCs w:val="20"/>
          <w:lang w:eastAsia="en-ZA"/>
        </w:rPr>
      </w:pPr>
    </w:p>
    <w:p w14:paraId="73015DE4" w14:textId="77777777" w:rsidR="005214D9" w:rsidRPr="00600DF6" w:rsidRDefault="005214D9" w:rsidP="005214D9">
      <w:pPr>
        <w:ind w:right="27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B71E1D7" w14:textId="77777777" w:rsidR="00600DF6" w:rsidRPr="00600DF6" w:rsidRDefault="00600DF6" w:rsidP="00600DF6">
      <w:pPr>
        <w:jc w:val="both"/>
        <w:rPr>
          <w:rFonts w:ascii="Arial" w:hAnsi="Arial" w:cs="Arial"/>
          <w:b/>
          <w:color w:val="000000"/>
          <w:sz w:val="20"/>
          <w:szCs w:val="20"/>
        </w:rPr>
      </w:pPr>
      <w:r w:rsidRPr="00600DF6">
        <w:rPr>
          <w:rFonts w:ascii="Arial" w:hAnsi="Arial" w:cs="Arial"/>
          <w:b/>
          <w:color w:val="000000"/>
          <w:sz w:val="20"/>
          <w:szCs w:val="20"/>
        </w:rPr>
        <w:t xml:space="preserve">Notes to tenderer: </w:t>
      </w:r>
    </w:p>
    <w:p w14:paraId="0AF1EBF2"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tenderer shall list below all projects with which proposed Key Persons are currently involved.</w:t>
      </w:r>
    </w:p>
    <w:p w14:paraId="7DF559A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start date in column 4 of the table below is that date indicated in the tender documents as being the intended start of the duties of the key personnel (i.e. expected start of design or supervisory duties).</w:t>
      </w:r>
    </w:p>
    <w:p w14:paraId="487E864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In the event of a joint venture enterprise, details of all the members of the joint venture shall similarly be attached to this form.</w:t>
      </w:r>
    </w:p>
    <w:p w14:paraId="38F368BB" w14:textId="77777777" w:rsidR="00600DF6" w:rsidRPr="00600DF6" w:rsidRDefault="00600DF6" w:rsidP="00600DF6">
      <w:pPr>
        <w:jc w:val="both"/>
        <w:rPr>
          <w:rFonts w:ascii="Arial" w:hAnsi="Arial" w:cs="Arial"/>
          <w:b/>
          <w:color w:val="000000"/>
          <w:sz w:val="20"/>
          <w:szCs w:val="20"/>
        </w:rPr>
      </w:pPr>
    </w:p>
    <w:p w14:paraId="6D059437" w14:textId="77777777" w:rsidR="00600DF6" w:rsidRPr="00600DF6" w:rsidRDefault="00600DF6" w:rsidP="00600DF6">
      <w:pPr>
        <w:pStyle w:val="Heading4"/>
        <w:rPr>
          <w:sz w:val="20"/>
          <w:szCs w:val="20"/>
        </w:rPr>
      </w:pPr>
    </w:p>
    <w:tbl>
      <w:tblPr>
        <w:tblW w:w="14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6292" w:author="Tebokgo Mabuto (ECP)" w:date="2026-06-30T10:47:00Z" w16du:dateUtc="2026-06-30T08:47:00Z">
          <w:tblPr>
            <w:tblW w:w="15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2860"/>
        <w:gridCol w:w="2967"/>
        <w:gridCol w:w="2120"/>
        <w:gridCol w:w="1485"/>
        <w:gridCol w:w="1383"/>
        <w:gridCol w:w="1539"/>
        <w:gridCol w:w="1856"/>
        <w:tblGridChange w:id="6293">
          <w:tblGrid>
            <w:gridCol w:w="2860"/>
            <w:gridCol w:w="201"/>
            <w:gridCol w:w="2766"/>
            <w:gridCol w:w="409"/>
            <w:gridCol w:w="1711"/>
            <w:gridCol w:w="557"/>
            <w:gridCol w:w="928"/>
            <w:gridCol w:w="659"/>
            <w:gridCol w:w="724"/>
            <w:gridCol w:w="750"/>
            <w:gridCol w:w="789"/>
            <w:gridCol w:w="798"/>
            <w:gridCol w:w="1058"/>
            <w:gridCol w:w="926"/>
          </w:tblGrid>
        </w:tblGridChange>
      </w:tblGrid>
      <w:tr w:rsidR="00600DF6" w:rsidRPr="00600DF6" w14:paraId="10F709C3" w14:textId="77777777" w:rsidTr="00C56319">
        <w:trPr>
          <w:trHeight w:val="778"/>
          <w:trPrChange w:id="6294" w:author="Tebokgo Mabuto (ECP)" w:date="2026-06-30T10:47:00Z" w16du:dateUtc="2026-06-30T08:47:00Z">
            <w:trPr>
              <w:trHeight w:val="794"/>
            </w:trPr>
          </w:trPrChange>
        </w:trPr>
        <w:tc>
          <w:tcPr>
            <w:tcW w:w="2874" w:type="dxa"/>
            <w:vAlign w:val="center"/>
            <w:tcPrChange w:id="6295" w:author="Tebokgo Mabuto (ECP)" w:date="2026-06-30T10:47:00Z" w16du:dateUtc="2026-06-30T08:47:00Z">
              <w:tcPr>
                <w:tcW w:w="3061" w:type="dxa"/>
                <w:gridSpan w:val="2"/>
                <w:vAlign w:val="center"/>
              </w:tcPr>
            </w:tcPrChange>
          </w:tcPr>
          <w:p w14:paraId="0A13EA5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NAME &amp; POSITION</w:t>
            </w:r>
          </w:p>
        </w:tc>
        <w:tc>
          <w:tcPr>
            <w:tcW w:w="2981" w:type="dxa"/>
            <w:vAlign w:val="center"/>
            <w:tcPrChange w:id="6296" w:author="Tebokgo Mabuto (ECP)" w:date="2026-06-30T10:47:00Z" w16du:dateUtc="2026-06-30T08:47:00Z">
              <w:tcPr>
                <w:tcW w:w="3175" w:type="dxa"/>
                <w:gridSpan w:val="2"/>
                <w:vAlign w:val="center"/>
              </w:tcPr>
            </w:tcPrChange>
          </w:tcPr>
          <w:p w14:paraId="39127FF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Project</w:t>
            </w:r>
          </w:p>
        </w:tc>
        <w:tc>
          <w:tcPr>
            <w:tcW w:w="2129" w:type="dxa"/>
            <w:vAlign w:val="center"/>
            <w:tcPrChange w:id="6297" w:author="Tebokgo Mabuto (ECP)" w:date="2026-06-30T10:47:00Z" w16du:dateUtc="2026-06-30T08:47:00Z">
              <w:tcPr>
                <w:tcW w:w="2268" w:type="dxa"/>
                <w:gridSpan w:val="2"/>
                <w:vAlign w:val="center"/>
              </w:tcPr>
            </w:tcPrChange>
          </w:tcPr>
          <w:p w14:paraId="15C34D6B"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Client</w:t>
            </w:r>
          </w:p>
        </w:tc>
        <w:tc>
          <w:tcPr>
            <w:tcW w:w="1490" w:type="dxa"/>
            <w:vAlign w:val="center"/>
            <w:tcPrChange w:id="6298" w:author="Tebokgo Mabuto (ECP)" w:date="2026-06-30T10:47:00Z" w16du:dateUtc="2026-06-30T08:47:00Z">
              <w:tcPr>
                <w:tcW w:w="1587" w:type="dxa"/>
                <w:gridSpan w:val="2"/>
                <w:vAlign w:val="center"/>
              </w:tcPr>
            </w:tcPrChange>
          </w:tcPr>
          <w:p w14:paraId="007DC7E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Start date (M/Y)</w:t>
            </w:r>
          </w:p>
        </w:tc>
        <w:tc>
          <w:tcPr>
            <w:tcW w:w="1384" w:type="dxa"/>
            <w:vAlign w:val="center"/>
            <w:tcPrChange w:id="6299" w:author="Tebokgo Mabuto (ECP)" w:date="2026-06-30T10:47:00Z" w16du:dateUtc="2026-06-30T08:47:00Z">
              <w:tcPr>
                <w:tcW w:w="1474" w:type="dxa"/>
                <w:gridSpan w:val="2"/>
                <w:vAlign w:val="center"/>
              </w:tcPr>
            </w:tcPrChange>
          </w:tcPr>
          <w:p w14:paraId="746BC8EE"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Duration</w:t>
            </w:r>
          </w:p>
          <w:p w14:paraId="660839A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(Months)</w:t>
            </w:r>
          </w:p>
        </w:tc>
        <w:tc>
          <w:tcPr>
            <w:tcW w:w="1490" w:type="dxa"/>
            <w:vAlign w:val="center"/>
            <w:tcPrChange w:id="6300" w:author="Tebokgo Mabuto (ECP)" w:date="2026-06-30T10:47:00Z" w16du:dateUtc="2026-06-30T08:47:00Z">
              <w:tcPr>
                <w:tcW w:w="1587" w:type="dxa"/>
                <w:gridSpan w:val="2"/>
                <w:vAlign w:val="center"/>
              </w:tcPr>
            </w:tcPrChange>
          </w:tcPr>
          <w:p w14:paraId="64980C3D"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estimated</w:t>
            </w:r>
          </w:p>
          <w:p w14:paraId="381A5AD3"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completion</w:t>
            </w:r>
          </w:p>
          <w:p w14:paraId="661B223F"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date</w:t>
            </w:r>
          </w:p>
        </w:tc>
        <w:tc>
          <w:tcPr>
            <w:tcW w:w="1862" w:type="dxa"/>
            <w:vAlign w:val="center"/>
            <w:tcPrChange w:id="6301" w:author="Tebokgo Mabuto (ECP)" w:date="2026-06-30T10:47:00Z" w16du:dateUtc="2026-06-30T08:47:00Z">
              <w:tcPr>
                <w:tcW w:w="1984" w:type="dxa"/>
                <w:gridSpan w:val="2"/>
                <w:vAlign w:val="center"/>
              </w:tcPr>
            </w:tcPrChange>
          </w:tcPr>
          <w:p w14:paraId="39FDC3AC"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Value</w:t>
            </w:r>
          </w:p>
          <w:p w14:paraId="57486FD4" w14:textId="77777777" w:rsidR="00600DF6" w:rsidRPr="00600DF6" w:rsidRDefault="00600DF6" w:rsidP="00BA3EF3">
            <w:pPr>
              <w:rPr>
                <w:rFonts w:ascii="Arial" w:hAnsi="Arial" w:cs="Arial"/>
                <w:caps/>
                <w:sz w:val="20"/>
                <w:szCs w:val="20"/>
              </w:rPr>
            </w:pPr>
            <w:r w:rsidRPr="00600DF6">
              <w:rPr>
                <w:rFonts w:ascii="Arial" w:hAnsi="Arial" w:cs="Arial"/>
                <w:caps/>
                <w:sz w:val="20"/>
                <w:szCs w:val="20"/>
              </w:rPr>
              <w:t>of service</w:t>
            </w:r>
          </w:p>
        </w:tc>
      </w:tr>
      <w:tr w:rsidR="00600DF6" w:rsidRPr="00600DF6" w14:paraId="6B4F00AA" w14:textId="77777777" w:rsidTr="00C56319">
        <w:trPr>
          <w:trHeight w:val="389"/>
          <w:trPrChange w:id="6302" w:author="Tebokgo Mabuto (ECP)" w:date="2026-06-30T10:47:00Z" w16du:dateUtc="2026-06-30T08:47:00Z">
            <w:trPr>
              <w:trHeight w:val="397"/>
            </w:trPr>
          </w:trPrChange>
        </w:trPr>
        <w:tc>
          <w:tcPr>
            <w:tcW w:w="2874" w:type="dxa"/>
            <w:tcPrChange w:id="6303" w:author="Tebokgo Mabuto (ECP)" w:date="2026-06-30T10:47:00Z" w16du:dateUtc="2026-06-30T08:47:00Z">
              <w:tcPr>
                <w:tcW w:w="3061" w:type="dxa"/>
                <w:gridSpan w:val="2"/>
              </w:tcPr>
            </w:tcPrChange>
          </w:tcPr>
          <w:p w14:paraId="703E26F9" w14:textId="77777777" w:rsidR="00600DF6" w:rsidRPr="00600DF6" w:rsidRDefault="00600DF6" w:rsidP="00BA3EF3">
            <w:pPr>
              <w:rPr>
                <w:rFonts w:ascii="Arial" w:hAnsi="Arial" w:cs="Arial"/>
                <w:caps/>
                <w:sz w:val="20"/>
                <w:szCs w:val="20"/>
              </w:rPr>
            </w:pPr>
          </w:p>
        </w:tc>
        <w:tc>
          <w:tcPr>
            <w:tcW w:w="2981" w:type="dxa"/>
            <w:tcPrChange w:id="6304" w:author="Tebokgo Mabuto (ECP)" w:date="2026-06-30T10:47:00Z" w16du:dateUtc="2026-06-30T08:47:00Z">
              <w:tcPr>
                <w:tcW w:w="3175" w:type="dxa"/>
                <w:gridSpan w:val="2"/>
              </w:tcPr>
            </w:tcPrChange>
          </w:tcPr>
          <w:p w14:paraId="1B6A13F2" w14:textId="77777777" w:rsidR="00600DF6" w:rsidRPr="00600DF6" w:rsidRDefault="00600DF6" w:rsidP="00BA3EF3">
            <w:pPr>
              <w:rPr>
                <w:rFonts w:ascii="Arial" w:hAnsi="Arial" w:cs="Arial"/>
                <w:caps/>
                <w:sz w:val="20"/>
                <w:szCs w:val="20"/>
              </w:rPr>
            </w:pPr>
          </w:p>
        </w:tc>
        <w:tc>
          <w:tcPr>
            <w:tcW w:w="2129" w:type="dxa"/>
            <w:tcPrChange w:id="6305" w:author="Tebokgo Mabuto (ECP)" w:date="2026-06-30T10:47:00Z" w16du:dateUtc="2026-06-30T08:47:00Z">
              <w:tcPr>
                <w:tcW w:w="2268" w:type="dxa"/>
                <w:gridSpan w:val="2"/>
              </w:tcPr>
            </w:tcPrChange>
          </w:tcPr>
          <w:p w14:paraId="4F8BFD8F" w14:textId="77777777" w:rsidR="00600DF6" w:rsidRPr="00600DF6" w:rsidRDefault="00600DF6" w:rsidP="00BA3EF3">
            <w:pPr>
              <w:rPr>
                <w:rFonts w:ascii="Arial" w:hAnsi="Arial" w:cs="Arial"/>
                <w:caps/>
                <w:sz w:val="20"/>
                <w:szCs w:val="20"/>
              </w:rPr>
            </w:pPr>
          </w:p>
        </w:tc>
        <w:tc>
          <w:tcPr>
            <w:tcW w:w="1490" w:type="dxa"/>
            <w:tcPrChange w:id="6306" w:author="Tebokgo Mabuto (ECP)" w:date="2026-06-30T10:47:00Z" w16du:dateUtc="2026-06-30T08:47:00Z">
              <w:tcPr>
                <w:tcW w:w="1587" w:type="dxa"/>
                <w:gridSpan w:val="2"/>
              </w:tcPr>
            </w:tcPrChange>
          </w:tcPr>
          <w:p w14:paraId="488B3E33" w14:textId="77777777" w:rsidR="00600DF6" w:rsidRPr="00600DF6" w:rsidRDefault="00600DF6" w:rsidP="00BA3EF3">
            <w:pPr>
              <w:rPr>
                <w:rFonts w:ascii="Arial" w:hAnsi="Arial" w:cs="Arial"/>
                <w:caps/>
                <w:sz w:val="20"/>
                <w:szCs w:val="20"/>
              </w:rPr>
            </w:pPr>
          </w:p>
        </w:tc>
        <w:tc>
          <w:tcPr>
            <w:tcW w:w="1384" w:type="dxa"/>
            <w:tcPrChange w:id="6307" w:author="Tebokgo Mabuto (ECP)" w:date="2026-06-30T10:47:00Z" w16du:dateUtc="2026-06-30T08:47:00Z">
              <w:tcPr>
                <w:tcW w:w="1474" w:type="dxa"/>
                <w:gridSpan w:val="2"/>
              </w:tcPr>
            </w:tcPrChange>
          </w:tcPr>
          <w:p w14:paraId="20DE0FE8" w14:textId="77777777" w:rsidR="00600DF6" w:rsidRPr="00600DF6" w:rsidRDefault="00600DF6" w:rsidP="00BA3EF3">
            <w:pPr>
              <w:rPr>
                <w:rFonts w:ascii="Arial" w:hAnsi="Arial" w:cs="Arial"/>
                <w:caps/>
                <w:sz w:val="20"/>
                <w:szCs w:val="20"/>
              </w:rPr>
            </w:pPr>
          </w:p>
        </w:tc>
        <w:tc>
          <w:tcPr>
            <w:tcW w:w="1490" w:type="dxa"/>
            <w:tcPrChange w:id="6308" w:author="Tebokgo Mabuto (ECP)" w:date="2026-06-30T10:47:00Z" w16du:dateUtc="2026-06-30T08:47:00Z">
              <w:tcPr>
                <w:tcW w:w="1587" w:type="dxa"/>
                <w:gridSpan w:val="2"/>
              </w:tcPr>
            </w:tcPrChange>
          </w:tcPr>
          <w:p w14:paraId="021507E8" w14:textId="77777777" w:rsidR="00600DF6" w:rsidRPr="00600DF6" w:rsidRDefault="00600DF6" w:rsidP="00BA3EF3">
            <w:pPr>
              <w:rPr>
                <w:rFonts w:ascii="Arial" w:hAnsi="Arial" w:cs="Arial"/>
                <w:caps/>
                <w:sz w:val="20"/>
                <w:szCs w:val="20"/>
              </w:rPr>
            </w:pPr>
          </w:p>
        </w:tc>
        <w:tc>
          <w:tcPr>
            <w:tcW w:w="1862" w:type="dxa"/>
            <w:tcPrChange w:id="6309" w:author="Tebokgo Mabuto (ECP)" w:date="2026-06-30T10:47:00Z" w16du:dateUtc="2026-06-30T08:47:00Z">
              <w:tcPr>
                <w:tcW w:w="1984" w:type="dxa"/>
                <w:gridSpan w:val="2"/>
              </w:tcPr>
            </w:tcPrChange>
          </w:tcPr>
          <w:p w14:paraId="7BDD13D6" w14:textId="77777777" w:rsidR="00600DF6" w:rsidRPr="00600DF6" w:rsidRDefault="00600DF6" w:rsidP="00BA3EF3">
            <w:pPr>
              <w:rPr>
                <w:rFonts w:ascii="Arial" w:hAnsi="Arial" w:cs="Arial"/>
                <w:caps/>
                <w:sz w:val="20"/>
                <w:szCs w:val="20"/>
              </w:rPr>
            </w:pPr>
          </w:p>
        </w:tc>
      </w:tr>
      <w:tr w:rsidR="00600DF6" w:rsidRPr="00600DF6" w14:paraId="7E37A622" w14:textId="77777777" w:rsidTr="00C56319">
        <w:trPr>
          <w:trHeight w:val="389"/>
          <w:trPrChange w:id="6310" w:author="Tebokgo Mabuto (ECP)" w:date="2026-06-30T10:47:00Z" w16du:dateUtc="2026-06-30T08:47:00Z">
            <w:trPr>
              <w:trHeight w:val="397"/>
            </w:trPr>
          </w:trPrChange>
        </w:trPr>
        <w:tc>
          <w:tcPr>
            <w:tcW w:w="2874" w:type="dxa"/>
            <w:tcPrChange w:id="6311" w:author="Tebokgo Mabuto (ECP)" w:date="2026-06-30T10:47:00Z" w16du:dateUtc="2026-06-30T08:47:00Z">
              <w:tcPr>
                <w:tcW w:w="3061" w:type="dxa"/>
                <w:gridSpan w:val="2"/>
              </w:tcPr>
            </w:tcPrChange>
          </w:tcPr>
          <w:p w14:paraId="50D95758" w14:textId="77777777" w:rsidR="00600DF6" w:rsidRPr="00600DF6" w:rsidRDefault="00600DF6" w:rsidP="00BA3EF3">
            <w:pPr>
              <w:rPr>
                <w:rFonts w:ascii="Arial" w:hAnsi="Arial" w:cs="Arial"/>
                <w:caps/>
                <w:sz w:val="20"/>
                <w:szCs w:val="20"/>
              </w:rPr>
            </w:pPr>
          </w:p>
        </w:tc>
        <w:tc>
          <w:tcPr>
            <w:tcW w:w="2981" w:type="dxa"/>
            <w:tcPrChange w:id="6312" w:author="Tebokgo Mabuto (ECP)" w:date="2026-06-30T10:47:00Z" w16du:dateUtc="2026-06-30T08:47:00Z">
              <w:tcPr>
                <w:tcW w:w="3175" w:type="dxa"/>
                <w:gridSpan w:val="2"/>
              </w:tcPr>
            </w:tcPrChange>
          </w:tcPr>
          <w:p w14:paraId="3CF89FDD" w14:textId="77777777" w:rsidR="00600DF6" w:rsidRPr="00600DF6" w:rsidRDefault="00600DF6" w:rsidP="00BA3EF3">
            <w:pPr>
              <w:rPr>
                <w:rFonts w:ascii="Arial" w:hAnsi="Arial" w:cs="Arial"/>
                <w:caps/>
                <w:sz w:val="20"/>
                <w:szCs w:val="20"/>
              </w:rPr>
            </w:pPr>
          </w:p>
        </w:tc>
        <w:tc>
          <w:tcPr>
            <w:tcW w:w="2129" w:type="dxa"/>
            <w:tcPrChange w:id="6313" w:author="Tebokgo Mabuto (ECP)" w:date="2026-06-30T10:47:00Z" w16du:dateUtc="2026-06-30T08:47:00Z">
              <w:tcPr>
                <w:tcW w:w="2268" w:type="dxa"/>
                <w:gridSpan w:val="2"/>
              </w:tcPr>
            </w:tcPrChange>
          </w:tcPr>
          <w:p w14:paraId="2919B369" w14:textId="77777777" w:rsidR="00600DF6" w:rsidRPr="00600DF6" w:rsidRDefault="00600DF6" w:rsidP="00BA3EF3">
            <w:pPr>
              <w:rPr>
                <w:rFonts w:ascii="Arial" w:hAnsi="Arial" w:cs="Arial"/>
                <w:caps/>
                <w:sz w:val="20"/>
                <w:szCs w:val="20"/>
              </w:rPr>
            </w:pPr>
          </w:p>
        </w:tc>
        <w:tc>
          <w:tcPr>
            <w:tcW w:w="1490" w:type="dxa"/>
            <w:tcPrChange w:id="6314" w:author="Tebokgo Mabuto (ECP)" w:date="2026-06-30T10:47:00Z" w16du:dateUtc="2026-06-30T08:47:00Z">
              <w:tcPr>
                <w:tcW w:w="1587" w:type="dxa"/>
                <w:gridSpan w:val="2"/>
              </w:tcPr>
            </w:tcPrChange>
          </w:tcPr>
          <w:p w14:paraId="5A04799E" w14:textId="77777777" w:rsidR="00600DF6" w:rsidRPr="00600DF6" w:rsidRDefault="00600DF6" w:rsidP="00BA3EF3">
            <w:pPr>
              <w:rPr>
                <w:rFonts w:ascii="Arial" w:hAnsi="Arial" w:cs="Arial"/>
                <w:caps/>
                <w:sz w:val="20"/>
                <w:szCs w:val="20"/>
              </w:rPr>
            </w:pPr>
          </w:p>
        </w:tc>
        <w:tc>
          <w:tcPr>
            <w:tcW w:w="1384" w:type="dxa"/>
            <w:tcPrChange w:id="6315" w:author="Tebokgo Mabuto (ECP)" w:date="2026-06-30T10:47:00Z" w16du:dateUtc="2026-06-30T08:47:00Z">
              <w:tcPr>
                <w:tcW w:w="1474" w:type="dxa"/>
                <w:gridSpan w:val="2"/>
              </w:tcPr>
            </w:tcPrChange>
          </w:tcPr>
          <w:p w14:paraId="78BA7E42" w14:textId="77777777" w:rsidR="00600DF6" w:rsidRPr="00600DF6" w:rsidRDefault="00600DF6" w:rsidP="00BA3EF3">
            <w:pPr>
              <w:rPr>
                <w:rFonts w:ascii="Arial" w:hAnsi="Arial" w:cs="Arial"/>
                <w:caps/>
                <w:sz w:val="20"/>
                <w:szCs w:val="20"/>
              </w:rPr>
            </w:pPr>
          </w:p>
        </w:tc>
        <w:tc>
          <w:tcPr>
            <w:tcW w:w="1490" w:type="dxa"/>
            <w:tcPrChange w:id="6316" w:author="Tebokgo Mabuto (ECP)" w:date="2026-06-30T10:47:00Z" w16du:dateUtc="2026-06-30T08:47:00Z">
              <w:tcPr>
                <w:tcW w:w="1587" w:type="dxa"/>
                <w:gridSpan w:val="2"/>
              </w:tcPr>
            </w:tcPrChange>
          </w:tcPr>
          <w:p w14:paraId="258A9E58" w14:textId="77777777" w:rsidR="00600DF6" w:rsidRPr="00600DF6" w:rsidRDefault="00600DF6" w:rsidP="00BA3EF3">
            <w:pPr>
              <w:rPr>
                <w:rFonts w:ascii="Arial" w:hAnsi="Arial" w:cs="Arial"/>
                <w:caps/>
                <w:sz w:val="20"/>
                <w:szCs w:val="20"/>
              </w:rPr>
            </w:pPr>
          </w:p>
        </w:tc>
        <w:tc>
          <w:tcPr>
            <w:tcW w:w="1862" w:type="dxa"/>
            <w:tcPrChange w:id="6317" w:author="Tebokgo Mabuto (ECP)" w:date="2026-06-30T10:47:00Z" w16du:dateUtc="2026-06-30T08:47:00Z">
              <w:tcPr>
                <w:tcW w:w="1984" w:type="dxa"/>
                <w:gridSpan w:val="2"/>
              </w:tcPr>
            </w:tcPrChange>
          </w:tcPr>
          <w:p w14:paraId="51E94CE4" w14:textId="77777777" w:rsidR="00600DF6" w:rsidRPr="00600DF6" w:rsidRDefault="00600DF6" w:rsidP="00BA3EF3">
            <w:pPr>
              <w:rPr>
                <w:rFonts w:ascii="Arial" w:hAnsi="Arial" w:cs="Arial"/>
                <w:caps/>
                <w:sz w:val="20"/>
                <w:szCs w:val="20"/>
              </w:rPr>
            </w:pPr>
          </w:p>
        </w:tc>
      </w:tr>
      <w:tr w:rsidR="00600DF6" w:rsidRPr="00600DF6" w14:paraId="3C9C5F5D" w14:textId="77777777" w:rsidTr="00C56319">
        <w:trPr>
          <w:trHeight w:val="389"/>
          <w:trPrChange w:id="6318" w:author="Tebokgo Mabuto (ECP)" w:date="2026-06-30T10:47:00Z" w16du:dateUtc="2026-06-30T08:47:00Z">
            <w:trPr>
              <w:trHeight w:val="397"/>
            </w:trPr>
          </w:trPrChange>
        </w:trPr>
        <w:tc>
          <w:tcPr>
            <w:tcW w:w="2874" w:type="dxa"/>
            <w:tcPrChange w:id="6319" w:author="Tebokgo Mabuto (ECP)" w:date="2026-06-30T10:47:00Z" w16du:dateUtc="2026-06-30T08:47:00Z">
              <w:tcPr>
                <w:tcW w:w="3061" w:type="dxa"/>
                <w:gridSpan w:val="2"/>
              </w:tcPr>
            </w:tcPrChange>
          </w:tcPr>
          <w:p w14:paraId="37ED685A" w14:textId="77777777" w:rsidR="00600DF6" w:rsidRPr="00600DF6" w:rsidRDefault="00600DF6" w:rsidP="00BA3EF3">
            <w:pPr>
              <w:rPr>
                <w:rFonts w:ascii="Arial" w:hAnsi="Arial" w:cs="Arial"/>
                <w:caps/>
                <w:sz w:val="20"/>
                <w:szCs w:val="20"/>
              </w:rPr>
            </w:pPr>
          </w:p>
        </w:tc>
        <w:tc>
          <w:tcPr>
            <w:tcW w:w="2981" w:type="dxa"/>
            <w:tcPrChange w:id="6320" w:author="Tebokgo Mabuto (ECP)" w:date="2026-06-30T10:47:00Z" w16du:dateUtc="2026-06-30T08:47:00Z">
              <w:tcPr>
                <w:tcW w:w="3175" w:type="dxa"/>
                <w:gridSpan w:val="2"/>
              </w:tcPr>
            </w:tcPrChange>
          </w:tcPr>
          <w:p w14:paraId="29C9243B" w14:textId="77777777" w:rsidR="00600DF6" w:rsidRPr="00600DF6" w:rsidRDefault="00600DF6" w:rsidP="00BA3EF3">
            <w:pPr>
              <w:rPr>
                <w:rFonts w:ascii="Arial" w:hAnsi="Arial" w:cs="Arial"/>
                <w:caps/>
                <w:sz w:val="20"/>
                <w:szCs w:val="20"/>
              </w:rPr>
            </w:pPr>
          </w:p>
        </w:tc>
        <w:tc>
          <w:tcPr>
            <w:tcW w:w="2129" w:type="dxa"/>
            <w:tcPrChange w:id="6321" w:author="Tebokgo Mabuto (ECP)" w:date="2026-06-30T10:47:00Z" w16du:dateUtc="2026-06-30T08:47:00Z">
              <w:tcPr>
                <w:tcW w:w="2268" w:type="dxa"/>
                <w:gridSpan w:val="2"/>
              </w:tcPr>
            </w:tcPrChange>
          </w:tcPr>
          <w:p w14:paraId="247FB59D" w14:textId="77777777" w:rsidR="00600DF6" w:rsidRPr="00600DF6" w:rsidRDefault="00600DF6" w:rsidP="00BA3EF3">
            <w:pPr>
              <w:rPr>
                <w:rFonts w:ascii="Arial" w:hAnsi="Arial" w:cs="Arial"/>
                <w:caps/>
                <w:sz w:val="20"/>
                <w:szCs w:val="20"/>
              </w:rPr>
            </w:pPr>
          </w:p>
        </w:tc>
        <w:tc>
          <w:tcPr>
            <w:tcW w:w="1490" w:type="dxa"/>
            <w:tcPrChange w:id="6322" w:author="Tebokgo Mabuto (ECP)" w:date="2026-06-30T10:47:00Z" w16du:dateUtc="2026-06-30T08:47:00Z">
              <w:tcPr>
                <w:tcW w:w="1587" w:type="dxa"/>
                <w:gridSpan w:val="2"/>
              </w:tcPr>
            </w:tcPrChange>
          </w:tcPr>
          <w:p w14:paraId="52671B21" w14:textId="77777777" w:rsidR="00600DF6" w:rsidRPr="00600DF6" w:rsidRDefault="00600DF6" w:rsidP="00BA3EF3">
            <w:pPr>
              <w:rPr>
                <w:rFonts w:ascii="Arial" w:hAnsi="Arial" w:cs="Arial"/>
                <w:caps/>
                <w:sz w:val="20"/>
                <w:szCs w:val="20"/>
              </w:rPr>
            </w:pPr>
          </w:p>
        </w:tc>
        <w:tc>
          <w:tcPr>
            <w:tcW w:w="1384" w:type="dxa"/>
            <w:tcPrChange w:id="6323" w:author="Tebokgo Mabuto (ECP)" w:date="2026-06-30T10:47:00Z" w16du:dateUtc="2026-06-30T08:47:00Z">
              <w:tcPr>
                <w:tcW w:w="1474" w:type="dxa"/>
                <w:gridSpan w:val="2"/>
              </w:tcPr>
            </w:tcPrChange>
          </w:tcPr>
          <w:p w14:paraId="5888ABAF" w14:textId="77777777" w:rsidR="00600DF6" w:rsidRPr="00600DF6" w:rsidRDefault="00600DF6" w:rsidP="00BA3EF3">
            <w:pPr>
              <w:rPr>
                <w:rFonts w:ascii="Arial" w:hAnsi="Arial" w:cs="Arial"/>
                <w:caps/>
                <w:sz w:val="20"/>
                <w:szCs w:val="20"/>
              </w:rPr>
            </w:pPr>
          </w:p>
        </w:tc>
        <w:tc>
          <w:tcPr>
            <w:tcW w:w="1490" w:type="dxa"/>
            <w:tcPrChange w:id="6324" w:author="Tebokgo Mabuto (ECP)" w:date="2026-06-30T10:47:00Z" w16du:dateUtc="2026-06-30T08:47:00Z">
              <w:tcPr>
                <w:tcW w:w="1587" w:type="dxa"/>
                <w:gridSpan w:val="2"/>
              </w:tcPr>
            </w:tcPrChange>
          </w:tcPr>
          <w:p w14:paraId="0E2F4B98" w14:textId="77777777" w:rsidR="00600DF6" w:rsidRPr="00600DF6" w:rsidRDefault="00600DF6" w:rsidP="00BA3EF3">
            <w:pPr>
              <w:rPr>
                <w:rFonts w:ascii="Arial" w:hAnsi="Arial" w:cs="Arial"/>
                <w:caps/>
                <w:sz w:val="20"/>
                <w:szCs w:val="20"/>
              </w:rPr>
            </w:pPr>
          </w:p>
        </w:tc>
        <w:tc>
          <w:tcPr>
            <w:tcW w:w="1862" w:type="dxa"/>
            <w:tcPrChange w:id="6325" w:author="Tebokgo Mabuto (ECP)" w:date="2026-06-30T10:47:00Z" w16du:dateUtc="2026-06-30T08:47:00Z">
              <w:tcPr>
                <w:tcW w:w="1984" w:type="dxa"/>
                <w:gridSpan w:val="2"/>
              </w:tcPr>
            </w:tcPrChange>
          </w:tcPr>
          <w:p w14:paraId="4773B2BA" w14:textId="77777777" w:rsidR="00600DF6" w:rsidRPr="00600DF6" w:rsidRDefault="00600DF6" w:rsidP="00BA3EF3">
            <w:pPr>
              <w:rPr>
                <w:rFonts w:ascii="Arial" w:hAnsi="Arial" w:cs="Arial"/>
                <w:caps/>
                <w:sz w:val="20"/>
                <w:szCs w:val="20"/>
              </w:rPr>
            </w:pPr>
          </w:p>
        </w:tc>
      </w:tr>
      <w:tr w:rsidR="00600DF6" w:rsidRPr="00600DF6" w14:paraId="232E6862" w14:textId="77777777" w:rsidTr="00C56319">
        <w:trPr>
          <w:trHeight w:val="389"/>
          <w:trPrChange w:id="6326" w:author="Tebokgo Mabuto (ECP)" w:date="2026-06-30T10:47:00Z" w16du:dateUtc="2026-06-30T08:47:00Z">
            <w:trPr>
              <w:trHeight w:val="397"/>
            </w:trPr>
          </w:trPrChange>
        </w:trPr>
        <w:tc>
          <w:tcPr>
            <w:tcW w:w="2874" w:type="dxa"/>
            <w:tcPrChange w:id="6327" w:author="Tebokgo Mabuto (ECP)" w:date="2026-06-30T10:47:00Z" w16du:dateUtc="2026-06-30T08:47:00Z">
              <w:tcPr>
                <w:tcW w:w="3061" w:type="dxa"/>
                <w:gridSpan w:val="2"/>
              </w:tcPr>
            </w:tcPrChange>
          </w:tcPr>
          <w:p w14:paraId="56034BCD" w14:textId="77777777" w:rsidR="00600DF6" w:rsidRPr="00600DF6" w:rsidRDefault="00600DF6" w:rsidP="00BA3EF3">
            <w:pPr>
              <w:rPr>
                <w:rFonts w:ascii="Arial" w:hAnsi="Arial" w:cs="Arial"/>
                <w:caps/>
                <w:sz w:val="20"/>
                <w:szCs w:val="20"/>
              </w:rPr>
            </w:pPr>
          </w:p>
        </w:tc>
        <w:tc>
          <w:tcPr>
            <w:tcW w:w="2981" w:type="dxa"/>
            <w:tcPrChange w:id="6328" w:author="Tebokgo Mabuto (ECP)" w:date="2026-06-30T10:47:00Z" w16du:dateUtc="2026-06-30T08:47:00Z">
              <w:tcPr>
                <w:tcW w:w="3175" w:type="dxa"/>
                <w:gridSpan w:val="2"/>
              </w:tcPr>
            </w:tcPrChange>
          </w:tcPr>
          <w:p w14:paraId="577FC938" w14:textId="77777777" w:rsidR="00600DF6" w:rsidRPr="00600DF6" w:rsidRDefault="00600DF6" w:rsidP="00BA3EF3">
            <w:pPr>
              <w:rPr>
                <w:rFonts w:ascii="Arial" w:hAnsi="Arial" w:cs="Arial"/>
                <w:caps/>
                <w:sz w:val="20"/>
                <w:szCs w:val="20"/>
              </w:rPr>
            </w:pPr>
          </w:p>
        </w:tc>
        <w:tc>
          <w:tcPr>
            <w:tcW w:w="2129" w:type="dxa"/>
            <w:tcPrChange w:id="6329" w:author="Tebokgo Mabuto (ECP)" w:date="2026-06-30T10:47:00Z" w16du:dateUtc="2026-06-30T08:47:00Z">
              <w:tcPr>
                <w:tcW w:w="2268" w:type="dxa"/>
                <w:gridSpan w:val="2"/>
              </w:tcPr>
            </w:tcPrChange>
          </w:tcPr>
          <w:p w14:paraId="5C5749B3" w14:textId="77777777" w:rsidR="00600DF6" w:rsidRPr="00600DF6" w:rsidRDefault="00600DF6" w:rsidP="00BA3EF3">
            <w:pPr>
              <w:rPr>
                <w:rFonts w:ascii="Arial" w:hAnsi="Arial" w:cs="Arial"/>
                <w:caps/>
                <w:sz w:val="20"/>
                <w:szCs w:val="20"/>
              </w:rPr>
            </w:pPr>
          </w:p>
        </w:tc>
        <w:tc>
          <w:tcPr>
            <w:tcW w:w="1490" w:type="dxa"/>
            <w:tcPrChange w:id="6330" w:author="Tebokgo Mabuto (ECP)" w:date="2026-06-30T10:47:00Z" w16du:dateUtc="2026-06-30T08:47:00Z">
              <w:tcPr>
                <w:tcW w:w="1587" w:type="dxa"/>
                <w:gridSpan w:val="2"/>
              </w:tcPr>
            </w:tcPrChange>
          </w:tcPr>
          <w:p w14:paraId="1BB3487F" w14:textId="77777777" w:rsidR="00600DF6" w:rsidRPr="00600DF6" w:rsidRDefault="00600DF6" w:rsidP="00BA3EF3">
            <w:pPr>
              <w:rPr>
                <w:rFonts w:ascii="Arial" w:hAnsi="Arial" w:cs="Arial"/>
                <w:caps/>
                <w:sz w:val="20"/>
                <w:szCs w:val="20"/>
              </w:rPr>
            </w:pPr>
          </w:p>
        </w:tc>
        <w:tc>
          <w:tcPr>
            <w:tcW w:w="1384" w:type="dxa"/>
            <w:tcPrChange w:id="6331" w:author="Tebokgo Mabuto (ECP)" w:date="2026-06-30T10:47:00Z" w16du:dateUtc="2026-06-30T08:47:00Z">
              <w:tcPr>
                <w:tcW w:w="1474" w:type="dxa"/>
                <w:gridSpan w:val="2"/>
              </w:tcPr>
            </w:tcPrChange>
          </w:tcPr>
          <w:p w14:paraId="47F0FC44" w14:textId="77777777" w:rsidR="00600DF6" w:rsidRPr="00600DF6" w:rsidRDefault="00600DF6" w:rsidP="00BA3EF3">
            <w:pPr>
              <w:rPr>
                <w:rFonts w:ascii="Arial" w:hAnsi="Arial" w:cs="Arial"/>
                <w:caps/>
                <w:sz w:val="20"/>
                <w:szCs w:val="20"/>
              </w:rPr>
            </w:pPr>
          </w:p>
        </w:tc>
        <w:tc>
          <w:tcPr>
            <w:tcW w:w="1490" w:type="dxa"/>
            <w:tcPrChange w:id="6332" w:author="Tebokgo Mabuto (ECP)" w:date="2026-06-30T10:47:00Z" w16du:dateUtc="2026-06-30T08:47:00Z">
              <w:tcPr>
                <w:tcW w:w="1587" w:type="dxa"/>
                <w:gridSpan w:val="2"/>
              </w:tcPr>
            </w:tcPrChange>
          </w:tcPr>
          <w:p w14:paraId="030A852A" w14:textId="77777777" w:rsidR="00600DF6" w:rsidRPr="00600DF6" w:rsidRDefault="00600DF6" w:rsidP="00BA3EF3">
            <w:pPr>
              <w:rPr>
                <w:rFonts w:ascii="Arial" w:hAnsi="Arial" w:cs="Arial"/>
                <w:caps/>
                <w:sz w:val="20"/>
                <w:szCs w:val="20"/>
              </w:rPr>
            </w:pPr>
          </w:p>
        </w:tc>
        <w:tc>
          <w:tcPr>
            <w:tcW w:w="1862" w:type="dxa"/>
            <w:tcPrChange w:id="6333" w:author="Tebokgo Mabuto (ECP)" w:date="2026-06-30T10:47:00Z" w16du:dateUtc="2026-06-30T08:47:00Z">
              <w:tcPr>
                <w:tcW w:w="1984" w:type="dxa"/>
                <w:gridSpan w:val="2"/>
              </w:tcPr>
            </w:tcPrChange>
          </w:tcPr>
          <w:p w14:paraId="45A3422C" w14:textId="77777777" w:rsidR="00600DF6" w:rsidRPr="00600DF6" w:rsidRDefault="00600DF6" w:rsidP="00BA3EF3">
            <w:pPr>
              <w:rPr>
                <w:rFonts w:ascii="Arial" w:hAnsi="Arial" w:cs="Arial"/>
                <w:caps/>
                <w:sz w:val="20"/>
                <w:szCs w:val="20"/>
              </w:rPr>
            </w:pPr>
          </w:p>
        </w:tc>
      </w:tr>
      <w:tr w:rsidR="00600DF6" w:rsidRPr="00600DF6" w14:paraId="6C4D882F" w14:textId="77777777" w:rsidTr="00C56319">
        <w:trPr>
          <w:trHeight w:val="389"/>
          <w:trPrChange w:id="6334" w:author="Tebokgo Mabuto (ECP)" w:date="2026-06-30T10:47:00Z" w16du:dateUtc="2026-06-30T08:47:00Z">
            <w:trPr>
              <w:trHeight w:val="397"/>
            </w:trPr>
          </w:trPrChange>
        </w:trPr>
        <w:tc>
          <w:tcPr>
            <w:tcW w:w="2874" w:type="dxa"/>
            <w:tcPrChange w:id="6335" w:author="Tebokgo Mabuto (ECP)" w:date="2026-06-30T10:47:00Z" w16du:dateUtc="2026-06-30T08:47:00Z">
              <w:tcPr>
                <w:tcW w:w="3061" w:type="dxa"/>
                <w:gridSpan w:val="2"/>
              </w:tcPr>
            </w:tcPrChange>
          </w:tcPr>
          <w:p w14:paraId="46672C47" w14:textId="77777777" w:rsidR="00600DF6" w:rsidRPr="00600DF6" w:rsidRDefault="00600DF6" w:rsidP="00BA3EF3">
            <w:pPr>
              <w:rPr>
                <w:rFonts w:ascii="Arial" w:hAnsi="Arial" w:cs="Arial"/>
                <w:caps/>
                <w:sz w:val="20"/>
                <w:szCs w:val="20"/>
              </w:rPr>
            </w:pPr>
          </w:p>
        </w:tc>
        <w:tc>
          <w:tcPr>
            <w:tcW w:w="2981" w:type="dxa"/>
            <w:tcPrChange w:id="6336" w:author="Tebokgo Mabuto (ECP)" w:date="2026-06-30T10:47:00Z" w16du:dateUtc="2026-06-30T08:47:00Z">
              <w:tcPr>
                <w:tcW w:w="3175" w:type="dxa"/>
                <w:gridSpan w:val="2"/>
              </w:tcPr>
            </w:tcPrChange>
          </w:tcPr>
          <w:p w14:paraId="7F1A6DDD" w14:textId="77777777" w:rsidR="00600DF6" w:rsidRPr="00600DF6" w:rsidRDefault="00600DF6" w:rsidP="00BA3EF3">
            <w:pPr>
              <w:rPr>
                <w:rFonts w:ascii="Arial" w:hAnsi="Arial" w:cs="Arial"/>
                <w:caps/>
                <w:sz w:val="20"/>
                <w:szCs w:val="20"/>
              </w:rPr>
            </w:pPr>
          </w:p>
        </w:tc>
        <w:tc>
          <w:tcPr>
            <w:tcW w:w="2129" w:type="dxa"/>
            <w:tcPrChange w:id="6337" w:author="Tebokgo Mabuto (ECP)" w:date="2026-06-30T10:47:00Z" w16du:dateUtc="2026-06-30T08:47:00Z">
              <w:tcPr>
                <w:tcW w:w="2268" w:type="dxa"/>
                <w:gridSpan w:val="2"/>
              </w:tcPr>
            </w:tcPrChange>
          </w:tcPr>
          <w:p w14:paraId="33F5C1D4" w14:textId="77777777" w:rsidR="00600DF6" w:rsidRPr="00600DF6" w:rsidRDefault="00600DF6" w:rsidP="00BA3EF3">
            <w:pPr>
              <w:rPr>
                <w:rFonts w:ascii="Arial" w:hAnsi="Arial" w:cs="Arial"/>
                <w:caps/>
                <w:sz w:val="20"/>
                <w:szCs w:val="20"/>
              </w:rPr>
            </w:pPr>
          </w:p>
        </w:tc>
        <w:tc>
          <w:tcPr>
            <w:tcW w:w="1490" w:type="dxa"/>
            <w:tcPrChange w:id="6338" w:author="Tebokgo Mabuto (ECP)" w:date="2026-06-30T10:47:00Z" w16du:dateUtc="2026-06-30T08:47:00Z">
              <w:tcPr>
                <w:tcW w:w="1587" w:type="dxa"/>
                <w:gridSpan w:val="2"/>
              </w:tcPr>
            </w:tcPrChange>
          </w:tcPr>
          <w:p w14:paraId="7619B64F" w14:textId="77777777" w:rsidR="00600DF6" w:rsidRPr="00600DF6" w:rsidRDefault="00600DF6" w:rsidP="00BA3EF3">
            <w:pPr>
              <w:rPr>
                <w:rFonts w:ascii="Arial" w:hAnsi="Arial" w:cs="Arial"/>
                <w:caps/>
                <w:sz w:val="20"/>
                <w:szCs w:val="20"/>
              </w:rPr>
            </w:pPr>
          </w:p>
        </w:tc>
        <w:tc>
          <w:tcPr>
            <w:tcW w:w="1384" w:type="dxa"/>
            <w:tcPrChange w:id="6339" w:author="Tebokgo Mabuto (ECP)" w:date="2026-06-30T10:47:00Z" w16du:dateUtc="2026-06-30T08:47:00Z">
              <w:tcPr>
                <w:tcW w:w="1474" w:type="dxa"/>
                <w:gridSpan w:val="2"/>
              </w:tcPr>
            </w:tcPrChange>
          </w:tcPr>
          <w:p w14:paraId="5373DBCD" w14:textId="77777777" w:rsidR="00600DF6" w:rsidRPr="00600DF6" w:rsidRDefault="00600DF6" w:rsidP="00BA3EF3">
            <w:pPr>
              <w:rPr>
                <w:rFonts w:ascii="Arial" w:hAnsi="Arial" w:cs="Arial"/>
                <w:caps/>
                <w:sz w:val="20"/>
                <w:szCs w:val="20"/>
              </w:rPr>
            </w:pPr>
          </w:p>
        </w:tc>
        <w:tc>
          <w:tcPr>
            <w:tcW w:w="1490" w:type="dxa"/>
            <w:tcPrChange w:id="6340" w:author="Tebokgo Mabuto (ECP)" w:date="2026-06-30T10:47:00Z" w16du:dateUtc="2026-06-30T08:47:00Z">
              <w:tcPr>
                <w:tcW w:w="1587" w:type="dxa"/>
                <w:gridSpan w:val="2"/>
              </w:tcPr>
            </w:tcPrChange>
          </w:tcPr>
          <w:p w14:paraId="1EC41EEB" w14:textId="77777777" w:rsidR="00600DF6" w:rsidRPr="00600DF6" w:rsidRDefault="00600DF6" w:rsidP="00BA3EF3">
            <w:pPr>
              <w:rPr>
                <w:rFonts w:ascii="Arial" w:hAnsi="Arial" w:cs="Arial"/>
                <w:caps/>
                <w:sz w:val="20"/>
                <w:szCs w:val="20"/>
              </w:rPr>
            </w:pPr>
          </w:p>
        </w:tc>
        <w:tc>
          <w:tcPr>
            <w:tcW w:w="1862" w:type="dxa"/>
            <w:tcPrChange w:id="6341" w:author="Tebokgo Mabuto (ECP)" w:date="2026-06-30T10:47:00Z" w16du:dateUtc="2026-06-30T08:47:00Z">
              <w:tcPr>
                <w:tcW w:w="1984" w:type="dxa"/>
                <w:gridSpan w:val="2"/>
              </w:tcPr>
            </w:tcPrChange>
          </w:tcPr>
          <w:p w14:paraId="64E2CFDF" w14:textId="77777777" w:rsidR="00600DF6" w:rsidRPr="00600DF6" w:rsidRDefault="00600DF6" w:rsidP="00BA3EF3">
            <w:pPr>
              <w:rPr>
                <w:rFonts w:ascii="Arial" w:hAnsi="Arial" w:cs="Arial"/>
                <w:caps/>
                <w:sz w:val="20"/>
                <w:szCs w:val="20"/>
              </w:rPr>
            </w:pPr>
          </w:p>
        </w:tc>
      </w:tr>
      <w:tr w:rsidR="00600DF6" w:rsidRPr="00600DF6" w14:paraId="002F0770" w14:textId="77777777" w:rsidTr="00C56319">
        <w:trPr>
          <w:trHeight w:val="389"/>
          <w:trPrChange w:id="6342" w:author="Tebokgo Mabuto (ECP)" w:date="2026-06-30T10:47:00Z" w16du:dateUtc="2026-06-30T08:47:00Z">
            <w:trPr>
              <w:trHeight w:val="397"/>
            </w:trPr>
          </w:trPrChange>
        </w:trPr>
        <w:tc>
          <w:tcPr>
            <w:tcW w:w="2874" w:type="dxa"/>
            <w:tcPrChange w:id="6343" w:author="Tebokgo Mabuto (ECP)" w:date="2026-06-30T10:47:00Z" w16du:dateUtc="2026-06-30T08:47:00Z">
              <w:tcPr>
                <w:tcW w:w="3061" w:type="dxa"/>
                <w:gridSpan w:val="2"/>
              </w:tcPr>
            </w:tcPrChange>
          </w:tcPr>
          <w:p w14:paraId="756E5BAC" w14:textId="77777777" w:rsidR="00600DF6" w:rsidRPr="00600DF6" w:rsidRDefault="00600DF6" w:rsidP="00BA3EF3">
            <w:pPr>
              <w:rPr>
                <w:rFonts w:ascii="Arial" w:hAnsi="Arial" w:cs="Arial"/>
                <w:caps/>
                <w:sz w:val="20"/>
                <w:szCs w:val="20"/>
              </w:rPr>
            </w:pPr>
          </w:p>
        </w:tc>
        <w:tc>
          <w:tcPr>
            <w:tcW w:w="2981" w:type="dxa"/>
            <w:tcPrChange w:id="6344" w:author="Tebokgo Mabuto (ECP)" w:date="2026-06-30T10:47:00Z" w16du:dateUtc="2026-06-30T08:47:00Z">
              <w:tcPr>
                <w:tcW w:w="3175" w:type="dxa"/>
                <w:gridSpan w:val="2"/>
              </w:tcPr>
            </w:tcPrChange>
          </w:tcPr>
          <w:p w14:paraId="25BFC534" w14:textId="77777777" w:rsidR="00600DF6" w:rsidRPr="00600DF6" w:rsidRDefault="00600DF6" w:rsidP="00BA3EF3">
            <w:pPr>
              <w:rPr>
                <w:rFonts w:ascii="Arial" w:hAnsi="Arial" w:cs="Arial"/>
                <w:caps/>
                <w:sz w:val="20"/>
                <w:szCs w:val="20"/>
              </w:rPr>
            </w:pPr>
          </w:p>
        </w:tc>
        <w:tc>
          <w:tcPr>
            <w:tcW w:w="2129" w:type="dxa"/>
            <w:tcPrChange w:id="6345" w:author="Tebokgo Mabuto (ECP)" w:date="2026-06-30T10:47:00Z" w16du:dateUtc="2026-06-30T08:47:00Z">
              <w:tcPr>
                <w:tcW w:w="2268" w:type="dxa"/>
                <w:gridSpan w:val="2"/>
              </w:tcPr>
            </w:tcPrChange>
          </w:tcPr>
          <w:p w14:paraId="48FD2F23" w14:textId="77777777" w:rsidR="00600DF6" w:rsidRPr="00600DF6" w:rsidRDefault="00600DF6" w:rsidP="00BA3EF3">
            <w:pPr>
              <w:rPr>
                <w:rFonts w:ascii="Arial" w:hAnsi="Arial" w:cs="Arial"/>
                <w:caps/>
                <w:sz w:val="20"/>
                <w:szCs w:val="20"/>
              </w:rPr>
            </w:pPr>
          </w:p>
        </w:tc>
        <w:tc>
          <w:tcPr>
            <w:tcW w:w="1490" w:type="dxa"/>
            <w:tcPrChange w:id="6346" w:author="Tebokgo Mabuto (ECP)" w:date="2026-06-30T10:47:00Z" w16du:dateUtc="2026-06-30T08:47:00Z">
              <w:tcPr>
                <w:tcW w:w="1587" w:type="dxa"/>
                <w:gridSpan w:val="2"/>
              </w:tcPr>
            </w:tcPrChange>
          </w:tcPr>
          <w:p w14:paraId="340623FD" w14:textId="77777777" w:rsidR="00600DF6" w:rsidRPr="00600DF6" w:rsidRDefault="00600DF6" w:rsidP="00BA3EF3">
            <w:pPr>
              <w:rPr>
                <w:rFonts w:ascii="Arial" w:hAnsi="Arial" w:cs="Arial"/>
                <w:caps/>
                <w:sz w:val="20"/>
                <w:szCs w:val="20"/>
              </w:rPr>
            </w:pPr>
          </w:p>
        </w:tc>
        <w:tc>
          <w:tcPr>
            <w:tcW w:w="1384" w:type="dxa"/>
            <w:tcPrChange w:id="6347" w:author="Tebokgo Mabuto (ECP)" w:date="2026-06-30T10:47:00Z" w16du:dateUtc="2026-06-30T08:47:00Z">
              <w:tcPr>
                <w:tcW w:w="1474" w:type="dxa"/>
                <w:gridSpan w:val="2"/>
              </w:tcPr>
            </w:tcPrChange>
          </w:tcPr>
          <w:p w14:paraId="6A9F6551" w14:textId="77777777" w:rsidR="00600DF6" w:rsidRPr="00600DF6" w:rsidRDefault="00600DF6" w:rsidP="00BA3EF3">
            <w:pPr>
              <w:rPr>
                <w:rFonts w:ascii="Arial" w:hAnsi="Arial" w:cs="Arial"/>
                <w:caps/>
                <w:sz w:val="20"/>
                <w:szCs w:val="20"/>
              </w:rPr>
            </w:pPr>
          </w:p>
        </w:tc>
        <w:tc>
          <w:tcPr>
            <w:tcW w:w="1490" w:type="dxa"/>
            <w:tcPrChange w:id="6348" w:author="Tebokgo Mabuto (ECP)" w:date="2026-06-30T10:47:00Z" w16du:dateUtc="2026-06-30T08:47:00Z">
              <w:tcPr>
                <w:tcW w:w="1587" w:type="dxa"/>
                <w:gridSpan w:val="2"/>
              </w:tcPr>
            </w:tcPrChange>
          </w:tcPr>
          <w:p w14:paraId="7FFECE68" w14:textId="77777777" w:rsidR="00600DF6" w:rsidRPr="00600DF6" w:rsidRDefault="00600DF6" w:rsidP="00BA3EF3">
            <w:pPr>
              <w:rPr>
                <w:rFonts w:ascii="Arial" w:hAnsi="Arial" w:cs="Arial"/>
                <w:caps/>
                <w:sz w:val="20"/>
                <w:szCs w:val="20"/>
              </w:rPr>
            </w:pPr>
          </w:p>
        </w:tc>
        <w:tc>
          <w:tcPr>
            <w:tcW w:w="1862" w:type="dxa"/>
            <w:tcPrChange w:id="6349" w:author="Tebokgo Mabuto (ECP)" w:date="2026-06-30T10:47:00Z" w16du:dateUtc="2026-06-30T08:47:00Z">
              <w:tcPr>
                <w:tcW w:w="1984" w:type="dxa"/>
                <w:gridSpan w:val="2"/>
              </w:tcPr>
            </w:tcPrChange>
          </w:tcPr>
          <w:p w14:paraId="6D4160E4" w14:textId="77777777" w:rsidR="00600DF6" w:rsidRPr="00600DF6" w:rsidRDefault="00600DF6" w:rsidP="00BA3EF3">
            <w:pPr>
              <w:rPr>
                <w:rFonts w:ascii="Arial" w:hAnsi="Arial" w:cs="Arial"/>
                <w:caps/>
                <w:sz w:val="20"/>
                <w:szCs w:val="20"/>
              </w:rPr>
            </w:pPr>
          </w:p>
        </w:tc>
      </w:tr>
      <w:tr w:rsidR="00600DF6" w:rsidRPr="00600DF6" w14:paraId="17AF107E" w14:textId="77777777" w:rsidTr="00C56319">
        <w:trPr>
          <w:trHeight w:val="389"/>
          <w:trPrChange w:id="6350" w:author="Tebokgo Mabuto (ECP)" w:date="2026-06-30T10:47:00Z" w16du:dateUtc="2026-06-30T08:47:00Z">
            <w:trPr>
              <w:trHeight w:val="397"/>
            </w:trPr>
          </w:trPrChange>
        </w:trPr>
        <w:tc>
          <w:tcPr>
            <w:tcW w:w="2874" w:type="dxa"/>
            <w:tcPrChange w:id="6351" w:author="Tebokgo Mabuto (ECP)" w:date="2026-06-30T10:47:00Z" w16du:dateUtc="2026-06-30T08:47:00Z">
              <w:tcPr>
                <w:tcW w:w="3061" w:type="dxa"/>
                <w:gridSpan w:val="2"/>
              </w:tcPr>
            </w:tcPrChange>
          </w:tcPr>
          <w:p w14:paraId="273D09DD" w14:textId="77777777" w:rsidR="00600DF6" w:rsidRPr="00600DF6" w:rsidRDefault="00600DF6" w:rsidP="00BA3EF3">
            <w:pPr>
              <w:rPr>
                <w:rFonts w:ascii="Arial" w:hAnsi="Arial" w:cs="Arial"/>
                <w:caps/>
                <w:sz w:val="20"/>
                <w:szCs w:val="20"/>
              </w:rPr>
            </w:pPr>
          </w:p>
        </w:tc>
        <w:tc>
          <w:tcPr>
            <w:tcW w:w="2981" w:type="dxa"/>
            <w:tcPrChange w:id="6352" w:author="Tebokgo Mabuto (ECP)" w:date="2026-06-30T10:47:00Z" w16du:dateUtc="2026-06-30T08:47:00Z">
              <w:tcPr>
                <w:tcW w:w="3175" w:type="dxa"/>
                <w:gridSpan w:val="2"/>
              </w:tcPr>
            </w:tcPrChange>
          </w:tcPr>
          <w:p w14:paraId="6BB02346" w14:textId="77777777" w:rsidR="00600DF6" w:rsidRPr="00600DF6" w:rsidRDefault="00600DF6" w:rsidP="00BA3EF3">
            <w:pPr>
              <w:rPr>
                <w:rFonts w:ascii="Arial" w:hAnsi="Arial" w:cs="Arial"/>
                <w:caps/>
                <w:sz w:val="20"/>
                <w:szCs w:val="20"/>
              </w:rPr>
            </w:pPr>
          </w:p>
        </w:tc>
        <w:tc>
          <w:tcPr>
            <w:tcW w:w="2129" w:type="dxa"/>
            <w:tcPrChange w:id="6353" w:author="Tebokgo Mabuto (ECP)" w:date="2026-06-30T10:47:00Z" w16du:dateUtc="2026-06-30T08:47:00Z">
              <w:tcPr>
                <w:tcW w:w="2268" w:type="dxa"/>
                <w:gridSpan w:val="2"/>
              </w:tcPr>
            </w:tcPrChange>
          </w:tcPr>
          <w:p w14:paraId="5F46214D" w14:textId="77777777" w:rsidR="00600DF6" w:rsidRPr="00600DF6" w:rsidRDefault="00600DF6" w:rsidP="00BA3EF3">
            <w:pPr>
              <w:rPr>
                <w:rFonts w:ascii="Arial" w:hAnsi="Arial" w:cs="Arial"/>
                <w:caps/>
                <w:sz w:val="20"/>
                <w:szCs w:val="20"/>
              </w:rPr>
            </w:pPr>
          </w:p>
        </w:tc>
        <w:tc>
          <w:tcPr>
            <w:tcW w:w="1490" w:type="dxa"/>
            <w:tcPrChange w:id="6354" w:author="Tebokgo Mabuto (ECP)" w:date="2026-06-30T10:47:00Z" w16du:dateUtc="2026-06-30T08:47:00Z">
              <w:tcPr>
                <w:tcW w:w="1587" w:type="dxa"/>
                <w:gridSpan w:val="2"/>
              </w:tcPr>
            </w:tcPrChange>
          </w:tcPr>
          <w:p w14:paraId="20785DF7" w14:textId="77777777" w:rsidR="00600DF6" w:rsidRPr="00600DF6" w:rsidRDefault="00600DF6" w:rsidP="00BA3EF3">
            <w:pPr>
              <w:rPr>
                <w:rFonts w:ascii="Arial" w:hAnsi="Arial" w:cs="Arial"/>
                <w:caps/>
                <w:sz w:val="20"/>
                <w:szCs w:val="20"/>
              </w:rPr>
            </w:pPr>
          </w:p>
        </w:tc>
        <w:tc>
          <w:tcPr>
            <w:tcW w:w="1384" w:type="dxa"/>
            <w:tcPrChange w:id="6355" w:author="Tebokgo Mabuto (ECP)" w:date="2026-06-30T10:47:00Z" w16du:dateUtc="2026-06-30T08:47:00Z">
              <w:tcPr>
                <w:tcW w:w="1474" w:type="dxa"/>
                <w:gridSpan w:val="2"/>
              </w:tcPr>
            </w:tcPrChange>
          </w:tcPr>
          <w:p w14:paraId="44B9A226" w14:textId="77777777" w:rsidR="00600DF6" w:rsidRPr="00600DF6" w:rsidRDefault="00600DF6" w:rsidP="00BA3EF3">
            <w:pPr>
              <w:rPr>
                <w:rFonts w:ascii="Arial" w:hAnsi="Arial" w:cs="Arial"/>
                <w:caps/>
                <w:sz w:val="20"/>
                <w:szCs w:val="20"/>
              </w:rPr>
            </w:pPr>
          </w:p>
        </w:tc>
        <w:tc>
          <w:tcPr>
            <w:tcW w:w="1490" w:type="dxa"/>
            <w:tcPrChange w:id="6356" w:author="Tebokgo Mabuto (ECP)" w:date="2026-06-30T10:47:00Z" w16du:dateUtc="2026-06-30T08:47:00Z">
              <w:tcPr>
                <w:tcW w:w="1587" w:type="dxa"/>
                <w:gridSpan w:val="2"/>
              </w:tcPr>
            </w:tcPrChange>
          </w:tcPr>
          <w:p w14:paraId="208E6858" w14:textId="77777777" w:rsidR="00600DF6" w:rsidRPr="00600DF6" w:rsidRDefault="00600DF6" w:rsidP="00BA3EF3">
            <w:pPr>
              <w:rPr>
                <w:rFonts w:ascii="Arial" w:hAnsi="Arial" w:cs="Arial"/>
                <w:caps/>
                <w:sz w:val="20"/>
                <w:szCs w:val="20"/>
              </w:rPr>
            </w:pPr>
          </w:p>
        </w:tc>
        <w:tc>
          <w:tcPr>
            <w:tcW w:w="1862" w:type="dxa"/>
            <w:tcPrChange w:id="6357" w:author="Tebokgo Mabuto (ECP)" w:date="2026-06-30T10:47:00Z" w16du:dateUtc="2026-06-30T08:47:00Z">
              <w:tcPr>
                <w:tcW w:w="1984" w:type="dxa"/>
                <w:gridSpan w:val="2"/>
              </w:tcPr>
            </w:tcPrChange>
          </w:tcPr>
          <w:p w14:paraId="1245B7F6" w14:textId="77777777" w:rsidR="00600DF6" w:rsidRPr="00600DF6" w:rsidRDefault="00600DF6" w:rsidP="00BA3EF3">
            <w:pPr>
              <w:rPr>
                <w:rFonts w:ascii="Arial" w:hAnsi="Arial" w:cs="Arial"/>
                <w:caps/>
                <w:sz w:val="20"/>
                <w:szCs w:val="20"/>
              </w:rPr>
            </w:pPr>
          </w:p>
        </w:tc>
      </w:tr>
      <w:tr w:rsidR="00600DF6" w:rsidRPr="00600DF6" w14:paraId="3EF8CD79" w14:textId="77777777" w:rsidTr="00C56319">
        <w:trPr>
          <w:trHeight w:val="389"/>
          <w:trPrChange w:id="6358" w:author="Tebokgo Mabuto (ECP)" w:date="2026-06-30T10:47:00Z" w16du:dateUtc="2026-06-30T08:47:00Z">
            <w:trPr>
              <w:trHeight w:val="397"/>
            </w:trPr>
          </w:trPrChange>
        </w:trPr>
        <w:tc>
          <w:tcPr>
            <w:tcW w:w="2874" w:type="dxa"/>
            <w:tcPrChange w:id="6359" w:author="Tebokgo Mabuto (ECP)" w:date="2026-06-30T10:47:00Z" w16du:dateUtc="2026-06-30T08:47:00Z">
              <w:tcPr>
                <w:tcW w:w="3061" w:type="dxa"/>
                <w:gridSpan w:val="2"/>
              </w:tcPr>
            </w:tcPrChange>
          </w:tcPr>
          <w:p w14:paraId="32186720" w14:textId="77777777" w:rsidR="00600DF6" w:rsidRPr="00600DF6" w:rsidRDefault="00600DF6" w:rsidP="00BA3EF3">
            <w:pPr>
              <w:rPr>
                <w:rFonts w:ascii="Arial" w:hAnsi="Arial" w:cs="Arial"/>
                <w:caps/>
                <w:sz w:val="20"/>
                <w:szCs w:val="20"/>
              </w:rPr>
            </w:pPr>
          </w:p>
        </w:tc>
        <w:tc>
          <w:tcPr>
            <w:tcW w:w="2981" w:type="dxa"/>
            <w:tcPrChange w:id="6360" w:author="Tebokgo Mabuto (ECP)" w:date="2026-06-30T10:47:00Z" w16du:dateUtc="2026-06-30T08:47:00Z">
              <w:tcPr>
                <w:tcW w:w="3175" w:type="dxa"/>
                <w:gridSpan w:val="2"/>
              </w:tcPr>
            </w:tcPrChange>
          </w:tcPr>
          <w:p w14:paraId="6D38F6B0" w14:textId="77777777" w:rsidR="00600DF6" w:rsidRPr="00600DF6" w:rsidRDefault="00600DF6" w:rsidP="00BA3EF3">
            <w:pPr>
              <w:rPr>
                <w:rFonts w:ascii="Arial" w:hAnsi="Arial" w:cs="Arial"/>
                <w:caps/>
                <w:sz w:val="20"/>
                <w:szCs w:val="20"/>
              </w:rPr>
            </w:pPr>
          </w:p>
        </w:tc>
        <w:tc>
          <w:tcPr>
            <w:tcW w:w="2129" w:type="dxa"/>
            <w:tcPrChange w:id="6361" w:author="Tebokgo Mabuto (ECP)" w:date="2026-06-30T10:47:00Z" w16du:dateUtc="2026-06-30T08:47:00Z">
              <w:tcPr>
                <w:tcW w:w="2268" w:type="dxa"/>
                <w:gridSpan w:val="2"/>
              </w:tcPr>
            </w:tcPrChange>
          </w:tcPr>
          <w:p w14:paraId="3D5CA364" w14:textId="77777777" w:rsidR="00600DF6" w:rsidRPr="00600DF6" w:rsidRDefault="00600DF6" w:rsidP="00BA3EF3">
            <w:pPr>
              <w:rPr>
                <w:rFonts w:ascii="Arial" w:hAnsi="Arial" w:cs="Arial"/>
                <w:caps/>
                <w:sz w:val="20"/>
                <w:szCs w:val="20"/>
              </w:rPr>
            </w:pPr>
          </w:p>
        </w:tc>
        <w:tc>
          <w:tcPr>
            <w:tcW w:w="1490" w:type="dxa"/>
            <w:tcPrChange w:id="6362" w:author="Tebokgo Mabuto (ECP)" w:date="2026-06-30T10:47:00Z" w16du:dateUtc="2026-06-30T08:47:00Z">
              <w:tcPr>
                <w:tcW w:w="1587" w:type="dxa"/>
                <w:gridSpan w:val="2"/>
              </w:tcPr>
            </w:tcPrChange>
          </w:tcPr>
          <w:p w14:paraId="25F50B12" w14:textId="77777777" w:rsidR="00600DF6" w:rsidRPr="00600DF6" w:rsidRDefault="00600DF6" w:rsidP="00BA3EF3">
            <w:pPr>
              <w:rPr>
                <w:rFonts w:ascii="Arial" w:hAnsi="Arial" w:cs="Arial"/>
                <w:caps/>
                <w:sz w:val="20"/>
                <w:szCs w:val="20"/>
              </w:rPr>
            </w:pPr>
          </w:p>
        </w:tc>
        <w:tc>
          <w:tcPr>
            <w:tcW w:w="1384" w:type="dxa"/>
            <w:tcPrChange w:id="6363" w:author="Tebokgo Mabuto (ECP)" w:date="2026-06-30T10:47:00Z" w16du:dateUtc="2026-06-30T08:47:00Z">
              <w:tcPr>
                <w:tcW w:w="1474" w:type="dxa"/>
                <w:gridSpan w:val="2"/>
              </w:tcPr>
            </w:tcPrChange>
          </w:tcPr>
          <w:p w14:paraId="44B67FEA" w14:textId="77777777" w:rsidR="00600DF6" w:rsidRPr="00600DF6" w:rsidRDefault="00600DF6" w:rsidP="00BA3EF3">
            <w:pPr>
              <w:rPr>
                <w:rFonts w:ascii="Arial" w:hAnsi="Arial" w:cs="Arial"/>
                <w:caps/>
                <w:sz w:val="20"/>
                <w:szCs w:val="20"/>
              </w:rPr>
            </w:pPr>
          </w:p>
        </w:tc>
        <w:tc>
          <w:tcPr>
            <w:tcW w:w="1490" w:type="dxa"/>
            <w:tcPrChange w:id="6364" w:author="Tebokgo Mabuto (ECP)" w:date="2026-06-30T10:47:00Z" w16du:dateUtc="2026-06-30T08:47:00Z">
              <w:tcPr>
                <w:tcW w:w="1587" w:type="dxa"/>
                <w:gridSpan w:val="2"/>
              </w:tcPr>
            </w:tcPrChange>
          </w:tcPr>
          <w:p w14:paraId="28560DB3" w14:textId="77777777" w:rsidR="00600DF6" w:rsidRPr="00600DF6" w:rsidRDefault="00600DF6" w:rsidP="00BA3EF3">
            <w:pPr>
              <w:rPr>
                <w:rFonts w:ascii="Arial" w:hAnsi="Arial" w:cs="Arial"/>
                <w:caps/>
                <w:sz w:val="20"/>
                <w:szCs w:val="20"/>
              </w:rPr>
            </w:pPr>
          </w:p>
        </w:tc>
        <w:tc>
          <w:tcPr>
            <w:tcW w:w="1862" w:type="dxa"/>
            <w:tcPrChange w:id="6365" w:author="Tebokgo Mabuto (ECP)" w:date="2026-06-30T10:47:00Z" w16du:dateUtc="2026-06-30T08:47:00Z">
              <w:tcPr>
                <w:tcW w:w="1984" w:type="dxa"/>
                <w:gridSpan w:val="2"/>
              </w:tcPr>
            </w:tcPrChange>
          </w:tcPr>
          <w:p w14:paraId="08584FC4" w14:textId="77777777" w:rsidR="00600DF6" w:rsidRPr="00600DF6" w:rsidRDefault="00600DF6" w:rsidP="00BA3EF3">
            <w:pPr>
              <w:rPr>
                <w:rFonts w:ascii="Arial" w:hAnsi="Arial" w:cs="Arial"/>
                <w:caps/>
                <w:sz w:val="20"/>
                <w:szCs w:val="20"/>
              </w:rPr>
            </w:pPr>
          </w:p>
        </w:tc>
      </w:tr>
      <w:tr w:rsidR="00600DF6" w:rsidRPr="00600DF6" w14:paraId="208541D5" w14:textId="77777777" w:rsidTr="00C56319">
        <w:trPr>
          <w:trHeight w:val="389"/>
          <w:trPrChange w:id="6366" w:author="Tebokgo Mabuto (ECP)" w:date="2026-06-30T10:47:00Z" w16du:dateUtc="2026-06-30T08:47:00Z">
            <w:trPr>
              <w:trHeight w:val="397"/>
            </w:trPr>
          </w:trPrChange>
        </w:trPr>
        <w:tc>
          <w:tcPr>
            <w:tcW w:w="2874" w:type="dxa"/>
            <w:tcPrChange w:id="6367" w:author="Tebokgo Mabuto (ECP)" w:date="2026-06-30T10:47:00Z" w16du:dateUtc="2026-06-30T08:47:00Z">
              <w:tcPr>
                <w:tcW w:w="3061" w:type="dxa"/>
                <w:gridSpan w:val="2"/>
              </w:tcPr>
            </w:tcPrChange>
          </w:tcPr>
          <w:p w14:paraId="69EF686E" w14:textId="77777777" w:rsidR="00600DF6" w:rsidRPr="00600DF6" w:rsidRDefault="00600DF6" w:rsidP="00BA3EF3">
            <w:pPr>
              <w:rPr>
                <w:rFonts w:ascii="Arial" w:hAnsi="Arial" w:cs="Arial"/>
                <w:caps/>
                <w:sz w:val="20"/>
                <w:szCs w:val="20"/>
              </w:rPr>
            </w:pPr>
          </w:p>
        </w:tc>
        <w:tc>
          <w:tcPr>
            <w:tcW w:w="2981" w:type="dxa"/>
            <w:tcPrChange w:id="6368" w:author="Tebokgo Mabuto (ECP)" w:date="2026-06-30T10:47:00Z" w16du:dateUtc="2026-06-30T08:47:00Z">
              <w:tcPr>
                <w:tcW w:w="3175" w:type="dxa"/>
                <w:gridSpan w:val="2"/>
              </w:tcPr>
            </w:tcPrChange>
          </w:tcPr>
          <w:p w14:paraId="20863D1F" w14:textId="77777777" w:rsidR="00600DF6" w:rsidRPr="00600DF6" w:rsidRDefault="00600DF6" w:rsidP="00BA3EF3">
            <w:pPr>
              <w:rPr>
                <w:rFonts w:ascii="Arial" w:hAnsi="Arial" w:cs="Arial"/>
                <w:caps/>
                <w:sz w:val="20"/>
                <w:szCs w:val="20"/>
              </w:rPr>
            </w:pPr>
          </w:p>
        </w:tc>
        <w:tc>
          <w:tcPr>
            <w:tcW w:w="2129" w:type="dxa"/>
            <w:tcPrChange w:id="6369" w:author="Tebokgo Mabuto (ECP)" w:date="2026-06-30T10:47:00Z" w16du:dateUtc="2026-06-30T08:47:00Z">
              <w:tcPr>
                <w:tcW w:w="2268" w:type="dxa"/>
                <w:gridSpan w:val="2"/>
              </w:tcPr>
            </w:tcPrChange>
          </w:tcPr>
          <w:p w14:paraId="58E39D16" w14:textId="77777777" w:rsidR="00600DF6" w:rsidRPr="00600DF6" w:rsidRDefault="00600DF6" w:rsidP="00BA3EF3">
            <w:pPr>
              <w:rPr>
                <w:rFonts w:ascii="Arial" w:hAnsi="Arial" w:cs="Arial"/>
                <w:caps/>
                <w:sz w:val="20"/>
                <w:szCs w:val="20"/>
              </w:rPr>
            </w:pPr>
          </w:p>
        </w:tc>
        <w:tc>
          <w:tcPr>
            <w:tcW w:w="1490" w:type="dxa"/>
            <w:tcPrChange w:id="6370" w:author="Tebokgo Mabuto (ECP)" w:date="2026-06-30T10:47:00Z" w16du:dateUtc="2026-06-30T08:47:00Z">
              <w:tcPr>
                <w:tcW w:w="1587" w:type="dxa"/>
                <w:gridSpan w:val="2"/>
              </w:tcPr>
            </w:tcPrChange>
          </w:tcPr>
          <w:p w14:paraId="2F0E3221" w14:textId="77777777" w:rsidR="00600DF6" w:rsidRPr="00600DF6" w:rsidRDefault="00600DF6" w:rsidP="00BA3EF3">
            <w:pPr>
              <w:rPr>
                <w:rFonts w:ascii="Arial" w:hAnsi="Arial" w:cs="Arial"/>
                <w:caps/>
                <w:sz w:val="20"/>
                <w:szCs w:val="20"/>
              </w:rPr>
            </w:pPr>
          </w:p>
        </w:tc>
        <w:tc>
          <w:tcPr>
            <w:tcW w:w="1384" w:type="dxa"/>
            <w:tcPrChange w:id="6371" w:author="Tebokgo Mabuto (ECP)" w:date="2026-06-30T10:47:00Z" w16du:dateUtc="2026-06-30T08:47:00Z">
              <w:tcPr>
                <w:tcW w:w="1474" w:type="dxa"/>
                <w:gridSpan w:val="2"/>
              </w:tcPr>
            </w:tcPrChange>
          </w:tcPr>
          <w:p w14:paraId="4EA5ED5C" w14:textId="77777777" w:rsidR="00600DF6" w:rsidRPr="00600DF6" w:rsidRDefault="00600DF6" w:rsidP="00BA3EF3">
            <w:pPr>
              <w:rPr>
                <w:rFonts w:ascii="Arial" w:hAnsi="Arial" w:cs="Arial"/>
                <w:caps/>
                <w:sz w:val="20"/>
                <w:szCs w:val="20"/>
              </w:rPr>
            </w:pPr>
          </w:p>
        </w:tc>
        <w:tc>
          <w:tcPr>
            <w:tcW w:w="1490" w:type="dxa"/>
            <w:tcPrChange w:id="6372" w:author="Tebokgo Mabuto (ECP)" w:date="2026-06-30T10:47:00Z" w16du:dateUtc="2026-06-30T08:47:00Z">
              <w:tcPr>
                <w:tcW w:w="1587" w:type="dxa"/>
                <w:gridSpan w:val="2"/>
              </w:tcPr>
            </w:tcPrChange>
          </w:tcPr>
          <w:p w14:paraId="4E8FC64D" w14:textId="77777777" w:rsidR="00600DF6" w:rsidRPr="00600DF6" w:rsidRDefault="00600DF6" w:rsidP="00BA3EF3">
            <w:pPr>
              <w:rPr>
                <w:rFonts w:ascii="Arial" w:hAnsi="Arial" w:cs="Arial"/>
                <w:caps/>
                <w:sz w:val="20"/>
                <w:szCs w:val="20"/>
              </w:rPr>
            </w:pPr>
          </w:p>
        </w:tc>
        <w:tc>
          <w:tcPr>
            <w:tcW w:w="1862" w:type="dxa"/>
            <w:tcPrChange w:id="6373" w:author="Tebokgo Mabuto (ECP)" w:date="2026-06-30T10:47:00Z" w16du:dateUtc="2026-06-30T08:47:00Z">
              <w:tcPr>
                <w:tcW w:w="1984" w:type="dxa"/>
                <w:gridSpan w:val="2"/>
              </w:tcPr>
            </w:tcPrChange>
          </w:tcPr>
          <w:p w14:paraId="7CB756AE" w14:textId="77777777" w:rsidR="00600DF6" w:rsidRPr="00600DF6" w:rsidRDefault="00600DF6" w:rsidP="00BA3EF3">
            <w:pPr>
              <w:rPr>
                <w:rFonts w:ascii="Arial" w:hAnsi="Arial" w:cs="Arial"/>
                <w:caps/>
                <w:sz w:val="20"/>
                <w:szCs w:val="20"/>
              </w:rPr>
            </w:pPr>
          </w:p>
        </w:tc>
      </w:tr>
      <w:tr w:rsidR="00600DF6" w:rsidRPr="00600DF6" w14:paraId="79D3DD83" w14:textId="77777777" w:rsidTr="00C56319">
        <w:trPr>
          <w:trHeight w:val="389"/>
          <w:trPrChange w:id="6374" w:author="Tebokgo Mabuto (ECP)" w:date="2026-06-30T10:47:00Z" w16du:dateUtc="2026-06-30T08:47:00Z">
            <w:trPr>
              <w:trHeight w:val="397"/>
            </w:trPr>
          </w:trPrChange>
        </w:trPr>
        <w:tc>
          <w:tcPr>
            <w:tcW w:w="2874" w:type="dxa"/>
            <w:tcPrChange w:id="6375" w:author="Tebokgo Mabuto (ECP)" w:date="2026-06-30T10:47:00Z" w16du:dateUtc="2026-06-30T08:47:00Z">
              <w:tcPr>
                <w:tcW w:w="3061" w:type="dxa"/>
                <w:gridSpan w:val="2"/>
              </w:tcPr>
            </w:tcPrChange>
          </w:tcPr>
          <w:p w14:paraId="333B3C28" w14:textId="77777777" w:rsidR="00600DF6" w:rsidRPr="00600DF6" w:rsidRDefault="00600DF6" w:rsidP="00BA3EF3">
            <w:pPr>
              <w:rPr>
                <w:rFonts w:ascii="Arial" w:hAnsi="Arial" w:cs="Arial"/>
                <w:caps/>
                <w:sz w:val="20"/>
                <w:szCs w:val="20"/>
              </w:rPr>
            </w:pPr>
          </w:p>
        </w:tc>
        <w:tc>
          <w:tcPr>
            <w:tcW w:w="2981" w:type="dxa"/>
            <w:tcPrChange w:id="6376" w:author="Tebokgo Mabuto (ECP)" w:date="2026-06-30T10:47:00Z" w16du:dateUtc="2026-06-30T08:47:00Z">
              <w:tcPr>
                <w:tcW w:w="3175" w:type="dxa"/>
                <w:gridSpan w:val="2"/>
              </w:tcPr>
            </w:tcPrChange>
          </w:tcPr>
          <w:p w14:paraId="027F91B8" w14:textId="77777777" w:rsidR="00600DF6" w:rsidRPr="00600DF6" w:rsidRDefault="00600DF6" w:rsidP="00BA3EF3">
            <w:pPr>
              <w:rPr>
                <w:rFonts w:ascii="Arial" w:hAnsi="Arial" w:cs="Arial"/>
                <w:caps/>
                <w:sz w:val="20"/>
                <w:szCs w:val="20"/>
              </w:rPr>
            </w:pPr>
          </w:p>
        </w:tc>
        <w:tc>
          <w:tcPr>
            <w:tcW w:w="2129" w:type="dxa"/>
            <w:tcPrChange w:id="6377" w:author="Tebokgo Mabuto (ECP)" w:date="2026-06-30T10:47:00Z" w16du:dateUtc="2026-06-30T08:47:00Z">
              <w:tcPr>
                <w:tcW w:w="2268" w:type="dxa"/>
                <w:gridSpan w:val="2"/>
              </w:tcPr>
            </w:tcPrChange>
          </w:tcPr>
          <w:p w14:paraId="7305E262" w14:textId="77777777" w:rsidR="00600DF6" w:rsidRPr="00600DF6" w:rsidRDefault="00600DF6" w:rsidP="00BA3EF3">
            <w:pPr>
              <w:rPr>
                <w:rFonts w:ascii="Arial" w:hAnsi="Arial" w:cs="Arial"/>
                <w:caps/>
                <w:sz w:val="20"/>
                <w:szCs w:val="20"/>
              </w:rPr>
            </w:pPr>
          </w:p>
        </w:tc>
        <w:tc>
          <w:tcPr>
            <w:tcW w:w="1490" w:type="dxa"/>
            <w:tcPrChange w:id="6378" w:author="Tebokgo Mabuto (ECP)" w:date="2026-06-30T10:47:00Z" w16du:dateUtc="2026-06-30T08:47:00Z">
              <w:tcPr>
                <w:tcW w:w="1587" w:type="dxa"/>
                <w:gridSpan w:val="2"/>
              </w:tcPr>
            </w:tcPrChange>
          </w:tcPr>
          <w:p w14:paraId="43CABFB1" w14:textId="77777777" w:rsidR="00600DF6" w:rsidRPr="00600DF6" w:rsidRDefault="00600DF6" w:rsidP="00BA3EF3">
            <w:pPr>
              <w:rPr>
                <w:rFonts w:ascii="Arial" w:hAnsi="Arial" w:cs="Arial"/>
                <w:caps/>
                <w:sz w:val="20"/>
                <w:szCs w:val="20"/>
              </w:rPr>
            </w:pPr>
          </w:p>
        </w:tc>
        <w:tc>
          <w:tcPr>
            <w:tcW w:w="1384" w:type="dxa"/>
            <w:tcPrChange w:id="6379" w:author="Tebokgo Mabuto (ECP)" w:date="2026-06-30T10:47:00Z" w16du:dateUtc="2026-06-30T08:47:00Z">
              <w:tcPr>
                <w:tcW w:w="1474" w:type="dxa"/>
                <w:gridSpan w:val="2"/>
              </w:tcPr>
            </w:tcPrChange>
          </w:tcPr>
          <w:p w14:paraId="5428BE0B" w14:textId="77777777" w:rsidR="00600DF6" w:rsidRPr="00600DF6" w:rsidRDefault="00600DF6" w:rsidP="00BA3EF3">
            <w:pPr>
              <w:rPr>
                <w:rFonts w:ascii="Arial" w:hAnsi="Arial" w:cs="Arial"/>
                <w:caps/>
                <w:sz w:val="20"/>
                <w:szCs w:val="20"/>
              </w:rPr>
            </w:pPr>
          </w:p>
        </w:tc>
        <w:tc>
          <w:tcPr>
            <w:tcW w:w="1490" w:type="dxa"/>
            <w:tcPrChange w:id="6380" w:author="Tebokgo Mabuto (ECP)" w:date="2026-06-30T10:47:00Z" w16du:dateUtc="2026-06-30T08:47:00Z">
              <w:tcPr>
                <w:tcW w:w="1587" w:type="dxa"/>
                <w:gridSpan w:val="2"/>
              </w:tcPr>
            </w:tcPrChange>
          </w:tcPr>
          <w:p w14:paraId="3A0F968B" w14:textId="77777777" w:rsidR="00600DF6" w:rsidRPr="00600DF6" w:rsidRDefault="00600DF6" w:rsidP="00BA3EF3">
            <w:pPr>
              <w:rPr>
                <w:rFonts w:ascii="Arial" w:hAnsi="Arial" w:cs="Arial"/>
                <w:caps/>
                <w:sz w:val="20"/>
                <w:szCs w:val="20"/>
              </w:rPr>
            </w:pPr>
          </w:p>
        </w:tc>
        <w:tc>
          <w:tcPr>
            <w:tcW w:w="1862" w:type="dxa"/>
            <w:tcPrChange w:id="6381" w:author="Tebokgo Mabuto (ECP)" w:date="2026-06-30T10:47:00Z" w16du:dateUtc="2026-06-30T08:47:00Z">
              <w:tcPr>
                <w:tcW w:w="1984" w:type="dxa"/>
                <w:gridSpan w:val="2"/>
              </w:tcPr>
            </w:tcPrChange>
          </w:tcPr>
          <w:p w14:paraId="030F3794" w14:textId="77777777" w:rsidR="00600DF6" w:rsidRPr="00600DF6" w:rsidRDefault="00600DF6" w:rsidP="00BA3EF3">
            <w:pPr>
              <w:rPr>
                <w:rFonts w:ascii="Arial" w:hAnsi="Arial" w:cs="Arial"/>
                <w:caps/>
                <w:sz w:val="20"/>
                <w:szCs w:val="20"/>
              </w:rPr>
            </w:pPr>
          </w:p>
        </w:tc>
      </w:tr>
    </w:tbl>
    <w:p w14:paraId="42C3ACB8" w14:textId="77777777" w:rsidR="00600DF6" w:rsidRPr="00600DF6" w:rsidRDefault="00600DF6" w:rsidP="00600DF6">
      <w:pPr>
        <w:tabs>
          <w:tab w:val="left" w:pos="3402"/>
          <w:tab w:val="left" w:leader="dot" w:pos="9072"/>
        </w:tabs>
        <w:rPr>
          <w:rFonts w:ascii="Arial" w:hAnsi="Arial" w:cs="Arial"/>
          <w:sz w:val="20"/>
          <w:szCs w:val="20"/>
        </w:rPr>
      </w:pPr>
    </w:p>
    <w:p w14:paraId="3738A5D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33EE773" w14:textId="77777777" w:rsidR="005214D9" w:rsidRPr="004E65F1"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6F41DF0C" w14:textId="77777777" w:rsidR="005214D9"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297AA4A5" w14:textId="77777777" w:rsidR="00B2433F" w:rsidRPr="004E65F1" w:rsidRDefault="00B2433F" w:rsidP="00B2433F">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4956FED2" w14:textId="77777777" w:rsidR="00B2433F" w:rsidRPr="004E65F1" w:rsidRDefault="00B2433F" w:rsidP="002745C6">
      <w:pPr>
        <w:spacing w:line="360" w:lineRule="auto"/>
        <w:rPr>
          <w:rFonts w:ascii="Tahoma" w:eastAsia="Times New Roman" w:hAnsi="Tahoma" w:cs="Tahoma"/>
          <w:bCs/>
          <w:sz w:val="20"/>
          <w:szCs w:val="20"/>
          <w:lang w:val="en-GB" w:eastAsia="en-GB"/>
        </w:rPr>
      </w:pPr>
    </w:p>
    <w:p w14:paraId="0736CA3B" w14:textId="77777777" w:rsidR="00600DF6" w:rsidRDefault="00600DF6" w:rsidP="005214D9">
      <w:pPr>
        <w:shd w:val="clear" w:color="auto" w:fill="FFFFFF"/>
        <w:spacing w:after="30"/>
        <w:rPr>
          <w:rFonts w:ascii="Tahoma" w:eastAsia="Times New Roman" w:hAnsi="Tahoma" w:cs="Tahoma"/>
          <w:bCs/>
          <w:sz w:val="20"/>
          <w:szCs w:val="20"/>
          <w:lang w:val="en-GB" w:eastAsia="en-GB"/>
        </w:rPr>
        <w:sectPr w:rsidR="00600DF6" w:rsidSect="00600DF6">
          <w:pgSz w:w="15840" w:h="12240" w:orient="landscape"/>
          <w:pgMar w:top="1320" w:right="1420" w:bottom="1200" w:left="1300" w:header="0" w:footer="1110" w:gutter="0"/>
          <w:cols w:space="720"/>
          <w:docGrid w:linePitch="299"/>
        </w:sectPr>
      </w:pPr>
    </w:p>
    <w:p w14:paraId="502C4756" w14:textId="77777777" w:rsidR="00B2433F" w:rsidRDefault="00B2433F" w:rsidP="005214D9">
      <w:pPr>
        <w:shd w:val="clear" w:color="auto" w:fill="FFFFFF"/>
        <w:spacing w:after="30"/>
        <w:rPr>
          <w:rFonts w:ascii="Tahoma" w:eastAsia="Times New Roman" w:hAnsi="Tahoma" w:cs="Tahoma"/>
          <w:bCs/>
          <w:sz w:val="20"/>
          <w:szCs w:val="20"/>
          <w:lang w:val="en-GB" w:eastAsia="en-GB"/>
        </w:rPr>
      </w:pPr>
    </w:p>
    <w:p w14:paraId="625B8E28" w14:textId="77777777" w:rsidR="00B2433F" w:rsidRPr="004E65F1" w:rsidRDefault="00B2433F" w:rsidP="005214D9">
      <w:pPr>
        <w:shd w:val="clear" w:color="auto" w:fill="FFFFFF"/>
        <w:spacing w:after="30"/>
        <w:rPr>
          <w:rFonts w:ascii="Segoe UI" w:eastAsia="Times New Roman" w:hAnsi="Segoe UI" w:cs="Segoe UI"/>
          <w:color w:val="000000"/>
          <w:sz w:val="20"/>
          <w:szCs w:val="20"/>
          <w:lang w:eastAsia="en-ZA"/>
        </w:rPr>
      </w:pPr>
    </w:p>
    <w:p w14:paraId="37A61397" w14:textId="77777777" w:rsidR="005214D9" w:rsidRPr="004E65F1" w:rsidRDefault="005214D9" w:rsidP="005214D9">
      <w:pPr>
        <w:pStyle w:val="paragraph"/>
        <w:spacing w:before="0" w:beforeAutospacing="0" w:after="0" w:afterAutospacing="0"/>
        <w:jc w:val="both"/>
        <w:textAlignment w:val="baseline"/>
        <w:rPr>
          <w:rFonts w:ascii="Arial" w:hAnsi="Arial" w:cs="Arial"/>
          <w:b/>
          <w:bCs/>
          <w:sz w:val="20"/>
          <w:szCs w:val="20"/>
        </w:rPr>
      </w:pPr>
      <w:r w:rsidRPr="004E65F1">
        <w:rPr>
          <w:rStyle w:val="normaltextrun"/>
          <w:rFonts w:ascii="Arial" w:eastAsiaTheme="majorEastAsia" w:hAnsi="Arial" w:cs="Arial"/>
          <w:b/>
          <w:bCs/>
          <w:sz w:val="20"/>
          <w:szCs w:val="20"/>
        </w:rPr>
        <w:t>FORM A20:</w:t>
      </w:r>
      <w:r w:rsidRPr="004E65F1">
        <w:rPr>
          <w:rStyle w:val="tabchar"/>
          <w:rFonts w:ascii="Arial" w:eastAsiaTheme="majorEastAsia" w:hAnsi="Arial" w:cs="Arial"/>
          <w:b/>
          <w:bCs/>
          <w:sz w:val="20"/>
          <w:szCs w:val="20"/>
        </w:rPr>
        <w:tab/>
      </w:r>
      <w:r w:rsidRPr="004E65F1">
        <w:rPr>
          <w:rStyle w:val="normaltextrun"/>
          <w:rFonts w:ascii="Arial" w:eastAsiaTheme="majorEastAsia" w:hAnsi="Arial" w:cs="Arial"/>
          <w:b/>
          <w:bCs/>
          <w:sz w:val="20"/>
          <w:szCs w:val="20"/>
        </w:rPr>
        <w:t>CERTIFICATE OF COMPLIANCE WITH COMPENSATION FOR OCCUPATIONAL INJURIES AND DISEASES ACT, 1993</w:t>
      </w:r>
      <w:r w:rsidRPr="004E65F1">
        <w:rPr>
          <w:rStyle w:val="eop"/>
          <w:rFonts w:ascii="Arial" w:eastAsiaTheme="majorEastAsia" w:hAnsi="Arial" w:cs="Arial"/>
          <w:b/>
          <w:bCs/>
          <w:sz w:val="20"/>
          <w:szCs w:val="20"/>
        </w:rPr>
        <w:t> </w:t>
      </w:r>
    </w:p>
    <w:p w14:paraId="6DC8356A" w14:textId="363E5004" w:rsidR="00B623A0" w:rsidRPr="00564CD5" w:rsidDel="00D27C9F" w:rsidRDefault="00B623A0">
      <w:pPr>
        <w:rPr>
          <w:del w:id="6382" w:author="Avela Mnyaka (ECP)" w:date="2026-09-02T09:49:00Z" w16du:dateUtc="2026-09-02T07:49:00Z"/>
          <w:rFonts w:ascii="Arial" w:hAnsi="Arial" w:cs="Arial"/>
          <w:b/>
          <w:bCs/>
          <w:color w:val="000000"/>
          <w:szCs w:val="20"/>
          <w:lang w:val="en-ZA"/>
        </w:rPr>
      </w:pPr>
      <w:r w:rsidRPr="00564CD5">
        <w:rPr>
          <w:rFonts w:ascii="Arial" w:hAnsi="Arial" w:cs="Arial"/>
          <w:b/>
          <w:bCs/>
          <w:color w:val="000000"/>
          <w:szCs w:val="20"/>
          <w:lang w:val="en-ZA"/>
        </w:rPr>
        <w:t xml:space="preserve">NRA </w:t>
      </w:r>
      <w:del w:id="6383" w:author="Avela Mnyaka (ECP)" w:date="2026-09-02T09:45:00Z" w16du:dateUtc="2026-09-02T07:45:00Z">
        <w:r w:rsidRPr="00D27C9F" w:rsidDel="00D27C9F">
          <w:rPr>
            <w:rFonts w:ascii="Arial" w:hAnsi="Arial" w:cs="Arial"/>
            <w:b/>
            <w:bCs/>
            <w:color w:val="000000"/>
            <w:szCs w:val="20"/>
            <w:lang w:val="en-ZA"/>
            <w:rPrChange w:id="6384" w:author="Avela Mnyaka (ECP)" w:date="2026-09-02T09:50:00Z" w16du:dateUtc="2026-09-02T07:50:00Z">
              <w:rPr>
                <w:rFonts w:ascii="Arial" w:hAnsi="Arial" w:cs="Arial"/>
                <w:b/>
                <w:bCs/>
                <w:color w:val="000000"/>
                <w:szCs w:val="20"/>
                <w:highlight w:val="yellow"/>
                <w:lang w:val="en-ZA"/>
              </w:rPr>
            </w:rPrChange>
          </w:rPr>
          <w:delText>20XX/YYYY</w:delText>
        </w:r>
      </w:del>
      <w:ins w:id="6385" w:author="Avela Mnyaka (ECP)" w:date="2026-09-02T09:45:00Z" w16du:dateUtc="2026-09-02T07:45:00Z">
        <w:r w:rsidR="00D27C9F" w:rsidRPr="00D27C9F">
          <w:rPr>
            <w:rFonts w:ascii="Arial" w:hAnsi="Arial" w:cs="Arial"/>
            <w:b/>
            <w:bCs/>
            <w:color w:val="000000"/>
            <w:szCs w:val="20"/>
            <w:lang w:val="en-ZA"/>
            <w:rPrChange w:id="6386" w:author="Avela Mnyaka (ECP)" w:date="2026-09-02T09:50:00Z" w16du:dateUtc="2026-09-02T07:50: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387" w:author="Avela Mnyaka (ECP)" w:date="2026-09-02T09:49:00Z" w16du:dateUtc="2026-09-02T07:49:00Z">
        <w:r w:rsidRPr="00D27C9F" w:rsidDel="00D27C9F">
          <w:rPr>
            <w:rFonts w:ascii="Arial" w:hAnsi="Arial" w:cs="Arial"/>
            <w:b/>
            <w:bCs/>
            <w:color w:val="000000"/>
            <w:szCs w:val="20"/>
            <w:lang w:val="en-ZA"/>
            <w:rPrChange w:id="6388" w:author="Avela Mnyaka (ECP)" w:date="2026-09-02T09:50:00Z" w16du:dateUtc="2026-09-02T07:50: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389" w:author="Avela Mnyaka (ECP)" w:date="2026-09-02T09:50:00Z" w16du:dateUtc="2026-09-02T07:50: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390" w:author="Avela Mnyaka (ECP)" w:date="2026-09-02T09:50:00Z" w16du:dateUtc="2026-09-02T07:50: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391" w:author="Avela Mnyaka (ECP)" w:date="2026-09-02T09:50:00Z" w16du:dateUtc="2026-09-02T07:50:00Z">
              <w:rPr>
                <w:rFonts w:ascii="Arial" w:hAnsi="Arial" w:cs="Arial"/>
                <w:b/>
                <w:bCs/>
                <w:color w:val="000000"/>
                <w:szCs w:val="20"/>
                <w:highlight w:val="yellow"/>
                <w:lang w:val="en-ZA"/>
              </w:rPr>
            </w:rPrChange>
          </w:rPr>
          <w:delText>)</w:delText>
        </w:r>
      </w:del>
    </w:p>
    <w:p w14:paraId="6959B525" w14:textId="32C24BAF" w:rsidR="005214D9" w:rsidRPr="004E65F1" w:rsidRDefault="005214D9">
      <w:pPr>
        <w:rPr>
          <w:rFonts w:ascii="Arial" w:hAnsi="Arial" w:cs="Arial"/>
          <w:b/>
          <w:bCs/>
          <w:sz w:val="20"/>
          <w:szCs w:val="20"/>
        </w:rPr>
        <w:pPrChange w:id="6392" w:author="Avela Mnyaka (ECP)" w:date="2026-09-02T09:49:00Z" w16du:dateUtc="2026-09-02T07:49:00Z">
          <w:pPr>
            <w:pStyle w:val="paragraph"/>
            <w:spacing w:before="0" w:beforeAutospacing="0" w:after="0" w:afterAutospacing="0"/>
            <w:ind w:right="270"/>
            <w:textAlignment w:val="baseline"/>
          </w:pPr>
        </w:pPrChange>
      </w:pPr>
      <w:del w:id="6393" w:author="Avela Mnyaka (ECP)" w:date="2026-09-02T09:49:00Z" w16du:dateUtc="2026-09-02T07:49:00Z">
        <w:r w:rsidRPr="004E65F1" w:rsidDel="00D27C9F">
          <w:rPr>
            <w:rStyle w:val="eop"/>
            <w:rFonts w:ascii="Arial" w:eastAsiaTheme="majorEastAsia" w:hAnsi="Arial" w:cs="Arial"/>
            <w:b/>
            <w:bCs/>
            <w:sz w:val="20"/>
            <w:szCs w:val="20"/>
          </w:rPr>
          <w:delText> </w:delText>
        </w:r>
        <w:r w:rsidRPr="004E65F1" w:rsidDel="00D27C9F">
          <w:rPr>
            <w:rStyle w:val="eop"/>
            <w:rFonts w:ascii="Arial" w:eastAsiaTheme="majorEastAsia" w:hAnsi="Arial" w:cs="Arial"/>
            <w:color w:val="000000"/>
            <w:sz w:val="20"/>
            <w:szCs w:val="20"/>
          </w:rPr>
          <w:delText> </w:delText>
        </w:r>
      </w:del>
    </w:p>
    <w:p w14:paraId="318744C7" w14:textId="77777777" w:rsidR="005214D9" w:rsidRPr="004E65F1" w:rsidRDefault="005214D9" w:rsidP="005214D9">
      <w:pPr>
        <w:pStyle w:val="paragraph"/>
        <w:spacing w:before="0" w:beforeAutospacing="0" w:after="0" w:afterAutospacing="0"/>
        <w:ind w:right="270"/>
        <w:textAlignment w:val="baseline"/>
        <w:rPr>
          <w:rFonts w:ascii="Arial" w:hAnsi="Arial" w:cs="Arial"/>
          <w:sz w:val="20"/>
          <w:szCs w:val="20"/>
        </w:rPr>
      </w:pPr>
      <w:r w:rsidRPr="004E65F1">
        <w:rPr>
          <w:rStyle w:val="normaltextrun"/>
          <w:rFonts w:ascii="Arial" w:eastAsiaTheme="majorEastAsia" w:hAnsi="Arial" w:cs="Arial"/>
          <w:sz w:val="20"/>
          <w:szCs w:val="20"/>
          <w:lang w:val="en-GB"/>
        </w:rPr>
        <w:t>Notes to tenderer:</w:t>
      </w:r>
      <w:r w:rsidRPr="004E65F1">
        <w:rPr>
          <w:rStyle w:val="eop"/>
          <w:rFonts w:ascii="Arial" w:eastAsiaTheme="majorEastAsia" w:hAnsi="Arial" w:cs="Arial"/>
          <w:sz w:val="20"/>
          <w:szCs w:val="20"/>
        </w:rPr>
        <w:t> </w:t>
      </w:r>
    </w:p>
    <w:p w14:paraId="2D665532" w14:textId="77777777" w:rsidR="005214D9" w:rsidRPr="004E65F1" w:rsidRDefault="005214D9" w:rsidP="00600DF6">
      <w:pPr>
        <w:pStyle w:val="paragraph"/>
        <w:numPr>
          <w:ilvl w:val="0"/>
          <w:numId w:val="79"/>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Discovery that the tenderer has failed to make proper disclosure may result in SANRAL terminating a contract that flows from this tender on the ground that it has been rendered invalid by the tenderer’s misrepresentation.</w:t>
      </w:r>
      <w:r w:rsidRPr="004E65F1">
        <w:rPr>
          <w:rStyle w:val="eop"/>
          <w:rFonts w:ascii="Arial" w:eastAsiaTheme="majorEastAsia" w:hAnsi="Arial" w:cs="Arial"/>
          <w:sz w:val="20"/>
          <w:szCs w:val="20"/>
        </w:rPr>
        <w:t> </w:t>
      </w:r>
    </w:p>
    <w:p w14:paraId="49DF1CE8" w14:textId="77777777" w:rsidR="005214D9" w:rsidRPr="004E65F1" w:rsidRDefault="005214D9" w:rsidP="00600DF6">
      <w:pPr>
        <w:pStyle w:val="paragraph"/>
        <w:numPr>
          <w:ilvl w:val="0"/>
          <w:numId w:val="80"/>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attach to this Form evidence that he is registered and in good standing with the compensation fund or with a licensed compensation insurer who is approved by the Department of Labour in terms of section 80 of the Compensation for Occupational Injuries and Diseases Act, 1993 (Act No 130 of 1993) (COID).</w:t>
      </w:r>
      <w:r w:rsidRPr="004E65F1">
        <w:rPr>
          <w:rStyle w:val="eop"/>
          <w:rFonts w:ascii="Arial" w:eastAsiaTheme="majorEastAsia" w:hAnsi="Arial" w:cs="Arial"/>
          <w:sz w:val="20"/>
          <w:szCs w:val="20"/>
        </w:rPr>
        <w:t> </w:t>
      </w:r>
    </w:p>
    <w:p w14:paraId="0F64BD89" w14:textId="77777777" w:rsidR="005214D9" w:rsidRPr="00600DF6" w:rsidRDefault="005214D9" w:rsidP="00600DF6">
      <w:pPr>
        <w:pStyle w:val="paragraph"/>
        <w:numPr>
          <w:ilvl w:val="0"/>
          <w:numId w:val="81"/>
        </w:numPr>
        <w:spacing w:before="0" w:beforeAutospacing="0" w:after="0" w:afterAutospacing="0"/>
        <w:ind w:left="454" w:hanging="454"/>
        <w:textAlignment w:val="baseline"/>
        <w:rPr>
          <w:rStyle w:val="eop"/>
          <w:rFonts w:ascii="Arial" w:hAnsi="Arial" w:cs="Arial"/>
          <w:sz w:val="20"/>
          <w:szCs w:val="20"/>
        </w:rPr>
      </w:pPr>
      <w:r w:rsidRPr="004E65F1">
        <w:rPr>
          <w:rStyle w:val="normaltextrun"/>
          <w:rFonts w:ascii="Arial" w:eastAsiaTheme="majorEastAsia" w:hAnsi="Arial" w:cs="Arial"/>
          <w:sz w:val="20"/>
          <w:szCs w:val="20"/>
          <w:lang w:val="en-GB"/>
        </w:rPr>
        <w:t>The tenderer is required to disclose, by also attaching documentary evidence to this form, all inspections, investigations and their outcomes conducted by the Department of Labour into the conduct of the tenderer at any time during the 36 months preceding the date of this tender.</w:t>
      </w:r>
      <w:r w:rsidRPr="004E65F1">
        <w:rPr>
          <w:rStyle w:val="eop"/>
          <w:rFonts w:ascii="Arial" w:eastAsiaTheme="majorEastAsia" w:hAnsi="Arial" w:cs="Arial"/>
          <w:sz w:val="20"/>
          <w:szCs w:val="20"/>
        </w:rPr>
        <w:t> </w:t>
      </w:r>
    </w:p>
    <w:p w14:paraId="7CAF5FD3" w14:textId="3167C429" w:rsidR="00600DF6" w:rsidRPr="004E65F1" w:rsidRDefault="00600DF6" w:rsidP="00600DF6">
      <w:pPr>
        <w:pStyle w:val="paragraph"/>
        <w:numPr>
          <w:ilvl w:val="0"/>
          <w:numId w:val="81"/>
        </w:numPr>
        <w:spacing w:before="0" w:beforeAutospacing="0" w:after="0" w:afterAutospacing="0"/>
        <w:ind w:left="454" w:hanging="454"/>
        <w:textAlignment w:val="baseline"/>
        <w:rPr>
          <w:rFonts w:ascii="Arial" w:hAnsi="Arial" w:cs="Arial"/>
          <w:sz w:val="20"/>
          <w:szCs w:val="20"/>
        </w:rPr>
      </w:pPr>
      <w:r>
        <w:rPr>
          <w:rStyle w:val="eop"/>
          <w:rFonts w:ascii="Arial" w:eastAsiaTheme="majorEastAsia" w:hAnsi="Arial" w:cs="Arial"/>
          <w:sz w:val="20"/>
          <w:szCs w:val="20"/>
        </w:rPr>
        <w:t>In the event of a Joint Venture enterprise, all members shall comply with.</w:t>
      </w:r>
    </w:p>
    <w:p w14:paraId="26C7EEA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1BA49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285C4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0C2750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0FEF6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160DB5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BCAD7D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C83BE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AE498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C48C179"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332696"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B5C03F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411BC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789BCE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A206D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07D0A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DC509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0C73F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ECAA78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8987C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A2A13A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B403F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840DAA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B11DE50"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78A7723" w14:textId="678741F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Date:……………………………………..……………..</w:t>
      </w:r>
    </w:p>
    <w:p w14:paraId="6609258C" w14:textId="3AAF907C"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07F24FAB" w14:textId="7C46B751" w:rsidR="005214D9" w:rsidRPr="004E65F1" w:rsidRDefault="005214D9" w:rsidP="00D20370">
      <w:pPr>
        <w:keepNext/>
        <w:tabs>
          <w:tab w:val="left" w:pos="0"/>
        </w:tabs>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75E7047F" w14:textId="77777777" w:rsidR="005214D9" w:rsidRPr="004E65F1" w:rsidRDefault="005214D9" w:rsidP="00D20370">
      <w:pPr>
        <w:shd w:val="clear" w:color="auto" w:fill="FFFFFF"/>
        <w:spacing w:after="30"/>
        <w:rPr>
          <w:rFonts w:ascii="Arial" w:eastAsia="Times New Roman" w:hAnsi="Arial" w:cs="Arial"/>
          <w:color w:val="000000"/>
          <w:sz w:val="20"/>
          <w:szCs w:val="20"/>
          <w:lang w:eastAsia="en-ZA"/>
        </w:rPr>
      </w:pPr>
    </w:p>
    <w:p w14:paraId="0B500750" w14:textId="77777777" w:rsidR="00D20370" w:rsidRPr="004E65F1" w:rsidRDefault="00D20370" w:rsidP="005214D9">
      <w:pPr>
        <w:shd w:val="clear" w:color="auto" w:fill="FFFFFF"/>
        <w:spacing w:after="30"/>
        <w:rPr>
          <w:rFonts w:ascii="Segoe UI" w:eastAsia="Times New Roman" w:hAnsi="Segoe UI" w:cs="Segoe UI"/>
          <w:color w:val="000000"/>
          <w:sz w:val="20"/>
          <w:szCs w:val="20"/>
          <w:lang w:eastAsia="en-ZA"/>
        </w:rPr>
      </w:pPr>
    </w:p>
    <w:p w14:paraId="4B73C33D" w14:textId="3F5454E0" w:rsidR="000B582F" w:rsidRDefault="000B582F">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2336557A" w14:textId="03586F28" w:rsidR="00B0749B" w:rsidRPr="004E65F1" w:rsidRDefault="00B0749B" w:rsidP="005214D9">
      <w:pPr>
        <w:shd w:val="clear" w:color="auto" w:fill="FFFFFF"/>
        <w:spacing w:after="30"/>
        <w:rPr>
          <w:rFonts w:ascii="Arial" w:eastAsia="Times New Roman" w:hAnsi="Arial" w:cs="Arial"/>
          <w:color w:val="000000"/>
          <w:sz w:val="20"/>
          <w:szCs w:val="20"/>
          <w:lang w:eastAsia="en-ZA"/>
        </w:rPr>
      </w:pPr>
    </w:p>
    <w:p w14:paraId="42D851DA" w14:textId="72ACF21F"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t xml:space="preserve">FORM </w:t>
      </w:r>
      <w:r w:rsidR="000B582F" w:rsidRPr="004E65F1">
        <w:rPr>
          <w:rStyle w:val="normaltextrun"/>
          <w:rFonts w:ascii="Arial" w:eastAsiaTheme="majorEastAsia" w:hAnsi="Arial" w:cs="Arial"/>
          <w:b/>
          <w:bCs/>
          <w:sz w:val="20"/>
          <w:szCs w:val="20"/>
        </w:rPr>
        <w:t>A2</w:t>
      </w:r>
      <w:r w:rsidR="000B582F">
        <w:rPr>
          <w:rStyle w:val="normaltextrun"/>
          <w:rFonts w:ascii="Arial" w:eastAsiaTheme="majorEastAsia" w:hAnsi="Arial" w:cs="Arial"/>
          <w:b/>
          <w:bCs/>
          <w:sz w:val="20"/>
          <w:szCs w:val="20"/>
        </w:rPr>
        <w:t>1</w:t>
      </w:r>
      <w:r w:rsidRPr="004E65F1">
        <w:rPr>
          <w:rStyle w:val="normaltextrun"/>
          <w:rFonts w:ascii="Arial" w:eastAsiaTheme="majorEastAsia" w:hAnsi="Arial" w:cs="Arial"/>
          <w:b/>
          <w:bCs/>
          <w:sz w:val="20"/>
          <w:szCs w:val="20"/>
        </w:rPr>
        <w:t xml:space="preserve">: </w:t>
      </w:r>
      <w:r w:rsidRPr="004E65F1">
        <w:rPr>
          <w:rStyle w:val="tabchar"/>
          <w:rFonts w:ascii="Calibri" w:eastAsiaTheme="majorEastAsia" w:hAnsi="Calibri" w:cs="Calibri"/>
          <w:b/>
          <w:bCs/>
          <w:sz w:val="20"/>
          <w:szCs w:val="20"/>
        </w:rPr>
        <w:tab/>
      </w:r>
      <w:r w:rsidRPr="004E65F1">
        <w:rPr>
          <w:rStyle w:val="normaltextrun"/>
          <w:rFonts w:ascii="Arial" w:eastAsiaTheme="majorEastAsia" w:hAnsi="Arial" w:cs="Arial"/>
          <w:b/>
          <w:bCs/>
          <w:sz w:val="20"/>
          <w:szCs w:val="20"/>
        </w:rPr>
        <w:t>DECLARATION OF TENDERER’S FINANCIAL SUBMISSION</w:t>
      </w:r>
      <w:r w:rsidRPr="004E65F1">
        <w:rPr>
          <w:rStyle w:val="eop"/>
          <w:rFonts w:ascii="Arial" w:eastAsiaTheme="majorEastAsia" w:hAnsi="Arial" w:cs="Arial"/>
          <w:b/>
          <w:bCs/>
          <w:sz w:val="20"/>
          <w:szCs w:val="20"/>
        </w:rPr>
        <w:t> </w:t>
      </w:r>
    </w:p>
    <w:p w14:paraId="34B623DC" w14:textId="7DC3BC5C" w:rsidR="00B623A0" w:rsidRPr="00564CD5" w:rsidDel="00D27C9F" w:rsidRDefault="00B623A0">
      <w:pPr>
        <w:rPr>
          <w:del w:id="6394" w:author="Avela Mnyaka (ECP)" w:date="2026-09-02T09:50:00Z" w16du:dateUtc="2026-09-02T07:50:00Z"/>
          <w:rFonts w:ascii="Arial" w:hAnsi="Arial" w:cs="Arial"/>
          <w:b/>
          <w:bCs/>
          <w:color w:val="000000"/>
          <w:szCs w:val="20"/>
          <w:lang w:val="en-ZA"/>
        </w:rPr>
      </w:pPr>
      <w:r w:rsidRPr="00564CD5">
        <w:rPr>
          <w:rFonts w:ascii="Arial" w:hAnsi="Arial" w:cs="Arial"/>
          <w:b/>
          <w:bCs/>
          <w:color w:val="000000"/>
          <w:szCs w:val="20"/>
          <w:lang w:val="en-ZA"/>
        </w:rPr>
        <w:t xml:space="preserve">NRA </w:t>
      </w:r>
      <w:del w:id="6395" w:author="Avela Mnyaka (ECP)" w:date="2026-09-02T09:45:00Z" w16du:dateUtc="2026-09-02T07:45:00Z">
        <w:r w:rsidRPr="00D27C9F" w:rsidDel="00D27C9F">
          <w:rPr>
            <w:rFonts w:ascii="Arial" w:hAnsi="Arial" w:cs="Arial"/>
            <w:b/>
            <w:bCs/>
            <w:color w:val="000000"/>
            <w:szCs w:val="20"/>
            <w:lang w:val="en-ZA"/>
            <w:rPrChange w:id="6396" w:author="Avela Mnyaka (ECP)" w:date="2026-09-02T09:50:00Z" w16du:dateUtc="2026-09-02T07:50:00Z">
              <w:rPr>
                <w:rFonts w:ascii="Arial" w:hAnsi="Arial" w:cs="Arial"/>
                <w:b/>
                <w:bCs/>
                <w:color w:val="000000"/>
                <w:szCs w:val="20"/>
                <w:highlight w:val="yellow"/>
                <w:lang w:val="en-ZA"/>
              </w:rPr>
            </w:rPrChange>
          </w:rPr>
          <w:delText>20XX/YYYY</w:delText>
        </w:r>
      </w:del>
      <w:ins w:id="6397" w:author="Avela Mnyaka (ECP)" w:date="2026-09-02T09:45:00Z" w16du:dateUtc="2026-09-02T07:45:00Z">
        <w:r w:rsidR="00D27C9F" w:rsidRPr="00D27C9F">
          <w:rPr>
            <w:rFonts w:ascii="Arial" w:hAnsi="Arial" w:cs="Arial"/>
            <w:b/>
            <w:bCs/>
            <w:color w:val="000000"/>
            <w:szCs w:val="20"/>
            <w:lang w:val="en-ZA"/>
            <w:rPrChange w:id="6398" w:author="Avela Mnyaka (ECP)" w:date="2026-09-02T09:50:00Z" w16du:dateUtc="2026-09-02T07:50: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399" w:author="Avela Mnyaka (ECP)" w:date="2026-09-02T09:50:00Z" w16du:dateUtc="2026-09-02T07:50: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3199F9F6" w14:textId="591E15EC" w:rsidR="005214D9" w:rsidRPr="004E65F1" w:rsidRDefault="005214D9">
      <w:pPr>
        <w:rPr>
          <w:rFonts w:ascii="Segoe UI" w:hAnsi="Segoe UI" w:cs="Segoe UI"/>
          <w:sz w:val="20"/>
          <w:szCs w:val="20"/>
        </w:rPr>
        <w:pPrChange w:id="6400" w:author="Avela Mnyaka (ECP)" w:date="2026-09-02T09:50:00Z" w16du:dateUtc="2026-09-02T07:50:00Z">
          <w:pPr>
            <w:pStyle w:val="paragraph"/>
            <w:spacing w:before="0" w:beforeAutospacing="0" w:after="0" w:afterAutospacing="0"/>
            <w:textAlignment w:val="baseline"/>
          </w:pPr>
        </w:pPrChange>
      </w:pPr>
      <w:del w:id="6401" w:author="Avela Mnyaka (ECP)" w:date="2026-09-02T09:50:00Z" w16du:dateUtc="2026-09-02T07:50:00Z">
        <w:r w:rsidRPr="004E65F1" w:rsidDel="00D27C9F">
          <w:rPr>
            <w:rStyle w:val="eop"/>
            <w:rFonts w:ascii="Arial" w:eastAsiaTheme="majorEastAsia" w:hAnsi="Arial" w:cs="Arial"/>
            <w:sz w:val="20"/>
            <w:szCs w:val="20"/>
          </w:rPr>
          <w:delText> </w:delText>
        </w:r>
      </w:del>
    </w:p>
    <w:p w14:paraId="0E123E16" w14:textId="77777777" w:rsidR="000B582F" w:rsidRPr="00564CD5" w:rsidRDefault="000B582F" w:rsidP="000B582F">
      <w:pPr>
        <w:jc w:val="both"/>
        <w:rPr>
          <w:rFonts w:ascii="Arial" w:hAnsi="Arial" w:cs="Arial"/>
          <w:b/>
          <w:i/>
          <w:color w:val="000000" w:themeColor="text1"/>
          <w:sz w:val="20"/>
          <w:szCs w:val="20"/>
        </w:rPr>
      </w:pPr>
      <w:r w:rsidRPr="00564CD5">
        <w:rPr>
          <w:rFonts w:ascii="Arial" w:hAnsi="Arial" w:cs="Arial"/>
          <w:b/>
          <w:i/>
          <w:color w:val="000000" w:themeColor="text1"/>
          <w:sz w:val="20"/>
          <w:szCs w:val="20"/>
        </w:rPr>
        <w:t>Notes to tenderer:</w:t>
      </w:r>
    </w:p>
    <w:p w14:paraId="6CE47C8D" w14:textId="77777777" w:rsidR="000B582F" w:rsidRPr="00564CD5" w:rsidRDefault="000B582F" w:rsidP="000B582F">
      <w:pPr>
        <w:ind w:left="397" w:hanging="397"/>
        <w:jc w:val="both"/>
        <w:rPr>
          <w:rFonts w:ascii="Arial" w:hAnsi="Arial" w:cs="Arial"/>
          <w:b/>
          <w:i/>
          <w:color w:val="000000" w:themeColor="text1"/>
          <w:sz w:val="20"/>
          <w:szCs w:val="20"/>
          <w:highlight w:val="yellow"/>
        </w:rPr>
      </w:pPr>
      <w:r w:rsidRPr="00564CD5">
        <w:rPr>
          <w:rFonts w:ascii="Arial" w:hAnsi="Arial" w:cs="Arial"/>
          <w:sz w:val="20"/>
          <w:szCs w:val="20"/>
        </w:rPr>
        <w:t>1.</w:t>
      </w:r>
      <w:r w:rsidRPr="00564CD5">
        <w:rPr>
          <w:rFonts w:ascii="Arial" w:hAnsi="Arial" w:cs="Arial"/>
          <w:sz w:val="20"/>
          <w:szCs w:val="20"/>
        </w:rPr>
        <w:tab/>
        <w:t>The signatory for the tenderer shall complete and sign this form declaring his/her understanding of the declaration form taking note of the points extracted below as contained in the tender document.</w:t>
      </w:r>
    </w:p>
    <w:p w14:paraId="148B0DA9" w14:textId="77777777" w:rsidR="000B582F" w:rsidRPr="000B582F" w:rsidRDefault="000B582F" w:rsidP="000B582F">
      <w:pPr>
        <w:pStyle w:val="ListParagraph"/>
        <w:ind w:left="357"/>
        <w:jc w:val="both"/>
        <w:rPr>
          <w:sz w:val="20"/>
          <w:szCs w:val="20"/>
        </w:rPr>
      </w:pPr>
    </w:p>
    <w:p w14:paraId="3597B72E" w14:textId="77777777" w:rsidR="000B582F" w:rsidRPr="000B582F" w:rsidRDefault="000B582F" w:rsidP="000B582F">
      <w:pPr>
        <w:pStyle w:val="ListParagraph"/>
        <w:ind w:left="357"/>
        <w:jc w:val="both"/>
        <w:rPr>
          <w:sz w:val="20"/>
          <w:szCs w:val="20"/>
        </w:rPr>
      </w:pPr>
    </w:p>
    <w:p w14:paraId="185B2EB0"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the undersigned, …………………………………………………………………………………………………….</w:t>
      </w:r>
    </w:p>
    <w:p w14:paraId="7D1ADAA5"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declare that:</w:t>
      </w:r>
    </w:p>
    <w:p w14:paraId="0A42DB70" w14:textId="77777777" w:rsidR="000B582F" w:rsidRPr="00564CD5" w:rsidRDefault="000B582F" w:rsidP="000B582F">
      <w:pPr>
        <w:jc w:val="both"/>
        <w:rPr>
          <w:rFonts w:ascii="Arial" w:hAnsi="Arial" w:cs="Arial"/>
          <w:sz w:val="20"/>
          <w:szCs w:val="20"/>
        </w:rPr>
      </w:pPr>
    </w:p>
    <w:p w14:paraId="41E915F4"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have submitted a balanced tender and have not tendered any negative rates. I accept the risk of doing any work at our own tendered rates. However, I will re-balance my unit rates on request from the Employer where any unduly low or high rates are pointed out. I realise that by balancing my unit rates my tender amount will remain unchanged as prescribed in Clause C.3.9 of the tender document.</w:t>
      </w:r>
    </w:p>
    <w:p w14:paraId="25FC094F" w14:textId="77777777" w:rsidR="000B582F" w:rsidRPr="00564CD5" w:rsidRDefault="000B582F" w:rsidP="000B582F">
      <w:pPr>
        <w:jc w:val="both"/>
        <w:rPr>
          <w:rFonts w:ascii="Arial" w:hAnsi="Arial" w:cs="Arial"/>
          <w:sz w:val="20"/>
          <w:szCs w:val="20"/>
        </w:rPr>
      </w:pPr>
    </w:p>
    <w:p w14:paraId="50FDE31B"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The above information is to the best of my knowledge true and correct.</w:t>
      </w:r>
    </w:p>
    <w:p w14:paraId="36FE609F" w14:textId="77777777" w:rsidR="000B582F" w:rsidRPr="00564CD5" w:rsidRDefault="000B582F" w:rsidP="000B582F">
      <w:pPr>
        <w:jc w:val="both"/>
        <w:rPr>
          <w:rFonts w:ascii="Arial" w:hAnsi="Arial" w:cs="Arial"/>
          <w:sz w:val="20"/>
          <w:szCs w:val="20"/>
        </w:rPr>
      </w:pPr>
    </w:p>
    <w:p w14:paraId="57CD771F" w14:textId="77777777" w:rsidR="000B582F" w:rsidRPr="00564CD5" w:rsidRDefault="000B582F" w:rsidP="000B582F">
      <w:pPr>
        <w:jc w:val="both"/>
        <w:rPr>
          <w:rFonts w:ascii="Arial" w:hAnsi="Arial" w:cs="Arial"/>
          <w:sz w:val="20"/>
          <w:szCs w:val="20"/>
        </w:rPr>
      </w:pPr>
    </w:p>
    <w:p w14:paraId="005FC56B" w14:textId="77777777" w:rsidR="000B582F" w:rsidRPr="00564CD5" w:rsidRDefault="000B582F" w:rsidP="000B582F">
      <w:pPr>
        <w:jc w:val="both"/>
        <w:rPr>
          <w:rFonts w:ascii="Arial" w:hAnsi="Arial" w:cs="Arial"/>
          <w:sz w:val="20"/>
          <w:szCs w:val="20"/>
        </w:rPr>
      </w:pPr>
    </w:p>
    <w:p w14:paraId="75255596"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SIGNATURE:</w:t>
      </w:r>
      <w:r w:rsidRPr="00564CD5">
        <w:rPr>
          <w:rFonts w:ascii="Arial" w:hAnsi="Arial" w:cs="Arial"/>
          <w:sz w:val="20"/>
          <w:szCs w:val="20"/>
        </w:rPr>
        <w:tab/>
        <w:t>………………………………………………………………………………………………………….</w:t>
      </w:r>
    </w:p>
    <w:p w14:paraId="345152C8" w14:textId="77777777" w:rsidR="000B582F" w:rsidRPr="00564CD5" w:rsidRDefault="000B582F" w:rsidP="000B582F">
      <w:pPr>
        <w:jc w:val="both"/>
        <w:rPr>
          <w:rFonts w:ascii="Arial" w:hAnsi="Arial" w:cs="Arial"/>
          <w:sz w:val="20"/>
          <w:szCs w:val="20"/>
        </w:rPr>
      </w:pPr>
    </w:p>
    <w:p w14:paraId="2EE18B1D" w14:textId="77777777" w:rsidR="000B582F" w:rsidRPr="00564CD5" w:rsidRDefault="000B582F" w:rsidP="000B582F">
      <w:pPr>
        <w:jc w:val="both"/>
        <w:rPr>
          <w:rFonts w:ascii="Arial" w:hAnsi="Arial" w:cs="Arial"/>
          <w:sz w:val="20"/>
          <w:szCs w:val="20"/>
        </w:rPr>
      </w:pPr>
    </w:p>
    <w:p w14:paraId="1DA2A3D1"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xml:space="preserve">Signed and sworn before me at ………………………………………………………… on the ……………. day of </w:t>
      </w:r>
    </w:p>
    <w:p w14:paraId="037338F5" w14:textId="77777777" w:rsidR="000B582F" w:rsidRPr="00564CD5" w:rsidRDefault="000B582F" w:rsidP="000B582F">
      <w:pPr>
        <w:jc w:val="both"/>
        <w:rPr>
          <w:rFonts w:ascii="Arial" w:hAnsi="Arial" w:cs="Arial"/>
          <w:sz w:val="20"/>
          <w:szCs w:val="20"/>
        </w:rPr>
      </w:pPr>
    </w:p>
    <w:p w14:paraId="765CD309"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20............</w:t>
      </w:r>
    </w:p>
    <w:p w14:paraId="6218FDC6" w14:textId="77777777" w:rsidR="000B582F" w:rsidRPr="00564CD5" w:rsidRDefault="000B582F" w:rsidP="000B582F">
      <w:pPr>
        <w:tabs>
          <w:tab w:val="left" w:pos="900"/>
          <w:tab w:val="left" w:pos="2250"/>
          <w:tab w:val="right" w:pos="9752"/>
        </w:tabs>
        <w:ind w:firstLine="540"/>
        <w:rPr>
          <w:rFonts w:ascii="Arial" w:hAnsi="Arial" w:cs="Arial"/>
          <w:sz w:val="20"/>
          <w:szCs w:val="20"/>
          <w:lang w:val="en-GB"/>
        </w:rPr>
      </w:pPr>
    </w:p>
    <w:p w14:paraId="73CC785B" w14:textId="77777777" w:rsidR="000B582F" w:rsidRPr="00564CD5" w:rsidRDefault="000B582F" w:rsidP="000B582F">
      <w:pPr>
        <w:tabs>
          <w:tab w:val="left" w:pos="4500"/>
          <w:tab w:val="left" w:leader="dot" w:pos="9299"/>
        </w:tabs>
        <w:rPr>
          <w:rFonts w:ascii="Arial" w:hAnsi="Arial" w:cs="Arial"/>
          <w:color w:val="000000"/>
          <w:sz w:val="20"/>
          <w:szCs w:val="20"/>
        </w:rPr>
      </w:pPr>
    </w:p>
    <w:p w14:paraId="06323CB0" w14:textId="77777777" w:rsidR="000B582F" w:rsidRPr="00564CD5" w:rsidRDefault="000B582F" w:rsidP="000B582F">
      <w:pPr>
        <w:tabs>
          <w:tab w:val="left" w:pos="4500"/>
          <w:tab w:val="left" w:leader="dot" w:pos="9299"/>
        </w:tabs>
        <w:rPr>
          <w:rFonts w:ascii="Arial" w:hAnsi="Arial" w:cs="Arial"/>
          <w:color w:val="000000"/>
          <w:sz w:val="20"/>
          <w:szCs w:val="20"/>
        </w:rPr>
      </w:pPr>
      <w:r w:rsidRPr="00564CD5">
        <w:rPr>
          <w:rFonts w:ascii="Arial" w:hAnsi="Arial" w:cs="Arial"/>
          <w:color w:val="000000"/>
          <w:sz w:val="20"/>
          <w:szCs w:val="20"/>
        </w:rPr>
        <w:t>The deponent having:</w:t>
      </w:r>
    </w:p>
    <w:p w14:paraId="504EE8B4" w14:textId="77777777" w:rsidR="000B582F" w:rsidRPr="00564CD5" w:rsidRDefault="000B582F" w:rsidP="000B582F">
      <w:pPr>
        <w:tabs>
          <w:tab w:val="left" w:pos="4500"/>
          <w:tab w:val="left" w:leader="dot" w:pos="9299"/>
        </w:tabs>
        <w:rPr>
          <w:rFonts w:ascii="Arial" w:hAnsi="Arial" w:cs="Arial"/>
          <w:color w:val="000000"/>
          <w:sz w:val="20"/>
          <w:szCs w:val="20"/>
        </w:rPr>
      </w:pPr>
    </w:p>
    <w:p w14:paraId="7E42272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Acknowledged that he/she knows and understands the contents hereof;</w:t>
      </w:r>
    </w:p>
    <w:p w14:paraId="4AE4838B"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Confirmed that he/she has no objection to the taking of the prescribed oath;</w:t>
      </w:r>
    </w:p>
    <w:p w14:paraId="3B9741E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That he/she considered the prescribed oath as biding upon his/her conscience; and</w:t>
      </w:r>
    </w:p>
    <w:p w14:paraId="34C78BDD" w14:textId="77777777" w:rsidR="000B582F" w:rsidRPr="000B582F" w:rsidRDefault="000B582F" w:rsidP="000B582F">
      <w:pPr>
        <w:rPr>
          <w:rFonts w:ascii="Arial" w:hAnsi="Arial" w:cs="Arial"/>
          <w:color w:val="000000"/>
          <w:sz w:val="20"/>
          <w:szCs w:val="20"/>
        </w:rPr>
      </w:pPr>
    </w:p>
    <w:p w14:paraId="664D746D" w14:textId="77777777" w:rsidR="000B582F" w:rsidRPr="000B582F" w:rsidRDefault="000B582F" w:rsidP="000B582F">
      <w:pPr>
        <w:rPr>
          <w:rFonts w:ascii="Arial" w:hAnsi="Arial" w:cs="Arial"/>
          <w:color w:val="000000"/>
          <w:sz w:val="20"/>
          <w:szCs w:val="20"/>
        </w:rPr>
      </w:pPr>
    </w:p>
    <w:p w14:paraId="44785CF4" w14:textId="77777777" w:rsidR="000B582F" w:rsidRPr="000B582F" w:rsidRDefault="000B582F" w:rsidP="000B582F">
      <w:pPr>
        <w:rPr>
          <w:rFonts w:ascii="Arial" w:hAnsi="Arial" w:cs="Arial"/>
          <w:color w:val="000000"/>
          <w:sz w:val="20"/>
          <w:szCs w:val="20"/>
        </w:rPr>
      </w:pPr>
    </w:p>
    <w:p w14:paraId="5892D0EF" w14:textId="77777777" w:rsidR="000B582F" w:rsidRPr="000B582F" w:rsidRDefault="000B582F" w:rsidP="000B582F">
      <w:pPr>
        <w:rPr>
          <w:rFonts w:ascii="Arial" w:hAnsi="Arial" w:cs="Arial"/>
          <w:color w:val="000000"/>
          <w:sz w:val="20"/>
          <w:szCs w:val="20"/>
        </w:rPr>
      </w:pPr>
    </w:p>
    <w:p w14:paraId="136647EE" w14:textId="77777777" w:rsidR="000B582F" w:rsidRPr="000B582F" w:rsidRDefault="000B582F" w:rsidP="000B582F">
      <w:pPr>
        <w:rPr>
          <w:rFonts w:ascii="Arial" w:hAnsi="Arial" w:cs="Arial"/>
          <w:color w:val="000000"/>
          <w:sz w:val="20"/>
          <w:szCs w:val="20"/>
        </w:rPr>
      </w:pPr>
    </w:p>
    <w:p w14:paraId="55E2268A"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w:t>
      </w:r>
    </w:p>
    <w:p w14:paraId="5FED54FF"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COMMISIONER OF OATHS</w:t>
      </w:r>
    </w:p>
    <w:p w14:paraId="2EE2A4D0" w14:textId="77777777" w:rsidR="000B582F" w:rsidRPr="009C74A0" w:rsidRDefault="000B582F" w:rsidP="000B582F">
      <w:pPr>
        <w:rPr>
          <w:rFonts w:cs="Arial"/>
          <w:color w:val="000000"/>
          <w:sz w:val="20"/>
          <w:szCs w:val="20"/>
        </w:rPr>
      </w:pPr>
    </w:p>
    <w:p w14:paraId="2503F955" w14:textId="77777777" w:rsidR="005214D9" w:rsidRPr="004E65F1" w:rsidRDefault="005214D9" w:rsidP="005214D9">
      <w:pPr>
        <w:spacing w:line="360" w:lineRule="auto"/>
        <w:jc w:val="center"/>
        <w:rPr>
          <w:rFonts w:ascii="Arial" w:eastAsia="Times New Roman" w:hAnsi="Arial" w:cs="Arial"/>
          <w:bCs/>
          <w:sz w:val="20"/>
          <w:szCs w:val="20"/>
          <w:lang w:val="en-GB" w:eastAsia="en-GB"/>
        </w:rPr>
      </w:pPr>
    </w:p>
    <w:p w14:paraId="2481098C" w14:textId="53206610" w:rsidR="005214D9"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05580745" w14:textId="7441DCF1" w:rsidR="005214D9"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1B10AD1F" w14:textId="77777777" w:rsidR="00B2433F" w:rsidRPr="004E65F1" w:rsidRDefault="00B2433F" w:rsidP="00B2433F">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DC71F83" w14:textId="77777777" w:rsidR="00B2433F" w:rsidRPr="004E65F1" w:rsidRDefault="00B2433F" w:rsidP="00B0749B">
      <w:pPr>
        <w:spacing w:line="360" w:lineRule="auto"/>
        <w:rPr>
          <w:rFonts w:ascii="Arial" w:eastAsia="Times New Roman" w:hAnsi="Arial" w:cs="Arial"/>
          <w:bCs/>
          <w:sz w:val="20"/>
          <w:szCs w:val="20"/>
          <w:lang w:val="en-GB" w:eastAsia="en-GB"/>
        </w:rPr>
      </w:pPr>
    </w:p>
    <w:p w14:paraId="153CC39B"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5598BC15"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87E65EA" w14:textId="7F857D00" w:rsidR="000B582F" w:rsidRDefault="000B582F">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2C1AF2F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C3AC2D" w14:textId="7AD26A77" w:rsidR="005214D9" w:rsidRPr="004E65F1" w:rsidRDefault="005214D9" w:rsidP="005214D9">
      <w:pPr>
        <w:keepNext/>
        <w:tabs>
          <w:tab w:val="left" w:pos="1418"/>
        </w:tabs>
        <w:outlineLvl w:val="3"/>
        <w:rPr>
          <w:rFonts w:ascii="Arial" w:eastAsia="Times New Roman" w:hAnsi="Arial" w:cs="Arial"/>
          <w:bCs/>
          <w:caps/>
          <w:sz w:val="20"/>
          <w:szCs w:val="20"/>
        </w:rPr>
      </w:pPr>
      <w:bookmarkStart w:id="6402" w:name="_Toc530135075"/>
      <w:bookmarkStart w:id="6403" w:name="_Toc45704459"/>
      <w:r w:rsidRPr="004E65F1">
        <w:rPr>
          <w:rFonts w:ascii="Arial" w:eastAsia="Times New Roman" w:hAnsi="Arial" w:cs="Arial"/>
          <w:b/>
          <w:bCs/>
          <w:caps/>
          <w:sz w:val="20"/>
          <w:szCs w:val="20"/>
        </w:rPr>
        <w:t xml:space="preserve">FORM </w:t>
      </w:r>
      <w:r w:rsidR="000B582F" w:rsidRPr="004E65F1">
        <w:rPr>
          <w:rFonts w:ascii="Arial" w:eastAsia="Times New Roman" w:hAnsi="Arial" w:cs="Arial"/>
          <w:b/>
          <w:bCs/>
          <w:caps/>
          <w:sz w:val="20"/>
          <w:szCs w:val="20"/>
        </w:rPr>
        <w:t>A2</w:t>
      </w:r>
      <w:r w:rsidR="000B582F">
        <w:rPr>
          <w:rFonts w:ascii="Arial" w:eastAsia="Times New Roman" w:hAnsi="Arial" w:cs="Arial"/>
          <w:b/>
          <w:bCs/>
          <w:caps/>
          <w:sz w:val="20"/>
          <w:szCs w:val="20"/>
        </w:rPr>
        <w:t>2</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sidR="000B582F" w:rsidRPr="000B582F">
        <w:rPr>
          <w:rFonts w:ascii="Arial" w:hAnsi="Arial" w:cs="Arial"/>
          <w:b/>
          <w:bCs/>
          <w:sz w:val="20"/>
          <w:szCs w:val="20"/>
        </w:rPr>
        <w:t>DECLARATION OF INDEPENDENT TECHNOLOGY-BASED INTELLECTUAL SERVICE PROVIDER</w:t>
      </w:r>
      <w:bookmarkEnd w:id="6402"/>
      <w:bookmarkEnd w:id="6403"/>
    </w:p>
    <w:p w14:paraId="15832874" w14:textId="1E7B100F"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04" w:author="Avela Mnyaka (ECP)" w:date="2026-09-02T09:45:00Z" w16du:dateUtc="2026-09-02T07:45:00Z">
        <w:r w:rsidRPr="00D27C9F" w:rsidDel="00D27C9F">
          <w:rPr>
            <w:rFonts w:ascii="Arial" w:hAnsi="Arial" w:cs="Arial"/>
            <w:b/>
            <w:bCs/>
            <w:color w:val="000000"/>
            <w:szCs w:val="20"/>
            <w:lang w:val="en-ZA"/>
            <w:rPrChange w:id="6405" w:author="Avela Mnyaka (ECP)" w:date="2026-09-02T09:50:00Z" w16du:dateUtc="2026-09-02T07:50:00Z">
              <w:rPr>
                <w:rFonts w:ascii="Arial" w:hAnsi="Arial" w:cs="Arial"/>
                <w:b/>
                <w:bCs/>
                <w:color w:val="000000"/>
                <w:szCs w:val="20"/>
                <w:highlight w:val="yellow"/>
                <w:lang w:val="en-ZA"/>
              </w:rPr>
            </w:rPrChange>
          </w:rPr>
          <w:delText>20XX/YYYY</w:delText>
        </w:r>
      </w:del>
      <w:ins w:id="6406" w:author="Avela Mnyaka (ECP)" w:date="2026-09-02T09:45:00Z" w16du:dateUtc="2026-09-02T07:45:00Z">
        <w:r w:rsidR="00D27C9F" w:rsidRPr="00D27C9F">
          <w:rPr>
            <w:rFonts w:ascii="Arial" w:hAnsi="Arial" w:cs="Arial"/>
            <w:b/>
            <w:bCs/>
            <w:color w:val="000000"/>
            <w:szCs w:val="20"/>
            <w:lang w:val="en-ZA"/>
            <w:rPrChange w:id="6407" w:author="Avela Mnyaka (ECP)" w:date="2026-09-02T09:50:00Z" w16du:dateUtc="2026-09-02T07:50: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408" w:author="Avela Mnyaka (ECP)" w:date="2026-09-02T09:50:00Z" w16du:dateUtc="2026-09-02T07:50: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12B48094" w14:textId="77777777" w:rsidR="005214D9" w:rsidRPr="004E65F1" w:rsidRDefault="005214D9" w:rsidP="005214D9">
      <w:pPr>
        <w:jc w:val="both"/>
        <w:rPr>
          <w:rFonts w:ascii="Arial" w:eastAsia="Times New Roman" w:hAnsi="Arial" w:cs="Arial"/>
          <w:b/>
          <w:sz w:val="20"/>
          <w:szCs w:val="20"/>
        </w:rPr>
      </w:pPr>
    </w:p>
    <w:p w14:paraId="0B77FDE3" w14:textId="77777777" w:rsidR="000B582F" w:rsidRPr="00564CD5" w:rsidRDefault="000B582F" w:rsidP="000B582F">
      <w:pPr>
        <w:jc w:val="both"/>
        <w:rPr>
          <w:rFonts w:ascii="Arial" w:hAnsi="Arial" w:cs="Arial"/>
          <w:b/>
          <w:color w:val="000000"/>
          <w:sz w:val="20"/>
          <w:szCs w:val="20"/>
        </w:rPr>
      </w:pPr>
      <w:r w:rsidRPr="00564CD5">
        <w:rPr>
          <w:rFonts w:ascii="Arial" w:hAnsi="Arial" w:cs="Arial"/>
          <w:b/>
          <w:color w:val="000000"/>
          <w:sz w:val="20"/>
          <w:szCs w:val="20"/>
        </w:rPr>
        <w:t>Notes to tender:</w:t>
      </w:r>
    </w:p>
    <w:p w14:paraId="1553A54A"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The signatory for the tenderer (as per Form A2.1) shall complete and sign this form.</w:t>
      </w:r>
    </w:p>
    <w:p w14:paraId="44F8C7B9"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In the event that the tenderer is a Joint Venture, a declaration is required from each member of the Joint Venture.</w:t>
      </w:r>
    </w:p>
    <w:p w14:paraId="1712D4C2"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Failure to declare may result in a non-responsive tender.</w:t>
      </w:r>
    </w:p>
    <w:p w14:paraId="4878D411" w14:textId="77777777" w:rsidR="000B582F" w:rsidRPr="00564CD5" w:rsidRDefault="000B582F" w:rsidP="000B582F">
      <w:pPr>
        <w:jc w:val="both"/>
        <w:rPr>
          <w:rFonts w:ascii="Arial" w:hAnsi="Arial" w:cs="Arial"/>
          <w:bCs/>
          <w:color w:val="000000"/>
          <w:sz w:val="20"/>
          <w:szCs w:val="20"/>
        </w:rPr>
      </w:pPr>
    </w:p>
    <w:p w14:paraId="5E6C75DA" w14:textId="77777777" w:rsidR="000B582F" w:rsidRPr="00564CD5" w:rsidRDefault="000B582F" w:rsidP="000B582F">
      <w:pPr>
        <w:jc w:val="both"/>
        <w:rPr>
          <w:rFonts w:ascii="Arial" w:hAnsi="Arial" w:cs="Arial"/>
          <w:bCs/>
          <w:color w:val="000000"/>
          <w:sz w:val="20"/>
          <w:szCs w:val="20"/>
        </w:rPr>
      </w:pPr>
    </w:p>
    <w:p w14:paraId="01F218B2" w14:textId="1C55EE5F" w:rsidR="000B582F" w:rsidRPr="00564CD5" w:rsidRDefault="000B582F" w:rsidP="000B582F">
      <w:pPr>
        <w:jc w:val="both"/>
        <w:rPr>
          <w:rFonts w:ascii="Arial" w:hAnsi="Arial" w:cs="Arial"/>
          <w:bCs/>
          <w:color w:val="000000"/>
          <w:sz w:val="20"/>
          <w:szCs w:val="20"/>
        </w:rPr>
      </w:pPr>
      <w:r w:rsidRPr="00564CD5">
        <w:rPr>
          <w:rFonts w:ascii="Arial" w:hAnsi="Arial" w:cs="Arial"/>
          <w:bCs/>
          <w:color w:val="000000"/>
          <w:sz w:val="20"/>
          <w:szCs w:val="20"/>
        </w:rPr>
        <w:t xml:space="preserve">I, the undersigned, ………………………………………………………………………… declare that the tenderer </w:t>
      </w:r>
      <w:del w:id="6409" w:author="Avela Mnyaka (ECP)" w:date="2026-09-02T09:53:00Z" w16du:dateUtc="2026-09-02T07:53:00Z">
        <w:r w:rsidRPr="00564CD5" w:rsidDel="00D27C9F">
          <w:rPr>
            <w:rFonts w:ascii="Arial" w:hAnsi="Arial" w:cs="Arial"/>
            <w:bCs/>
            <w:color w:val="000000"/>
            <w:sz w:val="20"/>
            <w:szCs w:val="20"/>
          </w:rPr>
          <w:delText xml:space="preserve">including the Targeted Enterprise(s): </w:delText>
        </w:r>
        <w:r w:rsidRPr="00564CD5" w:rsidDel="00D27C9F">
          <w:rPr>
            <w:rFonts w:ascii="Arial" w:hAnsi="Arial" w:cs="Arial"/>
            <w:bCs/>
            <w:i/>
            <w:iCs/>
            <w:color w:val="000000"/>
            <w:sz w:val="20"/>
            <w:szCs w:val="20"/>
          </w:rPr>
          <w:delText>(</w:delText>
        </w:r>
        <w:r w:rsidRPr="00564CD5" w:rsidDel="00D27C9F">
          <w:rPr>
            <w:rFonts w:ascii="Arial" w:hAnsi="Arial" w:cs="Arial"/>
            <w:bCs/>
            <w:i/>
            <w:iCs/>
            <w:color w:val="000000"/>
            <w:sz w:val="20"/>
            <w:szCs w:val="20"/>
            <w:highlight w:val="yellow"/>
          </w:rPr>
          <w:delText>Note to compiler: delete if TEs not applicable to this tender</w:delText>
        </w:r>
        <w:r w:rsidRPr="00564CD5" w:rsidDel="00D27C9F">
          <w:rPr>
            <w:rFonts w:ascii="Arial" w:hAnsi="Arial" w:cs="Arial"/>
            <w:bCs/>
            <w:i/>
            <w:iCs/>
            <w:color w:val="000000"/>
            <w:sz w:val="20"/>
            <w:szCs w:val="20"/>
          </w:rPr>
          <w:delText>)</w:delText>
        </w:r>
      </w:del>
    </w:p>
    <w:p w14:paraId="3FAA18BD"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a natural person or legal entity which provides independent technology-based intellectual services in the built, human and natural environment to clients for a fee;</w:t>
      </w:r>
    </w:p>
    <w:p w14:paraId="7B83EDB7"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engaging in or is not a subsidiary or holding company that engages in manufacturing or construction;</w:t>
      </w:r>
    </w:p>
    <w:p w14:paraId="0F437B45"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owned by the State or a similar public body;</w:t>
      </w:r>
    </w:p>
    <w:p w14:paraId="2ADCCE39"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the design department of a development, manufacturing or construction enterprise.</w:t>
      </w:r>
    </w:p>
    <w:p w14:paraId="73E03779" w14:textId="77777777" w:rsidR="000B582F" w:rsidRPr="000B582F" w:rsidRDefault="000B582F" w:rsidP="000B582F">
      <w:pPr>
        <w:jc w:val="both"/>
        <w:rPr>
          <w:rFonts w:ascii="Arial" w:hAnsi="Arial" w:cs="Arial"/>
          <w:bCs/>
          <w:color w:val="000000"/>
          <w:sz w:val="20"/>
          <w:szCs w:val="20"/>
        </w:rPr>
      </w:pPr>
    </w:p>
    <w:p w14:paraId="7BBD03D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Signed and sworn before me at ………………………………………… on the ……… day of ……………………………… 20………</w:t>
      </w:r>
    </w:p>
    <w:p w14:paraId="1D48EB5B" w14:textId="77777777" w:rsidR="000B582F" w:rsidRPr="000B582F" w:rsidRDefault="000B582F" w:rsidP="000B582F">
      <w:pPr>
        <w:jc w:val="both"/>
        <w:rPr>
          <w:rFonts w:ascii="Arial" w:hAnsi="Arial" w:cs="Arial"/>
          <w:bCs/>
          <w:color w:val="000000"/>
          <w:sz w:val="20"/>
          <w:szCs w:val="20"/>
        </w:rPr>
      </w:pPr>
    </w:p>
    <w:p w14:paraId="1179C7F8" w14:textId="77777777" w:rsidR="000B582F" w:rsidRPr="000B582F" w:rsidRDefault="000B582F" w:rsidP="000B582F">
      <w:pPr>
        <w:jc w:val="both"/>
        <w:rPr>
          <w:rFonts w:ascii="Arial" w:hAnsi="Arial" w:cs="Arial"/>
          <w:bCs/>
          <w:color w:val="000000"/>
          <w:sz w:val="20"/>
          <w:szCs w:val="20"/>
        </w:rPr>
      </w:pPr>
    </w:p>
    <w:p w14:paraId="07F93AA2" w14:textId="77777777" w:rsidR="000B582F" w:rsidRPr="000B582F" w:rsidRDefault="000B582F" w:rsidP="000B582F">
      <w:pPr>
        <w:jc w:val="both"/>
        <w:rPr>
          <w:rFonts w:ascii="Arial" w:hAnsi="Arial" w:cs="Arial"/>
          <w:bCs/>
          <w:color w:val="000000"/>
          <w:sz w:val="20"/>
          <w:szCs w:val="20"/>
        </w:rPr>
      </w:pPr>
    </w:p>
    <w:p w14:paraId="7F4AFB8A" w14:textId="77777777" w:rsidR="000B582F" w:rsidRPr="000B582F" w:rsidRDefault="000B582F" w:rsidP="000B582F">
      <w:pPr>
        <w:jc w:val="both"/>
        <w:rPr>
          <w:rFonts w:ascii="Arial" w:hAnsi="Arial" w:cs="Arial"/>
          <w:bCs/>
          <w:color w:val="000000"/>
          <w:sz w:val="20"/>
          <w:szCs w:val="20"/>
        </w:rPr>
      </w:pPr>
    </w:p>
    <w:p w14:paraId="7AA0E127" w14:textId="77777777" w:rsidR="000B582F" w:rsidRPr="000B582F" w:rsidRDefault="000B582F" w:rsidP="000B582F">
      <w:pPr>
        <w:jc w:val="both"/>
        <w:rPr>
          <w:rFonts w:ascii="Arial" w:hAnsi="Arial" w:cs="Arial"/>
          <w:bCs/>
          <w:color w:val="000000"/>
          <w:sz w:val="20"/>
          <w:szCs w:val="20"/>
        </w:rPr>
      </w:pPr>
    </w:p>
    <w:p w14:paraId="08EA9779"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2AC1ABA4"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SIGNATURE</w:t>
      </w:r>
    </w:p>
    <w:p w14:paraId="62E26C45" w14:textId="77777777" w:rsidR="000B582F" w:rsidRPr="000B582F" w:rsidRDefault="000B582F" w:rsidP="000B582F">
      <w:pPr>
        <w:jc w:val="both"/>
        <w:rPr>
          <w:rFonts w:ascii="Arial" w:hAnsi="Arial" w:cs="Arial"/>
          <w:bCs/>
          <w:color w:val="000000"/>
          <w:sz w:val="20"/>
          <w:szCs w:val="20"/>
        </w:rPr>
      </w:pPr>
    </w:p>
    <w:p w14:paraId="23608E07"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The deponent having:</w:t>
      </w:r>
    </w:p>
    <w:p w14:paraId="4A3558C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Acknowledge that he/she knows and understands the contents hereof,</w:t>
      </w:r>
    </w:p>
    <w:p w14:paraId="7B9C2AB3"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Confirmed that he/she has no objection to the taking of the prescribed oath,</w:t>
      </w:r>
    </w:p>
    <w:p w14:paraId="311F15C1"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That he/she considered the prescribed oath as binding on his/her conscience, and</w:t>
      </w:r>
    </w:p>
    <w:p w14:paraId="1092695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The Regulations contained in the Government Gazette Notice R1258 of July 1972 and R1648 of August 1977 having been complied with.</w:t>
      </w:r>
    </w:p>
    <w:p w14:paraId="5BE06C2C" w14:textId="77777777" w:rsidR="000B582F" w:rsidRPr="000B582F" w:rsidRDefault="000B582F" w:rsidP="000B582F">
      <w:pPr>
        <w:jc w:val="both"/>
        <w:rPr>
          <w:rFonts w:ascii="Arial" w:hAnsi="Arial" w:cs="Arial"/>
          <w:bCs/>
          <w:color w:val="000000"/>
          <w:sz w:val="20"/>
          <w:szCs w:val="20"/>
        </w:rPr>
      </w:pPr>
    </w:p>
    <w:p w14:paraId="4BA2C2F4" w14:textId="77777777" w:rsidR="000B582F" w:rsidRPr="000B582F" w:rsidRDefault="000B582F" w:rsidP="000B582F">
      <w:pPr>
        <w:jc w:val="both"/>
        <w:rPr>
          <w:rFonts w:ascii="Arial" w:hAnsi="Arial" w:cs="Arial"/>
          <w:bCs/>
          <w:color w:val="000000"/>
          <w:sz w:val="20"/>
          <w:szCs w:val="20"/>
        </w:rPr>
      </w:pPr>
    </w:p>
    <w:p w14:paraId="3E1DE4DB" w14:textId="77777777" w:rsidR="000B582F" w:rsidRPr="000B582F" w:rsidRDefault="000B582F" w:rsidP="000B582F">
      <w:pPr>
        <w:jc w:val="both"/>
        <w:rPr>
          <w:rFonts w:ascii="Arial" w:hAnsi="Arial" w:cs="Arial"/>
          <w:bCs/>
          <w:color w:val="000000"/>
          <w:sz w:val="20"/>
          <w:szCs w:val="20"/>
        </w:rPr>
      </w:pPr>
    </w:p>
    <w:p w14:paraId="1BE173B6" w14:textId="77777777" w:rsidR="000B582F" w:rsidRPr="000B582F" w:rsidRDefault="000B582F" w:rsidP="000B582F">
      <w:pPr>
        <w:jc w:val="both"/>
        <w:rPr>
          <w:rFonts w:ascii="Arial" w:hAnsi="Arial" w:cs="Arial"/>
          <w:bCs/>
          <w:color w:val="000000"/>
          <w:sz w:val="20"/>
          <w:szCs w:val="20"/>
        </w:rPr>
      </w:pPr>
    </w:p>
    <w:p w14:paraId="3320D1E7" w14:textId="77777777" w:rsidR="000B582F" w:rsidRPr="000B582F" w:rsidRDefault="000B582F" w:rsidP="000B582F">
      <w:pPr>
        <w:jc w:val="both"/>
        <w:rPr>
          <w:rFonts w:ascii="Arial" w:hAnsi="Arial" w:cs="Arial"/>
          <w:bCs/>
          <w:color w:val="000000"/>
          <w:sz w:val="20"/>
          <w:szCs w:val="20"/>
        </w:rPr>
      </w:pPr>
    </w:p>
    <w:p w14:paraId="0D215B0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53AD88F6"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COMMISSIONER OF OATHS</w:t>
      </w:r>
    </w:p>
    <w:p w14:paraId="20D4F441"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24AB15C4"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14B70E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63748CE"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1F0B61D"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A8767F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7ACBBCF"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8ADD3CE" w14:textId="49CF8379"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FA0646" w14:textId="77777777" w:rsidR="00B0749B"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6E0C8E4E" w14:textId="784ECD70" w:rsidR="000B582F" w:rsidRDefault="005214D9" w:rsidP="00B0749B">
      <w:pPr>
        <w:spacing w:line="360" w:lineRule="auto"/>
        <w:rPr>
          <w:rFonts w:ascii="Arial" w:hAnsi="Arial" w:cs="Arial"/>
          <w:bCs/>
          <w:sz w:val="20"/>
          <w:szCs w:val="20"/>
          <w:lang w:val="en-GB" w:eastAsia="en-GB"/>
        </w:rPr>
      </w:pPr>
      <w:r w:rsidRPr="004E65F1">
        <w:rPr>
          <w:rFonts w:ascii="Arial" w:hAnsi="Arial" w:cs="Arial"/>
          <w:bCs/>
          <w:sz w:val="20"/>
          <w:szCs w:val="20"/>
          <w:lang w:val="en-GB" w:eastAsia="en-GB"/>
        </w:rPr>
        <w:t>Tenderer:…………………………………………………………..……………………………………</w:t>
      </w:r>
    </w:p>
    <w:p w14:paraId="022C396D" w14:textId="77777777" w:rsidR="000B582F" w:rsidRDefault="000B582F">
      <w:pPr>
        <w:rPr>
          <w:rFonts w:ascii="Arial" w:hAnsi="Arial" w:cs="Arial"/>
          <w:bCs/>
          <w:sz w:val="20"/>
          <w:szCs w:val="20"/>
          <w:lang w:val="en-GB" w:eastAsia="en-GB"/>
        </w:rPr>
      </w:pPr>
      <w:r>
        <w:rPr>
          <w:rFonts w:ascii="Arial" w:hAnsi="Arial" w:cs="Arial"/>
          <w:bCs/>
          <w:sz w:val="20"/>
          <w:szCs w:val="20"/>
          <w:lang w:val="en-GB" w:eastAsia="en-GB"/>
        </w:rPr>
        <w:br w:type="page"/>
      </w:r>
    </w:p>
    <w:p w14:paraId="66E9F185" w14:textId="74E318B4" w:rsidR="000B582F" w:rsidRPr="004E65F1" w:rsidRDefault="000B582F" w:rsidP="000B582F">
      <w:pPr>
        <w:keepNext/>
        <w:tabs>
          <w:tab w:val="left" w:pos="1418"/>
        </w:tabs>
        <w:outlineLvl w:val="3"/>
        <w:rPr>
          <w:rFonts w:ascii="Arial" w:eastAsia="Times New Roman" w:hAnsi="Arial" w:cs="Arial"/>
          <w:bCs/>
          <w:caps/>
          <w:sz w:val="20"/>
          <w:szCs w:val="20"/>
        </w:rPr>
      </w:pPr>
      <w:r w:rsidRPr="004E65F1">
        <w:rPr>
          <w:rFonts w:ascii="Arial" w:eastAsia="Times New Roman" w:hAnsi="Arial" w:cs="Arial"/>
          <w:b/>
          <w:bCs/>
          <w:caps/>
          <w:sz w:val="20"/>
          <w:szCs w:val="20"/>
        </w:rPr>
        <w:lastRenderedPageBreak/>
        <w:t>FORM A2</w:t>
      </w:r>
      <w:r>
        <w:rPr>
          <w:rFonts w:ascii="Arial" w:eastAsia="Times New Roman" w:hAnsi="Arial" w:cs="Arial"/>
          <w:b/>
          <w:bCs/>
          <w:caps/>
          <w:sz w:val="20"/>
          <w:szCs w:val="20"/>
        </w:rPr>
        <w:t>3</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Pr>
          <w:rFonts w:ascii="Arial" w:hAnsi="Arial" w:cs="Arial"/>
          <w:b/>
          <w:bCs/>
          <w:sz w:val="20"/>
          <w:szCs w:val="20"/>
        </w:rPr>
        <w:t>CERTIFICATE OF SINGLE TENDER SUBMISSION</w:t>
      </w:r>
    </w:p>
    <w:p w14:paraId="63B3AF39" w14:textId="7FD4B8C8"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10" w:author="Avela Mnyaka (ECP)" w:date="2026-09-02T09:45:00Z" w16du:dateUtc="2026-09-02T07:45:00Z">
        <w:r w:rsidRPr="00D27C9F" w:rsidDel="00D27C9F">
          <w:rPr>
            <w:rFonts w:ascii="Arial" w:hAnsi="Arial" w:cs="Arial"/>
            <w:b/>
            <w:bCs/>
            <w:color w:val="000000"/>
            <w:szCs w:val="20"/>
            <w:lang w:val="en-ZA"/>
            <w:rPrChange w:id="6411" w:author="Avela Mnyaka (ECP)" w:date="2026-09-02T09:50:00Z" w16du:dateUtc="2026-09-02T07:50:00Z">
              <w:rPr>
                <w:rFonts w:ascii="Arial" w:hAnsi="Arial" w:cs="Arial"/>
                <w:b/>
                <w:bCs/>
                <w:color w:val="000000"/>
                <w:szCs w:val="20"/>
                <w:highlight w:val="yellow"/>
                <w:lang w:val="en-ZA"/>
              </w:rPr>
            </w:rPrChange>
          </w:rPr>
          <w:delText>20XX/YYYY</w:delText>
        </w:r>
      </w:del>
      <w:ins w:id="6412" w:author="Avela Mnyaka (ECP)" w:date="2026-09-02T09:45:00Z" w16du:dateUtc="2026-09-02T07:45:00Z">
        <w:r w:rsidR="00D27C9F" w:rsidRPr="00D27C9F">
          <w:rPr>
            <w:rFonts w:ascii="Arial" w:hAnsi="Arial" w:cs="Arial"/>
            <w:b/>
            <w:bCs/>
            <w:color w:val="000000"/>
            <w:szCs w:val="20"/>
            <w:lang w:val="en-ZA"/>
            <w:rPrChange w:id="6413" w:author="Avela Mnyaka (ECP)" w:date="2026-09-02T09:50:00Z" w16du:dateUtc="2026-09-02T07:50:00Z">
              <w:rPr>
                <w:rFonts w:ascii="Arial" w:hAnsi="Arial" w:cs="Arial"/>
                <w:b/>
                <w:bCs/>
                <w:color w:val="000000"/>
                <w:szCs w:val="20"/>
                <w:highlight w:val="yellow"/>
                <w:lang w:val="en-ZA"/>
              </w:rPr>
            </w:rPrChange>
          </w:rPr>
          <w:t>2025/0425</w:t>
        </w:r>
      </w:ins>
      <w:del w:id="6414" w:author="Avela Mnyaka (ECP)" w:date="2026-09-02T09:50:00Z" w16du:dateUtc="2026-09-02T07:50:00Z">
        <w:r w:rsidRPr="00564CD5" w:rsidDel="00D27C9F">
          <w:rPr>
            <w:rFonts w:ascii="Arial" w:hAnsi="Arial" w:cs="Arial"/>
            <w:b/>
            <w:bCs/>
            <w:color w:val="000000"/>
            <w:szCs w:val="20"/>
            <w:lang w:val="en-ZA"/>
          </w:rPr>
          <w:delText xml:space="preserve"> </w:delText>
        </w:r>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37E37141" w14:textId="77777777" w:rsidR="000B582F" w:rsidRDefault="000B582F" w:rsidP="000B582F">
      <w:pPr>
        <w:jc w:val="both"/>
        <w:rPr>
          <w:rFonts w:ascii="Arial" w:eastAsia="Times New Roman" w:hAnsi="Arial" w:cs="Arial"/>
          <w:b/>
          <w:sz w:val="20"/>
          <w:szCs w:val="20"/>
        </w:rPr>
      </w:pPr>
    </w:p>
    <w:p w14:paraId="1E4E6B47" w14:textId="77777777" w:rsidR="008D0077" w:rsidRPr="004E65F1" w:rsidRDefault="008D0077" w:rsidP="000B582F">
      <w:pPr>
        <w:jc w:val="both"/>
        <w:rPr>
          <w:rFonts w:ascii="Arial" w:eastAsia="Times New Roman" w:hAnsi="Arial" w:cs="Arial"/>
          <w:b/>
          <w:sz w:val="20"/>
          <w:szCs w:val="20"/>
        </w:rPr>
      </w:pPr>
    </w:p>
    <w:p w14:paraId="2B7CA0B5" w14:textId="77777777" w:rsidR="000B582F" w:rsidRPr="00BA3EF3" w:rsidRDefault="000B582F" w:rsidP="000B582F">
      <w:pPr>
        <w:jc w:val="both"/>
        <w:rPr>
          <w:rFonts w:ascii="Arial" w:hAnsi="Arial" w:cs="Arial"/>
          <w:b/>
          <w:color w:val="000000"/>
          <w:sz w:val="20"/>
          <w:szCs w:val="20"/>
        </w:rPr>
      </w:pPr>
      <w:r w:rsidRPr="00BA3EF3">
        <w:rPr>
          <w:rFonts w:ascii="Arial" w:hAnsi="Arial" w:cs="Arial"/>
          <w:b/>
          <w:color w:val="000000"/>
          <w:sz w:val="20"/>
          <w:szCs w:val="20"/>
        </w:rPr>
        <w:t>Notes to tender:</w:t>
      </w:r>
    </w:p>
    <w:p w14:paraId="288C2D0E" w14:textId="0D83220A" w:rsidR="000B582F"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This certificate serves as a declaration by the tenderer that a single tender was submitted.</w:t>
      </w:r>
    </w:p>
    <w:p w14:paraId="3A2B1E81" w14:textId="62C906D6" w:rsidR="008D0077"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In the case of a Joint Venture (JV), a Targeted Enterprise or a sub-contracted Key Person(s), a separate certificate is to be completed and submitted by each JV member, Targeted Enterprise or sub-contracted Key Person(S).</w:t>
      </w:r>
    </w:p>
    <w:p w14:paraId="051CD5FA" w14:textId="77777777" w:rsidR="008D0077" w:rsidRDefault="008D0077" w:rsidP="008D0077">
      <w:pPr>
        <w:pStyle w:val="ListParagraph"/>
        <w:ind w:left="1440" w:firstLine="0"/>
        <w:rPr>
          <w:bCs/>
          <w:sz w:val="20"/>
          <w:szCs w:val="20"/>
          <w:lang w:val="en-GB" w:eastAsia="en-GB"/>
        </w:rPr>
      </w:pPr>
    </w:p>
    <w:p w14:paraId="785D0B4A" w14:textId="77777777" w:rsidR="008D0077" w:rsidRPr="008D0077" w:rsidRDefault="008D0077" w:rsidP="008D0077">
      <w:pPr>
        <w:pStyle w:val="ListParagraph"/>
        <w:ind w:left="1440" w:firstLine="0"/>
        <w:rPr>
          <w:bCs/>
          <w:sz w:val="20"/>
          <w:szCs w:val="20"/>
          <w:lang w:val="en-GB" w:eastAsia="en-GB"/>
        </w:rPr>
      </w:pPr>
    </w:p>
    <w:p w14:paraId="5011613C" w14:textId="21668423" w:rsidR="000B582F" w:rsidRDefault="008D0077">
      <w:pPr>
        <w:rPr>
          <w:rFonts w:ascii="Arial" w:hAnsi="Arial" w:cs="Arial"/>
          <w:bCs/>
          <w:sz w:val="20"/>
          <w:szCs w:val="20"/>
          <w:lang w:val="en-GB" w:eastAsia="en-GB"/>
        </w:rPr>
      </w:pPr>
      <w:r>
        <w:rPr>
          <w:rFonts w:ascii="Arial" w:hAnsi="Arial" w:cs="Arial"/>
          <w:b/>
          <w:sz w:val="20"/>
          <w:szCs w:val="20"/>
          <w:lang w:val="en-GB" w:eastAsia="en-GB"/>
        </w:rPr>
        <w:t>DECLARATION</w:t>
      </w:r>
    </w:p>
    <w:p w14:paraId="58FBA132" w14:textId="77777777" w:rsidR="008D0077" w:rsidRDefault="008D0077">
      <w:pPr>
        <w:rPr>
          <w:rFonts w:ascii="Arial" w:hAnsi="Arial" w:cs="Arial"/>
          <w:bCs/>
          <w:sz w:val="20"/>
          <w:szCs w:val="20"/>
          <w:lang w:val="en-GB" w:eastAsia="en-GB"/>
        </w:rPr>
      </w:pPr>
    </w:p>
    <w:p w14:paraId="352C843A" w14:textId="77777777" w:rsidR="008D0077" w:rsidRDefault="008D0077">
      <w:pPr>
        <w:rPr>
          <w:rFonts w:ascii="Arial" w:hAnsi="Arial" w:cs="Arial"/>
          <w:bCs/>
          <w:sz w:val="20"/>
          <w:szCs w:val="20"/>
          <w:lang w:val="en-GB" w:eastAsia="en-GB"/>
        </w:rPr>
      </w:pPr>
    </w:p>
    <w:p w14:paraId="79FA6784" w14:textId="787A759D" w:rsidR="008D0077" w:rsidRDefault="008D0077">
      <w:pPr>
        <w:rPr>
          <w:rFonts w:ascii="Arial" w:hAnsi="Arial" w:cs="Arial"/>
          <w:bCs/>
          <w:sz w:val="20"/>
          <w:szCs w:val="20"/>
          <w:lang w:val="en-GB" w:eastAsia="en-GB"/>
        </w:rPr>
      </w:pPr>
      <w:r>
        <w:rPr>
          <w:rFonts w:ascii="Arial" w:hAnsi="Arial" w:cs="Arial"/>
          <w:bCs/>
          <w:sz w:val="20"/>
          <w:szCs w:val="20"/>
          <w:lang w:val="en-GB" w:eastAsia="en-GB"/>
        </w:rPr>
        <w:t>I, the undersigned, …………………………………………………………………………………….. in submitting the accompanying tender on behalf of the tenderer do hereby make the following statements that I certificay to be true and complete in every respect:</w:t>
      </w:r>
    </w:p>
    <w:p w14:paraId="79E22039" w14:textId="77777777" w:rsidR="008D0077" w:rsidRDefault="008D0077">
      <w:pPr>
        <w:rPr>
          <w:rFonts w:ascii="Arial" w:hAnsi="Arial" w:cs="Arial"/>
          <w:bCs/>
          <w:sz w:val="20"/>
          <w:szCs w:val="20"/>
          <w:lang w:val="en-GB" w:eastAsia="en-GB"/>
        </w:rPr>
      </w:pPr>
    </w:p>
    <w:p w14:paraId="496524E8" w14:textId="02D12DE4"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have read and understand the notes to and the contents of this certificate.</w:t>
      </w:r>
    </w:p>
    <w:p w14:paraId="0CF7B277" w14:textId="52A31CD7"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understand that the accompanying tender and any other tender shall be disqualified in the event that I, including a Joint Venture partner participate in more than 1 (one) tender.</w:t>
      </w:r>
    </w:p>
    <w:p w14:paraId="244341B9" w14:textId="77777777" w:rsidR="008D0077" w:rsidRDefault="008D0077" w:rsidP="008D0077">
      <w:pPr>
        <w:rPr>
          <w:bCs/>
          <w:sz w:val="20"/>
          <w:szCs w:val="20"/>
          <w:lang w:val="en-GB" w:eastAsia="en-GB"/>
        </w:rPr>
      </w:pPr>
    </w:p>
    <w:p w14:paraId="001DAF39" w14:textId="77777777" w:rsidR="008D0077" w:rsidRDefault="008D0077" w:rsidP="008D0077">
      <w:pPr>
        <w:rPr>
          <w:bCs/>
          <w:sz w:val="20"/>
          <w:szCs w:val="20"/>
          <w:lang w:val="en-GB" w:eastAsia="en-GB"/>
        </w:rPr>
      </w:pPr>
    </w:p>
    <w:p w14:paraId="55DB7895" w14:textId="77777777" w:rsidR="008D0077" w:rsidRDefault="008D0077" w:rsidP="008D0077">
      <w:pPr>
        <w:rPr>
          <w:bCs/>
          <w:sz w:val="20"/>
          <w:szCs w:val="20"/>
          <w:lang w:val="en-GB" w:eastAsia="en-GB"/>
        </w:rPr>
      </w:pPr>
    </w:p>
    <w:p w14:paraId="38F5CAED" w14:textId="77777777" w:rsidR="008D0077" w:rsidRDefault="008D0077" w:rsidP="008D0077">
      <w:pPr>
        <w:rPr>
          <w:bCs/>
          <w:sz w:val="20"/>
          <w:szCs w:val="20"/>
          <w:lang w:val="en-GB" w:eastAsia="en-GB"/>
        </w:rPr>
      </w:pPr>
    </w:p>
    <w:p w14:paraId="1A284333" w14:textId="77777777" w:rsidR="008D0077" w:rsidRDefault="008D0077" w:rsidP="008D0077">
      <w:pPr>
        <w:rPr>
          <w:bCs/>
          <w:sz w:val="20"/>
          <w:szCs w:val="20"/>
          <w:lang w:val="en-GB" w:eastAsia="en-GB"/>
        </w:rPr>
      </w:pPr>
    </w:p>
    <w:p w14:paraId="0DA022C4" w14:textId="77777777" w:rsidR="008D0077" w:rsidRDefault="008D0077" w:rsidP="008D0077">
      <w:pPr>
        <w:rPr>
          <w:bCs/>
          <w:sz w:val="20"/>
          <w:szCs w:val="20"/>
          <w:lang w:val="en-GB" w:eastAsia="en-GB"/>
        </w:rPr>
      </w:pPr>
    </w:p>
    <w:p w14:paraId="37931828" w14:textId="77777777" w:rsidR="008D0077" w:rsidRDefault="008D0077" w:rsidP="008D0077">
      <w:pPr>
        <w:rPr>
          <w:bCs/>
          <w:sz w:val="20"/>
          <w:szCs w:val="20"/>
          <w:lang w:val="en-GB" w:eastAsia="en-GB"/>
        </w:rPr>
      </w:pPr>
    </w:p>
    <w:p w14:paraId="5DFA780C" w14:textId="77777777" w:rsidR="008D0077" w:rsidRDefault="008D0077" w:rsidP="008D0077">
      <w:pPr>
        <w:rPr>
          <w:bCs/>
          <w:sz w:val="20"/>
          <w:szCs w:val="20"/>
          <w:lang w:val="en-GB" w:eastAsia="en-GB"/>
        </w:rPr>
      </w:pPr>
    </w:p>
    <w:p w14:paraId="5B029CE7" w14:textId="77777777" w:rsidR="008D0077" w:rsidRDefault="008D0077" w:rsidP="008D0077">
      <w:pPr>
        <w:rPr>
          <w:bCs/>
          <w:sz w:val="20"/>
          <w:szCs w:val="20"/>
          <w:lang w:val="en-GB" w:eastAsia="en-GB"/>
        </w:rPr>
      </w:pPr>
    </w:p>
    <w:p w14:paraId="4D3F1BAA" w14:textId="77777777" w:rsidR="008D0077" w:rsidRDefault="008D0077" w:rsidP="008D0077">
      <w:pPr>
        <w:rPr>
          <w:bCs/>
          <w:sz w:val="20"/>
          <w:szCs w:val="20"/>
          <w:lang w:val="en-GB" w:eastAsia="en-GB"/>
        </w:rPr>
      </w:pPr>
    </w:p>
    <w:p w14:paraId="0D443D95" w14:textId="77777777" w:rsidR="008D0077" w:rsidRDefault="008D0077" w:rsidP="008D0077">
      <w:pPr>
        <w:rPr>
          <w:bCs/>
          <w:sz w:val="20"/>
          <w:szCs w:val="20"/>
          <w:lang w:val="en-GB" w:eastAsia="en-GB"/>
        </w:rPr>
      </w:pPr>
    </w:p>
    <w:p w14:paraId="78847BFA" w14:textId="77777777" w:rsidR="008D0077" w:rsidRDefault="008D0077" w:rsidP="008D0077">
      <w:pPr>
        <w:rPr>
          <w:bCs/>
          <w:sz w:val="20"/>
          <w:szCs w:val="20"/>
          <w:lang w:val="en-GB" w:eastAsia="en-GB"/>
        </w:rPr>
      </w:pPr>
    </w:p>
    <w:p w14:paraId="2DCF46B4" w14:textId="77777777" w:rsidR="008D0077" w:rsidRDefault="008D0077" w:rsidP="008D0077">
      <w:pPr>
        <w:rPr>
          <w:bCs/>
          <w:sz w:val="20"/>
          <w:szCs w:val="20"/>
          <w:lang w:val="en-GB" w:eastAsia="en-GB"/>
        </w:rPr>
      </w:pPr>
    </w:p>
    <w:p w14:paraId="2E059568" w14:textId="77777777" w:rsidR="008D0077" w:rsidRDefault="008D0077" w:rsidP="008D0077">
      <w:pPr>
        <w:rPr>
          <w:bCs/>
          <w:sz w:val="20"/>
          <w:szCs w:val="20"/>
          <w:lang w:val="en-GB" w:eastAsia="en-GB"/>
        </w:rPr>
      </w:pPr>
    </w:p>
    <w:p w14:paraId="1B1394B5" w14:textId="77777777" w:rsidR="008D0077" w:rsidRDefault="008D0077" w:rsidP="008D0077">
      <w:pPr>
        <w:rPr>
          <w:bCs/>
          <w:sz w:val="20"/>
          <w:szCs w:val="20"/>
          <w:lang w:val="en-GB" w:eastAsia="en-GB"/>
        </w:rPr>
      </w:pPr>
    </w:p>
    <w:p w14:paraId="502D4D32" w14:textId="77777777" w:rsidR="008D0077" w:rsidRDefault="008D0077" w:rsidP="008D0077">
      <w:pPr>
        <w:rPr>
          <w:bCs/>
          <w:sz w:val="20"/>
          <w:szCs w:val="20"/>
          <w:lang w:val="en-GB" w:eastAsia="en-GB"/>
        </w:rPr>
      </w:pPr>
    </w:p>
    <w:p w14:paraId="0643FFF8" w14:textId="77777777" w:rsidR="008D0077" w:rsidRDefault="008D0077" w:rsidP="008D0077">
      <w:pPr>
        <w:rPr>
          <w:bCs/>
          <w:sz w:val="20"/>
          <w:szCs w:val="20"/>
          <w:lang w:val="en-GB" w:eastAsia="en-GB"/>
        </w:rPr>
      </w:pPr>
    </w:p>
    <w:p w14:paraId="2DE7A5E2" w14:textId="77777777" w:rsidR="008D0077" w:rsidRDefault="008D0077" w:rsidP="008D0077">
      <w:pPr>
        <w:rPr>
          <w:bCs/>
          <w:sz w:val="20"/>
          <w:szCs w:val="20"/>
          <w:lang w:val="en-GB" w:eastAsia="en-GB"/>
        </w:rPr>
      </w:pPr>
    </w:p>
    <w:p w14:paraId="78A89A28" w14:textId="77777777" w:rsidR="008D0077" w:rsidRDefault="008D0077" w:rsidP="008D0077">
      <w:pPr>
        <w:rPr>
          <w:bCs/>
          <w:sz w:val="20"/>
          <w:szCs w:val="20"/>
          <w:lang w:val="en-GB" w:eastAsia="en-GB"/>
        </w:rPr>
      </w:pPr>
    </w:p>
    <w:p w14:paraId="193A3265" w14:textId="77777777" w:rsidR="008D0077" w:rsidRDefault="008D0077" w:rsidP="008D0077">
      <w:pPr>
        <w:rPr>
          <w:bCs/>
          <w:sz w:val="20"/>
          <w:szCs w:val="20"/>
          <w:lang w:val="en-GB" w:eastAsia="en-GB"/>
        </w:rPr>
      </w:pPr>
    </w:p>
    <w:p w14:paraId="2AABD67E" w14:textId="77777777" w:rsidR="008D0077" w:rsidRDefault="008D0077" w:rsidP="008D0077">
      <w:pPr>
        <w:rPr>
          <w:bCs/>
          <w:sz w:val="20"/>
          <w:szCs w:val="20"/>
          <w:lang w:val="en-GB" w:eastAsia="en-GB"/>
        </w:rPr>
      </w:pPr>
    </w:p>
    <w:p w14:paraId="2F9ED884" w14:textId="77777777" w:rsidR="008D0077" w:rsidRDefault="008D0077" w:rsidP="008D0077">
      <w:pPr>
        <w:rPr>
          <w:bCs/>
          <w:sz w:val="20"/>
          <w:szCs w:val="20"/>
          <w:lang w:val="en-GB" w:eastAsia="en-GB"/>
        </w:rPr>
      </w:pPr>
    </w:p>
    <w:p w14:paraId="1C7D908E" w14:textId="77777777" w:rsidR="008D0077" w:rsidRDefault="008D0077" w:rsidP="008D0077">
      <w:pPr>
        <w:rPr>
          <w:bCs/>
          <w:sz w:val="20"/>
          <w:szCs w:val="20"/>
          <w:lang w:val="en-GB" w:eastAsia="en-GB"/>
        </w:rPr>
      </w:pPr>
    </w:p>
    <w:p w14:paraId="7F02DC88" w14:textId="77777777" w:rsidR="008D0077" w:rsidRPr="004E65F1" w:rsidRDefault="008D0077" w:rsidP="008D0077">
      <w:pPr>
        <w:jc w:val="both"/>
        <w:textAlignment w:val="baseline"/>
        <w:rPr>
          <w:rFonts w:ascii="Arial" w:eastAsia="Times New Roman" w:hAnsi="Arial" w:cs="Arial"/>
          <w:b/>
          <w:bCs/>
          <w:sz w:val="20"/>
          <w:szCs w:val="20"/>
          <w:lang w:eastAsia="en-ZA"/>
        </w:rPr>
      </w:pPr>
    </w:p>
    <w:p w14:paraId="2BD35926"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60FD780"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08CB3B65" w14:textId="77777777" w:rsidR="008D0077" w:rsidRDefault="008D0077" w:rsidP="008D0077">
      <w:pPr>
        <w:spacing w:line="360" w:lineRule="auto"/>
        <w:rPr>
          <w:rFonts w:ascii="Arial" w:hAnsi="Arial" w:cs="Arial"/>
          <w:bCs/>
          <w:sz w:val="20"/>
          <w:szCs w:val="20"/>
          <w:lang w:val="en-GB" w:eastAsia="en-GB"/>
        </w:rPr>
      </w:pPr>
      <w:r w:rsidRPr="004E65F1">
        <w:rPr>
          <w:rFonts w:ascii="Arial" w:hAnsi="Arial" w:cs="Arial"/>
          <w:bCs/>
          <w:sz w:val="20"/>
          <w:szCs w:val="20"/>
          <w:lang w:val="en-GB" w:eastAsia="en-GB"/>
        </w:rPr>
        <w:t>Tenderer:…………………………………………………………..……………………………………</w:t>
      </w:r>
    </w:p>
    <w:p w14:paraId="03AC3532" w14:textId="77777777" w:rsidR="008D0077" w:rsidRDefault="008D0077" w:rsidP="008D0077">
      <w:pPr>
        <w:rPr>
          <w:bCs/>
          <w:sz w:val="20"/>
          <w:szCs w:val="20"/>
          <w:lang w:val="en-GB" w:eastAsia="en-GB"/>
        </w:rPr>
      </w:pPr>
    </w:p>
    <w:p w14:paraId="009954F2" w14:textId="77777777" w:rsidR="008D0077" w:rsidRPr="00564CD5" w:rsidRDefault="008D0077" w:rsidP="008D0077">
      <w:pPr>
        <w:rPr>
          <w:bCs/>
          <w:sz w:val="20"/>
          <w:szCs w:val="20"/>
          <w:lang w:val="en-GB" w:eastAsia="en-GB"/>
        </w:rPr>
      </w:pPr>
    </w:p>
    <w:p w14:paraId="36BEDFE7" w14:textId="6B454731" w:rsidR="000B582F" w:rsidRDefault="000B582F">
      <w:pPr>
        <w:rPr>
          <w:rFonts w:ascii="Arial" w:hAnsi="Arial" w:cs="Arial"/>
          <w:bCs/>
          <w:sz w:val="20"/>
          <w:szCs w:val="20"/>
          <w:lang w:val="en-GB" w:eastAsia="en-GB"/>
        </w:rPr>
      </w:pPr>
      <w:r>
        <w:rPr>
          <w:rFonts w:ascii="Arial" w:hAnsi="Arial" w:cs="Arial"/>
          <w:bCs/>
          <w:sz w:val="20"/>
          <w:szCs w:val="20"/>
          <w:lang w:val="en-GB" w:eastAsia="en-GB"/>
        </w:rPr>
        <w:br w:type="page"/>
      </w:r>
    </w:p>
    <w:p w14:paraId="5BC9088D" w14:textId="77777777" w:rsidR="000B582F" w:rsidRDefault="000B582F">
      <w:pPr>
        <w:rPr>
          <w:rFonts w:ascii="Arial" w:hAnsi="Arial" w:cs="Arial"/>
          <w:bCs/>
          <w:sz w:val="20"/>
          <w:szCs w:val="20"/>
          <w:lang w:val="en-GB" w:eastAsia="en-GB"/>
        </w:rPr>
      </w:pPr>
    </w:p>
    <w:p w14:paraId="740BF577"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bookmarkStart w:id="6415" w:name="_Hlk176300966"/>
      <w:bookmarkEnd w:id="5782"/>
      <w:bookmarkEnd w:id="5783"/>
      <w:bookmarkEnd w:id="5784"/>
      <w:bookmarkEnd w:id="5984"/>
      <w:r w:rsidRPr="007D061A">
        <w:rPr>
          <w:rStyle w:val="normaltextrun"/>
          <w:rFonts w:ascii="Arial" w:eastAsiaTheme="majorEastAsia" w:hAnsi="Arial" w:cs="Arial"/>
          <w:b/>
          <w:bCs/>
          <w:sz w:val="20"/>
          <w:szCs w:val="20"/>
        </w:rPr>
        <w:t>FORM B1.1:</w:t>
      </w:r>
      <w:r w:rsidRPr="007D061A">
        <w:rPr>
          <w:rStyle w:val="normaltextrun"/>
          <w:rFonts w:ascii="Arial" w:eastAsiaTheme="majorEastAsia" w:hAnsi="Arial" w:cs="Arial"/>
          <w:b/>
          <w:bCs/>
          <w:sz w:val="20"/>
          <w:szCs w:val="20"/>
        </w:rPr>
        <w:tab/>
        <w:t>KEY PERSON’S TECHNICAL/MANAGERIAL RECORD</w:t>
      </w:r>
    </w:p>
    <w:p w14:paraId="7F5609AD" w14:textId="54175700"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16" w:author="Avela Mnyaka (ECP)" w:date="2026-09-02T09:46:00Z" w16du:dateUtc="2026-09-02T07:46:00Z">
        <w:r w:rsidRPr="00D27C9F" w:rsidDel="00D27C9F">
          <w:rPr>
            <w:rFonts w:ascii="Arial" w:hAnsi="Arial" w:cs="Arial"/>
            <w:b/>
            <w:bCs/>
            <w:color w:val="000000"/>
            <w:szCs w:val="20"/>
            <w:lang w:val="en-ZA"/>
            <w:rPrChange w:id="6417" w:author="Avela Mnyaka (ECP)" w:date="2026-09-02T09:50:00Z" w16du:dateUtc="2026-09-02T07:50:00Z">
              <w:rPr>
                <w:rFonts w:ascii="Arial" w:hAnsi="Arial" w:cs="Arial"/>
                <w:b/>
                <w:bCs/>
                <w:color w:val="000000"/>
                <w:szCs w:val="20"/>
                <w:highlight w:val="yellow"/>
                <w:lang w:val="en-ZA"/>
              </w:rPr>
            </w:rPrChange>
          </w:rPr>
          <w:delText>20XX/YYYY</w:delText>
        </w:r>
      </w:del>
      <w:ins w:id="6418" w:author="Avela Mnyaka (ECP)" w:date="2026-09-02T09:46:00Z" w16du:dateUtc="2026-09-02T07:46:00Z">
        <w:r w:rsidR="00D27C9F" w:rsidRPr="00D27C9F">
          <w:rPr>
            <w:rFonts w:ascii="Arial" w:hAnsi="Arial" w:cs="Arial"/>
            <w:b/>
            <w:bCs/>
            <w:color w:val="000000"/>
            <w:szCs w:val="20"/>
            <w:lang w:val="en-ZA"/>
            <w:rPrChange w:id="6419" w:author="Avela Mnyaka (ECP)" w:date="2026-09-02T09:50:00Z" w16du:dateUtc="2026-09-02T07:50: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420" w:author="Avela Mnyaka (ECP)" w:date="2026-09-02T09:50:00Z" w16du:dateUtc="2026-09-02T07:50: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09D4C08F"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41EBD7D6"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Note to tenderer:</w:t>
      </w:r>
    </w:p>
    <w:p w14:paraId="0FC3F4D4"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1.</w:t>
      </w:r>
      <w:r w:rsidRPr="007D061A">
        <w:rPr>
          <w:rStyle w:val="normaltextrun"/>
          <w:rFonts w:ascii="Arial" w:eastAsiaTheme="majorEastAsia" w:hAnsi="Arial" w:cs="Arial"/>
          <w:b/>
          <w:bCs/>
          <w:sz w:val="20"/>
          <w:szCs w:val="20"/>
        </w:rPr>
        <w:tab/>
        <w:t>Must complete Form B1.1 provided in Microsoft Excel format.</w:t>
      </w:r>
    </w:p>
    <w:p w14:paraId="6B941273"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2.</w:t>
      </w:r>
      <w:r w:rsidRPr="007D061A">
        <w:rPr>
          <w:rStyle w:val="normaltextrun"/>
          <w:rFonts w:ascii="Arial" w:eastAsiaTheme="majorEastAsia" w:hAnsi="Arial" w:cs="Arial"/>
          <w:b/>
          <w:bCs/>
          <w:sz w:val="20"/>
          <w:szCs w:val="20"/>
        </w:rPr>
        <w:tab/>
        <w:t>If this Form is omitted or incomplete or the proposed candidate does not meet the minimum experience, the tender will be declared non-responsive.</w:t>
      </w:r>
    </w:p>
    <w:p w14:paraId="2A94B0C7"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254E8475"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503C3EE4"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3245881F"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3083D831"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4D099BDA"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04ACE20D"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6DB01CAD" w14:textId="77777777" w:rsidR="00686C61" w:rsidRPr="004E65F1" w:rsidRDefault="00686C61" w:rsidP="00686C61">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18490C04" w14:textId="77777777" w:rsidR="00686C61" w:rsidRPr="004E65F1" w:rsidRDefault="00686C61" w:rsidP="00686C61">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455EAFF9" w14:textId="77777777" w:rsidR="00686C61" w:rsidRDefault="00686C61" w:rsidP="00686C61">
      <w:pPr>
        <w:pStyle w:val="paragraph"/>
        <w:spacing w:before="0" w:beforeAutospacing="0" w:after="0" w:afterAutospacing="0"/>
        <w:jc w:val="both"/>
        <w:textAlignment w:val="baseline"/>
        <w:rPr>
          <w:rFonts w:ascii="Tahoma" w:hAnsi="Tahoma" w:cs="Tahoma"/>
          <w:bCs/>
          <w:sz w:val="20"/>
          <w:szCs w:val="20"/>
          <w:lang w:val="en-GB" w:eastAsia="en-GB"/>
        </w:rPr>
      </w:pPr>
      <w:r w:rsidRPr="004E65F1">
        <w:rPr>
          <w:rFonts w:ascii="Tahoma" w:hAnsi="Tahoma" w:cs="Tahoma"/>
          <w:bCs/>
          <w:sz w:val="20"/>
          <w:szCs w:val="20"/>
          <w:lang w:val="en-GB" w:eastAsia="en-GB"/>
        </w:rPr>
        <w:t>Tenderer:…………………………………………………………..……………………………………………………………………</w:t>
      </w:r>
    </w:p>
    <w:p w14:paraId="7768B6C1"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0738067F"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6A1891F8"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4BA4D1AD"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 </w:t>
      </w:r>
    </w:p>
    <w:p w14:paraId="32BFAAC3" w14:textId="77777777" w:rsidR="00686C61" w:rsidRDefault="00686C61">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0D0CB9FC" w14:textId="587F9D3A"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lastRenderedPageBreak/>
        <w:t>FORM B1.2:</w:t>
      </w:r>
      <w:r w:rsidRPr="007D061A">
        <w:rPr>
          <w:rStyle w:val="normaltextrun"/>
          <w:rFonts w:ascii="Arial" w:eastAsiaTheme="majorEastAsia" w:hAnsi="Arial" w:cs="Arial"/>
          <w:b/>
          <w:bCs/>
          <w:sz w:val="20"/>
          <w:szCs w:val="20"/>
        </w:rPr>
        <w:tab/>
        <w:t>ALTERNATE KEY PERSON’S TECHNICAL/MANAGERIAL RECORD</w:t>
      </w:r>
    </w:p>
    <w:p w14:paraId="22BE283D" w14:textId="4E7AB4A3"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21" w:author="Avela Mnyaka (ECP)" w:date="2026-09-02T09:46:00Z" w16du:dateUtc="2026-09-02T07:46:00Z">
        <w:r w:rsidRPr="00D27C9F" w:rsidDel="00D27C9F">
          <w:rPr>
            <w:rFonts w:ascii="Arial" w:hAnsi="Arial" w:cs="Arial"/>
            <w:b/>
            <w:bCs/>
            <w:color w:val="000000"/>
            <w:szCs w:val="20"/>
            <w:lang w:val="en-ZA"/>
            <w:rPrChange w:id="6422" w:author="Avela Mnyaka (ECP)" w:date="2026-09-02T09:50:00Z" w16du:dateUtc="2026-09-02T07:50:00Z">
              <w:rPr>
                <w:rFonts w:ascii="Arial" w:hAnsi="Arial" w:cs="Arial"/>
                <w:b/>
                <w:bCs/>
                <w:color w:val="000000"/>
                <w:szCs w:val="20"/>
                <w:highlight w:val="yellow"/>
                <w:lang w:val="en-ZA"/>
              </w:rPr>
            </w:rPrChange>
          </w:rPr>
          <w:delText>20XX/YYYY</w:delText>
        </w:r>
      </w:del>
      <w:ins w:id="6423" w:author="Avela Mnyaka (ECP)" w:date="2026-09-02T09:46:00Z" w16du:dateUtc="2026-09-02T07:46:00Z">
        <w:r w:rsidR="00D27C9F" w:rsidRPr="00D27C9F">
          <w:rPr>
            <w:rFonts w:ascii="Arial" w:hAnsi="Arial" w:cs="Arial"/>
            <w:b/>
            <w:bCs/>
            <w:color w:val="000000"/>
            <w:szCs w:val="20"/>
            <w:lang w:val="en-ZA"/>
            <w:rPrChange w:id="6424" w:author="Avela Mnyaka (ECP)" w:date="2026-09-02T09:50:00Z" w16du:dateUtc="2026-09-02T07:50: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425" w:author="Avela Mnyaka (ECP)" w:date="2026-09-02T09:50:00Z" w16du:dateUtc="2026-09-02T07:50: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3C47ADBF"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24E150E1"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72E88F11"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Note to tenderer:</w:t>
      </w:r>
    </w:p>
    <w:p w14:paraId="5EC57C61"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1.</w:t>
      </w:r>
      <w:r w:rsidRPr="007D061A">
        <w:rPr>
          <w:rStyle w:val="normaltextrun"/>
          <w:rFonts w:ascii="Arial" w:eastAsiaTheme="majorEastAsia" w:hAnsi="Arial" w:cs="Arial"/>
          <w:b/>
          <w:bCs/>
          <w:sz w:val="20"/>
          <w:szCs w:val="20"/>
        </w:rPr>
        <w:tab/>
        <w:t>Complete Form B1.2 provided in Microsoft Excel format. (if applicable).</w:t>
      </w:r>
    </w:p>
    <w:p w14:paraId="59418328"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41518147"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1F37BD85" w14:textId="0D436616" w:rsidR="00686C61" w:rsidRPr="004E65F1" w:rsidRDefault="007D061A" w:rsidP="00686C61">
      <w:pPr>
        <w:spacing w:line="360" w:lineRule="auto"/>
        <w:rPr>
          <w:rFonts w:ascii="Tahoma" w:eastAsia="Times New Roman" w:hAnsi="Tahoma" w:cs="Tahoma"/>
          <w:bCs/>
          <w:sz w:val="20"/>
          <w:szCs w:val="20"/>
          <w:lang w:val="en-GB" w:eastAsia="en-GB"/>
        </w:rPr>
      </w:pPr>
      <w:r w:rsidRPr="007D061A">
        <w:rPr>
          <w:rStyle w:val="normaltextrun"/>
          <w:rFonts w:ascii="Arial" w:eastAsiaTheme="majorEastAsia" w:hAnsi="Arial" w:cs="Arial"/>
          <w:b/>
          <w:bCs/>
          <w:sz w:val="20"/>
          <w:szCs w:val="20"/>
        </w:rPr>
        <w:t> </w:t>
      </w:r>
      <w:r w:rsidR="00686C61" w:rsidRPr="00686C61">
        <w:rPr>
          <w:rFonts w:ascii="Tahoma" w:eastAsia="Times New Roman" w:hAnsi="Tahoma" w:cs="Tahoma"/>
          <w:bCs/>
          <w:sz w:val="20"/>
          <w:szCs w:val="20"/>
          <w:lang w:val="en-GB" w:eastAsia="en-GB"/>
        </w:rPr>
        <w:t xml:space="preserve"> </w:t>
      </w:r>
      <w:r w:rsidR="00686C61" w:rsidRPr="004E65F1">
        <w:rPr>
          <w:rFonts w:ascii="Tahoma" w:eastAsia="Times New Roman" w:hAnsi="Tahoma" w:cs="Tahoma"/>
          <w:bCs/>
          <w:sz w:val="20"/>
          <w:szCs w:val="20"/>
          <w:lang w:val="en-GB" w:eastAsia="en-GB"/>
        </w:rPr>
        <w:t>Signed:………………………………..…………………….……………..Date:……………………………………..……………..</w:t>
      </w:r>
    </w:p>
    <w:p w14:paraId="386E4F5D" w14:textId="77777777" w:rsidR="00686C61" w:rsidRPr="004E65F1" w:rsidRDefault="00686C61" w:rsidP="00686C61">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7AE77787" w14:textId="77777777" w:rsidR="00686C61" w:rsidRDefault="00686C61" w:rsidP="00686C61">
      <w:pPr>
        <w:pStyle w:val="paragraph"/>
        <w:spacing w:before="0" w:beforeAutospacing="0" w:after="0" w:afterAutospacing="0"/>
        <w:jc w:val="both"/>
        <w:textAlignment w:val="baseline"/>
        <w:rPr>
          <w:rFonts w:ascii="Tahoma" w:hAnsi="Tahoma" w:cs="Tahoma"/>
          <w:bCs/>
          <w:sz w:val="20"/>
          <w:szCs w:val="20"/>
          <w:lang w:val="en-GB" w:eastAsia="en-GB"/>
        </w:rPr>
      </w:pPr>
      <w:r w:rsidRPr="004E65F1">
        <w:rPr>
          <w:rFonts w:ascii="Tahoma" w:hAnsi="Tahoma" w:cs="Tahoma"/>
          <w:bCs/>
          <w:sz w:val="20"/>
          <w:szCs w:val="20"/>
          <w:lang w:val="en-GB" w:eastAsia="en-GB"/>
        </w:rPr>
        <w:t>Tenderer:…………………………………………………………..……………………………………………………………………</w:t>
      </w:r>
    </w:p>
    <w:p w14:paraId="6ED96246" w14:textId="1CE16098"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249BFD56"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682DDC77" w14:textId="77777777" w:rsidR="00686C61" w:rsidRDefault="00686C61">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0F5280EC" w14:textId="7E06DBDE"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lastRenderedPageBreak/>
        <w:t>FORM B2.1:</w:t>
      </w:r>
      <w:r w:rsidRPr="007D061A">
        <w:rPr>
          <w:rStyle w:val="normaltextrun"/>
          <w:rFonts w:ascii="Arial" w:eastAsiaTheme="majorEastAsia" w:hAnsi="Arial" w:cs="Arial"/>
          <w:b/>
          <w:bCs/>
          <w:sz w:val="20"/>
          <w:szCs w:val="20"/>
        </w:rPr>
        <w:tab/>
        <w:t>KEY PERSON’S QUALIFICATION AND REGISTRATION RECORD</w:t>
      </w:r>
    </w:p>
    <w:p w14:paraId="741A5F55" w14:textId="48DEC5A7"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26" w:author="Avela Mnyaka (ECP)" w:date="2026-09-02T09:46:00Z" w16du:dateUtc="2026-09-02T07:46:00Z">
        <w:r w:rsidRPr="00D27C9F" w:rsidDel="00D27C9F">
          <w:rPr>
            <w:rFonts w:ascii="Arial" w:hAnsi="Arial" w:cs="Arial"/>
            <w:b/>
            <w:bCs/>
            <w:color w:val="000000"/>
            <w:szCs w:val="20"/>
            <w:lang w:val="en-ZA"/>
            <w:rPrChange w:id="6427" w:author="Avela Mnyaka (ECP)" w:date="2026-09-02T09:51:00Z" w16du:dateUtc="2026-09-02T07:51:00Z">
              <w:rPr>
                <w:rFonts w:ascii="Arial" w:hAnsi="Arial" w:cs="Arial"/>
                <w:b/>
                <w:bCs/>
                <w:color w:val="000000"/>
                <w:szCs w:val="20"/>
                <w:highlight w:val="yellow"/>
                <w:lang w:val="en-ZA"/>
              </w:rPr>
            </w:rPrChange>
          </w:rPr>
          <w:delText>20XX/YYYY</w:delText>
        </w:r>
      </w:del>
      <w:ins w:id="6428" w:author="Avela Mnyaka (ECP)" w:date="2026-09-02T09:46:00Z" w16du:dateUtc="2026-09-02T07:46:00Z">
        <w:r w:rsidR="00D27C9F" w:rsidRPr="00D27C9F">
          <w:rPr>
            <w:rFonts w:ascii="Arial" w:hAnsi="Arial" w:cs="Arial"/>
            <w:b/>
            <w:bCs/>
            <w:color w:val="000000"/>
            <w:szCs w:val="20"/>
            <w:lang w:val="en-ZA"/>
            <w:rPrChange w:id="6429" w:author="Avela Mnyaka (ECP)" w:date="2026-09-02T09:51:00Z" w16du:dateUtc="2026-09-02T07:51: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430" w:author="Avela Mnyaka (ECP)" w:date="2026-09-02T09:51:00Z" w16du:dateUtc="2026-09-02T07:51: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6B288572"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0C944A99"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2FFE7D84"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Notes to tenderer:</w:t>
      </w:r>
    </w:p>
    <w:p w14:paraId="5121F1B1"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1.</w:t>
      </w:r>
      <w:r w:rsidRPr="007D061A">
        <w:rPr>
          <w:rStyle w:val="normaltextrun"/>
          <w:rFonts w:ascii="Arial" w:eastAsiaTheme="majorEastAsia" w:hAnsi="Arial" w:cs="Arial"/>
          <w:b/>
          <w:bCs/>
          <w:sz w:val="20"/>
          <w:szCs w:val="20"/>
        </w:rPr>
        <w:tab/>
        <w:t xml:space="preserve">Must complete Form B2.1 provided in Microsoft Excel format. </w:t>
      </w:r>
    </w:p>
    <w:p w14:paraId="1E41EABF" w14:textId="1C4EBC14" w:rsidR="007D061A" w:rsidRPr="007D061A" w:rsidRDefault="007D061A" w:rsidP="00AF611A">
      <w:pPr>
        <w:pStyle w:val="paragraph"/>
        <w:ind w:left="720" w:hanging="720"/>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2.</w:t>
      </w:r>
      <w:r w:rsidRPr="007D061A">
        <w:rPr>
          <w:rStyle w:val="normaltextrun"/>
          <w:rFonts w:ascii="Arial" w:eastAsiaTheme="majorEastAsia" w:hAnsi="Arial" w:cs="Arial"/>
          <w:b/>
          <w:bCs/>
          <w:sz w:val="20"/>
          <w:szCs w:val="20"/>
        </w:rPr>
        <w:tab/>
        <w:t>Attach letter confirming permanent employment</w:t>
      </w:r>
      <w:r w:rsidR="008D0077">
        <w:rPr>
          <w:rStyle w:val="normaltextrun"/>
          <w:rFonts w:ascii="Arial" w:eastAsiaTheme="majorEastAsia" w:hAnsi="Arial" w:cs="Arial"/>
          <w:b/>
          <w:bCs/>
          <w:sz w:val="20"/>
          <w:szCs w:val="20"/>
        </w:rPr>
        <w:t xml:space="preserve"> together with copies of salary slips of the candidates for the last 3 (three) monts</w:t>
      </w:r>
      <w:r w:rsidRPr="007D061A">
        <w:rPr>
          <w:rStyle w:val="normaltextrun"/>
          <w:rFonts w:ascii="Arial" w:eastAsiaTheme="majorEastAsia" w:hAnsi="Arial" w:cs="Arial"/>
          <w:b/>
          <w:bCs/>
          <w:sz w:val="20"/>
          <w:szCs w:val="20"/>
        </w:rPr>
        <w:t xml:space="preserve"> or signed letter of consent from contracted person. </w:t>
      </w:r>
    </w:p>
    <w:p w14:paraId="61D753E3"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3.</w:t>
      </w:r>
      <w:r w:rsidRPr="007D061A">
        <w:rPr>
          <w:rStyle w:val="normaltextrun"/>
          <w:rFonts w:ascii="Arial" w:eastAsiaTheme="majorEastAsia" w:hAnsi="Arial" w:cs="Arial"/>
          <w:b/>
          <w:bCs/>
          <w:sz w:val="20"/>
          <w:szCs w:val="20"/>
        </w:rPr>
        <w:tab/>
        <w:t xml:space="preserve">Attach proof of qualification. </w:t>
      </w:r>
    </w:p>
    <w:p w14:paraId="1CBA15A4"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4.</w:t>
      </w:r>
      <w:r w:rsidRPr="007D061A">
        <w:rPr>
          <w:rStyle w:val="normaltextrun"/>
          <w:rFonts w:ascii="Arial" w:eastAsiaTheme="majorEastAsia" w:hAnsi="Arial" w:cs="Arial"/>
          <w:b/>
          <w:bCs/>
          <w:sz w:val="20"/>
          <w:szCs w:val="20"/>
        </w:rPr>
        <w:tab/>
        <w:t xml:space="preserve">Attach professional registration record. </w:t>
      </w:r>
    </w:p>
    <w:p w14:paraId="29DCF6D1"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5.</w:t>
      </w:r>
      <w:r w:rsidRPr="007D061A">
        <w:rPr>
          <w:rStyle w:val="normaltextrun"/>
          <w:rFonts w:ascii="Arial" w:eastAsiaTheme="majorEastAsia" w:hAnsi="Arial" w:cs="Arial"/>
          <w:b/>
          <w:bCs/>
          <w:sz w:val="20"/>
          <w:szCs w:val="20"/>
        </w:rPr>
        <w:tab/>
        <w:t xml:space="preserve">The tender will be declared non-responsive if: </w:t>
      </w:r>
    </w:p>
    <w:p w14:paraId="1CF57948" w14:textId="77777777" w:rsidR="007D061A" w:rsidRPr="007D061A" w:rsidRDefault="007D061A" w:rsidP="00AF611A">
      <w:pPr>
        <w:pStyle w:val="paragraph"/>
        <w:ind w:left="1117" w:hanging="397"/>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a)</w:t>
      </w:r>
      <w:r w:rsidRPr="007D061A">
        <w:rPr>
          <w:rStyle w:val="normaltextrun"/>
          <w:rFonts w:ascii="Arial" w:eastAsiaTheme="majorEastAsia" w:hAnsi="Arial" w:cs="Arial"/>
          <w:b/>
          <w:bCs/>
          <w:sz w:val="20"/>
          <w:szCs w:val="20"/>
        </w:rPr>
        <w:tab/>
        <w:t xml:space="preserve">The proof of qualification is not submitted if the measured actual years of experience is measured from the base qualification as defined in clause C3.1.11(d); or </w:t>
      </w:r>
    </w:p>
    <w:p w14:paraId="103A9254" w14:textId="77777777" w:rsidR="007D061A" w:rsidRPr="007D061A" w:rsidRDefault="007D061A" w:rsidP="00AF611A">
      <w:pPr>
        <w:pStyle w:val="paragraph"/>
        <w:ind w:left="1117" w:hanging="397"/>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b)</w:t>
      </w:r>
      <w:r w:rsidRPr="007D061A">
        <w:rPr>
          <w:rStyle w:val="normaltextrun"/>
          <w:rFonts w:ascii="Arial" w:eastAsiaTheme="majorEastAsia" w:hAnsi="Arial" w:cs="Arial"/>
          <w:b/>
          <w:bCs/>
          <w:sz w:val="20"/>
          <w:szCs w:val="20"/>
        </w:rPr>
        <w:tab/>
        <w:t xml:space="preserve">Professional registration record is not submitted at tender closure and cannot be verified; or </w:t>
      </w:r>
    </w:p>
    <w:p w14:paraId="320C6BD2" w14:textId="77777777" w:rsidR="007D061A" w:rsidRPr="007D061A" w:rsidRDefault="007D061A" w:rsidP="00AF611A">
      <w:pPr>
        <w:pStyle w:val="paragraph"/>
        <w:ind w:left="1117" w:hanging="397"/>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c)</w:t>
      </w:r>
      <w:r w:rsidRPr="007D061A">
        <w:rPr>
          <w:rStyle w:val="normaltextrun"/>
          <w:rFonts w:ascii="Arial" w:eastAsiaTheme="majorEastAsia" w:hAnsi="Arial" w:cs="Arial"/>
          <w:b/>
          <w:bCs/>
          <w:sz w:val="20"/>
          <w:szCs w:val="20"/>
        </w:rPr>
        <w:tab/>
        <w:t xml:space="preserve">The proposed key person does not have appropriate qualification; or </w:t>
      </w:r>
    </w:p>
    <w:p w14:paraId="21911FD2" w14:textId="77777777" w:rsidR="007D061A" w:rsidRPr="007D061A" w:rsidRDefault="007D061A" w:rsidP="00AF611A">
      <w:pPr>
        <w:pStyle w:val="paragraph"/>
        <w:ind w:left="1117" w:hanging="397"/>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d)</w:t>
      </w:r>
      <w:r w:rsidRPr="007D061A">
        <w:rPr>
          <w:rStyle w:val="normaltextrun"/>
          <w:rFonts w:ascii="Arial" w:eastAsiaTheme="majorEastAsia" w:hAnsi="Arial" w:cs="Arial"/>
          <w:b/>
          <w:bCs/>
          <w:sz w:val="20"/>
          <w:szCs w:val="20"/>
        </w:rPr>
        <w:tab/>
        <w:t xml:space="preserve">The proposed key person is not registered. </w:t>
      </w:r>
    </w:p>
    <w:p w14:paraId="450C8D2A" w14:textId="77777777" w:rsidR="00AF611A" w:rsidRDefault="00AF611A" w:rsidP="007D061A">
      <w:pPr>
        <w:pStyle w:val="paragraph"/>
        <w:jc w:val="both"/>
        <w:textAlignment w:val="baseline"/>
        <w:rPr>
          <w:rStyle w:val="normaltextrun"/>
          <w:rFonts w:ascii="Arial" w:eastAsiaTheme="majorEastAsia" w:hAnsi="Arial" w:cs="Arial"/>
          <w:b/>
          <w:bCs/>
          <w:sz w:val="20"/>
          <w:szCs w:val="20"/>
        </w:rPr>
      </w:pPr>
    </w:p>
    <w:p w14:paraId="7000B584"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 </w:t>
      </w:r>
    </w:p>
    <w:p w14:paraId="66406D81" w14:textId="77777777" w:rsidR="007D061A" w:rsidRDefault="007D061A" w:rsidP="007D061A">
      <w:pPr>
        <w:pStyle w:val="paragraph"/>
        <w:jc w:val="both"/>
        <w:textAlignment w:val="baseline"/>
        <w:rPr>
          <w:rStyle w:val="normaltextrun"/>
          <w:rFonts w:ascii="Arial" w:eastAsiaTheme="majorEastAsia" w:hAnsi="Arial" w:cs="Arial"/>
          <w:b/>
          <w:bCs/>
          <w:sz w:val="20"/>
          <w:szCs w:val="20"/>
        </w:rPr>
      </w:pPr>
    </w:p>
    <w:p w14:paraId="1A833605" w14:textId="77777777" w:rsidR="00AF611A" w:rsidRDefault="00AF611A" w:rsidP="007D061A">
      <w:pPr>
        <w:pStyle w:val="paragraph"/>
        <w:jc w:val="both"/>
        <w:textAlignment w:val="baseline"/>
        <w:rPr>
          <w:rStyle w:val="normaltextrun"/>
          <w:rFonts w:ascii="Arial" w:eastAsiaTheme="majorEastAsia" w:hAnsi="Arial" w:cs="Arial"/>
          <w:b/>
          <w:bCs/>
          <w:sz w:val="20"/>
          <w:szCs w:val="20"/>
        </w:rPr>
      </w:pPr>
    </w:p>
    <w:p w14:paraId="1972A047" w14:textId="77777777" w:rsidR="00AF611A" w:rsidRDefault="00AF611A" w:rsidP="007D061A">
      <w:pPr>
        <w:pStyle w:val="paragraph"/>
        <w:jc w:val="both"/>
        <w:textAlignment w:val="baseline"/>
        <w:rPr>
          <w:rStyle w:val="normaltextrun"/>
          <w:rFonts w:ascii="Arial" w:eastAsiaTheme="majorEastAsia" w:hAnsi="Arial" w:cs="Arial"/>
          <w:b/>
          <w:bCs/>
          <w:sz w:val="20"/>
          <w:szCs w:val="20"/>
        </w:rPr>
      </w:pPr>
    </w:p>
    <w:p w14:paraId="26009152" w14:textId="77777777" w:rsidR="00AF611A" w:rsidRPr="007D061A" w:rsidRDefault="00AF611A" w:rsidP="007D061A">
      <w:pPr>
        <w:pStyle w:val="paragraph"/>
        <w:jc w:val="both"/>
        <w:textAlignment w:val="baseline"/>
        <w:rPr>
          <w:rStyle w:val="normaltextrun"/>
          <w:rFonts w:ascii="Arial" w:eastAsiaTheme="majorEastAsia" w:hAnsi="Arial" w:cs="Arial"/>
          <w:b/>
          <w:bCs/>
          <w:sz w:val="20"/>
          <w:szCs w:val="20"/>
        </w:rPr>
      </w:pPr>
    </w:p>
    <w:p w14:paraId="19E92C98" w14:textId="77777777" w:rsidR="00686C61" w:rsidRPr="004E65F1" w:rsidRDefault="00686C61" w:rsidP="00686C61">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21608947" w14:textId="77777777" w:rsidR="00686C61" w:rsidRPr="004E65F1" w:rsidRDefault="00686C61" w:rsidP="00686C61">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0F7F3C44" w14:textId="77777777" w:rsidR="00686C61" w:rsidRDefault="00686C61" w:rsidP="00686C61">
      <w:pPr>
        <w:pStyle w:val="paragraph"/>
        <w:spacing w:before="0" w:beforeAutospacing="0" w:after="0" w:afterAutospacing="0"/>
        <w:jc w:val="both"/>
        <w:textAlignment w:val="baseline"/>
        <w:rPr>
          <w:rFonts w:ascii="Tahoma" w:hAnsi="Tahoma" w:cs="Tahoma"/>
          <w:bCs/>
          <w:sz w:val="20"/>
          <w:szCs w:val="20"/>
          <w:lang w:val="en-GB" w:eastAsia="en-GB"/>
        </w:rPr>
      </w:pPr>
      <w:r w:rsidRPr="004E65F1">
        <w:rPr>
          <w:rFonts w:ascii="Tahoma" w:hAnsi="Tahoma" w:cs="Tahoma"/>
          <w:bCs/>
          <w:sz w:val="20"/>
          <w:szCs w:val="20"/>
          <w:lang w:val="en-GB" w:eastAsia="en-GB"/>
        </w:rPr>
        <w:t>Tenderer:…………………………………………………………..……………………………………………………………………</w:t>
      </w:r>
    </w:p>
    <w:p w14:paraId="52852634" w14:textId="77777777" w:rsidR="00686C61" w:rsidRDefault="00686C61">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50B5E513" w14:textId="426FB525"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lastRenderedPageBreak/>
        <w:t>FORM B2.2:</w:t>
      </w:r>
      <w:r w:rsidRPr="007D061A">
        <w:rPr>
          <w:rStyle w:val="normaltextrun"/>
          <w:rFonts w:ascii="Arial" w:eastAsiaTheme="majorEastAsia" w:hAnsi="Arial" w:cs="Arial"/>
          <w:b/>
          <w:bCs/>
          <w:sz w:val="20"/>
          <w:szCs w:val="20"/>
        </w:rPr>
        <w:tab/>
        <w:t>ALTERNATE KEY PERSON’S QUALIFICATION AND REGISTRATION RECORD</w:t>
      </w:r>
    </w:p>
    <w:p w14:paraId="052A936B" w14:textId="79D3F9E8"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31" w:author="Avela Mnyaka (ECP)" w:date="2026-09-02T09:46:00Z" w16du:dateUtc="2026-09-02T07:46:00Z">
        <w:r w:rsidRPr="00D27C9F" w:rsidDel="00D27C9F">
          <w:rPr>
            <w:rFonts w:ascii="Arial" w:hAnsi="Arial" w:cs="Arial"/>
            <w:b/>
            <w:bCs/>
            <w:color w:val="000000"/>
            <w:szCs w:val="20"/>
            <w:lang w:val="en-ZA"/>
            <w:rPrChange w:id="6432" w:author="Avela Mnyaka (ECP)" w:date="2026-09-02T09:51:00Z" w16du:dateUtc="2026-09-02T07:51:00Z">
              <w:rPr>
                <w:rFonts w:ascii="Arial" w:hAnsi="Arial" w:cs="Arial"/>
                <w:b/>
                <w:bCs/>
                <w:color w:val="000000"/>
                <w:szCs w:val="20"/>
                <w:highlight w:val="yellow"/>
                <w:lang w:val="en-ZA"/>
              </w:rPr>
            </w:rPrChange>
          </w:rPr>
          <w:delText>20XX/YYYY</w:delText>
        </w:r>
      </w:del>
      <w:ins w:id="6433" w:author="Avela Mnyaka (ECP)" w:date="2026-09-02T09:46:00Z" w16du:dateUtc="2026-09-02T07:46:00Z">
        <w:r w:rsidR="00D27C9F" w:rsidRPr="00D27C9F">
          <w:rPr>
            <w:rFonts w:ascii="Arial" w:hAnsi="Arial" w:cs="Arial"/>
            <w:b/>
            <w:bCs/>
            <w:color w:val="000000"/>
            <w:szCs w:val="20"/>
            <w:lang w:val="en-ZA"/>
            <w:rPrChange w:id="6434" w:author="Avela Mnyaka (ECP)" w:date="2026-09-02T09:51:00Z" w16du:dateUtc="2026-09-02T07:51: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435" w:author="Avela Mnyaka (ECP)" w:date="2026-09-02T09:51:00Z" w16du:dateUtc="2026-09-02T07:51:00Z">
        <w:r w:rsidRPr="00D27C9F" w:rsidDel="00D27C9F">
          <w:rPr>
            <w:rFonts w:ascii="Arial" w:hAnsi="Arial" w:cs="Arial"/>
            <w:b/>
            <w:bCs/>
            <w:color w:val="000000"/>
            <w:szCs w:val="20"/>
            <w:lang w:val="en-ZA"/>
            <w:rPrChange w:id="6436" w:author="Avela Mnyaka (ECP)" w:date="2026-09-02T09:51:00Z" w16du:dateUtc="2026-09-02T07:51: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437" w:author="Avela Mnyaka (ECP)" w:date="2026-09-02T09:51:00Z" w16du:dateUtc="2026-09-02T07:51: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438" w:author="Avela Mnyaka (ECP)" w:date="2026-09-02T09:51:00Z" w16du:dateUtc="2026-09-02T07:51: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439" w:author="Avela Mnyaka (ECP)" w:date="2026-09-02T09:51:00Z" w16du:dateUtc="2026-09-02T07:51:00Z">
              <w:rPr>
                <w:rFonts w:ascii="Arial" w:hAnsi="Arial" w:cs="Arial"/>
                <w:b/>
                <w:bCs/>
                <w:color w:val="000000"/>
                <w:szCs w:val="20"/>
                <w:highlight w:val="yellow"/>
                <w:lang w:val="en-ZA"/>
              </w:rPr>
            </w:rPrChange>
          </w:rPr>
          <w:delText>)</w:delText>
        </w:r>
      </w:del>
    </w:p>
    <w:p w14:paraId="6D21E35D"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481C6257"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03F591AE"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7EE26D2A"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Note to tenderer:</w:t>
      </w:r>
    </w:p>
    <w:p w14:paraId="4F82E3DC"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r w:rsidRPr="007D061A">
        <w:rPr>
          <w:rStyle w:val="normaltextrun"/>
          <w:rFonts w:ascii="Arial" w:eastAsiaTheme="majorEastAsia" w:hAnsi="Arial" w:cs="Arial"/>
          <w:b/>
          <w:bCs/>
          <w:sz w:val="20"/>
          <w:szCs w:val="20"/>
        </w:rPr>
        <w:t>1.</w:t>
      </w:r>
      <w:r w:rsidRPr="007D061A">
        <w:rPr>
          <w:rStyle w:val="normaltextrun"/>
          <w:rFonts w:ascii="Arial" w:eastAsiaTheme="majorEastAsia" w:hAnsi="Arial" w:cs="Arial"/>
          <w:b/>
          <w:bCs/>
          <w:sz w:val="20"/>
          <w:szCs w:val="20"/>
        </w:rPr>
        <w:tab/>
        <w:t>Complete Form B2.2 provided in Microsoft Excel format (if applicable).</w:t>
      </w:r>
    </w:p>
    <w:p w14:paraId="6B6C55A5"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361E9C45" w14:textId="77777777" w:rsidR="007D061A" w:rsidRPr="007D061A" w:rsidRDefault="007D061A" w:rsidP="007D061A">
      <w:pPr>
        <w:pStyle w:val="paragraph"/>
        <w:jc w:val="both"/>
        <w:textAlignment w:val="baseline"/>
        <w:rPr>
          <w:rStyle w:val="normaltextrun"/>
          <w:rFonts w:ascii="Arial" w:eastAsiaTheme="majorEastAsia" w:hAnsi="Arial" w:cs="Arial"/>
          <w:b/>
          <w:bCs/>
          <w:sz w:val="20"/>
          <w:szCs w:val="20"/>
        </w:rPr>
      </w:pPr>
    </w:p>
    <w:p w14:paraId="046BA995"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3155790B"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37117283"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3362EB6D"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74EE7449"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7AEFFD7E"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63DCB70B"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25670CF8"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7D69561D"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4D199670"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69AD22EC"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3221A894"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504CFE5F"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34C75CBA"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5F3D19B8"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461092FE"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04E3EA60"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36A31F05"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2AE9DADC"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687DEDCE"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4AF4DAFF"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2C7A3696" w14:textId="77777777" w:rsidR="0070767B" w:rsidRDefault="0070767B" w:rsidP="00012DC2">
      <w:pPr>
        <w:pStyle w:val="paragraph"/>
        <w:spacing w:before="0" w:beforeAutospacing="0" w:after="0" w:afterAutospacing="0"/>
        <w:jc w:val="both"/>
        <w:textAlignment w:val="baseline"/>
        <w:rPr>
          <w:rFonts w:ascii="Tahoma" w:hAnsi="Tahoma" w:cs="Tahoma"/>
          <w:bCs/>
          <w:sz w:val="20"/>
          <w:szCs w:val="20"/>
          <w:lang w:val="en-GB" w:eastAsia="en-GB"/>
        </w:rPr>
      </w:pPr>
    </w:p>
    <w:p w14:paraId="238D2BD3" w14:textId="77777777" w:rsidR="0070767B" w:rsidRPr="00012DC2" w:rsidRDefault="0070767B" w:rsidP="00012DC2">
      <w:pPr>
        <w:pStyle w:val="paragraph"/>
        <w:spacing w:before="0" w:beforeAutospacing="0" w:after="0" w:afterAutospacing="0"/>
        <w:jc w:val="both"/>
        <w:textAlignment w:val="baseline"/>
        <w:rPr>
          <w:rFonts w:ascii="Tahoma" w:hAnsi="Tahoma" w:cs="Tahoma"/>
          <w:bCs/>
          <w:sz w:val="20"/>
          <w:szCs w:val="20"/>
          <w:lang w:val="en-GB" w:eastAsia="en-GB"/>
        </w:rPr>
      </w:pPr>
    </w:p>
    <w:p w14:paraId="6408C240" w14:textId="77777777" w:rsidR="00012DC2" w:rsidRDefault="00012DC2" w:rsidP="00DA6C71">
      <w:pPr>
        <w:jc w:val="both"/>
        <w:textAlignment w:val="baseline"/>
        <w:rPr>
          <w:rFonts w:ascii="Arial" w:eastAsia="Times New Roman" w:hAnsi="Arial" w:cs="Arial"/>
          <w:b/>
          <w:bCs/>
          <w:sz w:val="20"/>
          <w:szCs w:val="20"/>
          <w:lang w:eastAsia="en-ZA"/>
        </w:rPr>
      </w:pPr>
    </w:p>
    <w:p w14:paraId="0B19D4DD" w14:textId="77777777" w:rsidR="00012DC2" w:rsidRDefault="00012DC2" w:rsidP="00DA6C71">
      <w:pPr>
        <w:jc w:val="both"/>
        <w:textAlignment w:val="baseline"/>
        <w:rPr>
          <w:rFonts w:ascii="Arial" w:eastAsia="Times New Roman" w:hAnsi="Arial" w:cs="Arial"/>
          <w:b/>
          <w:bCs/>
          <w:sz w:val="20"/>
          <w:szCs w:val="20"/>
          <w:lang w:eastAsia="en-ZA"/>
        </w:rPr>
      </w:pPr>
    </w:p>
    <w:p w14:paraId="093EE478" w14:textId="04CB6AB6" w:rsidR="00DA6C71" w:rsidRPr="004E65F1" w:rsidRDefault="00DA6C71" w:rsidP="00012DC2">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6B7632D2"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30888904"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00FD397F"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0D9364DA" w14:textId="77777777" w:rsidR="00DA6C71" w:rsidRPr="004E65F1" w:rsidRDefault="00DA6C71" w:rsidP="00DA6C71">
      <w:pPr>
        <w:keepNext/>
        <w:tabs>
          <w:tab w:val="left" w:pos="0"/>
        </w:tabs>
        <w:jc w:val="both"/>
        <w:outlineLvl w:val="3"/>
        <w:rPr>
          <w:rFonts w:ascii="Arial" w:eastAsia="Calibri" w:hAnsi="Arial" w:cs="Times New Roman"/>
          <w:b/>
          <w:bCs/>
          <w:caps/>
          <w:sz w:val="20"/>
          <w:szCs w:val="20"/>
        </w:rPr>
      </w:pPr>
      <w:r w:rsidRPr="004E65F1">
        <w:rPr>
          <w:rFonts w:ascii="Tahoma" w:eastAsia="Times New Roman" w:hAnsi="Tahoma" w:cs="Tahoma"/>
          <w:bCs/>
          <w:sz w:val="20"/>
          <w:szCs w:val="20"/>
          <w:lang w:val="en-GB" w:eastAsia="en-GB"/>
        </w:rPr>
        <w:t>Tenderer:…………………………………………………………..…………………………………………………………………….</w:t>
      </w:r>
    </w:p>
    <w:p w14:paraId="7120EAA9" w14:textId="77777777" w:rsidR="00012DC2" w:rsidRDefault="00012DC2"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2D05645C" w14:textId="77777777" w:rsidR="00287B14" w:rsidRDefault="00287B14">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4DAFFBCF" w14:textId="2CBA3F0E" w:rsidR="00DA6C71" w:rsidRPr="004E65F1" w:rsidRDefault="00DA6C71" w:rsidP="00DA6C71">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lastRenderedPageBreak/>
        <w:t>FORM B3:</w:t>
      </w:r>
      <w:r w:rsidRPr="004E65F1">
        <w:rPr>
          <w:rStyle w:val="tabchar"/>
          <w:rFonts w:ascii="Calibri" w:eastAsiaTheme="majorEastAsia" w:hAnsi="Calibri" w:cs="Calibri"/>
          <w:b/>
          <w:bCs/>
          <w:sz w:val="20"/>
          <w:szCs w:val="20"/>
        </w:rPr>
        <w:tab/>
      </w:r>
      <w:r w:rsidR="00686C61">
        <w:rPr>
          <w:rStyle w:val="normaltextrun"/>
          <w:rFonts w:ascii="Arial" w:eastAsiaTheme="majorEastAsia" w:hAnsi="Arial" w:cs="Arial"/>
          <w:b/>
          <w:bCs/>
          <w:sz w:val="20"/>
          <w:szCs w:val="20"/>
        </w:rPr>
        <w:t>TENDERERS PROJECT STRUCTURE</w:t>
      </w:r>
      <w:r w:rsidRPr="004E65F1">
        <w:rPr>
          <w:rStyle w:val="eop"/>
          <w:rFonts w:ascii="Arial" w:eastAsiaTheme="majorEastAsia" w:hAnsi="Arial" w:cs="Arial"/>
          <w:b/>
          <w:bCs/>
          <w:sz w:val="20"/>
          <w:szCs w:val="20"/>
        </w:rPr>
        <w:t> </w:t>
      </w:r>
    </w:p>
    <w:p w14:paraId="4D662EA9" w14:textId="2E11392C" w:rsidR="00B623A0" w:rsidRPr="00564CD5" w:rsidRDefault="00DA6C71" w:rsidP="00B623A0">
      <w:pPr>
        <w:rPr>
          <w:rFonts w:ascii="Arial" w:hAnsi="Arial" w:cs="Arial"/>
          <w:b/>
          <w:bCs/>
          <w:color w:val="000000"/>
          <w:szCs w:val="20"/>
          <w:lang w:val="en-ZA"/>
        </w:rPr>
      </w:pPr>
      <w:r w:rsidRPr="004E65F1">
        <w:rPr>
          <w:rStyle w:val="eop"/>
          <w:rFonts w:ascii="Arial" w:eastAsiaTheme="majorEastAsia" w:hAnsi="Arial" w:cs="Arial"/>
          <w:sz w:val="20"/>
          <w:szCs w:val="20"/>
        </w:rPr>
        <w:t> </w:t>
      </w:r>
      <w:r w:rsidR="00B623A0" w:rsidRPr="00564CD5">
        <w:rPr>
          <w:rFonts w:ascii="Arial" w:hAnsi="Arial" w:cs="Arial"/>
          <w:b/>
          <w:bCs/>
          <w:color w:val="000000"/>
          <w:szCs w:val="20"/>
          <w:lang w:val="en-ZA"/>
        </w:rPr>
        <w:t xml:space="preserve">NRA </w:t>
      </w:r>
      <w:del w:id="6440" w:author="Avela Mnyaka (ECP)" w:date="2026-09-02T09:46:00Z" w16du:dateUtc="2026-09-02T07:46:00Z">
        <w:r w:rsidR="00B623A0" w:rsidRPr="00D27C9F" w:rsidDel="00D27C9F">
          <w:rPr>
            <w:rFonts w:ascii="Arial" w:hAnsi="Arial" w:cs="Arial"/>
            <w:b/>
            <w:bCs/>
            <w:color w:val="000000"/>
            <w:szCs w:val="20"/>
            <w:lang w:val="en-ZA"/>
            <w:rPrChange w:id="6441" w:author="Avela Mnyaka (ECP)" w:date="2026-09-02T09:51:00Z" w16du:dateUtc="2026-09-02T07:51:00Z">
              <w:rPr>
                <w:rFonts w:ascii="Arial" w:hAnsi="Arial" w:cs="Arial"/>
                <w:b/>
                <w:bCs/>
                <w:color w:val="000000"/>
                <w:szCs w:val="20"/>
                <w:highlight w:val="yellow"/>
                <w:lang w:val="en-ZA"/>
              </w:rPr>
            </w:rPrChange>
          </w:rPr>
          <w:delText>20XX/YYYY</w:delText>
        </w:r>
      </w:del>
      <w:ins w:id="6442" w:author="Avela Mnyaka (ECP)" w:date="2026-09-02T09:46:00Z" w16du:dateUtc="2026-09-02T07:46:00Z">
        <w:r w:rsidR="00D27C9F" w:rsidRPr="00D27C9F">
          <w:rPr>
            <w:rFonts w:ascii="Arial" w:hAnsi="Arial" w:cs="Arial"/>
            <w:b/>
            <w:bCs/>
            <w:color w:val="000000"/>
            <w:szCs w:val="20"/>
            <w:lang w:val="en-ZA"/>
            <w:rPrChange w:id="6443" w:author="Avela Mnyaka (ECP)" w:date="2026-09-02T09:51:00Z" w16du:dateUtc="2026-09-02T07:51:00Z">
              <w:rPr>
                <w:rFonts w:ascii="Arial" w:hAnsi="Arial" w:cs="Arial"/>
                <w:b/>
                <w:bCs/>
                <w:color w:val="000000"/>
                <w:szCs w:val="20"/>
                <w:highlight w:val="yellow"/>
                <w:lang w:val="en-ZA"/>
              </w:rPr>
            </w:rPrChange>
          </w:rPr>
          <w:t>2025/0425</w:t>
        </w:r>
      </w:ins>
      <w:r w:rsidR="00B623A0" w:rsidRPr="00D27C9F">
        <w:rPr>
          <w:rFonts w:ascii="Arial" w:hAnsi="Arial" w:cs="Arial"/>
          <w:b/>
          <w:bCs/>
          <w:color w:val="000000"/>
          <w:szCs w:val="20"/>
          <w:lang w:val="en-ZA"/>
        </w:rPr>
        <w:t xml:space="preserve"> </w:t>
      </w:r>
      <w:del w:id="6444" w:author="Avela Mnyaka (ECP)" w:date="2026-09-02T09:51:00Z" w16du:dateUtc="2026-09-02T07:51:00Z">
        <w:r w:rsidR="00B623A0" w:rsidRPr="00D27C9F" w:rsidDel="00D27C9F">
          <w:rPr>
            <w:rFonts w:ascii="Arial" w:hAnsi="Arial" w:cs="Arial"/>
            <w:b/>
            <w:bCs/>
            <w:color w:val="000000"/>
            <w:szCs w:val="20"/>
            <w:lang w:val="en-ZA"/>
            <w:rPrChange w:id="6445" w:author="Avela Mnyaka (ECP)" w:date="2026-09-02T09:51:00Z" w16du:dateUtc="2026-09-02T07:51:00Z">
              <w:rPr>
                <w:rFonts w:ascii="Arial" w:hAnsi="Arial" w:cs="Arial"/>
                <w:b/>
                <w:bCs/>
                <w:color w:val="000000"/>
                <w:szCs w:val="20"/>
                <w:highlight w:val="yellow"/>
                <w:lang w:val="en-ZA"/>
              </w:rPr>
            </w:rPrChange>
          </w:rPr>
          <w:delText>(</w:delText>
        </w:r>
        <w:r w:rsidR="00B623A0" w:rsidRPr="00D27C9F" w:rsidDel="00D27C9F">
          <w:rPr>
            <w:rFonts w:ascii="Arial" w:hAnsi="Arial" w:cs="Arial"/>
            <w:i/>
            <w:szCs w:val="20"/>
            <w:lang w:val="en-ZA"/>
            <w:rPrChange w:id="6446" w:author="Avela Mnyaka (ECP)" w:date="2026-09-02T09:51:00Z" w16du:dateUtc="2026-09-02T07:51:00Z">
              <w:rPr>
                <w:rFonts w:ascii="Arial" w:hAnsi="Arial" w:cs="Arial"/>
                <w:i/>
                <w:szCs w:val="20"/>
                <w:highlight w:val="yellow"/>
                <w:lang w:val="en-ZA"/>
              </w:rPr>
            </w:rPrChange>
          </w:rPr>
          <w:delText xml:space="preserve">Note to Compiler:  </w:delText>
        </w:r>
        <w:r w:rsidR="00B623A0" w:rsidRPr="00D27C9F" w:rsidDel="00D27C9F">
          <w:rPr>
            <w:rFonts w:ascii="Arial" w:hAnsi="Arial" w:cs="Arial"/>
            <w:color w:val="000000"/>
            <w:szCs w:val="20"/>
            <w:lang w:val="en-ZA"/>
            <w:rPrChange w:id="6447" w:author="Avela Mnyaka (ECP)" w:date="2026-09-02T09:51:00Z" w16du:dateUtc="2026-09-02T07:51:00Z">
              <w:rPr>
                <w:rFonts w:ascii="Arial" w:hAnsi="Arial" w:cs="Arial"/>
                <w:color w:val="000000"/>
                <w:szCs w:val="20"/>
                <w:highlight w:val="yellow"/>
                <w:lang w:val="en-ZA"/>
              </w:rPr>
            </w:rPrChange>
          </w:rPr>
          <w:delText>Insert SCM Reference number</w:delText>
        </w:r>
        <w:r w:rsidR="00B623A0" w:rsidRPr="00D27C9F" w:rsidDel="00D27C9F">
          <w:rPr>
            <w:rFonts w:ascii="Arial" w:hAnsi="Arial" w:cs="Arial"/>
            <w:b/>
            <w:bCs/>
            <w:color w:val="000000"/>
            <w:szCs w:val="20"/>
            <w:lang w:val="en-ZA"/>
            <w:rPrChange w:id="6448" w:author="Avela Mnyaka (ECP)" w:date="2026-09-02T09:51:00Z" w16du:dateUtc="2026-09-02T07:51:00Z">
              <w:rPr>
                <w:rFonts w:ascii="Arial" w:hAnsi="Arial" w:cs="Arial"/>
                <w:b/>
                <w:bCs/>
                <w:color w:val="000000"/>
                <w:szCs w:val="20"/>
                <w:highlight w:val="yellow"/>
                <w:lang w:val="en-ZA"/>
              </w:rPr>
            </w:rPrChange>
          </w:rPr>
          <w:delText>)</w:delText>
        </w:r>
      </w:del>
    </w:p>
    <w:p w14:paraId="735C22F1" w14:textId="6418EB79" w:rsidR="00DA6C71" w:rsidRPr="004E65F1" w:rsidRDefault="00DA6C71" w:rsidP="00DA6C71">
      <w:pPr>
        <w:pStyle w:val="paragraph"/>
        <w:spacing w:before="0" w:beforeAutospacing="0" w:after="0" w:afterAutospacing="0"/>
        <w:textAlignment w:val="baseline"/>
        <w:rPr>
          <w:rFonts w:ascii="Segoe UI" w:hAnsi="Segoe UI" w:cs="Segoe UI"/>
          <w:sz w:val="20"/>
          <w:szCs w:val="20"/>
        </w:rPr>
      </w:pPr>
    </w:p>
    <w:p w14:paraId="30B56339" w14:textId="77777777" w:rsidR="00DA6C71" w:rsidRPr="004E65F1" w:rsidRDefault="00DA6C71" w:rsidP="00DA6C71">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39AC5C4C" w14:textId="77777777" w:rsidR="00DA6C71" w:rsidRPr="004E65F1" w:rsidRDefault="00DA6C71" w:rsidP="00DA6C71">
      <w:pPr>
        <w:pStyle w:val="paragraph"/>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2BEE8C58" w14:textId="77777777" w:rsidR="00686C61" w:rsidRPr="00E757C8" w:rsidRDefault="00686C61" w:rsidP="00686C61">
      <w:pPr>
        <w:jc w:val="both"/>
        <w:rPr>
          <w:rFonts w:ascii="Arial" w:hAnsi="Arial" w:cs="Arial"/>
          <w:b/>
          <w:color w:val="000000"/>
          <w:sz w:val="20"/>
          <w:szCs w:val="20"/>
        </w:rPr>
      </w:pPr>
      <w:r w:rsidRPr="00E757C8">
        <w:rPr>
          <w:rFonts w:ascii="Arial" w:hAnsi="Arial" w:cs="Arial"/>
          <w:b/>
          <w:color w:val="000000"/>
          <w:sz w:val="20"/>
          <w:szCs w:val="20"/>
        </w:rPr>
        <w:t>Notes to tenderer:</w:t>
      </w:r>
    </w:p>
    <w:p w14:paraId="798ACDE7" w14:textId="77777777" w:rsidR="00686C61" w:rsidRPr="00E757C8" w:rsidRDefault="00686C61" w:rsidP="00A45B23">
      <w:pPr>
        <w:widowControl/>
        <w:numPr>
          <w:ilvl w:val="0"/>
          <w:numId w:val="109"/>
        </w:numPr>
        <w:tabs>
          <w:tab w:val="clear" w:pos="1080"/>
          <w:tab w:val="left" w:pos="567"/>
        </w:tabs>
        <w:autoSpaceDE/>
        <w:autoSpaceDN/>
        <w:ind w:left="567" w:hanging="567"/>
        <w:jc w:val="both"/>
        <w:rPr>
          <w:rFonts w:ascii="Arial" w:hAnsi="Arial" w:cs="Arial"/>
          <w:b/>
          <w:color w:val="000000"/>
          <w:sz w:val="18"/>
          <w:szCs w:val="18"/>
        </w:rPr>
      </w:pPr>
      <w:r w:rsidRPr="00E757C8">
        <w:rPr>
          <w:rFonts w:ascii="Arial" w:hAnsi="Arial" w:cs="Arial"/>
          <w:b/>
          <w:color w:val="000000"/>
          <w:sz w:val="18"/>
          <w:szCs w:val="18"/>
        </w:rPr>
        <w:t>Must complete Form B3 provided in Microsoft Excel format.</w:t>
      </w:r>
    </w:p>
    <w:p w14:paraId="5D0A1120" w14:textId="77777777" w:rsidR="00686C61" w:rsidRPr="00E757C8" w:rsidRDefault="00686C61" w:rsidP="00A45B23">
      <w:pPr>
        <w:widowControl/>
        <w:numPr>
          <w:ilvl w:val="0"/>
          <w:numId w:val="109"/>
        </w:numPr>
        <w:tabs>
          <w:tab w:val="clear" w:pos="1080"/>
          <w:tab w:val="left" w:pos="567"/>
        </w:tabs>
        <w:autoSpaceDE/>
        <w:autoSpaceDN/>
        <w:ind w:left="567" w:hanging="567"/>
        <w:jc w:val="both"/>
        <w:rPr>
          <w:rFonts w:ascii="Arial" w:hAnsi="Arial" w:cs="Arial"/>
          <w:b/>
          <w:caps/>
          <w:color w:val="000000"/>
          <w:sz w:val="18"/>
          <w:szCs w:val="18"/>
        </w:rPr>
      </w:pPr>
      <w:r w:rsidRPr="00E757C8">
        <w:rPr>
          <w:rFonts w:ascii="Arial" w:hAnsi="Arial" w:cs="Arial"/>
          <w:b/>
          <w:color w:val="000000"/>
          <w:sz w:val="18"/>
          <w:szCs w:val="18"/>
        </w:rPr>
        <w:t>The intention of this form is to demonstrate the tenderer’s project structure, as well as the lines of responsibility between members of the project team and between the project team and the overall company structure. The tenderer must attach his own organogram to this form.</w:t>
      </w:r>
    </w:p>
    <w:p w14:paraId="663FDC5A" w14:textId="77777777" w:rsidR="00686C61" w:rsidRPr="00E757C8" w:rsidRDefault="00686C61" w:rsidP="00A45B23">
      <w:pPr>
        <w:widowControl/>
        <w:numPr>
          <w:ilvl w:val="0"/>
          <w:numId w:val="109"/>
        </w:numPr>
        <w:tabs>
          <w:tab w:val="clear" w:pos="1080"/>
          <w:tab w:val="left" w:pos="567"/>
        </w:tabs>
        <w:autoSpaceDE/>
        <w:autoSpaceDN/>
        <w:ind w:left="567" w:hanging="567"/>
        <w:jc w:val="both"/>
        <w:rPr>
          <w:rFonts w:ascii="Arial" w:hAnsi="Arial" w:cs="Arial"/>
          <w:b/>
          <w:caps/>
          <w:color w:val="000000"/>
          <w:sz w:val="18"/>
          <w:szCs w:val="18"/>
        </w:rPr>
      </w:pPr>
      <w:r w:rsidRPr="00E757C8">
        <w:rPr>
          <w:rFonts w:ascii="Arial" w:hAnsi="Arial" w:cs="Arial"/>
          <w:b/>
          <w:color w:val="000000"/>
          <w:sz w:val="18"/>
          <w:szCs w:val="18"/>
        </w:rPr>
        <w:t>Tenderers which are large companies may simplify the organogram by ‘rolling up’ portfolios e.g. combining directors/associates into one box of the organogram. However, the individual positions of the key personnel within the structure must still be shown.</w:t>
      </w:r>
    </w:p>
    <w:p w14:paraId="3AF55FD5" w14:textId="1EDF8294" w:rsidR="00686C61" w:rsidRPr="00E757C8" w:rsidRDefault="00686C61" w:rsidP="00A45B23">
      <w:pPr>
        <w:widowControl/>
        <w:numPr>
          <w:ilvl w:val="0"/>
          <w:numId w:val="109"/>
        </w:numPr>
        <w:tabs>
          <w:tab w:val="clear" w:pos="1080"/>
          <w:tab w:val="left" w:pos="567"/>
        </w:tabs>
        <w:autoSpaceDE/>
        <w:autoSpaceDN/>
        <w:ind w:left="567" w:hanging="567"/>
        <w:jc w:val="both"/>
        <w:rPr>
          <w:rFonts w:ascii="Arial" w:hAnsi="Arial" w:cs="Arial"/>
          <w:b/>
          <w:caps/>
          <w:color w:val="000000"/>
          <w:sz w:val="18"/>
          <w:szCs w:val="18"/>
        </w:rPr>
      </w:pPr>
      <w:r w:rsidRPr="00E757C8">
        <w:rPr>
          <w:rFonts w:ascii="Arial" w:hAnsi="Arial" w:cs="Arial"/>
          <w:b/>
          <w:color w:val="000000"/>
          <w:sz w:val="18"/>
          <w:szCs w:val="18"/>
        </w:rPr>
        <w:t xml:space="preserve">Joint Venture tenders will require each element of the venture to submit separate organograms that show the individual structure of each member company and the lines of responsibility of the proposed personnel involved in the project. In addition there must also be a combined organogram that indicates how the joint venture itself will function and the proposed share of the work. Joint Venture tenderers shall note that the share of work indicated will be used in the analysis of such a tenderers preference proposed on returnable form </w:t>
      </w:r>
      <w:r w:rsidR="00E757C8" w:rsidRPr="00E757C8">
        <w:rPr>
          <w:rFonts w:ascii="Arial" w:hAnsi="Arial" w:cs="Arial"/>
          <w:b/>
          <w:color w:val="000000"/>
          <w:sz w:val="18"/>
          <w:szCs w:val="18"/>
        </w:rPr>
        <w:t>A12</w:t>
      </w:r>
      <w:r w:rsidRPr="00E757C8">
        <w:rPr>
          <w:rFonts w:ascii="Arial" w:hAnsi="Arial" w:cs="Arial"/>
          <w:b/>
          <w:color w:val="000000"/>
          <w:sz w:val="18"/>
          <w:szCs w:val="18"/>
        </w:rPr>
        <w:t xml:space="preserve">, and that if awarded the share of work shall become a contractual obligation between the members of the joint venture. </w:t>
      </w:r>
    </w:p>
    <w:p w14:paraId="726A40DF" w14:textId="77777777" w:rsidR="00686C61" w:rsidRPr="00E757C8" w:rsidRDefault="00686C61" w:rsidP="00A45B23">
      <w:pPr>
        <w:widowControl/>
        <w:numPr>
          <w:ilvl w:val="0"/>
          <w:numId w:val="109"/>
        </w:numPr>
        <w:tabs>
          <w:tab w:val="clear" w:pos="1080"/>
          <w:tab w:val="left" w:pos="567"/>
        </w:tabs>
        <w:autoSpaceDE/>
        <w:autoSpaceDN/>
        <w:ind w:left="567" w:hanging="567"/>
        <w:jc w:val="both"/>
        <w:rPr>
          <w:rFonts w:ascii="Arial" w:hAnsi="Arial" w:cs="Arial"/>
          <w:b/>
          <w:caps/>
          <w:color w:val="000000"/>
          <w:sz w:val="18"/>
          <w:szCs w:val="18"/>
        </w:rPr>
      </w:pPr>
      <w:r w:rsidRPr="00E757C8">
        <w:rPr>
          <w:rFonts w:ascii="Arial" w:hAnsi="Arial" w:cs="Arial"/>
          <w:b/>
          <w:color w:val="000000"/>
          <w:sz w:val="18"/>
          <w:szCs w:val="18"/>
        </w:rPr>
        <w:t>State the city or town where the company’s head office is located. The locality of regional or satellite office, regardless of degree of autonomy or size is not required. Only submit the number of offices other than the head office. Do not count offices outside RSA</w:t>
      </w:r>
    </w:p>
    <w:p w14:paraId="7147AAB0" w14:textId="77777777" w:rsidR="00686C61" w:rsidRPr="00E757C8" w:rsidRDefault="00686C61" w:rsidP="00A45B23">
      <w:pPr>
        <w:widowControl/>
        <w:numPr>
          <w:ilvl w:val="0"/>
          <w:numId w:val="109"/>
        </w:numPr>
        <w:tabs>
          <w:tab w:val="clear" w:pos="1080"/>
          <w:tab w:val="left" w:pos="567"/>
        </w:tabs>
        <w:autoSpaceDE/>
        <w:autoSpaceDN/>
        <w:ind w:left="567" w:hanging="567"/>
        <w:jc w:val="both"/>
        <w:rPr>
          <w:rFonts w:ascii="Arial" w:hAnsi="Arial" w:cs="Arial"/>
          <w:b/>
          <w:caps/>
          <w:color w:val="000000"/>
          <w:sz w:val="18"/>
          <w:szCs w:val="18"/>
        </w:rPr>
      </w:pPr>
      <w:r w:rsidRPr="00E757C8">
        <w:rPr>
          <w:rFonts w:ascii="Arial" w:hAnsi="Arial" w:cs="Arial"/>
          <w:b/>
          <w:color w:val="000000"/>
          <w:sz w:val="18"/>
          <w:szCs w:val="18"/>
        </w:rPr>
        <w:t xml:space="preserve">Registered professional engineers, technicians or technologists means those who are involved in the road construction/transport industry as well as allied fields such as environmental professionals. Registered professionals of other disciplines (e.g. mechanical) are considered as employees only. </w:t>
      </w:r>
    </w:p>
    <w:p w14:paraId="656C0F8E" w14:textId="77777777" w:rsidR="00686C61" w:rsidRPr="00E757C8" w:rsidRDefault="00686C61" w:rsidP="00686C61">
      <w:pPr>
        <w:rPr>
          <w:rFonts w:ascii="Arial" w:hAnsi="Arial" w:cs="Arial"/>
          <w:color w:val="000000"/>
          <w:sz w:val="20"/>
          <w:szCs w:val="20"/>
        </w:rPr>
      </w:pPr>
    </w:p>
    <w:p w14:paraId="7D9DB0E5" w14:textId="77777777" w:rsidR="00686C61" w:rsidRPr="00E757C8" w:rsidRDefault="00686C61" w:rsidP="00686C61">
      <w:pPr>
        <w:rPr>
          <w:rFonts w:ascii="Arial" w:hAnsi="Arial" w:cs="Arial"/>
          <w:color w:val="000000"/>
          <w:sz w:val="20"/>
          <w:szCs w:val="20"/>
        </w:rPr>
      </w:pPr>
    </w:p>
    <w:p w14:paraId="25983A21" w14:textId="77777777" w:rsidR="00686C61" w:rsidRPr="002528AA" w:rsidRDefault="00686C61" w:rsidP="00686C61">
      <w:pPr>
        <w:rPr>
          <w:rFonts w:cs="Arial"/>
        </w:rPr>
      </w:pPr>
      <w:r>
        <w:rPr>
          <w:noProof/>
        </w:rPr>
        <mc:AlternateContent>
          <mc:Choice Requires="wps">
            <w:drawing>
              <wp:anchor distT="0" distB="0" distL="114300" distR="114300" simplePos="0" relativeHeight="251656704" behindDoc="0" locked="0" layoutInCell="1" allowOverlap="1" wp14:anchorId="5BFABE0E" wp14:editId="4EC84615">
                <wp:simplePos x="0" y="0"/>
                <wp:positionH relativeFrom="column">
                  <wp:posOffset>416655</wp:posOffset>
                </wp:positionH>
                <wp:positionV relativeFrom="paragraph">
                  <wp:posOffset>989331</wp:posOffset>
                </wp:positionV>
                <wp:extent cx="5249347" cy="1381125"/>
                <wp:effectExtent l="0" t="0" r="0" b="0"/>
                <wp:wrapNone/>
                <wp:docPr id="108231666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470700">
                          <a:off x="0" y="0"/>
                          <a:ext cx="5249347" cy="1381125"/>
                        </a:xfrm>
                        <a:prstGeom prst="rect">
                          <a:avLst/>
                        </a:prstGeom>
                      </wps:spPr>
                      <wps:txbx>
                        <w:txbxContent>
                          <w:p w14:paraId="5D128E6B"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Refer to EXCEL file provided</w:t>
                            </w:r>
                          </w:p>
                        </w:txbxContent>
                      </wps:txbx>
                      <wps:bodyPr wrap="square" numCol="1" fromWordArt="1">
                        <a:prstTxWarp prst="textWave4">
                          <a:avLst>
                            <a:gd name="adj1" fmla="val 6500"/>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 w14:anchorId="5BFABE0E" id="Text Box 8" o:spid="_x0000_s1027" type="#_x0000_t202" style="position:absolute;margin-left:32.8pt;margin-top:77.9pt;width:413.35pt;height:108.75pt;rotation:-1233497fd;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" filled="f" stroked="f">
                <o:lock v:ext="edit" shapetype="t"/>
                <v:textbox style="mso-fit-shape-to-text:t">
                  <w:txbxContent>
                    <w:p w14:paraId="5D128E6B"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Refer to EXCEL file provided</w:t>
                      </w:r>
                    </w:p>
                  </w:txbxContent>
                </v:textbox>
              </v:shape>
            </w:pict>
          </mc:Fallback>
        </mc:AlternateContent>
      </w:r>
      <w:r>
        <w:rPr>
          <w:rFonts w:cs="Arial"/>
          <w:noProof/>
        </w:rPr>
        <w:drawing>
          <wp:inline distT="0" distB="0" distL="0" distR="0" wp14:anchorId="441EDAB0" wp14:editId="6EB85AC4">
            <wp:extent cx="3429000" cy="1468120"/>
            <wp:effectExtent l="19050" t="0" r="19050" b="0"/>
            <wp:docPr id="34" name="Organization Chart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28A8C9B0"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6E4E22AD"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46953A76"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65F0A532"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5BFE5152"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46828EAE"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22AAB17A"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096749B3"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5A830A3A"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614AE04F" w14:textId="77777777" w:rsidR="00012DC2" w:rsidRPr="004E65F1" w:rsidRDefault="00012DC2" w:rsidP="00DA6C71">
      <w:pPr>
        <w:shd w:val="clear" w:color="auto" w:fill="FFFFFF"/>
        <w:spacing w:after="30"/>
        <w:rPr>
          <w:rFonts w:ascii="Segoe UI" w:eastAsia="Times New Roman" w:hAnsi="Segoe UI" w:cs="Segoe UI"/>
          <w:color w:val="000000"/>
          <w:sz w:val="20"/>
          <w:szCs w:val="20"/>
          <w:lang w:eastAsia="en-ZA"/>
        </w:rPr>
      </w:pPr>
    </w:p>
    <w:p w14:paraId="04CD3178"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4EEF8B0E"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56B67658" w14:textId="77777777" w:rsidR="00DA6C71" w:rsidRPr="004E65F1" w:rsidRDefault="00DA6C71" w:rsidP="00DA6C71">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2C8248E1" w14:textId="77777777" w:rsidR="00541124" w:rsidRPr="004E65F1" w:rsidRDefault="00541124" w:rsidP="00DA6C71">
      <w:pPr>
        <w:keepNext/>
        <w:tabs>
          <w:tab w:val="left" w:pos="0"/>
        </w:tabs>
        <w:jc w:val="both"/>
        <w:outlineLvl w:val="3"/>
        <w:rPr>
          <w:rFonts w:ascii="Arial" w:eastAsia="Calibri" w:hAnsi="Arial" w:cs="Times New Roman"/>
          <w:b/>
          <w:bCs/>
          <w:caps/>
          <w:sz w:val="20"/>
          <w:szCs w:val="20"/>
        </w:rPr>
      </w:pPr>
    </w:p>
    <w:p w14:paraId="6F818D32" w14:textId="77777777" w:rsidR="00012DC2" w:rsidRDefault="00012DC2"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6882EE61" w14:textId="77777777" w:rsidR="00012DC2" w:rsidRDefault="00012DC2"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53DAD086" w14:textId="77777777" w:rsidR="00012DC2" w:rsidRDefault="00012DC2"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283D6082" w14:textId="02821E4E"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r w:rsidRPr="004E65F1">
        <w:rPr>
          <w:rStyle w:val="normaltextrun"/>
          <w:rFonts w:ascii="Arial" w:eastAsiaTheme="majorEastAsia" w:hAnsi="Arial" w:cs="Arial"/>
          <w:b/>
          <w:bCs/>
          <w:sz w:val="20"/>
          <w:szCs w:val="20"/>
        </w:rPr>
        <w:t>FORM B4:</w:t>
      </w:r>
      <w:r w:rsidRPr="004E65F1">
        <w:rPr>
          <w:rStyle w:val="tabchar"/>
          <w:rFonts w:ascii="Calibri" w:eastAsiaTheme="majorEastAsia" w:hAnsi="Calibri" w:cs="Calibri"/>
          <w:b/>
          <w:bCs/>
          <w:sz w:val="20"/>
          <w:szCs w:val="20"/>
        </w:rPr>
        <w:tab/>
      </w:r>
      <w:r w:rsidR="00686C61">
        <w:rPr>
          <w:rStyle w:val="normaltextrun"/>
          <w:rFonts w:ascii="Arial" w:eastAsiaTheme="majorEastAsia" w:hAnsi="Arial" w:cs="Arial"/>
          <w:b/>
          <w:bCs/>
          <w:sz w:val="20"/>
          <w:szCs w:val="20"/>
        </w:rPr>
        <w:t>CERTIFICATE OF QUALITY SYSTEMS</w:t>
      </w:r>
    </w:p>
    <w:p w14:paraId="2B0E783F" w14:textId="6B9CC947"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49" w:author="Avela Mnyaka (ECP)" w:date="2026-09-02T09:46:00Z" w16du:dateUtc="2026-09-02T07:46:00Z">
        <w:r w:rsidRPr="00D27C9F" w:rsidDel="00D27C9F">
          <w:rPr>
            <w:rFonts w:ascii="Arial" w:hAnsi="Arial" w:cs="Arial"/>
            <w:b/>
            <w:bCs/>
            <w:color w:val="000000"/>
            <w:szCs w:val="20"/>
            <w:lang w:val="en-ZA"/>
            <w:rPrChange w:id="6450" w:author="Avela Mnyaka (ECP)" w:date="2026-09-02T09:51:00Z" w16du:dateUtc="2026-09-02T07:51:00Z">
              <w:rPr>
                <w:rFonts w:ascii="Arial" w:hAnsi="Arial" w:cs="Arial"/>
                <w:b/>
                <w:bCs/>
                <w:color w:val="000000"/>
                <w:szCs w:val="20"/>
                <w:highlight w:val="yellow"/>
                <w:lang w:val="en-ZA"/>
              </w:rPr>
            </w:rPrChange>
          </w:rPr>
          <w:delText>20XX/YYYY</w:delText>
        </w:r>
      </w:del>
      <w:ins w:id="6451" w:author="Avela Mnyaka (ECP)" w:date="2026-09-02T09:46:00Z" w16du:dateUtc="2026-09-02T07:46:00Z">
        <w:r w:rsidR="00D27C9F" w:rsidRPr="00D27C9F">
          <w:rPr>
            <w:rFonts w:ascii="Arial" w:hAnsi="Arial" w:cs="Arial"/>
            <w:b/>
            <w:bCs/>
            <w:color w:val="000000"/>
            <w:szCs w:val="20"/>
            <w:lang w:val="en-ZA"/>
            <w:rPrChange w:id="6452" w:author="Avela Mnyaka (ECP)" w:date="2026-09-02T09:51:00Z" w16du:dateUtc="2026-09-02T07:51:00Z">
              <w:rPr>
                <w:rFonts w:ascii="Arial" w:hAnsi="Arial" w:cs="Arial"/>
                <w:b/>
                <w:bCs/>
                <w:color w:val="000000"/>
                <w:szCs w:val="20"/>
                <w:highlight w:val="yellow"/>
                <w:lang w:val="en-ZA"/>
              </w:rPr>
            </w:rPrChange>
          </w:rPr>
          <w:t>2025/0425</w:t>
        </w:r>
      </w:ins>
      <w:del w:id="6453" w:author="Avela Mnyaka (ECP)" w:date="2026-09-02T09:51:00Z" w16du:dateUtc="2026-09-02T07:51:00Z">
        <w:r w:rsidRPr="00D27C9F" w:rsidDel="00D27C9F">
          <w:rPr>
            <w:rFonts w:ascii="Arial" w:hAnsi="Arial" w:cs="Arial"/>
            <w:b/>
            <w:bCs/>
            <w:color w:val="000000"/>
            <w:szCs w:val="20"/>
            <w:lang w:val="en-ZA"/>
          </w:rPr>
          <w:delText xml:space="preserve"> </w:delText>
        </w:r>
        <w:r w:rsidRPr="00D27C9F" w:rsidDel="00D27C9F">
          <w:rPr>
            <w:rFonts w:ascii="Arial" w:hAnsi="Arial" w:cs="Arial"/>
            <w:b/>
            <w:bCs/>
            <w:color w:val="000000"/>
            <w:szCs w:val="20"/>
            <w:lang w:val="en-ZA"/>
            <w:rPrChange w:id="6454" w:author="Avela Mnyaka (ECP)" w:date="2026-09-02T09:51:00Z" w16du:dateUtc="2026-09-02T07:51: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455" w:author="Avela Mnyaka (ECP)" w:date="2026-09-02T09:51:00Z" w16du:dateUtc="2026-09-02T07:51: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456" w:author="Avela Mnyaka (ECP)" w:date="2026-09-02T09:51:00Z" w16du:dateUtc="2026-09-02T07:51:00Z">
              <w:rPr>
                <w:rFonts w:ascii="Arial" w:hAnsi="Arial" w:cs="Arial"/>
                <w:color w:val="000000"/>
                <w:szCs w:val="20"/>
                <w:highlight w:val="yellow"/>
                <w:lang w:val="en-ZA"/>
              </w:rPr>
            </w:rPrChange>
          </w:rPr>
          <w:delText>Insert SCM Reference number</w:delText>
        </w:r>
      </w:del>
      <w:r w:rsidRPr="00D27C9F">
        <w:rPr>
          <w:rFonts w:ascii="Arial" w:hAnsi="Arial" w:cs="Arial"/>
          <w:b/>
          <w:bCs/>
          <w:color w:val="000000"/>
          <w:szCs w:val="20"/>
          <w:lang w:val="en-ZA"/>
          <w:rPrChange w:id="6457" w:author="Avela Mnyaka (ECP)" w:date="2026-09-02T09:51:00Z" w16du:dateUtc="2026-09-02T07:51:00Z">
            <w:rPr>
              <w:rFonts w:ascii="Arial" w:hAnsi="Arial" w:cs="Arial"/>
              <w:b/>
              <w:bCs/>
              <w:color w:val="000000"/>
              <w:szCs w:val="20"/>
              <w:highlight w:val="yellow"/>
              <w:lang w:val="en-ZA"/>
            </w:rPr>
          </w:rPrChange>
        </w:rPr>
        <w:t>)</w:t>
      </w:r>
    </w:p>
    <w:p w14:paraId="464F4EF5" w14:textId="77777777" w:rsidR="00DA6C71" w:rsidRPr="00E757C8"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69A02AC0" w14:textId="77777777" w:rsidR="00686C61" w:rsidRPr="00E757C8" w:rsidRDefault="00686C61" w:rsidP="00686C61">
      <w:pPr>
        <w:jc w:val="both"/>
        <w:rPr>
          <w:rFonts w:ascii="Arial" w:hAnsi="Arial" w:cs="Arial"/>
          <w:b/>
          <w:color w:val="000000"/>
          <w:sz w:val="20"/>
          <w:szCs w:val="20"/>
        </w:rPr>
      </w:pPr>
      <w:r w:rsidRPr="00E757C8">
        <w:rPr>
          <w:rFonts w:ascii="Arial" w:hAnsi="Arial" w:cs="Arial"/>
          <w:b/>
          <w:color w:val="000000"/>
          <w:sz w:val="20"/>
          <w:szCs w:val="20"/>
        </w:rPr>
        <w:t xml:space="preserve">Notes to tenderer: </w:t>
      </w:r>
    </w:p>
    <w:p w14:paraId="40950448" w14:textId="77777777" w:rsidR="00686C61" w:rsidRPr="00E757C8" w:rsidRDefault="00686C61" w:rsidP="00A45B23">
      <w:pPr>
        <w:widowControl/>
        <w:numPr>
          <w:ilvl w:val="0"/>
          <w:numId w:val="119"/>
        </w:numPr>
        <w:autoSpaceDE/>
        <w:autoSpaceDN/>
        <w:ind w:left="567" w:hanging="567"/>
        <w:rPr>
          <w:rFonts w:ascii="Arial" w:hAnsi="Arial" w:cs="Arial"/>
          <w:color w:val="000000"/>
          <w:sz w:val="20"/>
          <w:szCs w:val="20"/>
        </w:rPr>
      </w:pPr>
      <w:r w:rsidRPr="00E757C8">
        <w:rPr>
          <w:rFonts w:ascii="Arial" w:hAnsi="Arial" w:cs="Arial"/>
          <w:b/>
          <w:bCs/>
          <w:sz w:val="20"/>
          <w:szCs w:val="20"/>
        </w:rPr>
        <w:t>Must complete Form B4 provided in Microsoft Excel format.</w:t>
      </w:r>
    </w:p>
    <w:p w14:paraId="2FD213A7" w14:textId="77777777" w:rsidR="00686C61" w:rsidRPr="00E757C8" w:rsidRDefault="00686C61" w:rsidP="00A45B23">
      <w:pPr>
        <w:widowControl/>
        <w:numPr>
          <w:ilvl w:val="0"/>
          <w:numId w:val="119"/>
        </w:numPr>
        <w:autoSpaceDE/>
        <w:autoSpaceDN/>
        <w:ind w:left="567" w:hanging="567"/>
        <w:rPr>
          <w:rFonts w:ascii="Arial" w:hAnsi="Arial" w:cs="Arial"/>
          <w:b/>
          <w:bCs/>
          <w:sz w:val="20"/>
          <w:szCs w:val="20"/>
        </w:rPr>
      </w:pPr>
      <w:r w:rsidRPr="00E757C8">
        <w:rPr>
          <w:rFonts w:ascii="Arial" w:hAnsi="Arial" w:cs="Arial"/>
          <w:b/>
          <w:bCs/>
          <w:sz w:val="20"/>
          <w:szCs w:val="20"/>
        </w:rPr>
        <w:t>Attach to this form a current ISO, or similar system, certificate or brief summary of the in-house systems used.</w:t>
      </w:r>
    </w:p>
    <w:p w14:paraId="2948AAD0" w14:textId="77777777" w:rsidR="00686C61" w:rsidRPr="00E757C8" w:rsidRDefault="00686C61" w:rsidP="00A45B23">
      <w:pPr>
        <w:widowControl/>
        <w:numPr>
          <w:ilvl w:val="0"/>
          <w:numId w:val="119"/>
        </w:numPr>
        <w:autoSpaceDE/>
        <w:autoSpaceDN/>
        <w:ind w:left="567" w:hanging="567"/>
        <w:rPr>
          <w:rFonts w:ascii="Arial" w:hAnsi="Arial" w:cs="Arial"/>
          <w:b/>
          <w:bCs/>
          <w:sz w:val="20"/>
          <w:szCs w:val="20"/>
        </w:rPr>
      </w:pPr>
      <w:r w:rsidRPr="00E757C8">
        <w:rPr>
          <w:rFonts w:ascii="Arial" w:hAnsi="Arial" w:cs="Arial"/>
          <w:b/>
          <w:bCs/>
          <w:sz w:val="20"/>
          <w:szCs w:val="20"/>
        </w:rPr>
        <w:t>Sufficient detail must be provided to clearly identify management systems for which accreditation has been issued, in the case of a certificate, or are being applied in the case of in-house programmes.</w:t>
      </w:r>
    </w:p>
    <w:p w14:paraId="63CDA96E" w14:textId="77777777" w:rsidR="00686C61" w:rsidRPr="00E757C8" w:rsidRDefault="00686C61" w:rsidP="00A45B23">
      <w:pPr>
        <w:widowControl/>
        <w:numPr>
          <w:ilvl w:val="0"/>
          <w:numId w:val="119"/>
        </w:numPr>
        <w:autoSpaceDE/>
        <w:autoSpaceDN/>
        <w:ind w:left="567" w:hanging="567"/>
        <w:rPr>
          <w:rFonts w:ascii="Arial" w:hAnsi="Arial" w:cs="Arial"/>
          <w:b/>
          <w:bCs/>
          <w:sz w:val="20"/>
          <w:szCs w:val="20"/>
        </w:rPr>
      </w:pPr>
      <w:r w:rsidRPr="00E757C8">
        <w:rPr>
          <w:rFonts w:ascii="Arial" w:hAnsi="Arial" w:cs="Arial"/>
          <w:b/>
          <w:bCs/>
          <w:sz w:val="20"/>
          <w:szCs w:val="20"/>
        </w:rPr>
        <w:t>Summaries shall not be more than 2x A4 pages</w:t>
      </w:r>
    </w:p>
    <w:p w14:paraId="63E9BFD1" w14:textId="77777777" w:rsidR="00686C61" w:rsidRPr="00E757C8" w:rsidRDefault="00686C61" w:rsidP="00A45B23">
      <w:pPr>
        <w:widowControl/>
        <w:numPr>
          <w:ilvl w:val="0"/>
          <w:numId w:val="119"/>
        </w:numPr>
        <w:autoSpaceDE/>
        <w:autoSpaceDN/>
        <w:ind w:left="567" w:hanging="567"/>
        <w:rPr>
          <w:rFonts w:ascii="Arial" w:hAnsi="Arial" w:cs="Arial"/>
          <w:b/>
          <w:bCs/>
          <w:sz w:val="20"/>
          <w:szCs w:val="20"/>
        </w:rPr>
      </w:pPr>
      <w:r w:rsidRPr="00E757C8">
        <w:rPr>
          <w:rFonts w:ascii="Arial" w:hAnsi="Arial" w:cs="Arial"/>
          <w:b/>
          <w:bCs/>
          <w:sz w:val="20"/>
          <w:szCs w:val="20"/>
        </w:rPr>
        <w:t>Only relevant ISO accreditation contemplated for the work specified shall score maximum points.</w:t>
      </w:r>
    </w:p>
    <w:p w14:paraId="1970B37B" w14:textId="7FA11F36" w:rsidR="00686C61" w:rsidRPr="00E757C8" w:rsidRDefault="00686C61" w:rsidP="00A45B23">
      <w:pPr>
        <w:pStyle w:val="ListParagraph"/>
        <w:widowControl/>
        <w:numPr>
          <w:ilvl w:val="0"/>
          <w:numId w:val="119"/>
        </w:numPr>
        <w:tabs>
          <w:tab w:val="left" w:pos="567"/>
        </w:tabs>
        <w:autoSpaceDE/>
        <w:autoSpaceDN/>
        <w:ind w:left="567" w:hanging="567"/>
        <w:jc w:val="both"/>
        <w:rPr>
          <w:b/>
          <w:color w:val="000000"/>
          <w:sz w:val="20"/>
          <w:szCs w:val="20"/>
        </w:rPr>
      </w:pPr>
      <w:r w:rsidRPr="00E757C8">
        <w:rPr>
          <w:b/>
          <w:color w:val="000000"/>
          <w:sz w:val="20"/>
          <w:szCs w:val="20"/>
        </w:rPr>
        <w:t>Attach a copy of the relevant certificate (pdf.) to the flash drive.</w:t>
      </w:r>
    </w:p>
    <w:p w14:paraId="13A24782" w14:textId="77777777" w:rsidR="00686C61" w:rsidRPr="00E757C8" w:rsidRDefault="00686C61" w:rsidP="00686C61">
      <w:pPr>
        <w:ind w:left="720"/>
        <w:rPr>
          <w:rFonts w:ascii="Arial" w:hAnsi="Arial" w:cs="Arial"/>
          <w:b/>
          <w:bCs/>
          <w:sz w:val="20"/>
          <w:szCs w:val="20"/>
        </w:rPr>
      </w:pPr>
    </w:p>
    <w:p w14:paraId="539E0730" w14:textId="77777777" w:rsidR="00686C61" w:rsidRPr="00E757C8" w:rsidRDefault="00686C61" w:rsidP="00686C61">
      <w:pPr>
        <w:rPr>
          <w:rFonts w:ascii="Arial" w:hAnsi="Arial" w:cs="Arial"/>
          <w:color w:val="000000"/>
          <w:sz w:val="20"/>
          <w:szCs w:val="20"/>
        </w:rPr>
      </w:pPr>
    </w:p>
    <w:p w14:paraId="7086A8C8" w14:textId="77777777" w:rsidR="00686C61" w:rsidRPr="002528AA" w:rsidRDefault="00686C61" w:rsidP="00686C61">
      <w:pPr>
        <w:rPr>
          <w:rFonts w:cs="Arial"/>
          <w:color w:val="000000"/>
          <w:sz w:val="20"/>
          <w:szCs w:val="20"/>
        </w:rPr>
      </w:pPr>
    </w:p>
    <w:p w14:paraId="7905F385" w14:textId="77777777" w:rsidR="00686C61" w:rsidRPr="002528AA" w:rsidRDefault="00686C61" w:rsidP="00686C61">
      <w:pPr>
        <w:rPr>
          <w:rFonts w:cs="Arial"/>
          <w:sz w:val="20"/>
          <w:szCs w:val="20"/>
        </w:rPr>
      </w:pPr>
    </w:p>
    <w:p w14:paraId="745C20B0" w14:textId="5F07B4F6" w:rsidR="00686C61" w:rsidRPr="002528AA" w:rsidRDefault="00E757C8" w:rsidP="00686C61">
      <w:pPr>
        <w:rPr>
          <w:rFonts w:cs="Arial"/>
          <w:sz w:val="20"/>
          <w:szCs w:val="20"/>
        </w:rPr>
      </w:pPr>
      <w:r>
        <w:rPr>
          <w:noProof/>
        </w:rPr>
        <mc:AlternateContent>
          <mc:Choice Requires="wps">
            <w:drawing>
              <wp:anchor distT="0" distB="0" distL="114300" distR="114300" simplePos="0" relativeHeight="251659776" behindDoc="0" locked="0" layoutInCell="1" allowOverlap="1" wp14:anchorId="2EAEF47E" wp14:editId="6E199861">
                <wp:simplePos x="0" y="0"/>
                <wp:positionH relativeFrom="column">
                  <wp:posOffset>411576</wp:posOffset>
                </wp:positionH>
                <wp:positionV relativeFrom="paragraph">
                  <wp:posOffset>69216</wp:posOffset>
                </wp:positionV>
                <wp:extent cx="5249347" cy="1381125"/>
                <wp:effectExtent l="0" t="0" r="0" b="0"/>
                <wp:wrapNone/>
                <wp:docPr id="96499925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470700">
                          <a:off x="0" y="0"/>
                          <a:ext cx="5249347" cy="1381125"/>
                        </a:xfrm>
                        <a:prstGeom prst="rect">
                          <a:avLst/>
                        </a:prstGeom>
                      </wps:spPr>
                      <wps:txbx>
                        <w:txbxContent>
                          <w:p w14:paraId="1954E9F5"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Refer to EXCEL file provided</w:t>
                            </w:r>
                          </w:p>
                        </w:txbxContent>
                      </wps:txbx>
                      <wps:bodyPr wrap="square" numCol="1" fromWordArt="1">
                        <a:prstTxWarp prst="textWave4">
                          <a:avLst>
                            <a:gd name="adj1" fmla="val 6500"/>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 w14:anchorId="2EAEF47E" id="_x0000_s1028" type="#_x0000_t202" style="position:absolute;margin-left:32.4pt;margin-top:5.45pt;width:413.35pt;height:108.75pt;rotation:-1233497fd;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" filled="f" stroked="f">
                <o:lock v:ext="edit" shapetype="t"/>
                <v:textbox style="mso-fit-shape-to-text:t">
                  <w:txbxContent>
                    <w:p w14:paraId="1954E9F5"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Refer to EXCEL file provided</w:t>
                      </w:r>
                    </w:p>
                  </w:txbxContent>
                </v:textbox>
              </v:shape>
            </w:pict>
          </mc:Fallback>
        </mc:AlternateContent>
      </w:r>
    </w:p>
    <w:p w14:paraId="0D5EE505" w14:textId="5D68F1B1" w:rsidR="00686C61" w:rsidRPr="002528AA" w:rsidRDefault="00686C61" w:rsidP="00686C61">
      <w:pPr>
        <w:rPr>
          <w:rFonts w:cs="Arial"/>
          <w:sz w:val="20"/>
          <w:szCs w:val="20"/>
        </w:rPr>
      </w:pPr>
    </w:p>
    <w:p w14:paraId="0C84A5A5" w14:textId="1D500E45" w:rsidR="00686C61" w:rsidRPr="002528AA" w:rsidRDefault="00686C61" w:rsidP="00686C61">
      <w:pPr>
        <w:rPr>
          <w:rFonts w:cs="Arial"/>
          <w:sz w:val="20"/>
          <w:szCs w:val="20"/>
        </w:rPr>
      </w:pPr>
    </w:p>
    <w:p w14:paraId="57D36097" w14:textId="1D510E8C" w:rsidR="00686C61" w:rsidRPr="002528AA" w:rsidRDefault="00686C61" w:rsidP="00686C61">
      <w:pPr>
        <w:rPr>
          <w:rFonts w:cs="Arial"/>
          <w:sz w:val="20"/>
          <w:szCs w:val="20"/>
        </w:rPr>
      </w:pPr>
    </w:p>
    <w:p w14:paraId="632D5CCA" w14:textId="0DE27EC7" w:rsidR="00686C61" w:rsidRPr="002528AA" w:rsidRDefault="00686C61" w:rsidP="00686C61">
      <w:pPr>
        <w:rPr>
          <w:rFonts w:cs="Arial"/>
          <w:sz w:val="20"/>
          <w:szCs w:val="20"/>
        </w:rPr>
      </w:pPr>
    </w:p>
    <w:p w14:paraId="5E4DACB7" w14:textId="297094C3" w:rsidR="00686C61" w:rsidRPr="002528AA" w:rsidRDefault="00686C61" w:rsidP="00686C61">
      <w:pPr>
        <w:rPr>
          <w:rFonts w:cs="Arial"/>
          <w:sz w:val="20"/>
          <w:szCs w:val="20"/>
        </w:rPr>
      </w:pPr>
    </w:p>
    <w:p w14:paraId="64E7C191" w14:textId="77777777" w:rsidR="00686C61" w:rsidRPr="002528AA" w:rsidRDefault="00686C61" w:rsidP="00686C61">
      <w:pPr>
        <w:rPr>
          <w:rFonts w:cs="Arial"/>
          <w:sz w:val="20"/>
          <w:szCs w:val="20"/>
        </w:rPr>
      </w:pPr>
    </w:p>
    <w:p w14:paraId="29F9D6C1" w14:textId="77777777" w:rsidR="00686C61" w:rsidRPr="002528AA" w:rsidRDefault="00686C61" w:rsidP="00686C61">
      <w:pPr>
        <w:rPr>
          <w:rFonts w:cs="Arial"/>
          <w:sz w:val="20"/>
          <w:szCs w:val="20"/>
        </w:rPr>
      </w:pPr>
    </w:p>
    <w:p w14:paraId="70B08659" w14:textId="77777777" w:rsidR="00686C61" w:rsidRPr="002528AA" w:rsidRDefault="00686C61" w:rsidP="00686C61">
      <w:pPr>
        <w:rPr>
          <w:rFonts w:cs="Arial"/>
          <w:sz w:val="20"/>
          <w:szCs w:val="20"/>
        </w:rPr>
      </w:pPr>
    </w:p>
    <w:p w14:paraId="3F1EF52D" w14:textId="77777777" w:rsidR="00686C61" w:rsidRPr="002528AA" w:rsidRDefault="00686C61" w:rsidP="00686C61">
      <w:pPr>
        <w:rPr>
          <w:rFonts w:cs="Arial"/>
          <w:sz w:val="20"/>
          <w:szCs w:val="20"/>
        </w:rPr>
      </w:pPr>
    </w:p>
    <w:p w14:paraId="21B0881B" w14:textId="77777777" w:rsidR="00686C61" w:rsidRPr="002528AA" w:rsidRDefault="00686C61" w:rsidP="00686C61">
      <w:pPr>
        <w:rPr>
          <w:rFonts w:cs="Arial"/>
          <w:sz w:val="20"/>
          <w:szCs w:val="20"/>
        </w:rPr>
      </w:pPr>
    </w:p>
    <w:p w14:paraId="0C623599" w14:textId="77777777" w:rsidR="00686C61" w:rsidRPr="002528AA" w:rsidRDefault="00686C61" w:rsidP="00686C61">
      <w:pPr>
        <w:rPr>
          <w:rFonts w:cs="Arial"/>
          <w:sz w:val="20"/>
          <w:szCs w:val="20"/>
        </w:rPr>
      </w:pPr>
    </w:p>
    <w:p w14:paraId="02B41038" w14:textId="77777777" w:rsidR="00DA6C7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76B1AD5E" w14:textId="77777777" w:rsidR="00686C61" w:rsidRDefault="00686C6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3842BFE6" w14:textId="77777777" w:rsidR="00686C61" w:rsidRPr="004E65F1" w:rsidRDefault="00686C6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50DEE51F"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1208B99F"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38A7C25E" w14:textId="0522DB08" w:rsidR="00DA6C71" w:rsidRPr="00012DC2" w:rsidRDefault="00DA6C71" w:rsidP="00012DC2">
      <w:pPr>
        <w:keepNext/>
        <w:tabs>
          <w:tab w:val="left" w:pos="0"/>
        </w:tabs>
        <w:jc w:val="both"/>
        <w:outlineLvl w:val="3"/>
        <w:rPr>
          <w:rStyle w:val="normaltextrun"/>
          <w:rFonts w:ascii="Arial" w:eastAsia="Calibri" w:hAnsi="Arial" w:cs="Times New Roman"/>
          <w:b/>
          <w:bCs/>
          <w:caps/>
          <w:sz w:val="20"/>
          <w:szCs w:val="20"/>
        </w:rPr>
      </w:pPr>
      <w:r w:rsidRPr="004E65F1">
        <w:rPr>
          <w:rFonts w:ascii="Tahoma" w:eastAsia="Times New Roman" w:hAnsi="Tahoma" w:cs="Tahoma"/>
          <w:bCs/>
          <w:sz w:val="20"/>
          <w:szCs w:val="20"/>
          <w:lang w:val="en-GB" w:eastAsia="en-GB"/>
        </w:rPr>
        <w:t>Tenderer:…………………………………………………………..…………………………………………………………………….</w:t>
      </w:r>
    </w:p>
    <w:p w14:paraId="16D86FE9"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45EC5871"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1709CE88" w14:textId="77777777" w:rsidR="00DA6C71" w:rsidRPr="004E65F1" w:rsidRDefault="00DA6C71" w:rsidP="00DA6C71">
      <w:pPr>
        <w:pStyle w:val="paragraph"/>
        <w:spacing w:before="0" w:beforeAutospacing="0" w:after="0" w:afterAutospacing="0"/>
        <w:jc w:val="both"/>
        <w:textAlignment w:val="baseline"/>
        <w:rPr>
          <w:rStyle w:val="eop"/>
          <w:rFonts w:ascii="Arial" w:eastAsiaTheme="majorEastAsia" w:hAnsi="Arial" w:cs="Arial"/>
          <w:b/>
          <w:bCs/>
          <w:sz w:val="20"/>
          <w:szCs w:val="20"/>
        </w:rPr>
      </w:pPr>
      <w:r w:rsidRPr="004E65F1">
        <w:rPr>
          <w:rStyle w:val="eop"/>
          <w:rFonts w:ascii="Arial" w:eastAsiaTheme="majorEastAsia" w:hAnsi="Arial" w:cs="Arial"/>
          <w:b/>
          <w:bCs/>
          <w:sz w:val="20"/>
          <w:szCs w:val="20"/>
        </w:rPr>
        <w:t> </w:t>
      </w:r>
    </w:p>
    <w:p w14:paraId="6E44E4F6" w14:textId="77777777" w:rsidR="00DA6C71" w:rsidRPr="004E65F1" w:rsidRDefault="00DA6C71" w:rsidP="00DA6C71">
      <w:pPr>
        <w:pStyle w:val="paragraph"/>
        <w:spacing w:before="0" w:beforeAutospacing="0" w:after="0" w:afterAutospacing="0"/>
        <w:jc w:val="both"/>
        <w:textAlignment w:val="baseline"/>
        <w:rPr>
          <w:rStyle w:val="eop"/>
          <w:rFonts w:ascii="Arial" w:eastAsiaTheme="majorEastAsia" w:hAnsi="Arial" w:cs="Arial"/>
          <w:sz w:val="20"/>
          <w:szCs w:val="20"/>
        </w:rPr>
      </w:pPr>
    </w:p>
    <w:p w14:paraId="53BA3E1B" w14:textId="77777777" w:rsidR="00686C61" w:rsidRDefault="00686C61" w:rsidP="00DA6C71">
      <w:pPr>
        <w:jc w:val="both"/>
        <w:textAlignment w:val="baseline"/>
        <w:rPr>
          <w:rFonts w:ascii="Arial" w:eastAsia="Times New Roman" w:hAnsi="Arial" w:cs="Arial"/>
          <w:b/>
          <w:bCs/>
          <w:sz w:val="20"/>
          <w:szCs w:val="20"/>
          <w:lang w:eastAsia="en-ZA"/>
        </w:rPr>
      </w:pPr>
    </w:p>
    <w:p w14:paraId="7466AD05" w14:textId="77777777" w:rsidR="00686C61" w:rsidRDefault="00686C61" w:rsidP="00DA6C71">
      <w:pPr>
        <w:jc w:val="both"/>
        <w:textAlignment w:val="baseline"/>
        <w:rPr>
          <w:rFonts w:ascii="Arial" w:eastAsia="Times New Roman" w:hAnsi="Arial" w:cs="Arial"/>
          <w:b/>
          <w:bCs/>
          <w:sz w:val="20"/>
          <w:szCs w:val="20"/>
          <w:lang w:eastAsia="en-ZA"/>
        </w:rPr>
      </w:pPr>
    </w:p>
    <w:p w14:paraId="3F9B1E49" w14:textId="0C128A2B" w:rsidR="00E757C8" w:rsidRDefault="00E757C8">
      <w:pPr>
        <w:rPr>
          <w:rFonts w:ascii="Arial" w:eastAsia="Times New Roman" w:hAnsi="Arial" w:cs="Arial"/>
          <w:b/>
          <w:bCs/>
          <w:sz w:val="20"/>
          <w:szCs w:val="20"/>
          <w:lang w:eastAsia="en-ZA"/>
        </w:rPr>
      </w:pPr>
      <w:r>
        <w:rPr>
          <w:rFonts w:ascii="Arial" w:eastAsia="Times New Roman" w:hAnsi="Arial" w:cs="Arial"/>
          <w:b/>
          <w:bCs/>
          <w:sz w:val="20"/>
          <w:szCs w:val="20"/>
          <w:lang w:eastAsia="en-ZA"/>
        </w:rPr>
        <w:br w:type="page"/>
      </w:r>
    </w:p>
    <w:p w14:paraId="3E4B42D4" w14:textId="77777777" w:rsidR="00686C61" w:rsidRDefault="00686C61" w:rsidP="00DA6C71">
      <w:pPr>
        <w:jc w:val="both"/>
        <w:textAlignment w:val="baseline"/>
        <w:rPr>
          <w:rFonts w:ascii="Arial" w:eastAsia="Times New Roman" w:hAnsi="Arial" w:cs="Arial"/>
          <w:b/>
          <w:bCs/>
          <w:sz w:val="20"/>
          <w:szCs w:val="20"/>
          <w:lang w:eastAsia="en-ZA"/>
        </w:rPr>
      </w:pPr>
    </w:p>
    <w:p w14:paraId="05465F83" w14:textId="159685A1" w:rsidR="00DA6C71" w:rsidRPr="004E65F1" w:rsidRDefault="00DA6C71" w:rsidP="00DA6C71">
      <w:pPr>
        <w:jc w:val="both"/>
        <w:textAlignment w:val="baseline"/>
        <w:rPr>
          <w:rFonts w:ascii="Arial" w:eastAsia="Times New Roman" w:hAnsi="Arial" w:cs="Arial"/>
          <w:b/>
          <w:bCs/>
          <w:sz w:val="20"/>
          <w:szCs w:val="20"/>
          <w:lang w:eastAsia="en-ZA"/>
        </w:rPr>
      </w:pPr>
      <w:r w:rsidRPr="004E65F1">
        <w:rPr>
          <w:rFonts w:ascii="Arial" w:eastAsia="Times New Roman" w:hAnsi="Arial" w:cs="Arial"/>
          <w:b/>
          <w:bCs/>
          <w:sz w:val="20"/>
          <w:szCs w:val="20"/>
          <w:lang w:eastAsia="en-ZA"/>
        </w:rPr>
        <w:t>F</w:t>
      </w:r>
      <w:r w:rsidR="00686C61">
        <w:rPr>
          <w:rFonts w:ascii="Arial" w:eastAsia="Times New Roman" w:hAnsi="Arial" w:cs="Arial"/>
          <w:b/>
          <w:bCs/>
          <w:sz w:val="20"/>
          <w:szCs w:val="20"/>
          <w:lang w:eastAsia="en-ZA"/>
        </w:rPr>
        <w:t>ORM</w:t>
      </w:r>
      <w:r w:rsidRPr="004E65F1">
        <w:rPr>
          <w:rFonts w:ascii="Arial" w:eastAsia="Times New Roman" w:hAnsi="Arial" w:cs="Arial"/>
          <w:b/>
          <w:bCs/>
          <w:sz w:val="20"/>
          <w:szCs w:val="20"/>
          <w:lang w:eastAsia="en-ZA"/>
        </w:rPr>
        <w:t xml:space="preserve"> B5: </w:t>
      </w:r>
      <w:r w:rsidR="00686C61">
        <w:rPr>
          <w:rFonts w:ascii="Arial" w:eastAsia="Times New Roman" w:hAnsi="Arial" w:cs="Arial"/>
          <w:b/>
          <w:bCs/>
          <w:sz w:val="20"/>
          <w:szCs w:val="20"/>
          <w:lang w:eastAsia="en-ZA"/>
        </w:rPr>
        <w:t>PRELIMINARY PROGRAMME (INCLUDING UNDERSTANDING AND APPROACH)</w:t>
      </w:r>
    </w:p>
    <w:p w14:paraId="6527C2F4" w14:textId="687D141F"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58" w:author="Avela Mnyaka (ECP)" w:date="2026-09-02T09:46:00Z" w16du:dateUtc="2026-09-02T07:46:00Z">
        <w:r w:rsidRPr="00D27C9F" w:rsidDel="00D27C9F">
          <w:rPr>
            <w:rFonts w:ascii="Arial" w:hAnsi="Arial" w:cs="Arial"/>
            <w:b/>
            <w:bCs/>
            <w:color w:val="000000"/>
            <w:szCs w:val="20"/>
            <w:lang w:val="en-ZA"/>
            <w:rPrChange w:id="6459" w:author="Avela Mnyaka (ECP)" w:date="2026-09-02T09:51:00Z" w16du:dateUtc="2026-09-02T07:51:00Z">
              <w:rPr>
                <w:rFonts w:ascii="Arial" w:hAnsi="Arial" w:cs="Arial"/>
                <w:b/>
                <w:bCs/>
                <w:color w:val="000000"/>
                <w:szCs w:val="20"/>
                <w:highlight w:val="yellow"/>
                <w:lang w:val="en-ZA"/>
              </w:rPr>
            </w:rPrChange>
          </w:rPr>
          <w:delText>20XX/YYYY</w:delText>
        </w:r>
      </w:del>
      <w:ins w:id="6460" w:author="Avela Mnyaka (ECP)" w:date="2026-09-02T09:46:00Z" w16du:dateUtc="2026-09-02T07:46:00Z">
        <w:r w:rsidR="00D27C9F" w:rsidRPr="00D27C9F">
          <w:rPr>
            <w:rFonts w:ascii="Arial" w:hAnsi="Arial" w:cs="Arial"/>
            <w:b/>
            <w:bCs/>
            <w:color w:val="000000"/>
            <w:szCs w:val="20"/>
            <w:lang w:val="en-ZA"/>
            <w:rPrChange w:id="6461" w:author="Avela Mnyaka (ECP)" w:date="2026-09-02T09:51:00Z" w16du:dateUtc="2026-09-02T07:51: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462" w:author="Avela Mnyaka (ECP)" w:date="2026-09-02T09:51:00Z" w16du:dateUtc="2026-09-02T07:51: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77CAD73D" w14:textId="77777777" w:rsidR="00DA6C71" w:rsidRPr="004E65F1" w:rsidRDefault="00DA6C71" w:rsidP="00DA6C71">
      <w:pPr>
        <w:textAlignment w:val="baseline"/>
        <w:rPr>
          <w:rFonts w:ascii="Arial" w:eastAsia="Times New Roman" w:hAnsi="Arial" w:cs="Arial"/>
          <w:color w:val="A6A6A6"/>
          <w:sz w:val="20"/>
          <w:szCs w:val="20"/>
          <w:lang w:eastAsia="en-ZA"/>
        </w:rPr>
      </w:pPr>
    </w:p>
    <w:p w14:paraId="5649E450" w14:textId="77777777" w:rsidR="00686C61" w:rsidRPr="00E757C8" w:rsidRDefault="00686C61" w:rsidP="00686C61">
      <w:pPr>
        <w:jc w:val="both"/>
        <w:rPr>
          <w:rFonts w:ascii="Arial" w:hAnsi="Arial" w:cs="Arial"/>
          <w:color w:val="000000"/>
          <w:sz w:val="20"/>
          <w:szCs w:val="20"/>
        </w:rPr>
      </w:pPr>
    </w:p>
    <w:p w14:paraId="6BC8A73A" w14:textId="77777777" w:rsidR="00686C61" w:rsidRPr="00E757C8" w:rsidRDefault="00686C61" w:rsidP="00686C61">
      <w:pPr>
        <w:jc w:val="both"/>
        <w:rPr>
          <w:rFonts w:ascii="Arial" w:hAnsi="Arial" w:cs="Arial"/>
          <w:b/>
          <w:color w:val="000000"/>
          <w:sz w:val="20"/>
          <w:szCs w:val="20"/>
        </w:rPr>
      </w:pPr>
      <w:r w:rsidRPr="00E757C8">
        <w:rPr>
          <w:rFonts w:ascii="Arial" w:hAnsi="Arial" w:cs="Arial"/>
          <w:b/>
          <w:color w:val="000000"/>
          <w:sz w:val="20"/>
          <w:szCs w:val="20"/>
        </w:rPr>
        <w:t xml:space="preserve">Note to tenderer: </w:t>
      </w:r>
    </w:p>
    <w:p w14:paraId="0BC457EE" w14:textId="77777777" w:rsidR="00686C61" w:rsidRPr="00E757C8" w:rsidRDefault="00686C61" w:rsidP="00A45B23">
      <w:pPr>
        <w:pStyle w:val="ListParagraph"/>
        <w:widowControl/>
        <w:numPr>
          <w:ilvl w:val="0"/>
          <w:numId w:val="127"/>
        </w:numPr>
        <w:autoSpaceDE/>
        <w:autoSpaceDN/>
        <w:ind w:left="567" w:hanging="567"/>
        <w:jc w:val="both"/>
        <w:rPr>
          <w:sz w:val="20"/>
          <w:szCs w:val="20"/>
        </w:rPr>
      </w:pPr>
      <w:r w:rsidRPr="00E757C8">
        <w:rPr>
          <w:b/>
          <w:bCs/>
          <w:sz w:val="20"/>
          <w:szCs w:val="20"/>
        </w:rPr>
        <w:t>The tenderer shall attach a preliminary programme reflecting the proposed sequences and tempo of execution of the various activities</w:t>
      </w:r>
      <w:r w:rsidRPr="00E757C8">
        <w:rPr>
          <w:sz w:val="20"/>
          <w:szCs w:val="20"/>
        </w:rPr>
        <w:t>.</w:t>
      </w:r>
    </w:p>
    <w:p w14:paraId="066E02AE" w14:textId="77777777" w:rsidR="00686C61" w:rsidRPr="00E757C8" w:rsidRDefault="00686C61" w:rsidP="00A45B23">
      <w:pPr>
        <w:pStyle w:val="ListParagraph"/>
        <w:widowControl/>
        <w:numPr>
          <w:ilvl w:val="0"/>
          <w:numId w:val="127"/>
        </w:numPr>
        <w:autoSpaceDE/>
        <w:autoSpaceDN/>
        <w:ind w:left="567" w:hanging="567"/>
        <w:jc w:val="both"/>
        <w:rPr>
          <w:b/>
          <w:color w:val="000000"/>
          <w:sz w:val="20"/>
          <w:szCs w:val="20"/>
        </w:rPr>
      </w:pPr>
      <w:r w:rsidRPr="00E757C8">
        <w:rPr>
          <w:b/>
          <w:color w:val="000000"/>
          <w:sz w:val="20"/>
          <w:szCs w:val="20"/>
        </w:rPr>
        <w:t>Limit this to two pages.</w:t>
      </w:r>
    </w:p>
    <w:p w14:paraId="4569900C" w14:textId="77777777" w:rsidR="00686C61" w:rsidRPr="00E757C8" w:rsidRDefault="00686C61" w:rsidP="00686C61">
      <w:pPr>
        <w:jc w:val="both"/>
        <w:rPr>
          <w:rFonts w:ascii="Arial" w:hAnsi="Arial" w:cs="Arial"/>
          <w:color w:val="000000"/>
          <w:sz w:val="20"/>
          <w:szCs w:val="20"/>
        </w:rPr>
      </w:pPr>
    </w:p>
    <w:p w14:paraId="7DC7F718" w14:textId="77777777" w:rsidR="00686C61" w:rsidRPr="00E757C8" w:rsidRDefault="00686C61" w:rsidP="00686C61">
      <w:pPr>
        <w:rPr>
          <w:rFonts w:ascii="Arial" w:hAnsi="Arial" w:cs="Arial"/>
          <w:sz w:val="20"/>
          <w:szCs w:val="20"/>
        </w:rPr>
      </w:pPr>
    </w:p>
    <w:p w14:paraId="7B5F52A5" w14:textId="77777777" w:rsidR="00686C61" w:rsidRPr="002528AA" w:rsidRDefault="00686C61" w:rsidP="00686C61">
      <w:pPr>
        <w:rPr>
          <w:rFonts w:cs="Arial"/>
          <w:sz w:val="20"/>
          <w:szCs w:val="20"/>
        </w:rPr>
      </w:pPr>
    </w:p>
    <w:p w14:paraId="12F278C2" w14:textId="77777777" w:rsidR="00686C61" w:rsidRPr="002528AA" w:rsidRDefault="00686C61" w:rsidP="00686C61">
      <w:pPr>
        <w:rPr>
          <w:rFonts w:cs="Arial"/>
          <w:sz w:val="20"/>
          <w:szCs w:val="20"/>
        </w:rPr>
      </w:pPr>
    </w:p>
    <w:p w14:paraId="7B0F64D8" w14:textId="77777777" w:rsidR="00686C61" w:rsidRPr="002528AA" w:rsidRDefault="00686C61" w:rsidP="00686C61">
      <w:pPr>
        <w:rPr>
          <w:rFonts w:cs="Arial"/>
          <w:sz w:val="20"/>
          <w:szCs w:val="20"/>
        </w:rPr>
      </w:pPr>
    </w:p>
    <w:p w14:paraId="189C9F6B" w14:textId="77777777" w:rsidR="00686C61" w:rsidRPr="002528AA" w:rsidRDefault="00686C61" w:rsidP="00686C61">
      <w:pPr>
        <w:rPr>
          <w:rFonts w:cs="Arial"/>
          <w:sz w:val="20"/>
          <w:szCs w:val="20"/>
        </w:rPr>
      </w:pPr>
    </w:p>
    <w:p w14:paraId="4B9C838B" w14:textId="77777777" w:rsidR="00686C61" w:rsidRPr="002528AA" w:rsidRDefault="00686C61" w:rsidP="00686C61">
      <w:pPr>
        <w:rPr>
          <w:rFonts w:cs="Arial"/>
          <w:sz w:val="20"/>
          <w:szCs w:val="20"/>
        </w:rPr>
      </w:pPr>
    </w:p>
    <w:p w14:paraId="4E6F43C3" w14:textId="77777777" w:rsidR="00686C61" w:rsidRPr="002528AA" w:rsidRDefault="00686C61" w:rsidP="00686C61">
      <w:pPr>
        <w:rPr>
          <w:rFonts w:cs="Arial"/>
          <w:sz w:val="20"/>
          <w:szCs w:val="20"/>
        </w:rPr>
      </w:pPr>
    </w:p>
    <w:p w14:paraId="1D8768A2" w14:textId="77777777" w:rsidR="00686C61" w:rsidRPr="002528AA" w:rsidRDefault="00686C61" w:rsidP="00686C61">
      <w:pPr>
        <w:rPr>
          <w:rFonts w:cs="Arial"/>
          <w:sz w:val="20"/>
          <w:szCs w:val="20"/>
        </w:rPr>
      </w:pPr>
      <w:r>
        <w:rPr>
          <w:noProof/>
        </w:rPr>
        <mc:AlternateContent>
          <mc:Choice Requires="wps">
            <w:drawing>
              <wp:anchor distT="0" distB="0" distL="114300" distR="114300" simplePos="0" relativeHeight="251662848" behindDoc="0" locked="0" layoutInCell="1" allowOverlap="1" wp14:anchorId="385505EF" wp14:editId="30D1670F">
                <wp:simplePos x="0" y="0"/>
                <wp:positionH relativeFrom="margin">
                  <wp:align>center</wp:align>
                </wp:positionH>
                <wp:positionV relativeFrom="paragraph">
                  <wp:posOffset>62865</wp:posOffset>
                </wp:positionV>
                <wp:extent cx="5248910" cy="1381125"/>
                <wp:effectExtent l="0" t="0" r="0" b="0"/>
                <wp:wrapNone/>
                <wp:docPr id="16212862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470700">
                          <a:off x="0" y="0"/>
                          <a:ext cx="5248910" cy="1381125"/>
                        </a:xfrm>
                        <a:prstGeom prst="rect">
                          <a:avLst/>
                        </a:prstGeom>
                      </wps:spPr>
                      <wps:txbx>
                        <w:txbxContent>
                          <w:p w14:paraId="10A2F2D1"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Refer to EXCEL file provided</w:t>
                            </w:r>
                          </w:p>
                        </w:txbxContent>
                      </wps:txbx>
                      <wps:bodyPr wrap="square" numCol="1" fromWordArt="1">
                        <a:prstTxWarp prst="textWave4">
                          <a:avLst>
                            <a:gd name="adj1" fmla="val 6500"/>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 w14:anchorId="385505EF" id="_x0000_s1029" type="#_x0000_t202" style="position:absolute;margin-left:0;margin-top:4.95pt;width:413.3pt;height:108.75pt;rotation:-1233497fd;z-index:251662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" filled="f" stroked="f">
                <o:lock v:ext="edit" shapetype="t"/>
                <v:textbox style="mso-fit-shape-to-text:t">
                  <w:txbxContent>
                    <w:p w14:paraId="10A2F2D1"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Refer to EXCEL file provided</w:t>
                      </w:r>
                    </w:p>
                  </w:txbxContent>
                </v:textbox>
                <w10:wrap anchorx="margin"/>
              </v:shape>
            </w:pict>
          </mc:Fallback>
        </mc:AlternateContent>
      </w:r>
    </w:p>
    <w:p w14:paraId="6EC5CBB1" w14:textId="77777777" w:rsidR="00686C61" w:rsidRPr="002528AA" w:rsidRDefault="00686C61" w:rsidP="00686C61">
      <w:pPr>
        <w:rPr>
          <w:rFonts w:cs="Arial"/>
          <w:sz w:val="20"/>
          <w:szCs w:val="20"/>
        </w:rPr>
      </w:pPr>
    </w:p>
    <w:p w14:paraId="35243206" w14:textId="77777777" w:rsidR="00686C61" w:rsidRPr="002528AA" w:rsidRDefault="00686C61" w:rsidP="00686C61">
      <w:pPr>
        <w:rPr>
          <w:rFonts w:cs="Arial"/>
          <w:sz w:val="20"/>
          <w:szCs w:val="20"/>
        </w:rPr>
      </w:pPr>
    </w:p>
    <w:p w14:paraId="489FD93C" w14:textId="77777777" w:rsidR="00686C61" w:rsidRPr="002528AA" w:rsidRDefault="00686C61" w:rsidP="00686C61">
      <w:pPr>
        <w:rPr>
          <w:rFonts w:cs="Arial"/>
          <w:sz w:val="20"/>
          <w:szCs w:val="20"/>
        </w:rPr>
      </w:pPr>
    </w:p>
    <w:p w14:paraId="375DB075" w14:textId="77777777" w:rsidR="00686C61" w:rsidRPr="002528AA" w:rsidRDefault="00686C61" w:rsidP="00686C61">
      <w:pPr>
        <w:rPr>
          <w:rFonts w:cs="Arial"/>
          <w:sz w:val="20"/>
          <w:szCs w:val="20"/>
        </w:rPr>
      </w:pPr>
    </w:p>
    <w:p w14:paraId="2047544B" w14:textId="77777777" w:rsidR="00686C61" w:rsidRPr="002528AA" w:rsidRDefault="00686C61" w:rsidP="00686C61">
      <w:pPr>
        <w:rPr>
          <w:rFonts w:cs="Arial"/>
          <w:sz w:val="20"/>
          <w:szCs w:val="20"/>
        </w:rPr>
      </w:pPr>
    </w:p>
    <w:p w14:paraId="6B798847" w14:textId="77777777" w:rsidR="00686C61" w:rsidRPr="002528AA" w:rsidRDefault="00686C61" w:rsidP="00686C61">
      <w:pPr>
        <w:rPr>
          <w:rFonts w:cs="Arial"/>
          <w:sz w:val="20"/>
          <w:szCs w:val="20"/>
        </w:rPr>
      </w:pPr>
    </w:p>
    <w:p w14:paraId="306DED20" w14:textId="77777777" w:rsidR="00686C61" w:rsidRPr="002528AA" w:rsidRDefault="00686C61" w:rsidP="00686C61">
      <w:pPr>
        <w:rPr>
          <w:rFonts w:cs="Arial"/>
          <w:sz w:val="20"/>
          <w:szCs w:val="20"/>
        </w:rPr>
      </w:pPr>
    </w:p>
    <w:p w14:paraId="042EBCAB" w14:textId="77777777" w:rsidR="00686C61" w:rsidRPr="002528AA" w:rsidRDefault="00686C61" w:rsidP="00686C61">
      <w:pPr>
        <w:rPr>
          <w:rFonts w:cs="Arial"/>
          <w:sz w:val="20"/>
          <w:szCs w:val="20"/>
        </w:rPr>
      </w:pPr>
    </w:p>
    <w:p w14:paraId="1008B002" w14:textId="77777777" w:rsidR="00686C61" w:rsidRPr="002528AA" w:rsidRDefault="00686C61" w:rsidP="00686C61">
      <w:pPr>
        <w:rPr>
          <w:rFonts w:cs="Arial"/>
          <w:sz w:val="20"/>
          <w:szCs w:val="20"/>
        </w:rPr>
      </w:pPr>
    </w:p>
    <w:p w14:paraId="409B4F98"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21495675"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158690FC"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6674DC26"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2C2E9E62"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137EE3C1"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05F427E7"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02AB72A8"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74277BDD"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29C7C65F"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7011F25E"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7B8BE167"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405323EE" w14:textId="77777777" w:rsidR="00DA6C71" w:rsidRDefault="00DA6C71" w:rsidP="00DA6C71">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3A11BE0F"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207E2B8F"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4526A80C"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47504483"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45795438"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626EEBF4" w14:textId="77777777" w:rsidR="00012DC2" w:rsidRPr="004E65F1" w:rsidRDefault="00012DC2" w:rsidP="00DA6C71">
      <w:pPr>
        <w:keepNext/>
        <w:tabs>
          <w:tab w:val="left" w:pos="0"/>
        </w:tabs>
        <w:jc w:val="both"/>
        <w:outlineLvl w:val="3"/>
        <w:rPr>
          <w:rFonts w:ascii="Tahoma" w:eastAsia="Times New Roman" w:hAnsi="Tahoma" w:cs="Tahoma"/>
          <w:bCs/>
          <w:sz w:val="20"/>
          <w:szCs w:val="20"/>
          <w:lang w:val="en-GB" w:eastAsia="en-GB"/>
        </w:rPr>
      </w:pPr>
    </w:p>
    <w:p w14:paraId="740BDB65" w14:textId="77777777" w:rsidR="00541124" w:rsidRPr="004E65F1" w:rsidRDefault="00541124" w:rsidP="00DA6C71">
      <w:pPr>
        <w:keepNext/>
        <w:tabs>
          <w:tab w:val="left" w:pos="0"/>
        </w:tabs>
        <w:jc w:val="both"/>
        <w:outlineLvl w:val="3"/>
        <w:rPr>
          <w:rFonts w:ascii="Arial" w:eastAsia="Calibri" w:hAnsi="Arial" w:cs="Times New Roman"/>
          <w:b/>
          <w:bCs/>
          <w:caps/>
          <w:sz w:val="20"/>
          <w:szCs w:val="20"/>
        </w:rPr>
      </w:pPr>
    </w:p>
    <w:p w14:paraId="50963082" w14:textId="77777777" w:rsidR="00DA6C71" w:rsidRPr="004E65F1" w:rsidRDefault="00DA6C71" w:rsidP="00DA6C71">
      <w:pPr>
        <w:shd w:val="clear" w:color="auto" w:fill="FFFFFF"/>
        <w:spacing w:after="30"/>
        <w:rPr>
          <w:sz w:val="20"/>
          <w:szCs w:val="20"/>
        </w:rPr>
      </w:pPr>
    </w:p>
    <w:p w14:paraId="2CCFDD45" w14:textId="7B488D82" w:rsidR="00E757C8" w:rsidRDefault="00E757C8">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2969B687" w14:textId="77777777" w:rsidR="00DA6C71" w:rsidRPr="004E65F1" w:rsidRDefault="00DA6C71" w:rsidP="00DA6C71">
      <w:pPr>
        <w:pStyle w:val="paragraph"/>
        <w:spacing w:before="0" w:beforeAutospacing="0" w:after="0" w:afterAutospacing="0"/>
        <w:jc w:val="both"/>
        <w:textAlignment w:val="baseline"/>
        <w:rPr>
          <w:rStyle w:val="normaltextrun"/>
          <w:rFonts w:ascii="Arial" w:eastAsiaTheme="majorEastAsia" w:hAnsi="Arial" w:cs="Arial"/>
          <w:b/>
          <w:bCs/>
          <w:sz w:val="20"/>
          <w:szCs w:val="20"/>
        </w:rPr>
      </w:pPr>
    </w:p>
    <w:p w14:paraId="3D686513" w14:textId="13920493" w:rsidR="00DA6C71" w:rsidRPr="004E65F1" w:rsidRDefault="00DA6C71" w:rsidP="00DA6C71">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t>FORM B6:</w:t>
      </w:r>
      <w:r w:rsidRPr="004E65F1">
        <w:rPr>
          <w:rStyle w:val="tabchar"/>
          <w:rFonts w:ascii="Calibri" w:eastAsiaTheme="majorEastAsia" w:hAnsi="Calibri" w:cs="Calibri"/>
          <w:b/>
          <w:bCs/>
          <w:sz w:val="20"/>
          <w:szCs w:val="20"/>
        </w:rPr>
        <w:tab/>
      </w:r>
      <w:r w:rsidR="00686C61">
        <w:rPr>
          <w:rStyle w:val="normaltextrun"/>
          <w:rFonts w:ascii="Arial" w:eastAsiaTheme="majorEastAsia" w:hAnsi="Arial" w:cs="Arial"/>
          <w:b/>
          <w:bCs/>
          <w:sz w:val="20"/>
          <w:szCs w:val="20"/>
        </w:rPr>
        <w:t>PAST PERFORMANCE EXPERIENCE</w:t>
      </w:r>
      <w:r w:rsidRPr="004E65F1">
        <w:rPr>
          <w:rStyle w:val="eop"/>
          <w:rFonts w:ascii="Arial" w:eastAsiaTheme="majorEastAsia" w:hAnsi="Arial" w:cs="Arial"/>
          <w:b/>
          <w:bCs/>
          <w:sz w:val="20"/>
          <w:szCs w:val="20"/>
        </w:rPr>
        <w:t> </w:t>
      </w:r>
    </w:p>
    <w:p w14:paraId="416F0214" w14:textId="66BE1355"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63" w:author="Avela Mnyaka (ECP)" w:date="2026-09-02T09:46:00Z" w16du:dateUtc="2026-09-02T07:46:00Z">
        <w:r w:rsidRPr="00D27C9F" w:rsidDel="00D27C9F">
          <w:rPr>
            <w:rFonts w:ascii="Arial" w:hAnsi="Arial" w:cs="Arial"/>
            <w:b/>
            <w:bCs/>
            <w:color w:val="000000"/>
            <w:szCs w:val="20"/>
            <w:lang w:val="en-ZA"/>
            <w:rPrChange w:id="6464" w:author="Avela Mnyaka (ECP)" w:date="2026-09-02T09:51:00Z" w16du:dateUtc="2026-09-02T07:51:00Z">
              <w:rPr>
                <w:rFonts w:ascii="Arial" w:hAnsi="Arial" w:cs="Arial"/>
                <w:b/>
                <w:bCs/>
                <w:color w:val="000000"/>
                <w:szCs w:val="20"/>
                <w:highlight w:val="yellow"/>
                <w:lang w:val="en-ZA"/>
              </w:rPr>
            </w:rPrChange>
          </w:rPr>
          <w:delText>20XX/YYYY</w:delText>
        </w:r>
      </w:del>
      <w:ins w:id="6465" w:author="Avela Mnyaka (ECP)" w:date="2026-09-02T09:46:00Z" w16du:dateUtc="2026-09-02T07:46:00Z">
        <w:r w:rsidR="00D27C9F" w:rsidRPr="00D27C9F">
          <w:rPr>
            <w:rFonts w:ascii="Arial" w:hAnsi="Arial" w:cs="Arial"/>
            <w:b/>
            <w:bCs/>
            <w:color w:val="000000"/>
            <w:szCs w:val="20"/>
            <w:lang w:val="en-ZA"/>
            <w:rPrChange w:id="6466" w:author="Avela Mnyaka (ECP)" w:date="2026-09-02T09:51:00Z" w16du:dateUtc="2026-09-02T07:51: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467" w:author="Avela Mnyaka (ECP)" w:date="2026-09-02T09:51:00Z" w16du:dateUtc="2026-09-02T07:51: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68FA6EE7" w14:textId="5AAF8145" w:rsidR="00DA6C71" w:rsidRPr="004E65F1" w:rsidRDefault="00DA6C71" w:rsidP="00DA6C71">
      <w:pPr>
        <w:pStyle w:val="paragraph"/>
        <w:spacing w:before="0" w:beforeAutospacing="0" w:after="0" w:afterAutospacing="0"/>
        <w:textAlignment w:val="baseline"/>
        <w:rPr>
          <w:rFonts w:ascii="Segoe UI" w:hAnsi="Segoe UI" w:cs="Segoe UI"/>
          <w:b/>
          <w:bCs/>
          <w:sz w:val="20"/>
          <w:szCs w:val="20"/>
        </w:rPr>
      </w:pPr>
    </w:p>
    <w:p w14:paraId="6A7D8E6C" w14:textId="77777777" w:rsidR="00DA6C71" w:rsidRPr="004E65F1" w:rsidRDefault="00DA6C71" w:rsidP="00DA6C71">
      <w:pPr>
        <w:pStyle w:val="paragraph"/>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6DCDC4C3" w14:textId="77777777" w:rsidR="00DA6C71" w:rsidRPr="004E65F1" w:rsidRDefault="00DA6C71" w:rsidP="00DA6C71">
      <w:pPr>
        <w:pStyle w:val="paragraph"/>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06CE42D7" w14:textId="77777777" w:rsidR="00686C61" w:rsidRPr="00E757C8" w:rsidRDefault="00686C61" w:rsidP="00686C61">
      <w:pPr>
        <w:tabs>
          <w:tab w:val="left" w:leader="dot" w:pos="7920"/>
        </w:tabs>
        <w:rPr>
          <w:rFonts w:ascii="Arial" w:hAnsi="Arial" w:cs="Arial"/>
          <w:b/>
          <w:color w:val="000000"/>
          <w:sz w:val="20"/>
          <w:szCs w:val="20"/>
        </w:rPr>
      </w:pPr>
      <w:bookmarkStart w:id="6468" w:name="_Hlk176447417"/>
      <w:r w:rsidRPr="00E757C8">
        <w:rPr>
          <w:rFonts w:ascii="Arial" w:hAnsi="Arial" w:cs="Arial"/>
          <w:b/>
          <w:color w:val="000000"/>
          <w:sz w:val="20"/>
          <w:szCs w:val="20"/>
        </w:rPr>
        <w:t>Notes to Tenderer:</w:t>
      </w:r>
    </w:p>
    <w:p w14:paraId="31E6E595" w14:textId="6B355B57" w:rsidR="00686C61" w:rsidRPr="00E757C8" w:rsidRDefault="00686C61" w:rsidP="00A45B23">
      <w:pPr>
        <w:pStyle w:val="ListParagraph"/>
        <w:widowControl/>
        <w:numPr>
          <w:ilvl w:val="2"/>
          <w:numId w:val="116"/>
        </w:numPr>
        <w:tabs>
          <w:tab w:val="clear" w:pos="2367"/>
        </w:tabs>
        <w:autoSpaceDE/>
        <w:autoSpaceDN/>
        <w:ind w:left="397" w:hanging="397"/>
        <w:jc w:val="both"/>
        <w:rPr>
          <w:b/>
          <w:color w:val="000000"/>
          <w:sz w:val="20"/>
          <w:szCs w:val="20"/>
        </w:rPr>
      </w:pPr>
      <w:r w:rsidRPr="00E757C8">
        <w:rPr>
          <w:b/>
          <w:color w:val="000000"/>
          <w:sz w:val="20"/>
          <w:szCs w:val="20"/>
        </w:rPr>
        <w:t>The tenderer is required to submit evidence of past performance for 3 (three)</w:t>
      </w:r>
      <w:r w:rsidR="00E757C8">
        <w:rPr>
          <w:b/>
          <w:color w:val="000000"/>
          <w:sz w:val="20"/>
          <w:szCs w:val="20"/>
        </w:rPr>
        <w:t xml:space="preserve"> completed</w:t>
      </w:r>
      <w:r w:rsidRPr="00E757C8">
        <w:rPr>
          <w:b/>
          <w:color w:val="000000"/>
          <w:sz w:val="20"/>
          <w:szCs w:val="20"/>
        </w:rPr>
        <w:t xml:space="preserve"> projects of similar scope </w:t>
      </w:r>
      <w:ins w:id="6469" w:author="Tebokgo Mabuto (ECP)" w:date="2026-07-15T11:56:00Z" w16du:dateUtc="2026-07-15T09:56:00Z">
        <w:r w:rsidR="0090679A">
          <w:rPr>
            <w:b/>
            <w:color w:val="000000"/>
            <w:sz w:val="20"/>
            <w:szCs w:val="20"/>
          </w:rPr>
          <w:t>e.g.</w:t>
        </w:r>
      </w:ins>
      <w:ins w:id="6470" w:author="Tebokgo Mabuto (ECP)" w:date="2026-07-15T11:54:00Z" w16du:dateUtc="2026-07-15T09:54:00Z">
        <w:r w:rsidR="0090679A">
          <w:rPr>
            <w:b/>
            <w:color w:val="000000"/>
            <w:sz w:val="20"/>
            <w:szCs w:val="20"/>
          </w:rPr>
          <w:t xml:space="preserve"> Crack sealing, Pothole repa</w:t>
        </w:r>
      </w:ins>
      <w:ins w:id="6471" w:author="Tebokgo Mabuto (ECP)" w:date="2026-07-15T11:55:00Z" w16du:dateUtc="2026-07-15T09:55:00Z">
        <w:r w:rsidR="0090679A">
          <w:rPr>
            <w:b/>
            <w:color w:val="000000"/>
            <w:sz w:val="20"/>
            <w:szCs w:val="20"/>
          </w:rPr>
          <w:t xml:space="preserve">ir, Edge repair, Shoulder repair, and Blading </w:t>
        </w:r>
      </w:ins>
      <w:del w:id="6472" w:author="Tebokgo Mabuto (ECP)" w:date="2026-07-15T11:54:00Z" w16du:dateUtc="2026-07-15T09:54:00Z">
        <w:r w:rsidRPr="00E757C8" w:rsidDel="0090679A">
          <w:rPr>
            <w:b/>
            <w:i/>
            <w:iCs/>
            <w:color w:val="000000"/>
            <w:sz w:val="20"/>
            <w:szCs w:val="20"/>
            <w:highlight w:val="yellow"/>
          </w:rPr>
          <w:delText>(Note to compiler:  Project Manager to expand on what is regarded as similar to scope of works, i.e. reseal, asphalt overlay, strengthening of pavement layer, major structures of certain length, etc.)</w:delText>
        </w:r>
        <w:r w:rsidRPr="00E757C8" w:rsidDel="0090679A">
          <w:rPr>
            <w:b/>
            <w:color w:val="000000"/>
            <w:sz w:val="20"/>
            <w:szCs w:val="20"/>
          </w:rPr>
          <w:delText xml:space="preserve"> </w:delText>
        </w:r>
      </w:del>
      <w:r w:rsidRPr="00E757C8">
        <w:rPr>
          <w:b/>
          <w:color w:val="000000"/>
          <w:sz w:val="20"/>
          <w:szCs w:val="20"/>
        </w:rPr>
        <w:t>completed by the tenderer in the last 10 (ten) years.</w:t>
      </w:r>
    </w:p>
    <w:p w14:paraId="020256CE" w14:textId="77777777" w:rsidR="00686C61" w:rsidRPr="00E757C8" w:rsidRDefault="00686C61" w:rsidP="00A45B23">
      <w:pPr>
        <w:pStyle w:val="ListParagraph"/>
        <w:widowControl/>
        <w:numPr>
          <w:ilvl w:val="2"/>
          <w:numId w:val="116"/>
        </w:numPr>
        <w:tabs>
          <w:tab w:val="clear" w:pos="2367"/>
        </w:tabs>
        <w:autoSpaceDE/>
        <w:autoSpaceDN/>
        <w:ind w:left="397" w:hanging="397"/>
        <w:jc w:val="both"/>
        <w:rPr>
          <w:b/>
          <w:color w:val="000000"/>
          <w:sz w:val="20"/>
          <w:szCs w:val="20"/>
        </w:rPr>
      </w:pPr>
      <w:r w:rsidRPr="00E757C8">
        <w:rPr>
          <w:b/>
          <w:color w:val="000000"/>
          <w:sz w:val="20"/>
          <w:szCs w:val="20"/>
        </w:rPr>
        <w:t>Evidence of past performance can be in the form of the following:</w:t>
      </w:r>
    </w:p>
    <w:p w14:paraId="2EC8CFDD" w14:textId="77777777" w:rsidR="00686C61" w:rsidRPr="00E757C8" w:rsidRDefault="00686C61" w:rsidP="00E757C8">
      <w:pPr>
        <w:pStyle w:val="ListParagraph"/>
        <w:ind w:left="794" w:hanging="397"/>
        <w:jc w:val="both"/>
        <w:rPr>
          <w:b/>
          <w:color w:val="000000"/>
          <w:sz w:val="20"/>
          <w:szCs w:val="20"/>
        </w:rPr>
      </w:pPr>
      <w:r w:rsidRPr="00E757C8">
        <w:rPr>
          <w:b/>
          <w:color w:val="000000"/>
          <w:sz w:val="20"/>
          <w:szCs w:val="20"/>
        </w:rPr>
        <w:t>*   CIDB Annexure 1:  PSP Performance Report</w:t>
      </w:r>
    </w:p>
    <w:p w14:paraId="68DB1F83" w14:textId="77777777" w:rsidR="00686C61" w:rsidRPr="00E757C8" w:rsidRDefault="00686C61" w:rsidP="00E757C8">
      <w:pPr>
        <w:pStyle w:val="ListParagraph"/>
        <w:ind w:left="794" w:hanging="397"/>
        <w:jc w:val="both"/>
        <w:rPr>
          <w:b/>
          <w:color w:val="000000"/>
          <w:sz w:val="20"/>
          <w:szCs w:val="20"/>
        </w:rPr>
      </w:pPr>
      <w:r w:rsidRPr="00E757C8">
        <w:rPr>
          <w:b/>
          <w:color w:val="000000"/>
          <w:sz w:val="20"/>
          <w:szCs w:val="20"/>
        </w:rPr>
        <w:t>*   Reference letters from Client or Client’s representative (see template below)</w:t>
      </w:r>
    </w:p>
    <w:p w14:paraId="3954C759" w14:textId="77777777" w:rsidR="00686C61" w:rsidRPr="00E757C8" w:rsidRDefault="00686C61" w:rsidP="00E757C8">
      <w:pPr>
        <w:pStyle w:val="ListParagraph"/>
        <w:ind w:left="533"/>
        <w:jc w:val="both"/>
        <w:rPr>
          <w:b/>
          <w:color w:val="000000"/>
          <w:sz w:val="20"/>
          <w:szCs w:val="20"/>
        </w:rPr>
      </w:pPr>
      <w:r w:rsidRPr="00E757C8">
        <w:rPr>
          <w:b/>
          <w:color w:val="000000"/>
          <w:sz w:val="20"/>
          <w:szCs w:val="20"/>
        </w:rPr>
        <w:t>Performance reports and Reference letters should be signed by all relevant parties.</w:t>
      </w:r>
    </w:p>
    <w:p w14:paraId="0470643F" w14:textId="77777777" w:rsidR="00686C61" w:rsidRPr="00E757C8" w:rsidRDefault="00686C61" w:rsidP="00A45B23">
      <w:pPr>
        <w:pStyle w:val="ListParagraph"/>
        <w:widowControl/>
        <w:numPr>
          <w:ilvl w:val="2"/>
          <w:numId w:val="116"/>
        </w:numPr>
        <w:tabs>
          <w:tab w:val="clear" w:pos="2367"/>
        </w:tabs>
        <w:autoSpaceDE/>
        <w:autoSpaceDN/>
        <w:ind w:left="397" w:hanging="397"/>
        <w:jc w:val="both"/>
        <w:rPr>
          <w:b/>
          <w:color w:val="000000"/>
          <w:sz w:val="20"/>
          <w:szCs w:val="20"/>
        </w:rPr>
      </w:pPr>
      <w:r w:rsidRPr="00E757C8">
        <w:rPr>
          <w:b/>
          <w:color w:val="000000"/>
          <w:sz w:val="20"/>
          <w:szCs w:val="20"/>
        </w:rPr>
        <w:t>For tenderers with less than 3 (three) completed projects of similar scope, the following will be acceptable:</w:t>
      </w:r>
    </w:p>
    <w:p w14:paraId="66C2803A" w14:textId="77777777" w:rsidR="00686C61" w:rsidRPr="00E757C8" w:rsidRDefault="00686C61" w:rsidP="00E757C8">
      <w:pPr>
        <w:pStyle w:val="ListParagraph"/>
        <w:ind w:left="930"/>
        <w:jc w:val="both"/>
        <w:rPr>
          <w:b/>
          <w:color w:val="000000"/>
          <w:sz w:val="20"/>
          <w:szCs w:val="20"/>
        </w:rPr>
      </w:pPr>
      <w:r w:rsidRPr="00E757C8">
        <w:rPr>
          <w:b/>
          <w:color w:val="000000"/>
          <w:sz w:val="20"/>
          <w:szCs w:val="20"/>
        </w:rPr>
        <w:t>*   Sworn affidavit (see template below)</w:t>
      </w:r>
    </w:p>
    <w:p w14:paraId="4EBE2BE1" w14:textId="77777777" w:rsidR="00686C61" w:rsidRPr="00E757C8" w:rsidRDefault="00686C61" w:rsidP="00A45B23">
      <w:pPr>
        <w:pStyle w:val="ListParagraph"/>
        <w:widowControl/>
        <w:numPr>
          <w:ilvl w:val="2"/>
          <w:numId w:val="116"/>
        </w:numPr>
        <w:tabs>
          <w:tab w:val="clear" w:pos="2367"/>
        </w:tabs>
        <w:autoSpaceDE/>
        <w:autoSpaceDN/>
        <w:ind w:left="397" w:hanging="397"/>
        <w:jc w:val="both"/>
        <w:rPr>
          <w:b/>
          <w:color w:val="000000"/>
          <w:sz w:val="20"/>
          <w:szCs w:val="20"/>
        </w:rPr>
      </w:pPr>
      <w:r w:rsidRPr="00E757C8">
        <w:rPr>
          <w:b/>
          <w:color w:val="000000"/>
          <w:sz w:val="20"/>
          <w:szCs w:val="20"/>
        </w:rPr>
        <w:t>Failure to submit a completed and signed CIDB Annexure 1 Performance Report, or a signed Reference letter from the Client/Client’s representative, or a Sworn Affidavit will result in 0 (zero) points for past performance.</w:t>
      </w:r>
    </w:p>
    <w:p w14:paraId="70A62569" w14:textId="77777777" w:rsidR="00686C61" w:rsidRPr="00E757C8" w:rsidRDefault="00686C61" w:rsidP="00A45B23">
      <w:pPr>
        <w:pStyle w:val="ListParagraph"/>
        <w:widowControl/>
        <w:numPr>
          <w:ilvl w:val="2"/>
          <w:numId w:val="116"/>
        </w:numPr>
        <w:tabs>
          <w:tab w:val="clear" w:pos="2367"/>
        </w:tabs>
        <w:autoSpaceDE/>
        <w:autoSpaceDN/>
        <w:ind w:left="397" w:hanging="397"/>
        <w:jc w:val="both"/>
        <w:rPr>
          <w:b/>
          <w:color w:val="000000"/>
          <w:sz w:val="20"/>
          <w:szCs w:val="20"/>
        </w:rPr>
      </w:pPr>
      <w:r w:rsidRPr="00E757C8">
        <w:rPr>
          <w:b/>
          <w:color w:val="000000"/>
          <w:sz w:val="20"/>
          <w:szCs w:val="20"/>
        </w:rPr>
        <w:t xml:space="preserve">For Consortiums and Joint Ventures, the CIDB Annexure 1:  PSP Performance Report or Reference letters must be in one of the companies or JV partner names. </w:t>
      </w:r>
    </w:p>
    <w:p w14:paraId="30F622B5" w14:textId="3B5B8CB5" w:rsidR="00686C61" w:rsidRDefault="00686C61" w:rsidP="00686C61">
      <w:pPr>
        <w:tabs>
          <w:tab w:val="left" w:leader="dot" w:pos="7920"/>
        </w:tabs>
        <w:jc w:val="both"/>
        <w:rPr>
          <w:rFonts w:cs="Arial"/>
          <w:b/>
          <w:color w:val="000000"/>
          <w:sz w:val="20"/>
          <w:szCs w:val="20"/>
        </w:rPr>
      </w:pPr>
    </w:p>
    <w:p w14:paraId="6D9E5371" w14:textId="3E9095EA" w:rsidR="00686C61" w:rsidRPr="00356F82" w:rsidRDefault="00686C61" w:rsidP="00686C61">
      <w:pPr>
        <w:tabs>
          <w:tab w:val="left" w:leader="dot" w:pos="7920"/>
        </w:tabs>
        <w:jc w:val="both"/>
        <w:rPr>
          <w:rFonts w:cs="Arial"/>
          <w:b/>
          <w:color w:val="000000"/>
          <w:sz w:val="20"/>
          <w:szCs w:val="20"/>
        </w:rPr>
      </w:pPr>
    </w:p>
    <w:p w14:paraId="6DF40026" w14:textId="7D0926CA" w:rsidR="00686C61" w:rsidRPr="00356F82" w:rsidRDefault="00686C61" w:rsidP="00686C61">
      <w:pPr>
        <w:rPr>
          <w:rFonts w:cs="Arial"/>
          <w:color w:val="000000"/>
          <w:sz w:val="20"/>
          <w:szCs w:val="20"/>
        </w:rPr>
      </w:pPr>
    </w:p>
    <w:p w14:paraId="2D5FFC19" w14:textId="4231BE4A" w:rsidR="008A4AFA" w:rsidRDefault="00E757C8" w:rsidP="00686C61">
      <w:pPr>
        <w:rPr>
          <w:rFonts w:cs="Arial"/>
          <w:color w:val="000000"/>
          <w:szCs w:val="20"/>
        </w:rPr>
      </w:pPr>
      <w:r>
        <w:rPr>
          <w:noProof/>
        </w:rPr>
        <mc:AlternateContent>
          <mc:Choice Requires="wps">
            <w:drawing>
              <wp:anchor distT="0" distB="0" distL="114300" distR="114300" simplePos="0" relativeHeight="251671040" behindDoc="0" locked="0" layoutInCell="1" allowOverlap="1" wp14:anchorId="28A5B436" wp14:editId="265C47C9">
                <wp:simplePos x="0" y="0"/>
                <wp:positionH relativeFrom="page">
                  <wp:posOffset>1177925</wp:posOffset>
                </wp:positionH>
                <wp:positionV relativeFrom="paragraph">
                  <wp:posOffset>46990</wp:posOffset>
                </wp:positionV>
                <wp:extent cx="5248910" cy="1381125"/>
                <wp:effectExtent l="0" t="0" r="0" b="0"/>
                <wp:wrapNone/>
                <wp:docPr id="3235640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470700">
                          <a:off x="0" y="0"/>
                          <a:ext cx="5248910" cy="1381125"/>
                        </a:xfrm>
                        <a:prstGeom prst="rect">
                          <a:avLst/>
                        </a:prstGeom>
                      </wps:spPr>
                      <wps:txbx>
                        <w:txbxContent>
                          <w:p w14:paraId="786EF05F"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Refer to EXCEL file provided</w:t>
                            </w:r>
                          </w:p>
                        </w:txbxContent>
                      </wps:txbx>
                      <wps:bodyPr wrap="square" numCol="1" fromWordArt="1">
                        <a:prstTxWarp prst="textWave4">
                          <a:avLst>
                            <a:gd name="adj1" fmla="val 6500"/>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 w14:anchorId="28A5B436" id="_x0000_s1030" type="#_x0000_t202" style="position:absolute;margin-left:92.75pt;margin-top:3.7pt;width:413.3pt;height:108.75pt;rotation:-1233497fd;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" filled="f" stroked="f">
                <o:lock v:ext="edit" shapetype="t"/>
                <v:textbox style="mso-fit-shape-to-text:t">
                  <w:txbxContent>
                    <w:p w14:paraId="786EF05F"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Refer to EXCEL file provided</w:t>
                      </w:r>
                    </w:p>
                  </w:txbxContent>
                </v:textbox>
                <w10:wrap anchorx="page"/>
              </v:shape>
            </w:pict>
          </mc:Fallback>
        </mc:AlternateContent>
      </w:r>
    </w:p>
    <w:p w14:paraId="64AF6BC1" w14:textId="5F9902FF" w:rsidR="008A4AFA" w:rsidRDefault="008A4AFA" w:rsidP="00686C61">
      <w:pPr>
        <w:rPr>
          <w:rFonts w:cs="Arial"/>
          <w:color w:val="000000"/>
          <w:szCs w:val="20"/>
        </w:rPr>
      </w:pPr>
    </w:p>
    <w:p w14:paraId="6854EBD8" w14:textId="77777777" w:rsidR="008A4AFA" w:rsidRDefault="008A4AFA" w:rsidP="008A4AFA">
      <w:pPr>
        <w:spacing w:line="360" w:lineRule="auto"/>
        <w:rPr>
          <w:rFonts w:ascii="Tahoma" w:eastAsia="Times New Roman" w:hAnsi="Tahoma" w:cs="Tahoma"/>
          <w:bCs/>
          <w:sz w:val="20"/>
          <w:szCs w:val="20"/>
          <w:lang w:val="en-GB" w:eastAsia="en-GB"/>
        </w:rPr>
      </w:pPr>
    </w:p>
    <w:p w14:paraId="27FDB572" w14:textId="77777777" w:rsidR="008A4AFA" w:rsidRDefault="008A4AFA" w:rsidP="008A4AFA">
      <w:pPr>
        <w:spacing w:line="360" w:lineRule="auto"/>
        <w:rPr>
          <w:rFonts w:ascii="Tahoma" w:eastAsia="Times New Roman" w:hAnsi="Tahoma" w:cs="Tahoma"/>
          <w:bCs/>
          <w:sz w:val="20"/>
          <w:szCs w:val="20"/>
          <w:lang w:val="en-GB" w:eastAsia="en-GB"/>
        </w:rPr>
      </w:pPr>
    </w:p>
    <w:p w14:paraId="235EE0A7" w14:textId="77777777" w:rsidR="008A4AFA" w:rsidRDefault="008A4AFA" w:rsidP="008A4AFA">
      <w:pPr>
        <w:spacing w:line="360" w:lineRule="auto"/>
        <w:rPr>
          <w:rFonts w:ascii="Tahoma" w:eastAsia="Times New Roman" w:hAnsi="Tahoma" w:cs="Tahoma"/>
          <w:bCs/>
          <w:sz w:val="20"/>
          <w:szCs w:val="20"/>
          <w:lang w:val="en-GB" w:eastAsia="en-GB"/>
        </w:rPr>
      </w:pPr>
    </w:p>
    <w:p w14:paraId="064BA08F" w14:textId="77777777" w:rsidR="008A4AFA" w:rsidRDefault="008A4AFA" w:rsidP="008A4AFA">
      <w:pPr>
        <w:spacing w:line="360" w:lineRule="auto"/>
        <w:rPr>
          <w:rFonts w:ascii="Tahoma" w:eastAsia="Times New Roman" w:hAnsi="Tahoma" w:cs="Tahoma"/>
          <w:bCs/>
          <w:sz w:val="20"/>
          <w:szCs w:val="20"/>
          <w:lang w:val="en-GB" w:eastAsia="en-GB"/>
        </w:rPr>
      </w:pPr>
    </w:p>
    <w:p w14:paraId="2FBB6F52" w14:textId="77777777" w:rsidR="008A4AFA" w:rsidRDefault="008A4AFA" w:rsidP="008A4AFA">
      <w:pPr>
        <w:spacing w:line="360" w:lineRule="auto"/>
        <w:rPr>
          <w:rFonts w:ascii="Tahoma" w:eastAsia="Times New Roman" w:hAnsi="Tahoma" w:cs="Tahoma"/>
          <w:bCs/>
          <w:sz w:val="20"/>
          <w:szCs w:val="20"/>
          <w:lang w:val="en-GB" w:eastAsia="en-GB"/>
        </w:rPr>
      </w:pPr>
    </w:p>
    <w:p w14:paraId="58346B93" w14:textId="77777777" w:rsidR="008A4AFA" w:rsidRDefault="008A4AFA" w:rsidP="008A4AFA">
      <w:pPr>
        <w:spacing w:line="360" w:lineRule="auto"/>
        <w:rPr>
          <w:rFonts w:ascii="Tahoma" w:eastAsia="Times New Roman" w:hAnsi="Tahoma" w:cs="Tahoma"/>
          <w:bCs/>
          <w:sz w:val="20"/>
          <w:szCs w:val="20"/>
          <w:lang w:val="en-GB" w:eastAsia="en-GB"/>
        </w:rPr>
      </w:pPr>
    </w:p>
    <w:p w14:paraId="71AFE9C1" w14:textId="77777777" w:rsidR="008A4AFA" w:rsidRDefault="008A4AFA" w:rsidP="008A4AFA">
      <w:pPr>
        <w:spacing w:line="360" w:lineRule="auto"/>
        <w:rPr>
          <w:rFonts w:ascii="Tahoma" w:eastAsia="Times New Roman" w:hAnsi="Tahoma" w:cs="Tahoma"/>
          <w:bCs/>
          <w:sz w:val="20"/>
          <w:szCs w:val="20"/>
          <w:lang w:val="en-GB" w:eastAsia="en-GB"/>
        </w:rPr>
      </w:pPr>
    </w:p>
    <w:p w14:paraId="2C089BF7" w14:textId="77777777" w:rsidR="008A4AFA" w:rsidRDefault="008A4AFA" w:rsidP="008A4AFA">
      <w:pPr>
        <w:spacing w:line="360" w:lineRule="auto"/>
        <w:rPr>
          <w:rFonts w:ascii="Tahoma" w:eastAsia="Times New Roman" w:hAnsi="Tahoma" w:cs="Tahoma"/>
          <w:bCs/>
          <w:sz w:val="20"/>
          <w:szCs w:val="20"/>
          <w:lang w:val="en-GB" w:eastAsia="en-GB"/>
        </w:rPr>
      </w:pPr>
    </w:p>
    <w:p w14:paraId="7552CDCD" w14:textId="77777777" w:rsidR="008A4AFA" w:rsidRDefault="008A4AFA" w:rsidP="008A4AFA">
      <w:pPr>
        <w:spacing w:line="360" w:lineRule="auto"/>
        <w:rPr>
          <w:rFonts w:ascii="Tahoma" w:eastAsia="Times New Roman" w:hAnsi="Tahoma" w:cs="Tahoma"/>
          <w:bCs/>
          <w:sz w:val="20"/>
          <w:szCs w:val="20"/>
          <w:lang w:val="en-GB" w:eastAsia="en-GB"/>
        </w:rPr>
      </w:pPr>
    </w:p>
    <w:p w14:paraId="2B105BDF" w14:textId="77777777" w:rsidR="008A4AFA" w:rsidRDefault="008A4AFA" w:rsidP="008A4AFA">
      <w:pPr>
        <w:spacing w:line="360" w:lineRule="auto"/>
        <w:rPr>
          <w:rFonts w:ascii="Tahoma" w:eastAsia="Times New Roman" w:hAnsi="Tahoma" w:cs="Tahoma"/>
          <w:bCs/>
          <w:sz w:val="20"/>
          <w:szCs w:val="20"/>
          <w:lang w:val="en-GB" w:eastAsia="en-GB"/>
        </w:rPr>
      </w:pPr>
    </w:p>
    <w:p w14:paraId="210C4484" w14:textId="77777777" w:rsidR="008A4AFA" w:rsidRDefault="008A4AFA" w:rsidP="008A4AFA">
      <w:pPr>
        <w:spacing w:line="360" w:lineRule="auto"/>
        <w:rPr>
          <w:rFonts w:ascii="Tahoma" w:eastAsia="Times New Roman" w:hAnsi="Tahoma" w:cs="Tahoma"/>
          <w:bCs/>
          <w:sz w:val="20"/>
          <w:szCs w:val="20"/>
          <w:lang w:val="en-GB" w:eastAsia="en-GB"/>
        </w:rPr>
      </w:pPr>
    </w:p>
    <w:p w14:paraId="08069DD9" w14:textId="77777777" w:rsidR="008A4AFA" w:rsidRDefault="008A4AFA" w:rsidP="008A4AFA">
      <w:pPr>
        <w:spacing w:line="360" w:lineRule="auto"/>
        <w:rPr>
          <w:rFonts w:ascii="Tahoma" w:eastAsia="Times New Roman" w:hAnsi="Tahoma" w:cs="Tahoma"/>
          <w:bCs/>
          <w:sz w:val="20"/>
          <w:szCs w:val="20"/>
          <w:lang w:val="en-GB" w:eastAsia="en-GB"/>
        </w:rPr>
      </w:pPr>
    </w:p>
    <w:p w14:paraId="037A3F2B" w14:textId="77777777" w:rsidR="008A4AFA" w:rsidRDefault="008A4AFA" w:rsidP="008A4AFA">
      <w:pPr>
        <w:spacing w:line="360" w:lineRule="auto"/>
        <w:rPr>
          <w:rFonts w:ascii="Tahoma" w:eastAsia="Times New Roman" w:hAnsi="Tahoma" w:cs="Tahoma"/>
          <w:bCs/>
          <w:sz w:val="20"/>
          <w:szCs w:val="20"/>
          <w:lang w:val="en-GB" w:eastAsia="en-GB"/>
        </w:rPr>
      </w:pPr>
    </w:p>
    <w:p w14:paraId="38C5B849" w14:textId="00E244E9" w:rsidR="008A4AFA" w:rsidRPr="004E65F1" w:rsidRDefault="008A4AFA" w:rsidP="008A4AFA">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143B94F3" w14:textId="4978BB79" w:rsidR="008A4AFA" w:rsidRPr="004E65F1" w:rsidRDefault="008A4AFA" w:rsidP="008A4AFA">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4CCDEC3E" w14:textId="77777777" w:rsidR="008A4AFA" w:rsidRDefault="008A4AFA" w:rsidP="008A4AFA">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44B69370" w14:textId="07BCA9D3" w:rsidR="00686C61" w:rsidRPr="00A2440C" w:rsidRDefault="00686C61" w:rsidP="00686C61">
      <w:pPr>
        <w:rPr>
          <w:rFonts w:cs="Arial"/>
          <w:color w:val="000000"/>
          <w:szCs w:val="20"/>
        </w:rPr>
      </w:pPr>
      <w:r>
        <w:rPr>
          <w:rFonts w:cs="Arial"/>
          <w:color w:val="000000"/>
          <w:szCs w:val="20"/>
        </w:rPr>
        <w:br w:type="page"/>
      </w:r>
    </w:p>
    <w:p w14:paraId="2B42FD3D" w14:textId="77777777" w:rsidR="00686C61" w:rsidRDefault="00686C61" w:rsidP="00686C61">
      <w:pPr>
        <w:jc w:val="center"/>
        <w:rPr>
          <w:rFonts w:cs="Arial"/>
          <w:b/>
          <w:color w:val="000000"/>
          <w:sz w:val="20"/>
          <w:szCs w:val="20"/>
        </w:rPr>
      </w:pPr>
      <w:r>
        <w:rPr>
          <w:rFonts w:cs="Arial"/>
          <w:b/>
          <w:color w:val="000000"/>
          <w:sz w:val="20"/>
          <w:szCs w:val="20"/>
        </w:rPr>
        <w:lastRenderedPageBreak/>
        <w:t>AFFIDAVIT FOR PAST PERFORMANCE</w:t>
      </w:r>
    </w:p>
    <w:p w14:paraId="38D6A2DF" w14:textId="56E59D41"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73" w:author="Avela Mnyaka (ECP)" w:date="2026-09-02T09:46:00Z" w16du:dateUtc="2026-09-02T07:46:00Z">
        <w:r w:rsidRPr="00D27C9F" w:rsidDel="00D27C9F">
          <w:rPr>
            <w:rFonts w:ascii="Arial" w:hAnsi="Arial" w:cs="Arial"/>
            <w:b/>
            <w:bCs/>
            <w:color w:val="000000"/>
            <w:szCs w:val="20"/>
            <w:lang w:val="en-ZA"/>
            <w:rPrChange w:id="6474" w:author="Avela Mnyaka (ECP)" w:date="2026-09-02T09:52:00Z" w16du:dateUtc="2026-09-02T07:52:00Z">
              <w:rPr>
                <w:rFonts w:ascii="Arial" w:hAnsi="Arial" w:cs="Arial"/>
                <w:b/>
                <w:bCs/>
                <w:color w:val="000000"/>
                <w:szCs w:val="20"/>
                <w:highlight w:val="yellow"/>
                <w:lang w:val="en-ZA"/>
              </w:rPr>
            </w:rPrChange>
          </w:rPr>
          <w:delText>20XX/YYYY</w:delText>
        </w:r>
      </w:del>
      <w:ins w:id="6475" w:author="Avela Mnyaka (ECP)" w:date="2026-09-02T09:46:00Z" w16du:dateUtc="2026-09-02T07:46:00Z">
        <w:r w:rsidR="00D27C9F" w:rsidRPr="00D27C9F">
          <w:rPr>
            <w:rFonts w:ascii="Arial" w:hAnsi="Arial" w:cs="Arial"/>
            <w:b/>
            <w:bCs/>
            <w:color w:val="000000"/>
            <w:szCs w:val="20"/>
            <w:lang w:val="en-ZA"/>
            <w:rPrChange w:id="6476" w:author="Avela Mnyaka (ECP)" w:date="2026-09-02T09:52:00Z" w16du:dateUtc="2026-09-02T07:52: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477" w:author="Avela Mnyaka (ECP)" w:date="2026-09-02T09:52:00Z" w16du:dateUtc="2026-09-02T07:52: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43F9E6ED" w14:textId="77777777" w:rsidR="00686C61" w:rsidRDefault="00686C61" w:rsidP="00686C61">
      <w:pPr>
        <w:jc w:val="center"/>
        <w:rPr>
          <w:rFonts w:cs="Arial"/>
          <w:b/>
          <w:color w:val="000000"/>
          <w:sz w:val="20"/>
          <w:szCs w:val="20"/>
        </w:rPr>
      </w:pPr>
    </w:p>
    <w:p w14:paraId="651CDCCD" w14:textId="77777777" w:rsidR="00686C61" w:rsidRPr="00E757C8" w:rsidRDefault="00686C61" w:rsidP="00686C61">
      <w:pPr>
        <w:jc w:val="center"/>
        <w:rPr>
          <w:rFonts w:ascii="Arial" w:hAnsi="Arial" w:cs="Arial"/>
          <w:b/>
          <w:color w:val="000000"/>
          <w:sz w:val="20"/>
          <w:szCs w:val="20"/>
        </w:rPr>
      </w:pPr>
    </w:p>
    <w:p w14:paraId="1F4F81FC" w14:textId="77777777" w:rsidR="00686C61" w:rsidRPr="00E757C8" w:rsidRDefault="00686C61" w:rsidP="00686C61">
      <w:pPr>
        <w:jc w:val="both"/>
        <w:rPr>
          <w:rFonts w:ascii="Arial" w:hAnsi="Arial" w:cs="Arial"/>
          <w:b/>
          <w:bCs/>
          <w:color w:val="000000"/>
          <w:sz w:val="20"/>
          <w:szCs w:val="20"/>
        </w:rPr>
      </w:pPr>
      <w:r w:rsidRPr="00E757C8">
        <w:rPr>
          <w:rFonts w:ascii="Arial" w:hAnsi="Arial" w:cs="Arial"/>
          <w:b/>
          <w:bCs/>
          <w:color w:val="000000"/>
          <w:sz w:val="20"/>
          <w:szCs w:val="20"/>
        </w:rPr>
        <w:t>Notes to tenderer:</w:t>
      </w:r>
    </w:p>
    <w:p w14:paraId="483A6E66" w14:textId="77777777" w:rsidR="00686C61" w:rsidRPr="00E757C8" w:rsidRDefault="00686C61" w:rsidP="00A45B23">
      <w:pPr>
        <w:pStyle w:val="ListParagraph"/>
        <w:widowControl/>
        <w:numPr>
          <w:ilvl w:val="0"/>
          <w:numId w:val="122"/>
        </w:numPr>
        <w:autoSpaceDE/>
        <w:autoSpaceDN/>
        <w:ind w:left="397" w:hanging="397"/>
        <w:jc w:val="both"/>
        <w:rPr>
          <w:b/>
          <w:bCs/>
          <w:color w:val="000000"/>
          <w:sz w:val="20"/>
          <w:szCs w:val="20"/>
        </w:rPr>
      </w:pPr>
      <w:r w:rsidRPr="00E757C8">
        <w:rPr>
          <w:b/>
          <w:bCs/>
          <w:color w:val="000000"/>
          <w:sz w:val="20"/>
          <w:szCs w:val="20"/>
        </w:rPr>
        <w:t>Complete the Affidavit provided in MS Excel format.</w:t>
      </w:r>
    </w:p>
    <w:p w14:paraId="04AA0E55" w14:textId="77777777" w:rsidR="00686C61" w:rsidRPr="00E757C8" w:rsidRDefault="00686C61" w:rsidP="00A45B23">
      <w:pPr>
        <w:pStyle w:val="ListParagraph"/>
        <w:widowControl/>
        <w:numPr>
          <w:ilvl w:val="0"/>
          <w:numId w:val="122"/>
        </w:numPr>
        <w:autoSpaceDE/>
        <w:autoSpaceDN/>
        <w:ind w:left="397" w:hanging="397"/>
        <w:jc w:val="both"/>
        <w:rPr>
          <w:b/>
          <w:bCs/>
          <w:color w:val="000000"/>
          <w:sz w:val="20"/>
          <w:szCs w:val="20"/>
        </w:rPr>
      </w:pPr>
      <w:r w:rsidRPr="00E757C8">
        <w:rPr>
          <w:b/>
          <w:bCs/>
          <w:color w:val="000000"/>
          <w:sz w:val="20"/>
          <w:szCs w:val="20"/>
        </w:rPr>
        <w:t>A copy of the Affidavit must be printed and signed.</w:t>
      </w:r>
    </w:p>
    <w:p w14:paraId="0AF48D1A" w14:textId="77777777" w:rsidR="00686C61" w:rsidRPr="00E757C8" w:rsidRDefault="00686C61" w:rsidP="00686C61">
      <w:pPr>
        <w:jc w:val="both"/>
        <w:rPr>
          <w:rFonts w:ascii="Arial" w:hAnsi="Arial" w:cs="Arial"/>
          <w:color w:val="000000"/>
          <w:sz w:val="20"/>
          <w:szCs w:val="20"/>
        </w:rPr>
      </w:pPr>
    </w:p>
    <w:p w14:paraId="440A4F5F" w14:textId="77777777" w:rsidR="008A4AFA" w:rsidRPr="00E757C8" w:rsidRDefault="008A4AFA" w:rsidP="00686C61">
      <w:pPr>
        <w:rPr>
          <w:rFonts w:ascii="Arial" w:hAnsi="Arial" w:cs="Arial"/>
          <w:b/>
          <w:bCs/>
          <w:sz w:val="20"/>
          <w:szCs w:val="20"/>
        </w:rPr>
      </w:pPr>
    </w:p>
    <w:p w14:paraId="74FB1240" w14:textId="77777777" w:rsidR="008A4AFA" w:rsidRPr="00E757C8" w:rsidRDefault="008A4AFA" w:rsidP="00686C61">
      <w:pPr>
        <w:rPr>
          <w:rFonts w:ascii="Arial" w:hAnsi="Arial" w:cs="Arial"/>
          <w:b/>
          <w:bCs/>
          <w:sz w:val="20"/>
          <w:szCs w:val="20"/>
        </w:rPr>
      </w:pPr>
    </w:p>
    <w:p w14:paraId="7002D2A4" w14:textId="77777777" w:rsidR="008A4AFA" w:rsidRDefault="008A4AFA" w:rsidP="00686C61">
      <w:pPr>
        <w:rPr>
          <w:rFonts w:cs="Arial"/>
          <w:b/>
          <w:bCs/>
          <w:sz w:val="20"/>
          <w:szCs w:val="20"/>
        </w:rPr>
      </w:pPr>
    </w:p>
    <w:p w14:paraId="3F714429" w14:textId="77777777" w:rsidR="008A4AFA" w:rsidRDefault="008A4AFA" w:rsidP="00686C61">
      <w:pPr>
        <w:rPr>
          <w:rFonts w:cs="Arial"/>
          <w:b/>
          <w:bCs/>
          <w:sz w:val="20"/>
          <w:szCs w:val="20"/>
        </w:rPr>
      </w:pPr>
    </w:p>
    <w:p w14:paraId="6F193A21" w14:textId="77777777" w:rsidR="008A4AFA" w:rsidRDefault="008A4AFA" w:rsidP="00686C61">
      <w:pPr>
        <w:rPr>
          <w:rFonts w:cs="Arial"/>
          <w:b/>
          <w:bCs/>
          <w:sz w:val="20"/>
          <w:szCs w:val="20"/>
        </w:rPr>
      </w:pPr>
    </w:p>
    <w:p w14:paraId="383FFEEA" w14:textId="77777777" w:rsidR="008A4AFA" w:rsidRDefault="008A4AFA" w:rsidP="00686C61">
      <w:pPr>
        <w:rPr>
          <w:rFonts w:cs="Arial"/>
          <w:b/>
          <w:bCs/>
          <w:sz w:val="20"/>
          <w:szCs w:val="20"/>
        </w:rPr>
      </w:pPr>
    </w:p>
    <w:p w14:paraId="026C2E23" w14:textId="77777777" w:rsidR="008A4AFA" w:rsidRDefault="008A4AFA" w:rsidP="00686C61">
      <w:pPr>
        <w:rPr>
          <w:rFonts w:cs="Arial"/>
          <w:b/>
          <w:bCs/>
          <w:sz w:val="20"/>
          <w:szCs w:val="20"/>
        </w:rPr>
      </w:pPr>
    </w:p>
    <w:p w14:paraId="334B3BE1" w14:textId="77777777" w:rsidR="008A4AFA" w:rsidRDefault="008A4AFA" w:rsidP="00686C61">
      <w:pPr>
        <w:rPr>
          <w:rFonts w:cs="Arial"/>
          <w:b/>
          <w:bCs/>
          <w:sz w:val="20"/>
          <w:szCs w:val="20"/>
        </w:rPr>
      </w:pPr>
    </w:p>
    <w:p w14:paraId="382E3ABE" w14:textId="77777777" w:rsidR="008A4AFA" w:rsidRDefault="008A4AFA" w:rsidP="00686C61">
      <w:pPr>
        <w:rPr>
          <w:rFonts w:cs="Arial"/>
          <w:b/>
          <w:bCs/>
          <w:sz w:val="20"/>
          <w:szCs w:val="20"/>
        </w:rPr>
      </w:pPr>
    </w:p>
    <w:p w14:paraId="1DAE2D24" w14:textId="77777777" w:rsidR="008A4AFA" w:rsidRDefault="008A4AFA" w:rsidP="00686C61">
      <w:pPr>
        <w:rPr>
          <w:rFonts w:cs="Arial"/>
          <w:b/>
          <w:bCs/>
          <w:sz w:val="20"/>
          <w:szCs w:val="20"/>
        </w:rPr>
      </w:pPr>
    </w:p>
    <w:p w14:paraId="1BC89D86" w14:textId="77777777" w:rsidR="008A4AFA" w:rsidRDefault="008A4AFA" w:rsidP="00686C61">
      <w:pPr>
        <w:rPr>
          <w:rFonts w:cs="Arial"/>
          <w:b/>
          <w:bCs/>
          <w:sz w:val="20"/>
          <w:szCs w:val="20"/>
        </w:rPr>
      </w:pPr>
    </w:p>
    <w:p w14:paraId="63F5133E" w14:textId="77777777" w:rsidR="008A4AFA" w:rsidRDefault="008A4AFA" w:rsidP="00686C61">
      <w:pPr>
        <w:rPr>
          <w:rFonts w:cs="Arial"/>
          <w:b/>
          <w:bCs/>
          <w:sz w:val="20"/>
          <w:szCs w:val="20"/>
        </w:rPr>
      </w:pPr>
    </w:p>
    <w:p w14:paraId="571290DD" w14:textId="77777777" w:rsidR="008A4AFA" w:rsidRDefault="008A4AFA" w:rsidP="00686C61">
      <w:pPr>
        <w:rPr>
          <w:rFonts w:cs="Arial"/>
          <w:b/>
          <w:bCs/>
          <w:sz w:val="20"/>
          <w:szCs w:val="20"/>
        </w:rPr>
      </w:pPr>
    </w:p>
    <w:p w14:paraId="52186709" w14:textId="77777777" w:rsidR="008A4AFA" w:rsidRDefault="008A4AFA" w:rsidP="00686C61">
      <w:pPr>
        <w:rPr>
          <w:rFonts w:cs="Arial"/>
          <w:b/>
          <w:bCs/>
          <w:sz w:val="20"/>
          <w:szCs w:val="20"/>
        </w:rPr>
      </w:pPr>
    </w:p>
    <w:p w14:paraId="5C24F3AC" w14:textId="77777777" w:rsidR="008A4AFA" w:rsidRDefault="008A4AFA" w:rsidP="00686C61">
      <w:pPr>
        <w:rPr>
          <w:rFonts w:cs="Arial"/>
          <w:b/>
          <w:bCs/>
          <w:sz w:val="20"/>
          <w:szCs w:val="20"/>
        </w:rPr>
      </w:pPr>
    </w:p>
    <w:p w14:paraId="222B62BD" w14:textId="77777777" w:rsidR="008A4AFA" w:rsidRDefault="008A4AFA" w:rsidP="00686C61">
      <w:pPr>
        <w:rPr>
          <w:rFonts w:cs="Arial"/>
          <w:b/>
          <w:bCs/>
          <w:sz w:val="20"/>
          <w:szCs w:val="20"/>
        </w:rPr>
      </w:pPr>
    </w:p>
    <w:p w14:paraId="0CC8080A" w14:textId="77777777" w:rsidR="008A4AFA" w:rsidRDefault="008A4AFA" w:rsidP="00686C61">
      <w:pPr>
        <w:rPr>
          <w:rFonts w:cs="Arial"/>
          <w:b/>
          <w:bCs/>
          <w:sz w:val="20"/>
          <w:szCs w:val="20"/>
        </w:rPr>
      </w:pPr>
    </w:p>
    <w:p w14:paraId="3C7F334A" w14:textId="77777777" w:rsidR="008A4AFA" w:rsidRDefault="008A4AFA" w:rsidP="00686C61">
      <w:pPr>
        <w:rPr>
          <w:rFonts w:cs="Arial"/>
          <w:b/>
          <w:bCs/>
          <w:sz w:val="20"/>
          <w:szCs w:val="20"/>
        </w:rPr>
      </w:pPr>
    </w:p>
    <w:p w14:paraId="74BED45C" w14:textId="77777777" w:rsidR="008A4AFA" w:rsidRDefault="008A4AFA" w:rsidP="00686C61">
      <w:pPr>
        <w:rPr>
          <w:rFonts w:cs="Arial"/>
          <w:b/>
          <w:bCs/>
          <w:sz w:val="20"/>
          <w:szCs w:val="20"/>
        </w:rPr>
      </w:pPr>
    </w:p>
    <w:p w14:paraId="2630C352" w14:textId="77777777" w:rsidR="008A4AFA" w:rsidRDefault="008A4AFA" w:rsidP="00686C61">
      <w:pPr>
        <w:rPr>
          <w:rFonts w:cs="Arial"/>
          <w:b/>
          <w:bCs/>
          <w:sz w:val="20"/>
          <w:szCs w:val="20"/>
        </w:rPr>
      </w:pPr>
    </w:p>
    <w:p w14:paraId="27096C0D" w14:textId="77777777" w:rsidR="008A4AFA" w:rsidRDefault="008A4AFA" w:rsidP="00686C61">
      <w:pPr>
        <w:rPr>
          <w:rFonts w:cs="Arial"/>
          <w:b/>
          <w:bCs/>
          <w:sz w:val="20"/>
          <w:szCs w:val="20"/>
        </w:rPr>
      </w:pPr>
    </w:p>
    <w:p w14:paraId="4E48CC60" w14:textId="77777777" w:rsidR="008A4AFA" w:rsidRDefault="008A4AFA" w:rsidP="00686C61">
      <w:pPr>
        <w:rPr>
          <w:rFonts w:cs="Arial"/>
          <w:b/>
          <w:bCs/>
          <w:sz w:val="20"/>
          <w:szCs w:val="20"/>
        </w:rPr>
      </w:pPr>
    </w:p>
    <w:p w14:paraId="6A0F46C3" w14:textId="77777777" w:rsidR="008A4AFA" w:rsidRDefault="008A4AFA" w:rsidP="00686C61">
      <w:pPr>
        <w:rPr>
          <w:rFonts w:cs="Arial"/>
          <w:b/>
          <w:bCs/>
          <w:sz w:val="20"/>
          <w:szCs w:val="20"/>
        </w:rPr>
      </w:pPr>
    </w:p>
    <w:p w14:paraId="7FF5374D" w14:textId="77777777" w:rsidR="008A4AFA" w:rsidRDefault="008A4AFA" w:rsidP="00686C61">
      <w:pPr>
        <w:rPr>
          <w:rFonts w:cs="Arial"/>
          <w:b/>
          <w:bCs/>
          <w:sz w:val="20"/>
          <w:szCs w:val="20"/>
        </w:rPr>
      </w:pPr>
    </w:p>
    <w:p w14:paraId="1FF09471" w14:textId="77777777" w:rsidR="008A4AFA" w:rsidRDefault="008A4AFA" w:rsidP="00686C61">
      <w:pPr>
        <w:rPr>
          <w:rFonts w:cs="Arial"/>
          <w:b/>
          <w:bCs/>
          <w:sz w:val="20"/>
          <w:szCs w:val="20"/>
        </w:rPr>
      </w:pPr>
    </w:p>
    <w:p w14:paraId="7A2A02EA" w14:textId="77777777" w:rsidR="008A4AFA" w:rsidRDefault="008A4AFA" w:rsidP="00686C61">
      <w:pPr>
        <w:rPr>
          <w:rFonts w:cs="Arial"/>
          <w:b/>
          <w:bCs/>
          <w:sz w:val="20"/>
          <w:szCs w:val="20"/>
        </w:rPr>
      </w:pPr>
    </w:p>
    <w:p w14:paraId="0BD4195E" w14:textId="77777777" w:rsidR="008A4AFA" w:rsidRDefault="008A4AFA" w:rsidP="00686C61">
      <w:pPr>
        <w:rPr>
          <w:rFonts w:cs="Arial"/>
          <w:b/>
          <w:bCs/>
          <w:sz w:val="20"/>
          <w:szCs w:val="20"/>
        </w:rPr>
      </w:pPr>
    </w:p>
    <w:p w14:paraId="73062510" w14:textId="77777777" w:rsidR="008A4AFA" w:rsidRDefault="008A4AFA" w:rsidP="00686C61">
      <w:pPr>
        <w:rPr>
          <w:rFonts w:cs="Arial"/>
          <w:b/>
          <w:bCs/>
          <w:sz w:val="20"/>
          <w:szCs w:val="20"/>
        </w:rPr>
      </w:pPr>
    </w:p>
    <w:p w14:paraId="2CE4E684" w14:textId="77777777" w:rsidR="008A4AFA" w:rsidRDefault="008A4AFA" w:rsidP="00686C61">
      <w:pPr>
        <w:rPr>
          <w:rFonts w:cs="Arial"/>
          <w:b/>
          <w:bCs/>
          <w:sz w:val="20"/>
          <w:szCs w:val="20"/>
        </w:rPr>
      </w:pPr>
    </w:p>
    <w:p w14:paraId="217B9E12" w14:textId="77777777" w:rsidR="008A4AFA" w:rsidRDefault="008A4AFA" w:rsidP="00686C61">
      <w:pPr>
        <w:rPr>
          <w:rFonts w:cs="Arial"/>
          <w:b/>
          <w:bCs/>
          <w:sz w:val="20"/>
          <w:szCs w:val="20"/>
        </w:rPr>
      </w:pPr>
    </w:p>
    <w:p w14:paraId="2DB72AFD" w14:textId="77777777" w:rsidR="008A4AFA" w:rsidRDefault="008A4AFA" w:rsidP="00686C61">
      <w:pPr>
        <w:rPr>
          <w:rFonts w:cs="Arial"/>
          <w:b/>
          <w:bCs/>
          <w:sz w:val="20"/>
          <w:szCs w:val="20"/>
        </w:rPr>
      </w:pPr>
    </w:p>
    <w:p w14:paraId="7A9505F6" w14:textId="77777777" w:rsidR="008A4AFA" w:rsidRDefault="008A4AFA" w:rsidP="00686C61">
      <w:pPr>
        <w:rPr>
          <w:rFonts w:cs="Arial"/>
          <w:b/>
          <w:bCs/>
          <w:sz w:val="20"/>
          <w:szCs w:val="20"/>
        </w:rPr>
      </w:pPr>
    </w:p>
    <w:p w14:paraId="61724C33" w14:textId="77777777" w:rsidR="008A4AFA" w:rsidRDefault="008A4AFA" w:rsidP="00686C61">
      <w:pPr>
        <w:rPr>
          <w:rFonts w:cs="Arial"/>
          <w:b/>
          <w:bCs/>
          <w:sz w:val="20"/>
          <w:szCs w:val="20"/>
        </w:rPr>
      </w:pPr>
    </w:p>
    <w:p w14:paraId="1A363EFB" w14:textId="77777777" w:rsidR="008A4AFA" w:rsidRDefault="008A4AFA" w:rsidP="00686C61">
      <w:pPr>
        <w:rPr>
          <w:rFonts w:cs="Arial"/>
          <w:b/>
          <w:bCs/>
          <w:sz w:val="20"/>
          <w:szCs w:val="20"/>
        </w:rPr>
      </w:pPr>
    </w:p>
    <w:p w14:paraId="57509B90" w14:textId="77777777" w:rsidR="008A4AFA" w:rsidRDefault="008A4AFA" w:rsidP="00686C61">
      <w:pPr>
        <w:rPr>
          <w:rFonts w:cs="Arial"/>
          <w:b/>
          <w:bCs/>
          <w:sz w:val="20"/>
          <w:szCs w:val="20"/>
        </w:rPr>
      </w:pPr>
    </w:p>
    <w:p w14:paraId="4A6CDA39" w14:textId="77777777" w:rsidR="008A4AFA" w:rsidRPr="004E65F1" w:rsidRDefault="008A4AFA" w:rsidP="008A4AFA">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4CFCA0A9" w14:textId="77777777" w:rsidR="008A4AFA" w:rsidRPr="004E65F1" w:rsidRDefault="008A4AFA" w:rsidP="008A4AFA">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12AC5913" w14:textId="77777777" w:rsidR="008A4AFA" w:rsidRDefault="008A4AFA" w:rsidP="008A4AFA">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62D5D717" w14:textId="2E1ADB02" w:rsidR="00686C61" w:rsidRDefault="00686C61" w:rsidP="00686C61">
      <w:pPr>
        <w:rPr>
          <w:rFonts w:cs="Arial"/>
          <w:b/>
          <w:bCs/>
          <w:sz w:val="20"/>
          <w:szCs w:val="20"/>
        </w:rPr>
      </w:pPr>
      <w:r>
        <w:rPr>
          <w:rFonts w:cs="Arial"/>
          <w:b/>
          <w:bCs/>
          <w:sz w:val="20"/>
          <w:szCs w:val="20"/>
        </w:rPr>
        <w:br w:type="page"/>
      </w:r>
    </w:p>
    <w:p w14:paraId="40A9737C" w14:textId="77777777" w:rsidR="00686C61" w:rsidRPr="00E757C8" w:rsidRDefault="00686C61" w:rsidP="00686C61">
      <w:pPr>
        <w:rPr>
          <w:rFonts w:ascii="Arial" w:hAnsi="Arial" w:cs="Arial"/>
          <w:b/>
          <w:bCs/>
          <w:sz w:val="20"/>
          <w:szCs w:val="20"/>
          <w:u w:val="single"/>
        </w:rPr>
      </w:pPr>
      <w:r w:rsidRPr="00E757C8">
        <w:rPr>
          <w:rFonts w:ascii="Arial" w:hAnsi="Arial" w:cs="Arial"/>
          <w:b/>
          <w:bCs/>
          <w:sz w:val="20"/>
          <w:szCs w:val="20"/>
          <w:u w:val="single"/>
        </w:rPr>
        <w:lastRenderedPageBreak/>
        <w:t>REFERENCE LETTER FOR PAST PERFORMANCE</w:t>
      </w:r>
    </w:p>
    <w:p w14:paraId="6BF88A18" w14:textId="79C64100"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478" w:author="Avela Mnyaka (ECP)" w:date="2026-09-02T09:46:00Z" w16du:dateUtc="2026-09-02T07:46:00Z">
        <w:r w:rsidRPr="00D27C9F" w:rsidDel="00D27C9F">
          <w:rPr>
            <w:rFonts w:ascii="Arial" w:hAnsi="Arial" w:cs="Arial"/>
            <w:b/>
            <w:bCs/>
            <w:color w:val="000000"/>
            <w:szCs w:val="20"/>
            <w:lang w:val="en-ZA"/>
            <w:rPrChange w:id="6479" w:author="Avela Mnyaka (ECP)" w:date="2026-09-02T09:52:00Z" w16du:dateUtc="2026-09-02T07:52:00Z">
              <w:rPr>
                <w:rFonts w:ascii="Arial" w:hAnsi="Arial" w:cs="Arial"/>
                <w:b/>
                <w:bCs/>
                <w:color w:val="000000"/>
                <w:szCs w:val="20"/>
                <w:highlight w:val="yellow"/>
                <w:lang w:val="en-ZA"/>
              </w:rPr>
            </w:rPrChange>
          </w:rPr>
          <w:delText>20XX/YYYY</w:delText>
        </w:r>
      </w:del>
      <w:ins w:id="6480" w:author="Avela Mnyaka (ECP)" w:date="2026-09-02T09:46:00Z" w16du:dateUtc="2026-09-02T07:46:00Z">
        <w:r w:rsidR="00D27C9F" w:rsidRPr="00D27C9F">
          <w:rPr>
            <w:rFonts w:ascii="Arial" w:hAnsi="Arial" w:cs="Arial"/>
            <w:b/>
            <w:bCs/>
            <w:color w:val="000000"/>
            <w:szCs w:val="20"/>
            <w:lang w:val="en-ZA"/>
            <w:rPrChange w:id="6481" w:author="Avela Mnyaka (ECP)" w:date="2026-09-02T09:52:00Z" w16du:dateUtc="2026-09-02T07:52:00Z">
              <w:rPr>
                <w:rFonts w:ascii="Arial" w:hAnsi="Arial" w:cs="Arial"/>
                <w:b/>
                <w:bCs/>
                <w:color w:val="000000"/>
                <w:szCs w:val="20"/>
                <w:highlight w:val="yellow"/>
                <w:lang w:val="en-ZA"/>
              </w:rPr>
            </w:rPrChange>
          </w:rPr>
          <w:t>2025/0425</w:t>
        </w:r>
      </w:ins>
      <w:r w:rsidRPr="00D27C9F">
        <w:rPr>
          <w:rFonts w:ascii="Arial" w:hAnsi="Arial" w:cs="Arial"/>
          <w:b/>
          <w:bCs/>
          <w:color w:val="000000"/>
          <w:szCs w:val="20"/>
          <w:lang w:val="en-ZA"/>
        </w:rPr>
        <w:t xml:space="preserve"> </w:t>
      </w:r>
      <w:del w:id="6482" w:author="Avela Mnyaka (ECP)" w:date="2026-09-02T09:52:00Z" w16du:dateUtc="2026-09-02T07:52:00Z">
        <w:r w:rsidRPr="00D27C9F" w:rsidDel="00D27C9F">
          <w:rPr>
            <w:rFonts w:ascii="Arial" w:hAnsi="Arial" w:cs="Arial"/>
            <w:b/>
            <w:bCs/>
            <w:color w:val="000000"/>
            <w:szCs w:val="20"/>
            <w:lang w:val="en-ZA"/>
            <w:rPrChange w:id="6483" w:author="Avela Mnyaka (ECP)" w:date="2026-09-02T09:52:00Z" w16du:dateUtc="2026-09-02T07:52:00Z">
              <w:rPr>
                <w:rFonts w:ascii="Arial" w:hAnsi="Arial" w:cs="Arial"/>
                <w:b/>
                <w:bCs/>
                <w:color w:val="000000"/>
                <w:szCs w:val="20"/>
                <w:highlight w:val="yellow"/>
                <w:lang w:val="en-ZA"/>
              </w:rPr>
            </w:rPrChange>
          </w:rPr>
          <w:delText>(</w:delText>
        </w:r>
        <w:r w:rsidRPr="00D27C9F" w:rsidDel="00D27C9F">
          <w:rPr>
            <w:rFonts w:ascii="Arial" w:hAnsi="Arial" w:cs="Arial"/>
            <w:i/>
            <w:szCs w:val="20"/>
            <w:lang w:val="en-ZA"/>
            <w:rPrChange w:id="6484" w:author="Avela Mnyaka (ECP)" w:date="2026-09-02T09:52:00Z" w16du:dateUtc="2026-09-02T07:52:00Z">
              <w:rPr>
                <w:rFonts w:ascii="Arial" w:hAnsi="Arial" w:cs="Arial"/>
                <w:i/>
                <w:szCs w:val="20"/>
                <w:highlight w:val="yellow"/>
                <w:lang w:val="en-ZA"/>
              </w:rPr>
            </w:rPrChange>
          </w:rPr>
          <w:delText xml:space="preserve">Note to Compiler:  </w:delText>
        </w:r>
        <w:r w:rsidRPr="00D27C9F" w:rsidDel="00D27C9F">
          <w:rPr>
            <w:rFonts w:ascii="Arial" w:hAnsi="Arial" w:cs="Arial"/>
            <w:color w:val="000000"/>
            <w:szCs w:val="20"/>
            <w:lang w:val="en-ZA"/>
            <w:rPrChange w:id="6485" w:author="Avela Mnyaka (ECP)" w:date="2026-09-02T09:52:00Z" w16du:dateUtc="2026-09-02T07:52:00Z">
              <w:rPr>
                <w:rFonts w:ascii="Arial" w:hAnsi="Arial" w:cs="Arial"/>
                <w:color w:val="000000"/>
                <w:szCs w:val="20"/>
                <w:highlight w:val="yellow"/>
                <w:lang w:val="en-ZA"/>
              </w:rPr>
            </w:rPrChange>
          </w:rPr>
          <w:delText>Insert SCM Reference number</w:delText>
        </w:r>
        <w:r w:rsidRPr="00D27C9F" w:rsidDel="00D27C9F">
          <w:rPr>
            <w:rFonts w:ascii="Arial" w:hAnsi="Arial" w:cs="Arial"/>
            <w:b/>
            <w:bCs/>
            <w:color w:val="000000"/>
            <w:szCs w:val="20"/>
            <w:lang w:val="en-ZA"/>
            <w:rPrChange w:id="6486" w:author="Avela Mnyaka (ECP)" w:date="2026-09-02T09:52:00Z" w16du:dateUtc="2026-09-02T07:52:00Z">
              <w:rPr>
                <w:rFonts w:ascii="Arial" w:hAnsi="Arial" w:cs="Arial"/>
                <w:b/>
                <w:bCs/>
                <w:color w:val="000000"/>
                <w:szCs w:val="20"/>
                <w:highlight w:val="yellow"/>
                <w:lang w:val="en-ZA"/>
              </w:rPr>
            </w:rPrChange>
          </w:rPr>
          <w:delText>)</w:delText>
        </w:r>
      </w:del>
    </w:p>
    <w:p w14:paraId="3FC025A0" w14:textId="77777777" w:rsidR="00686C61" w:rsidRPr="00E757C8" w:rsidRDefault="00686C61" w:rsidP="00686C61">
      <w:pPr>
        <w:rPr>
          <w:rFonts w:ascii="Arial" w:hAnsi="Arial" w:cs="Arial"/>
          <w:b/>
          <w:bCs/>
          <w:sz w:val="20"/>
          <w:szCs w:val="20"/>
        </w:rPr>
      </w:pPr>
    </w:p>
    <w:p w14:paraId="49705333" w14:textId="77777777" w:rsidR="00686C61" w:rsidRPr="00E757C8" w:rsidRDefault="00686C61" w:rsidP="00686C61">
      <w:pPr>
        <w:rPr>
          <w:rFonts w:ascii="Arial" w:hAnsi="Arial" w:cs="Arial"/>
          <w:b/>
          <w:bCs/>
          <w:sz w:val="20"/>
          <w:szCs w:val="20"/>
        </w:rPr>
      </w:pPr>
    </w:p>
    <w:p w14:paraId="7534B0D4" w14:textId="77777777" w:rsidR="00686C61" w:rsidRPr="00E757C8" w:rsidRDefault="00686C61" w:rsidP="00686C61">
      <w:pPr>
        <w:rPr>
          <w:rFonts w:ascii="Arial" w:hAnsi="Arial" w:cs="Arial"/>
          <w:b/>
          <w:bCs/>
          <w:sz w:val="20"/>
          <w:szCs w:val="20"/>
        </w:rPr>
      </w:pPr>
      <w:r w:rsidRPr="00E757C8">
        <w:rPr>
          <w:rFonts w:ascii="Arial" w:hAnsi="Arial" w:cs="Arial"/>
          <w:b/>
          <w:bCs/>
          <w:sz w:val="20"/>
          <w:szCs w:val="20"/>
        </w:rPr>
        <w:t>Note to tenderer:</w:t>
      </w:r>
    </w:p>
    <w:p w14:paraId="0170A50A" w14:textId="77777777" w:rsidR="00686C61" w:rsidRPr="00E757C8" w:rsidRDefault="00686C61" w:rsidP="00A45B23">
      <w:pPr>
        <w:pStyle w:val="ListParagraph"/>
        <w:widowControl/>
        <w:numPr>
          <w:ilvl w:val="0"/>
          <w:numId w:val="121"/>
        </w:numPr>
        <w:autoSpaceDE/>
        <w:autoSpaceDN/>
        <w:ind w:left="567" w:hanging="567"/>
        <w:jc w:val="both"/>
        <w:rPr>
          <w:b/>
          <w:bCs/>
          <w:sz w:val="20"/>
          <w:szCs w:val="20"/>
        </w:rPr>
      </w:pPr>
      <w:r w:rsidRPr="00E757C8">
        <w:rPr>
          <w:b/>
          <w:bCs/>
          <w:sz w:val="20"/>
          <w:szCs w:val="20"/>
        </w:rPr>
        <w:t>Letter to be on Client’s letterhead stating the following:</w:t>
      </w:r>
    </w:p>
    <w:p w14:paraId="59781306" w14:textId="77777777" w:rsidR="00686C61" w:rsidRPr="00E757C8" w:rsidRDefault="00686C61" w:rsidP="00686C61">
      <w:pPr>
        <w:jc w:val="both"/>
        <w:rPr>
          <w:rFonts w:ascii="Arial" w:hAnsi="Arial" w:cs="Arial"/>
          <w:sz w:val="20"/>
          <w:szCs w:val="20"/>
        </w:rPr>
      </w:pPr>
    </w:p>
    <w:p w14:paraId="6E7EB554" w14:textId="77777777" w:rsidR="00686C61" w:rsidRPr="00E757C8" w:rsidRDefault="00686C61" w:rsidP="00686C61">
      <w:pPr>
        <w:jc w:val="both"/>
        <w:rPr>
          <w:rFonts w:ascii="Arial" w:hAnsi="Arial" w:cs="Arial"/>
          <w:sz w:val="20"/>
          <w:szCs w:val="20"/>
        </w:rPr>
      </w:pPr>
    </w:p>
    <w:p w14:paraId="0DFF4F41"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South African National Roads Agency SOC Ltd</w:t>
      </w:r>
    </w:p>
    <w:p w14:paraId="16902E48" w14:textId="5D0C78E4" w:rsidR="00686C61" w:rsidRDefault="00686C61" w:rsidP="00686C61">
      <w:pPr>
        <w:jc w:val="both"/>
        <w:rPr>
          <w:ins w:id="6487" w:author="Tebokgo Mabuto (ECP)" w:date="2026-09-09T10:03:00Z" w16du:dateUtc="2026-09-09T08:03:00Z"/>
          <w:rFonts w:ascii="Arial" w:hAnsi="Arial" w:cs="Arial"/>
          <w:sz w:val="20"/>
          <w:szCs w:val="20"/>
        </w:rPr>
      </w:pPr>
      <w:del w:id="6488" w:author="Tebokgo Mabuto (ECP)" w:date="2026-09-09T10:03:00Z" w16du:dateUtc="2026-09-09T08:03:00Z">
        <w:r w:rsidRPr="00E757C8" w:rsidDel="009F5995">
          <w:rPr>
            <w:rFonts w:ascii="Arial" w:hAnsi="Arial" w:cs="Arial"/>
            <w:i/>
            <w:iCs/>
            <w:sz w:val="20"/>
            <w:szCs w:val="20"/>
            <w:highlight w:val="yellow"/>
          </w:rPr>
          <w:delText>(Note to compiler: insert relevant Regional address)</w:delText>
        </w:r>
      </w:del>
      <w:ins w:id="6489" w:author="Tebokgo Mabuto (ECP)" w:date="2026-09-09T10:03:00Z" w16du:dateUtc="2026-09-09T08:03:00Z">
        <w:r w:rsidR="009F5995">
          <w:rPr>
            <w:rFonts w:ascii="Arial" w:hAnsi="Arial" w:cs="Arial"/>
            <w:sz w:val="20"/>
            <w:szCs w:val="20"/>
          </w:rPr>
          <w:t>20 Shoreward Drive</w:t>
        </w:r>
      </w:ins>
    </w:p>
    <w:p w14:paraId="14425BB5" w14:textId="51578920" w:rsidR="009F5995" w:rsidRDefault="009F5995" w:rsidP="00686C61">
      <w:pPr>
        <w:jc w:val="both"/>
        <w:rPr>
          <w:ins w:id="6490" w:author="Tebokgo Mabuto (ECP)" w:date="2026-09-09T10:03:00Z" w16du:dateUtc="2026-09-09T08:03:00Z"/>
          <w:rFonts w:ascii="Arial" w:hAnsi="Arial" w:cs="Arial"/>
          <w:sz w:val="20"/>
          <w:szCs w:val="20"/>
        </w:rPr>
      </w:pPr>
      <w:ins w:id="6491" w:author="Tebokgo Mabuto (ECP)" w:date="2026-09-09T10:03:00Z" w16du:dateUtc="2026-09-09T08:03:00Z">
        <w:r>
          <w:rPr>
            <w:rFonts w:ascii="Arial" w:hAnsi="Arial" w:cs="Arial"/>
            <w:sz w:val="20"/>
            <w:szCs w:val="20"/>
          </w:rPr>
          <w:t>Bay West</w:t>
        </w:r>
      </w:ins>
    </w:p>
    <w:p w14:paraId="6FC585E2" w14:textId="275A1F8D" w:rsidR="009F5995" w:rsidRDefault="009F5995" w:rsidP="00686C61">
      <w:pPr>
        <w:jc w:val="both"/>
        <w:rPr>
          <w:ins w:id="6492" w:author="Tebokgo Mabuto (ECP)" w:date="2026-09-09T10:03:00Z" w16du:dateUtc="2026-09-09T08:03:00Z"/>
          <w:rFonts w:ascii="Arial" w:hAnsi="Arial" w:cs="Arial"/>
          <w:sz w:val="20"/>
          <w:szCs w:val="20"/>
        </w:rPr>
      </w:pPr>
      <w:ins w:id="6493" w:author="Tebokgo Mabuto (ECP)" w:date="2026-09-09T10:03:00Z" w16du:dateUtc="2026-09-09T08:03:00Z">
        <w:r>
          <w:rPr>
            <w:rFonts w:ascii="Arial" w:hAnsi="Arial" w:cs="Arial"/>
            <w:sz w:val="20"/>
            <w:szCs w:val="20"/>
          </w:rPr>
          <w:t>Gqeberha</w:t>
        </w:r>
      </w:ins>
    </w:p>
    <w:p w14:paraId="06E0105E" w14:textId="272A7AE1" w:rsidR="00CB26A1" w:rsidRPr="00CB26A1" w:rsidRDefault="00CB26A1" w:rsidP="00686C61">
      <w:pPr>
        <w:jc w:val="both"/>
        <w:rPr>
          <w:rFonts w:ascii="Arial" w:hAnsi="Arial" w:cs="Arial"/>
          <w:sz w:val="20"/>
          <w:szCs w:val="20"/>
        </w:rPr>
      </w:pPr>
      <w:ins w:id="6494" w:author="Tebokgo Mabuto (ECP)" w:date="2026-09-09T10:03:00Z" w16du:dateUtc="2026-09-09T08:03:00Z">
        <w:r>
          <w:rPr>
            <w:rFonts w:ascii="Arial" w:hAnsi="Arial" w:cs="Arial"/>
            <w:sz w:val="20"/>
            <w:szCs w:val="20"/>
          </w:rPr>
          <w:t>6025</w:t>
        </w:r>
      </w:ins>
    </w:p>
    <w:p w14:paraId="344C4671" w14:textId="77777777" w:rsidR="00686C61" w:rsidRPr="00E757C8" w:rsidRDefault="00686C61" w:rsidP="00686C61">
      <w:pPr>
        <w:jc w:val="both"/>
        <w:rPr>
          <w:rFonts w:ascii="Arial" w:hAnsi="Arial" w:cs="Arial"/>
          <w:sz w:val="20"/>
          <w:szCs w:val="20"/>
        </w:rPr>
      </w:pPr>
    </w:p>
    <w:p w14:paraId="6D371F0F" w14:textId="77777777" w:rsidR="00686C61" w:rsidRPr="00E757C8" w:rsidRDefault="00686C61" w:rsidP="00686C61">
      <w:pPr>
        <w:jc w:val="both"/>
        <w:rPr>
          <w:rFonts w:ascii="Arial" w:hAnsi="Arial" w:cs="Arial"/>
          <w:sz w:val="20"/>
          <w:szCs w:val="20"/>
        </w:rPr>
      </w:pPr>
    </w:p>
    <w:p w14:paraId="76AF839F"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ATTENTION: Procurement Department</w:t>
      </w:r>
    </w:p>
    <w:p w14:paraId="465970A9" w14:textId="77777777" w:rsidR="00686C61" w:rsidRPr="00E757C8" w:rsidRDefault="00686C61" w:rsidP="00686C61">
      <w:pPr>
        <w:jc w:val="both"/>
        <w:rPr>
          <w:rFonts w:ascii="Arial" w:hAnsi="Arial" w:cs="Arial"/>
          <w:sz w:val="20"/>
          <w:szCs w:val="20"/>
        </w:rPr>
      </w:pPr>
    </w:p>
    <w:p w14:paraId="7043CDA5" w14:textId="77777777" w:rsidR="00686C61" w:rsidRPr="00E757C8" w:rsidRDefault="00686C61" w:rsidP="00686C61">
      <w:pPr>
        <w:jc w:val="both"/>
        <w:rPr>
          <w:rFonts w:ascii="Arial" w:hAnsi="Arial" w:cs="Arial"/>
          <w:sz w:val="20"/>
          <w:szCs w:val="20"/>
        </w:rPr>
      </w:pPr>
    </w:p>
    <w:p w14:paraId="7435335E" w14:textId="4AECBB0C" w:rsidR="00686C61" w:rsidRPr="00E757C8" w:rsidRDefault="00686C61" w:rsidP="00686C61">
      <w:pPr>
        <w:jc w:val="both"/>
        <w:rPr>
          <w:rFonts w:ascii="Arial" w:hAnsi="Arial" w:cs="Arial"/>
          <w:sz w:val="20"/>
          <w:szCs w:val="20"/>
        </w:rPr>
      </w:pPr>
      <w:r w:rsidRPr="00E757C8">
        <w:rPr>
          <w:rFonts w:ascii="Arial" w:hAnsi="Arial" w:cs="Arial"/>
          <w:b/>
          <w:bCs/>
          <w:sz w:val="20"/>
          <w:szCs w:val="20"/>
        </w:rPr>
        <w:t xml:space="preserve">REFERENCE LETTER FOR PAST PERFORMANCE RELATED TO </w:t>
      </w:r>
      <w:del w:id="6495" w:author="Tebokgo Mabuto (ECP)" w:date="2026-09-09T10:03:00Z" w16du:dateUtc="2026-09-09T08:03:00Z">
        <w:r w:rsidRPr="00E757C8" w:rsidDel="00CB26A1">
          <w:rPr>
            <w:rFonts w:ascii="Arial" w:hAnsi="Arial" w:cs="Arial"/>
            <w:b/>
            <w:bCs/>
            <w:sz w:val="20"/>
            <w:szCs w:val="20"/>
          </w:rPr>
          <w:delText xml:space="preserve">………………. </w:delText>
        </w:r>
        <w:r w:rsidRPr="00E757C8" w:rsidDel="00CB26A1">
          <w:rPr>
            <w:rFonts w:ascii="Arial" w:hAnsi="Arial" w:cs="Arial"/>
            <w:i/>
            <w:iCs/>
            <w:sz w:val="20"/>
            <w:szCs w:val="20"/>
            <w:highlight w:val="yellow"/>
          </w:rPr>
          <w:delText>(insert project number)</w:delText>
        </w:r>
      </w:del>
      <w:ins w:id="6496" w:author="Tebokgo Mabuto (ECP)" w:date="2026-09-09T10:03:00Z" w16du:dateUtc="2026-09-09T08:03:00Z">
        <w:r w:rsidR="00CB26A1">
          <w:rPr>
            <w:rFonts w:ascii="Arial" w:hAnsi="Arial" w:cs="Arial"/>
            <w:b/>
            <w:bCs/>
            <w:sz w:val="20"/>
            <w:szCs w:val="20"/>
          </w:rPr>
          <w:t>R.352-020-</w:t>
        </w:r>
      </w:ins>
      <w:ins w:id="6497" w:author="Tebokgo Mabuto (ECP)" w:date="2026-09-09T10:04:00Z" w16du:dateUtc="2026-09-09T08:04:00Z">
        <w:r w:rsidR="00CB26A1">
          <w:rPr>
            <w:rFonts w:ascii="Arial" w:hAnsi="Arial" w:cs="Arial"/>
            <w:b/>
            <w:bCs/>
            <w:sz w:val="20"/>
            <w:szCs w:val="20"/>
          </w:rPr>
          <w:t>2025/1F</w:t>
        </w:r>
      </w:ins>
      <w:r w:rsidRPr="00E757C8">
        <w:rPr>
          <w:rFonts w:ascii="Arial" w:hAnsi="Arial" w:cs="Arial"/>
          <w:b/>
          <w:bCs/>
          <w:sz w:val="20"/>
          <w:szCs w:val="20"/>
        </w:rPr>
        <w:t xml:space="preserve"> FOR THE </w:t>
      </w:r>
      <w:ins w:id="6498" w:author="Tebokgo Mabuto (ECP)" w:date="2026-09-09T10:04:00Z">
        <w:r w:rsidR="00CB26A1" w:rsidRPr="00CB26A1">
          <w:rPr>
            <w:rFonts w:ascii="Arial" w:hAnsi="Arial" w:cs="Arial"/>
            <w:b/>
            <w:bCs/>
            <w:sz w:val="20"/>
            <w:szCs w:val="20"/>
          </w:rPr>
          <w:t xml:space="preserve">CONSULTING ENGINEERING SERVICES FOR THE ROUTINE AD-HOC MAINTENANCE OF R352 SECTION 2 FROM KEISKAMMAHOEK (KM 1.7) TO STUTTERHEIM (KM 35.85) </w:t>
        </w:r>
      </w:ins>
      <w:del w:id="6499" w:author="Tebokgo Mabuto (ECP)" w:date="2026-09-09T10:04:00Z" w16du:dateUtc="2026-09-09T08:04:00Z">
        <w:r w:rsidRPr="00E757C8" w:rsidDel="00CB26A1">
          <w:rPr>
            <w:rFonts w:ascii="Arial" w:hAnsi="Arial" w:cs="Arial"/>
            <w:b/>
            <w:bCs/>
            <w:sz w:val="20"/>
            <w:szCs w:val="20"/>
          </w:rPr>
          <w:delText xml:space="preserve">……………………………………………………………….. </w:delText>
        </w:r>
        <w:r w:rsidRPr="00E757C8" w:rsidDel="00CB26A1">
          <w:rPr>
            <w:rFonts w:ascii="Arial" w:hAnsi="Arial" w:cs="Arial"/>
            <w:i/>
            <w:iCs/>
            <w:sz w:val="20"/>
            <w:szCs w:val="20"/>
            <w:highlight w:val="yellow"/>
          </w:rPr>
          <w:delText>(insert project description)</w:delText>
        </w:r>
      </w:del>
    </w:p>
    <w:p w14:paraId="380083E0" w14:textId="77777777" w:rsidR="00686C61" w:rsidRPr="00E757C8" w:rsidRDefault="00686C61" w:rsidP="00686C61">
      <w:pPr>
        <w:jc w:val="both"/>
        <w:rPr>
          <w:rFonts w:ascii="Arial" w:hAnsi="Arial" w:cs="Arial"/>
          <w:sz w:val="20"/>
          <w:szCs w:val="20"/>
        </w:rPr>
      </w:pPr>
    </w:p>
    <w:p w14:paraId="06D0036B" w14:textId="77777777" w:rsidR="00686C61" w:rsidRPr="00E757C8" w:rsidRDefault="00686C61" w:rsidP="00686C61">
      <w:pPr>
        <w:jc w:val="both"/>
        <w:rPr>
          <w:rFonts w:ascii="Arial" w:hAnsi="Arial" w:cs="Arial"/>
          <w:sz w:val="20"/>
          <w:szCs w:val="20"/>
        </w:rPr>
      </w:pPr>
      <w:r w:rsidRPr="00CB26A1">
        <w:rPr>
          <w:rFonts w:ascii="Arial" w:hAnsi="Arial" w:cs="Arial"/>
          <w:sz w:val="20"/>
          <w:szCs w:val="20"/>
        </w:rPr>
        <w:t xml:space="preserve">This letter serves to confirm that ……………………. </w:t>
      </w:r>
      <w:r w:rsidRPr="00CB26A1">
        <w:rPr>
          <w:rFonts w:ascii="Arial" w:hAnsi="Arial" w:cs="Arial"/>
          <w:i/>
          <w:iCs/>
          <w:sz w:val="20"/>
          <w:szCs w:val="20"/>
          <w:rPrChange w:id="6500" w:author="Tebokgo Mabuto (ECP)" w:date="2026-09-09T10:03:00Z" w16du:dateUtc="2026-09-09T08:03:00Z">
            <w:rPr>
              <w:rFonts w:ascii="Arial" w:hAnsi="Arial" w:cs="Arial"/>
              <w:i/>
              <w:iCs/>
              <w:sz w:val="20"/>
              <w:szCs w:val="20"/>
              <w:highlight w:val="yellow"/>
            </w:rPr>
          </w:rPrChange>
        </w:rPr>
        <w:t>(insert name of tenderer)</w:t>
      </w:r>
      <w:r w:rsidRPr="00CB26A1">
        <w:rPr>
          <w:rFonts w:ascii="Arial" w:hAnsi="Arial" w:cs="Arial"/>
          <w:sz w:val="20"/>
          <w:szCs w:val="20"/>
        </w:rPr>
        <w:t xml:space="preserve"> completed the subject project to the value of R……………… </w:t>
      </w:r>
      <w:r w:rsidRPr="00CB26A1">
        <w:rPr>
          <w:rFonts w:ascii="Arial" w:hAnsi="Arial" w:cs="Arial"/>
          <w:i/>
          <w:iCs/>
          <w:sz w:val="20"/>
          <w:szCs w:val="20"/>
          <w:rPrChange w:id="6501" w:author="Tebokgo Mabuto (ECP)" w:date="2026-09-09T10:03:00Z" w16du:dateUtc="2026-09-09T08:03:00Z">
            <w:rPr>
              <w:rFonts w:ascii="Arial" w:hAnsi="Arial" w:cs="Arial"/>
              <w:i/>
              <w:iCs/>
              <w:sz w:val="20"/>
              <w:szCs w:val="20"/>
              <w:highlight w:val="yellow"/>
            </w:rPr>
          </w:rPrChange>
        </w:rPr>
        <w:t>(insert value of project)</w:t>
      </w:r>
      <w:r w:rsidRPr="00CB26A1">
        <w:rPr>
          <w:rFonts w:ascii="Arial" w:hAnsi="Arial" w:cs="Arial"/>
          <w:sz w:val="20"/>
          <w:szCs w:val="20"/>
        </w:rPr>
        <w:t xml:space="preserve"> on …………………… </w:t>
      </w:r>
      <w:r w:rsidRPr="00CB26A1">
        <w:rPr>
          <w:rFonts w:ascii="Arial" w:hAnsi="Arial" w:cs="Arial"/>
          <w:i/>
          <w:iCs/>
          <w:sz w:val="20"/>
          <w:szCs w:val="20"/>
          <w:rPrChange w:id="6502" w:author="Tebokgo Mabuto (ECP)" w:date="2026-09-09T10:03:00Z" w16du:dateUtc="2026-09-09T08:03:00Z">
            <w:rPr>
              <w:rFonts w:ascii="Arial" w:hAnsi="Arial" w:cs="Arial"/>
              <w:i/>
              <w:iCs/>
              <w:sz w:val="20"/>
              <w:szCs w:val="20"/>
              <w:highlight w:val="yellow"/>
            </w:rPr>
          </w:rPrChange>
        </w:rPr>
        <w:t>(insert date)</w:t>
      </w:r>
      <w:r w:rsidRPr="00CB26A1">
        <w:rPr>
          <w:rFonts w:ascii="Arial" w:hAnsi="Arial" w:cs="Arial"/>
          <w:sz w:val="20"/>
          <w:szCs w:val="20"/>
        </w:rPr>
        <w:t>.</w:t>
      </w:r>
    </w:p>
    <w:p w14:paraId="751FC795" w14:textId="77777777" w:rsidR="00686C61" w:rsidRPr="00E757C8" w:rsidRDefault="00686C61" w:rsidP="00686C61">
      <w:pPr>
        <w:jc w:val="both"/>
        <w:rPr>
          <w:rFonts w:ascii="Arial" w:hAnsi="Arial" w:cs="Arial"/>
          <w:sz w:val="20"/>
          <w:szCs w:val="20"/>
        </w:rPr>
      </w:pPr>
    </w:p>
    <w:p w14:paraId="5F38834E"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Rate the performance of the tenderer for the reference project on the table below:</w:t>
      </w:r>
    </w:p>
    <w:p w14:paraId="161241FF" w14:textId="77777777" w:rsidR="00686C61" w:rsidRPr="00E757C8" w:rsidRDefault="00686C61" w:rsidP="00686C61">
      <w:pPr>
        <w:jc w:val="both"/>
        <w:rPr>
          <w:rFonts w:ascii="Arial" w:hAnsi="Arial" w:cs="Arial"/>
          <w:sz w:val="20"/>
          <w:szCs w:val="20"/>
        </w:rPr>
      </w:pPr>
    </w:p>
    <w:p w14:paraId="557A9460" w14:textId="77777777" w:rsidR="00686C61" w:rsidRPr="00E757C8" w:rsidRDefault="00686C61" w:rsidP="00686C61">
      <w:pPr>
        <w:jc w:val="both"/>
        <w:rPr>
          <w:rFonts w:ascii="Arial" w:hAnsi="Arial" w:cs="Arial"/>
          <w:sz w:val="20"/>
          <w:szCs w:val="20"/>
        </w:rPr>
      </w:pP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1904"/>
        <w:gridCol w:w="2067"/>
        <w:gridCol w:w="2067"/>
        <w:gridCol w:w="1799"/>
      </w:tblGrid>
      <w:tr w:rsidR="00686C61" w:rsidRPr="00E757C8" w14:paraId="2C0B71F8" w14:textId="77777777" w:rsidTr="006A491F">
        <w:trPr>
          <w:trHeight w:val="776"/>
        </w:trPr>
        <w:tc>
          <w:tcPr>
            <w:tcW w:w="1960" w:type="dxa"/>
            <w:vAlign w:val="center"/>
          </w:tcPr>
          <w:p w14:paraId="5A9AFE51" w14:textId="77777777" w:rsidR="00686C61" w:rsidRPr="00E757C8" w:rsidRDefault="00686C61" w:rsidP="006A491F">
            <w:pPr>
              <w:jc w:val="center"/>
              <w:rPr>
                <w:rFonts w:ascii="Arial" w:hAnsi="Arial" w:cs="Arial"/>
                <w:b/>
                <w:sz w:val="20"/>
                <w:szCs w:val="20"/>
              </w:rPr>
            </w:pPr>
            <w:r w:rsidRPr="00E757C8">
              <w:rPr>
                <w:rFonts w:ascii="Arial" w:hAnsi="Arial" w:cs="Arial"/>
                <w:b/>
                <w:sz w:val="20"/>
                <w:szCs w:val="20"/>
              </w:rPr>
              <w:t>Rating</w:t>
            </w:r>
          </w:p>
        </w:tc>
        <w:tc>
          <w:tcPr>
            <w:tcW w:w="1904" w:type="dxa"/>
            <w:vAlign w:val="center"/>
          </w:tcPr>
          <w:p w14:paraId="071B424B" w14:textId="77777777" w:rsidR="00686C61" w:rsidRPr="00E757C8" w:rsidRDefault="00686C61" w:rsidP="006A491F">
            <w:pPr>
              <w:jc w:val="center"/>
              <w:rPr>
                <w:rFonts w:ascii="Arial" w:hAnsi="Arial" w:cs="Arial"/>
                <w:b/>
                <w:sz w:val="20"/>
                <w:szCs w:val="20"/>
              </w:rPr>
            </w:pPr>
            <w:r w:rsidRPr="00E757C8">
              <w:rPr>
                <w:rFonts w:ascii="Arial" w:hAnsi="Arial" w:cs="Arial"/>
                <w:b/>
                <w:sz w:val="20"/>
                <w:szCs w:val="20"/>
              </w:rPr>
              <w:t>Poor</w:t>
            </w:r>
          </w:p>
          <w:p w14:paraId="3BCAFB0F" w14:textId="77777777" w:rsidR="00686C61" w:rsidRPr="00E757C8" w:rsidRDefault="00686C61" w:rsidP="006A491F">
            <w:pPr>
              <w:jc w:val="center"/>
              <w:rPr>
                <w:rFonts w:ascii="Arial" w:hAnsi="Arial" w:cs="Arial"/>
                <w:b/>
                <w:sz w:val="20"/>
                <w:szCs w:val="20"/>
              </w:rPr>
            </w:pPr>
          </w:p>
        </w:tc>
        <w:tc>
          <w:tcPr>
            <w:tcW w:w="2067" w:type="dxa"/>
            <w:vAlign w:val="center"/>
          </w:tcPr>
          <w:p w14:paraId="750E30AF" w14:textId="77777777" w:rsidR="00686C61" w:rsidRPr="00E757C8" w:rsidRDefault="00686C61" w:rsidP="006A491F">
            <w:pPr>
              <w:jc w:val="center"/>
              <w:rPr>
                <w:rFonts w:ascii="Arial" w:hAnsi="Arial" w:cs="Arial"/>
                <w:b/>
                <w:sz w:val="20"/>
                <w:szCs w:val="20"/>
              </w:rPr>
            </w:pPr>
            <w:r w:rsidRPr="00E757C8">
              <w:rPr>
                <w:rFonts w:ascii="Arial" w:hAnsi="Arial" w:cs="Arial"/>
                <w:b/>
                <w:sz w:val="20"/>
                <w:szCs w:val="20"/>
              </w:rPr>
              <w:t>Adequate</w:t>
            </w:r>
          </w:p>
          <w:p w14:paraId="3C6E994B" w14:textId="77777777" w:rsidR="00686C61" w:rsidRPr="00E757C8" w:rsidRDefault="00686C61" w:rsidP="006A491F">
            <w:pPr>
              <w:jc w:val="center"/>
              <w:rPr>
                <w:rFonts w:ascii="Arial" w:hAnsi="Arial" w:cs="Arial"/>
                <w:sz w:val="20"/>
                <w:szCs w:val="20"/>
              </w:rPr>
            </w:pPr>
          </w:p>
        </w:tc>
        <w:tc>
          <w:tcPr>
            <w:tcW w:w="2067" w:type="dxa"/>
            <w:vAlign w:val="center"/>
          </w:tcPr>
          <w:p w14:paraId="79FBA57D" w14:textId="77777777" w:rsidR="00686C61" w:rsidRPr="00E757C8" w:rsidRDefault="00686C61" w:rsidP="006A491F">
            <w:pPr>
              <w:jc w:val="center"/>
              <w:rPr>
                <w:rFonts w:ascii="Arial" w:hAnsi="Arial" w:cs="Arial"/>
                <w:b/>
                <w:sz w:val="20"/>
                <w:szCs w:val="20"/>
              </w:rPr>
            </w:pPr>
            <w:r w:rsidRPr="00E757C8">
              <w:rPr>
                <w:rFonts w:ascii="Arial" w:hAnsi="Arial" w:cs="Arial"/>
                <w:b/>
                <w:sz w:val="20"/>
                <w:szCs w:val="20"/>
              </w:rPr>
              <w:t>Good</w:t>
            </w:r>
          </w:p>
          <w:p w14:paraId="4608A50B" w14:textId="77777777" w:rsidR="00686C61" w:rsidRPr="00E757C8" w:rsidRDefault="00686C61" w:rsidP="006A491F">
            <w:pPr>
              <w:jc w:val="center"/>
              <w:rPr>
                <w:rFonts w:ascii="Arial" w:hAnsi="Arial" w:cs="Arial"/>
                <w:b/>
                <w:sz w:val="20"/>
                <w:szCs w:val="20"/>
              </w:rPr>
            </w:pPr>
          </w:p>
        </w:tc>
        <w:tc>
          <w:tcPr>
            <w:tcW w:w="1799" w:type="dxa"/>
            <w:vAlign w:val="center"/>
          </w:tcPr>
          <w:p w14:paraId="54B081EB" w14:textId="77777777" w:rsidR="00686C61" w:rsidRPr="00E757C8" w:rsidRDefault="00686C61" w:rsidP="006A491F">
            <w:pPr>
              <w:jc w:val="center"/>
              <w:rPr>
                <w:rFonts w:ascii="Arial" w:hAnsi="Arial" w:cs="Arial"/>
                <w:b/>
                <w:sz w:val="20"/>
                <w:szCs w:val="20"/>
              </w:rPr>
            </w:pPr>
            <w:r w:rsidRPr="00E757C8">
              <w:rPr>
                <w:rFonts w:ascii="Arial" w:hAnsi="Arial" w:cs="Arial"/>
                <w:b/>
                <w:sz w:val="20"/>
                <w:szCs w:val="20"/>
              </w:rPr>
              <w:t>Excellent</w:t>
            </w:r>
          </w:p>
          <w:p w14:paraId="1274F5EE" w14:textId="77777777" w:rsidR="00686C61" w:rsidRPr="00E757C8" w:rsidRDefault="00686C61" w:rsidP="006A491F">
            <w:pPr>
              <w:jc w:val="center"/>
              <w:rPr>
                <w:rFonts w:ascii="Arial" w:hAnsi="Arial" w:cs="Arial"/>
                <w:b/>
                <w:sz w:val="20"/>
                <w:szCs w:val="20"/>
              </w:rPr>
            </w:pPr>
          </w:p>
        </w:tc>
      </w:tr>
      <w:tr w:rsidR="00686C61" w:rsidRPr="00E757C8" w14:paraId="6758F4EA" w14:textId="77777777" w:rsidTr="006A491F">
        <w:trPr>
          <w:trHeight w:val="484"/>
        </w:trPr>
        <w:tc>
          <w:tcPr>
            <w:tcW w:w="1960" w:type="dxa"/>
            <w:vAlign w:val="center"/>
          </w:tcPr>
          <w:p w14:paraId="4E200E03" w14:textId="77777777" w:rsidR="00686C61" w:rsidRPr="00E757C8" w:rsidRDefault="00686C61" w:rsidP="006A491F">
            <w:pPr>
              <w:rPr>
                <w:rFonts w:ascii="Arial" w:hAnsi="Arial" w:cs="Arial"/>
                <w:sz w:val="20"/>
                <w:szCs w:val="20"/>
              </w:rPr>
            </w:pPr>
            <w:r w:rsidRPr="00E757C8">
              <w:rPr>
                <w:rFonts w:ascii="Arial" w:hAnsi="Arial" w:cs="Arial"/>
                <w:sz w:val="20"/>
                <w:szCs w:val="20"/>
              </w:rPr>
              <w:t>SANRAL score</w:t>
            </w:r>
          </w:p>
        </w:tc>
        <w:tc>
          <w:tcPr>
            <w:tcW w:w="1904" w:type="dxa"/>
            <w:vAlign w:val="center"/>
          </w:tcPr>
          <w:p w14:paraId="3EC6578A" w14:textId="77777777" w:rsidR="00686C61" w:rsidRPr="00E757C8" w:rsidRDefault="00686C61" w:rsidP="006A491F">
            <w:pPr>
              <w:jc w:val="center"/>
              <w:rPr>
                <w:rFonts w:ascii="Arial" w:hAnsi="Arial" w:cs="Arial"/>
                <w:sz w:val="20"/>
                <w:szCs w:val="20"/>
              </w:rPr>
            </w:pPr>
            <w:r w:rsidRPr="00E757C8">
              <w:rPr>
                <w:rFonts w:ascii="Arial" w:hAnsi="Arial" w:cs="Arial"/>
                <w:sz w:val="20"/>
                <w:szCs w:val="20"/>
              </w:rPr>
              <w:t>1</w:t>
            </w:r>
          </w:p>
        </w:tc>
        <w:tc>
          <w:tcPr>
            <w:tcW w:w="2067" w:type="dxa"/>
            <w:vAlign w:val="center"/>
          </w:tcPr>
          <w:p w14:paraId="5A1929CA" w14:textId="77777777" w:rsidR="00686C61" w:rsidRPr="00E757C8" w:rsidRDefault="00686C61" w:rsidP="006A491F">
            <w:pPr>
              <w:jc w:val="center"/>
              <w:rPr>
                <w:rFonts w:ascii="Arial" w:hAnsi="Arial" w:cs="Arial"/>
                <w:sz w:val="20"/>
                <w:szCs w:val="20"/>
              </w:rPr>
            </w:pPr>
            <w:r w:rsidRPr="00E757C8">
              <w:rPr>
                <w:rFonts w:ascii="Arial" w:hAnsi="Arial" w:cs="Arial"/>
                <w:noProof/>
                <w:sz w:val="20"/>
                <w:szCs w:val="20"/>
              </w:rPr>
              <mc:AlternateContent>
                <mc:Choice Requires="wps">
                  <w:drawing>
                    <wp:anchor distT="0" distB="0" distL="114300" distR="114300" simplePos="0" relativeHeight="251665920" behindDoc="1" locked="0" layoutInCell="1" allowOverlap="1" wp14:anchorId="18B2245C" wp14:editId="0529A894">
                      <wp:simplePos x="0" y="0"/>
                      <wp:positionH relativeFrom="column">
                        <wp:posOffset>-1608455</wp:posOffset>
                      </wp:positionH>
                      <wp:positionV relativeFrom="paragraph">
                        <wp:posOffset>32385</wp:posOffset>
                      </wp:positionV>
                      <wp:extent cx="3970020" cy="735965"/>
                      <wp:effectExtent l="0" t="0" r="0" b="0"/>
                      <wp:wrapNone/>
                      <wp:docPr id="1919951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963955">
                                <a:off x="0" y="0"/>
                                <a:ext cx="3970020" cy="735965"/>
                              </a:xfrm>
                              <a:prstGeom prst="rect">
                                <a:avLst/>
                              </a:prstGeom>
                            </wps:spPr>
                            <wps:txbx>
                              <w:txbxContent>
                                <w:p w14:paraId="53086FDC"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Proforma</w:t>
                                  </w:r>
                                </w:p>
                              </w:txbxContent>
                            </wps:txbx>
                            <wps:bodyPr wrap="square" numCol="1" fromWordArt="1">
                              <a:prstTxWarp prst="textWave1">
                                <a:avLst>
                                  <a:gd name="adj1" fmla="val 13005"/>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 w14:anchorId="18B2245C" id="Text Box 1" o:spid="_x0000_s1031" type="#_x0000_t202" style="position:absolute;left:0;text-align:left;margin-left:-126.65pt;margin-top:2.55pt;width:312.6pt;height:57.95pt;rotation:-1786997fd;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" filled="f" stroked="f">
                      <o:lock v:ext="edit" shapetype="t"/>
                      <v:textbox style="mso-fit-shape-to-text:t">
                        <w:txbxContent>
                          <w:p w14:paraId="53086FDC" w14:textId="77777777" w:rsidR="00686C61" w:rsidRDefault="00686C61" w:rsidP="00686C61">
                            <w:pPr>
                              <w:jc w:val="center"/>
                              <w:rPr>
                                <w:sz w:val="24"/>
                              </w:rPr>
                            </w:pPr>
                            <w:r w:rsidRPr="00686C61">
                              <w:rPr>
                                <w:rFonts w:ascii="Arial Black" w:hAnsi="Arial Black"/>
                                <w:outline/>
                                <w:color w:val="000000"/>
                                <w:sz w:val="72"/>
                                <w:szCs w:val="72"/>
                                <w14:textOutline w14:w="9525" w14:cap="flat" w14:cmpd="sng" w14:algn="ctr">
                                  <w14:solidFill>
                                    <w14:srgbClr w14:val="000000"/>
                                  </w14:solidFill>
                                  <w14:prstDash w14:val="solid"/>
                                  <w14:round/>
                                </w14:textOutline>
                                <w14:textFill>
                                  <w14:noFill/>
                                </w14:textFill>
                              </w:rPr>
                              <w:t>Proforma</w:t>
                            </w:r>
                          </w:p>
                        </w:txbxContent>
                      </v:textbox>
                    </v:shape>
                  </w:pict>
                </mc:Fallback>
              </mc:AlternateContent>
            </w:r>
            <w:r w:rsidRPr="00E757C8">
              <w:rPr>
                <w:rFonts w:ascii="Arial" w:hAnsi="Arial" w:cs="Arial"/>
                <w:sz w:val="20"/>
                <w:szCs w:val="20"/>
              </w:rPr>
              <w:t>3</w:t>
            </w:r>
          </w:p>
        </w:tc>
        <w:tc>
          <w:tcPr>
            <w:tcW w:w="2067" w:type="dxa"/>
            <w:vAlign w:val="center"/>
          </w:tcPr>
          <w:p w14:paraId="1265105D" w14:textId="77777777" w:rsidR="00686C61" w:rsidRPr="00E757C8" w:rsidRDefault="00686C61" w:rsidP="006A491F">
            <w:pPr>
              <w:jc w:val="center"/>
              <w:rPr>
                <w:rFonts w:ascii="Arial" w:hAnsi="Arial" w:cs="Arial"/>
                <w:sz w:val="20"/>
                <w:szCs w:val="20"/>
              </w:rPr>
            </w:pPr>
            <w:r w:rsidRPr="00E757C8">
              <w:rPr>
                <w:rFonts w:ascii="Arial" w:hAnsi="Arial" w:cs="Arial"/>
                <w:sz w:val="20"/>
                <w:szCs w:val="20"/>
              </w:rPr>
              <w:t>4</w:t>
            </w:r>
          </w:p>
        </w:tc>
        <w:tc>
          <w:tcPr>
            <w:tcW w:w="1799" w:type="dxa"/>
            <w:vAlign w:val="center"/>
          </w:tcPr>
          <w:p w14:paraId="4A317B6E" w14:textId="77777777" w:rsidR="00686C61" w:rsidRPr="00E757C8" w:rsidRDefault="00686C61" w:rsidP="006A491F">
            <w:pPr>
              <w:jc w:val="center"/>
              <w:rPr>
                <w:rFonts w:ascii="Arial" w:hAnsi="Arial" w:cs="Arial"/>
                <w:sz w:val="20"/>
                <w:szCs w:val="20"/>
              </w:rPr>
            </w:pPr>
            <w:r w:rsidRPr="00E757C8">
              <w:rPr>
                <w:rFonts w:ascii="Arial" w:hAnsi="Arial" w:cs="Arial"/>
                <w:sz w:val="20"/>
                <w:szCs w:val="20"/>
              </w:rPr>
              <w:t>5</w:t>
            </w:r>
          </w:p>
        </w:tc>
      </w:tr>
      <w:tr w:rsidR="00686C61" w:rsidRPr="00E757C8" w14:paraId="04BCEF86" w14:textId="77777777" w:rsidTr="006A491F">
        <w:trPr>
          <w:trHeight w:val="484"/>
        </w:trPr>
        <w:tc>
          <w:tcPr>
            <w:tcW w:w="1960" w:type="dxa"/>
            <w:vAlign w:val="center"/>
          </w:tcPr>
          <w:p w14:paraId="5AB8998F" w14:textId="77777777" w:rsidR="00686C61" w:rsidRPr="00E757C8" w:rsidRDefault="00686C61" w:rsidP="006A491F">
            <w:pPr>
              <w:rPr>
                <w:rFonts w:ascii="Arial" w:hAnsi="Arial" w:cs="Arial"/>
                <w:sz w:val="20"/>
                <w:szCs w:val="20"/>
              </w:rPr>
            </w:pPr>
            <w:r w:rsidRPr="00E757C8">
              <w:rPr>
                <w:rFonts w:ascii="Arial" w:hAnsi="Arial" w:cs="Arial"/>
                <w:sz w:val="20"/>
                <w:szCs w:val="20"/>
              </w:rPr>
              <w:t>Mark the relevant box with “x”</w:t>
            </w:r>
          </w:p>
        </w:tc>
        <w:tc>
          <w:tcPr>
            <w:tcW w:w="1904" w:type="dxa"/>
            <w:vAlign w:val="center"/>
          </w:tcPr>
          <w:p w14:paraId="76E7FA02" w14:textId="77777777" w:rsidR="00686C61" w:rsidRPr="00E757C8" w:rsidRDefault="00686C61" w:rsidP="006A491F">
            <w:pPr>
              <w:jc w:val="center"/>
              <w:rPr>
                <w:rFonts w:ascii="Arial" w:hAnsi="Arial" w:cs="Arial"/>
                <w:sz w:val="20"/>
                <w:szCs w:val="20"/>
              </w:rPr>
            </w:pPr>
          </w:p>
        </w:tc>
        <w:tc>
          <w:tcPr>
            <w:tcW w:w="2067" w:type="dxa"/>
            <w:vAlign w:val="center"/>
          </w:tcPr>
          <w:p w14:paraId="3C6F109E" w14:textId="77777777" w:rsidR="00686C61" w:rsidRPr="00E757C8" w:rsidRDefault="00686C61" w:rsidP="006A491F">
            <w:pPr>
              <w:jc w:val="center"/>
              <w:rPr>
                <w:rFonts w:ascii="Arial" w:hAnsi="Arial" w:cs="Arial"/>
                <w:sz w:val="20"/>
                <w:szCs w:val="20"/>
              </w:rPr>
            </w:pPr>
          </w:p>
        </w:tc>
        <w:tc>
          <w:tcPr>
            <w:tcW w:w="2067" w:type="dxa"/>
            <w:vAlign w:val="center"/>
          </w:tcPr>
          <w:p w14:paraId="0BDD5AD6" w14:textId="77777777" w:rsidR="00686C61" w:rsidRPr="00E757C8" w:rsidRDefault="00686C61" w:rsidP="006A491F">
            <w:pPr>
              <w:jc w:val="center"/>
              <w:rPr>
                <w:rFonts w:ascii="Arial" w:hAnsi="Arial" w:cs="Arial"/>
                <w:sz w:val="20"/>
                <w:szCs w:val="20"/>
              </w:rPr>
            </w:pPr>
          </w:p>
        </w:tc>
        <w:tc>
          <w:tcPr>
            <w:tcW w:w="1799" w:type="dxa"/>
            <w:vAlign w:val="center"/>
          </w:tcPr>
          <w:p w14:paraId="45F28AA0" w14:textId="77777777" w:rsidR="00686C61" w:rsidRPr="00E757C8" w:rsidRDefault="00686C61" w:rsidP="006A491F">
            <w:pPr>
              <w:jc w:val="center"/>
              <w:rPr>
                <w:rFonts w:ascii="Arial" w:hAnsi="Arial" w:cs="Arial"/>
                <w:sz w:val="20"/>
                <w:szCs w:val="20"/>
              </w:rPr>
            </w:pPr>
          </w:p>
        </w:tc>
      </w:tr>
    </w:tbl>
    <w:p w14:paraId="5F3DA186" w14:textId="77777777" w:rsidR="00686C61" w:rsidRPr="00E757C8" w:rsidRDefault="00686C61" w:rsidP="00686C61">
      <w:pPr>
        <w:jc w:val="both"/>
        <w:rPr>
          <w:rFonts w:ascii="Arial" w:hAnsi="Arial" w:cs="Arial"/>
          <w:sz w:val="20"/>
          <w:szCs w:val="20"/>
        </w:rPr>
      </w:pPr>
    </w:p>
    <w:p w14:paraId="5A6A7436" w14:textId="77777777" w:rsidR="00686C61" w:rsidRPr="00E757C8" w:rsidRDefault="00686C61" w:rsidP="00686C61">
      <w:pPr>
        <w:jc w:val="both"/>
        <w:rPr>
          <w:rFonts w:ascii="Arial" w:hAnsi="Arial" w:cs="Arial"/>
          <w:sz w:val="20"/>
          <w:szCs w:val="20"/>
        </w:rPr>
      </w:pPr>
    </w:p>
    <w:p w14:paraId="40F90FFD"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Were the quality /specifications complied with?</w:t>
      </w:r>
      <w:r w:rsidRPr="00E757C8">
        <w:rPr>
          <w:rFonts w:ascii="Arial" w:hAnsi="Arial" w:cs="Arial"/>
          <w:sz w:val="20"/>
          <w:szCs w:val="20"/>
        </w:rPr>
        <w:tab/>
      </w:r>
      <w:r w:rsidRPr="00E757C8">
        <w:rPr>
          <w:rFonts w:ascii="Arial" w:hAnsi="Arial" w:cs="Arial"/>
          <w:sz w:val="20"/>
          <w:szCs w:val="20"/>
        </w:rPr>
        <w:tab/>
      </w:r>
      <w:r w:rsidRPr="00E757C8">
        <w:rPr>
          <w:rFonts w:ascii="Arial" w:hAnsi="Arial" w:cs="Arial"/>
          <w:sz w:val="20"/>
          <w:szCs w:val="20"/>
        </w:rPr>
        <w:tab/>
      </w:r>
      <w:r w:rsidRPr="00E757C8">
        <w:rPr>
          <w:rFonts w:ascii="Arial" w:hAnsi="Arial" w:cs="Arial"/>
          <w:sz w:val="20"/>
          <w:szCs w:val="20"/>
        </w:rPr>
        <w:tab/>
      </w:r>
      <w:r w:rsidRPr="00E757C8">
        <w:rPr>
          <w:rFonts w:ascii="Arial" w:hAnsi="Arial" w:cs="Arial"/>
          <w:sz w:val="20"/>
          <w:szCs w:val="20"/>
        </w:rPr>
        <w:tab/>
        <w:t>YES / NO*</w:t>
      </w:r>
    </w:p>
    <w:p w14:paraId="2DE7249E" w14:textId="77777777" w:rsidR="00686C61" w:rsidRPr="00E757C8" w:rsidRDefault="00686C61" w:rsidP="00686C61">
      <w:pPr>
        <w:jc w:val="both"/>
        <w:rPr>
          <w:rFonts w:ascii="Arial" w:hAnsi="Arial" w:cs="Arial"/>
          <w:sz w:val="20"/>
          <w:szCs w:val="20"/>
        </w:rPr>
      </w:pPr>
    </w:p>
    <w:p w14:paraId="177494B9" w14:textId="77777777" w:rsidR="00686C61" w:rsidRPr="00E757C8" w:rsidRDefault="00686C61" w:rsidP="00686C61">
      <w:pPr>
        <w:tabs>
          <w:tab w:val="right" w:leader="dot" w:pos="9072"/>
        </w:tabs>
        <w:jc w:val="both"/>
        <w:rPr>
          <w:rFonts w:ascii="Arial" w:hAnsi="Arial" w:cs="Arial"/>
          <w:sz w:val="20"/>
          <w:szCs w:val="20"/>
        </w:rPr>
      </w:pPr>
      <w:r w:rsidRPr="00E757C8">
        <w:rPr>
          <w:rFonts w:ascii="Arial" w:hAnsi="Arial" w:cs="Arial"/>
          <w:sz w:val="20"/>
          <w:szCs w:val="20"/>
        </w:rPr>
        <w:t>* If no, please furnish details:</w:t>
      </w:r>
      <w:r w:rsidRPr="00E757C8">
        <w:rPr>
          <w:rFonts w:ascii="Arial" w:hAnsi="Arial" w:cs="Arial"/>
          <w:sz w:val="20"/>
          <w:szCs w:val="20"/>
        </w:rPr>
        <w:tab/>
      </w:r>
    </w:p>
    <w:p w14:paraId="6E7A3015" w14:textId="77777777" w:rsidR="00686C61" w:rsidRPr="00E757C8" w:rsidRDefault="00686C61" w:rsidP="00686C61">
      <w:pPr>
        <w:tabs>
          <w:tab w:val="right" w:leader="dot" w:pos="9072"/>
        </w:tabs>
        <w:jc w:val="both"/>
        <w:rPr>
          <w:rFonts w:ascii="Arial" w:hAnsi="Arial" w:cs="Arial"/>
          <w:sz w:val="20"/>
          <w:szCs w:val="20"/>
        </w:rPr>
      </w:pPr>
    </w:p>
    <w:p w14:paraId="60937C47" w14:textId="77777777" w:rsidR="00686C61" w:rsidRPr="00E757C8" w:rsidRDefault="00686C61" w:rsidP="00686C61">
      <w:pPr>
        <w:tabs>
          <w:tab w:val="right" w:leader="dot" w:pos="9072"/>
        </w:tabs>
        <w:jc w:val="both"/>
        <w:rPr>
          <w:rFonts w:ascii="Arial" w:hAnsi="Arial" w:cs="Arial"/>
          <w:sz w:val="20"/>
          <w:szCs w:val="20"/>
        </w:rPr>
      </w:pPr>
      <w:r w:rsidRPr="00E757C8">
        <w:rPr>
          <w:rFonts w:ascii="Arial" w:hAnsi="Arial" w:cs="Arial"/>
          <w:sz w:val="20"/>
          <w:szCs w:val="20"/>
        </w:rPr>
        <w:tab/>
      </w:r>
    </w:p>
    <w:p w14:paraId="1513AA4E" w14:textId="77777777" w:rsidR="00686C61" w:rsidRPr="00E757C8" w:rsidRDefault="00686C61" w:rsidP="00686C61">
      <w:pPr>
        <w:tabs>
          <w:tab w:val="right" w:leader="dot" w:pos="9072"/>
        </w:tabs>
        <w:jc w:val="both"/>
        <w:rPr>
          <w:rFonts w:ascii="Arial" w:hAnsi="Arial" w:cs="Arial"/>
          <w:sz w:val="20"/>
          <w:szCs w:val="20"/>
        </w:rPr>
      </w:pPr>
    </w:p>
    <w:p w14:paraId="2E792524" w14:textId="77777777" w:rsidR="00686C61" w:rsidRPr="00E757C8" w:rsidRDefault="00686C61" w:rsidP="00686C61">
      <w:pPr>
        <w:tabs>
          <w:tab w:val="right" w:leader="dot" w:pos="9072"/>
        </w:tabs>
        <w:jc w:val="both"/>
        <w:rPr>
          <w:rFonts w:ascii="Arial" w:hAnsi="Arial" w:cs="Arial"/>
          <w:sz w:val="20"/>
          <w:szCs w:val="20"/>
        </w:rPr>
      </w:pPr>
      <w:r w:rsidRPr="00E757C8">
        <w:rPr>
          <w:rFonts w:ascii="Arial" w:hAnsi="Arial" w:cs="Arial"/>
          <w:sz w:val="20"/>
          <w:szCs w:val="20"/>
        </w:rPr>
        <w:tab/>
      </w:r>
    </w:p>
    <w:p w14:paraId="78928F65"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w:t>
      </w:r>
    </w:p>
    <w:p w14:paraId="2994142C" w14:textId="77777777" w:rsidR="00686C61" w:rsidRPr="00E757C8" w:rsidRDefault="00686C61" w:rsidP="00686C61">
      <w:pPr>
        <w:jc w:val="both"/>
        <w:rPr>
          <w:rFonts w:ascii="Arial" w:hAnsi="Arial" w:cs="Arial"/>
          <w:sz w:val="20"/>
          <w:szCs w:val="20"/>
        </w:rPr>
      </w:pPr>
    </w:p>
    <w:p w14:paraId="30D6A6D7"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Will you recommend this supplier to anyone without reservations?</w:t>
      </w:r>
      <w:r w:rsidRPr="00E757C8">
        <w:rPr>
          <w:rFonts w:ascii="Arial" w:hAnsi="Arial" w:cs="Arial"/>
          <w:sz w:val="20"/>
          <w:szCs w:val="20"/>
        </w:rPr>
        <w:tab/>
      </w:r>
      <w:r w:rsidRPr="00E757C8">
        <w:rPr>
          <w:rFonts w:ascii="Arial" w:hAnsi="Arial" w:cs="Arial"/>
          <w:sz w:val="20"/>
          <w:szCs w:val="20"/>
        </w:rPr>
        <w:tab/>
        <w:t>YES / NO</w:t>
      </w:r>
    </w:p>
    <w:p w14:paraId="35CB4B31" w14:textId="77777777" w:rsidR="00686C61" w:rsidRPr="00E757C8" w:rsidRDefault="00686C61" w:rsidP="00686C61">
      <w:pPr>
        <w:jc w:val="both"/>
        <w:rPr>
          <w:rFonts w:ascii="Arial" w:hAnsi="Arial" w:cs="Arial"/>
          <w:sz w:val="20"/>
          <w:szCs w:val="20"/>
        </w:rPr>
      </w:pPr>
    </w:p>
    <w:p w14:paraId="53105C69"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 xml:space="preserve">Any enquiries relating to this project can be addressed to …………….. </w:t>
      </w:r>
      <w:r w:rsidRPr="00E757C8">
        <w:rPr>
          <w:rFonts w:ascii="Arial" w:hAnsi="Arial" w:cs="Arial"/>
          <w:i/>
          <w:iCs/>
          <w:sz w:val="20"/>
          <w:szCs w:val="20"/>
        </w:rPr>
        <w:t>(insert the name, contact number and e-mail address of reference)</w:t>
      </w:r>
      <w:r w:rsidRPr="00E757C8">
        <w:rPr>
          <w:rFonts w:ascii="Arial" w:hAnsi="Arial" w:cs="Arial"/>
          <w:sz w:val="20"/>
          <w:szCs w:val="20"/>
        </w:rPr>
        <w:t>.</w:t>
      </w:r>
    </w:p>
    <w:p w14:paraId="35B5F82B" w14:textId="77777777" w:rsidR="00686C61" w:rsidRPr="00E757C8" w:rsidRDefault="00686C61" w:rsidP="00686C61">
      <w:pPr>
        <w:jc w:val="both"/>
        <w:rPr>
          <w:rFonts w:ascii="Arial" w:hAnsi="Arial" w:cs="Arial"/>
          <w:sz w:val="20"/>
          <w:szCs w:val="20"/>
        </w:rPr>
      </w:pPr>
    </w:p>
    <w:p w14:paraId="20FE632A" w14:textId="77777777" w:rsidR="00686C61" w:rsidRPr="00E757C8" w:rsidRDefault="00686C61" w:rsidP="00686C61">
      <w:pPr>
        <w:jc w:val="both"/>
        <w:rPr>
          <w:rFonts w:ascii="Arial" w:hAnsi="Arial" w:cs="Arial"/>
          <w:sz w:val="20"/>
          <w:szCs w:val="20"/>
        </w:rPr>
      </w:pPr>
    </w:p>
    <w:p w14:paraId="5A2EF80E" w14:textId="77777777" w:rsidR="00686C61" w:rsidRPr="00E757C8" w:rsidRDefault="00686C61" w:rsidP="00686C61">
      <w:pPr>
        <w:jc w:val="both"/>
        <w:rPr>
          <w:rFonts w:ascii="Arial" w:hAnsi="Arial" w:cs="Arial"/>
          <w:sz w:val="20"/>
          <w:szCs w:val="20"/>
        </w:rPr>
      </w:pPr>
    </w:p>
    <w:p w14:paraId="56EF1AF5"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Signed by:</w:t>
      </w:r>
      <w:r w:rsidRPr="00E757C8">
        <w:rPr>
          <w:rFonts w:ascii="Arial" w:hAnsi="Arial" w:cs="Arial"/>
          <w:sz w:val="20"/>
          <w:szCs w:val="20"/>
        </w:rPr>
        <w:tab/>
        <w:t>………………………………………………</w:t>
      </w:r>
    </w:p>
    <w:p w14:paraId="2DEA1C18" w14:textId="77777777" w:rsidR="00686C61" w:rsidRPr="00E757C8" w:rsidRDefault="00686C61" w:rsidP="00686C61">
      <w:pPr>
        <w:jc w:val="both"/>
        <w:rPr>
          <w:rFonts w:ascii="Arial" w:hAnsi="Arial" w:cs="Arial"/>
          <w:sz w:val="20"/>
          <w:szCs w:val="20"/>
        </w:rPr>
      </w:pPr>
    </w:p>
    <w:p w14:paraId="09449E90" w14:textId="77777777" w:rsidR="00686C61" w:rsidRPr="00E757C8" w:rsidRDefault="00686C61" w:rsidP="00686C61">
      <w:pPr>
        <w:jc w:val="both"/>
        <w:rPr>
          <w:rFonts w:ascii="Arial" w:hAnsi="Arial" w:cs="Arial"/>
          <w:sz w:val="20"/>
          <w:szCs w:val="20"/>
        </w:rPr>
      </w:pPr>
    </w:p>
    <w:p w14:paraId="2883A59F"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ab/>
      </w:r>
      <w:r w:rsidRPr="00E757C8">
        <w:rPr>
          <w:rFonts w:ascii="Arial" w:hAnsi="Arial" w:cs="Arial"/>
          <w:sz w:val="20"/>
          <w:szCs w:val="20"/>
        </w:rPr>
        <w:tab/>
        <w:t>………………………………………………</w:t>
      </w:r>
      <w:r w:rsidRPr="00E757C8">
        <w:rPr>
          <w:rFonts w:ascii="Arial" w:hAnsi="Arial" w:cs="Arial"/>
          <w:sz w:val="20"/>
          <w:szCs w:val="20"/>
        </w:rPr>
        <w:tab/>
      </w:r>
      <w:r w:rsidRPr="00E757C8">
        <w:rPr>
          <w:rFonts w:ascii="Arial" w:hAnsi="Arial" w:cs="Arial"/>
          <w:sz w:val="20"/>
          <w:szCs w:val="20"/>
        </w:rPr>
        <w:tab/>
        <w:t>……………………………………</w:t>
      </w:r>
    </w:p>
    <w:p w14:paraId="5D759E26"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ab/>
      </w:r>
      <w:r w:rsidRPr="00E757C8">
        <w:rPr>
          <w:rFonts w:ascii="Arial" w:hAnsi="Arial" w:cs="Arial"/>
          <w:sz w:val="20"/>
          <w:szCs w:val="20"/>
        </w:rPr>
        <w:tab/>
        <w:t>(Print Name of signatory)</w:t>
      </w:r>
      <w:r w:rsidRPr="00E757C8">
        <w:rPr>
          <w:rFonts w:ascii="Arial" w:hAnsi="Arial" w:cs="Arial"/>
          <w:sz w:val="20"/>
          <w:szCs w:val="20"/>
        </w:rPr>
        <w:tab/>
      </w:r>
      <w:r w:rsidRPr="00E757C8">
        <w:rPr>
          <w:rFonts w:ascii="Arial" w:hAnsi="Arial" w:cs="Arial"/>
          <w:sz w:val="20"/>
          <w:szCs w:val="20"/>
        </w:rPr>
        <w:tab/>
      </w:r>
      <w:r w:rsidRPr="00E757C8">
        <w:rPr>
          <w:rFonts w:ascii="Arial" w:hAnsi="Arial" w:cs="Arial"/>
          <w:sz w:val="20"/>
          <w:szCs w:val="20"/>
        </w:rPr>
        <w:tab/>
      </w:r>
      <w:r w:rsidRPr="00E757C8">
        <w:rPr>
          <w:rFonts w:ascii="Arial" w:hAnsi="Arial" w:cs="Arial"/>
          <w:sz w:val="20"/>
          <w:szCs w:val="20"/>
        </w:rPr>
        <w:tab/>
        <w:t>Date</w:t>
      </w:r>
    </w:p>
    <w:p w14:paraId="04410C66" w14:textId="77777777" w:rsidR="00686C61" w:rsidRPr="00E757C8" w:rsidRDefault="00686C61" w:rsidP="00686C61">
      <w:pPr>
        <w:jc w:val="both"/>
        <w:rPr>
          <w:rFonts w:ascii="Arial" w:hAnsi="Arial" w:cs="Arial"/>
          <w:sz w:val="20"/>
          <w:szCs w:val="20"/>
        </w:rPr>
      </w:pPr>
    </w:p>
    <w:p w14:paraId="4E854A71" w14:textId="77777777" w:rsidR="00686C61" w:rsidRPr="00E757C8" w:rsidRDefault="00686C61" w:rsidP="00686C61">
      <w:pPr>
        <w:jc w:val="both"/>
        <w:rPr>
          <w:rFonts w:ascii="Arial" w:hAnsi="Arial" w:cs="Arial"/>
          <w:sz w:val="20"/>
          <w:szCs w:val="20"/>
        </w:rPr>
      </w:pPr>
    </w:p>
    <w:p w14:paraId="6A85C364" w14:textId="77777777" w:rsidR="00686C61" w:rsidRPr="00E757C8" w:rsidRDefault="00686C61" w:rsidP="00686C61">
      <w:pPr>
        <w:jc w:val="both"/>
        <w:rPr>
          <w:rFonts w:ascii="Arial" w:hAnsi="Arial" w:cs="Arial"/>
          <w:sz w:val="20"/>
          <w:szCs w:val="20"/>
        </w:rPr>
      </w:pPr>
      <w:r w:rsidRPr="00E757C8">
        <w:rPr>
          <w:rFonts w:ascii="Arial" w:hAnsi="Arial" w:cs="Arial"/>
          <w:sz w:val="20"/>
          <w:szCs w:val="20"/>
        </w:rPr>
        <w:t>Designation of signatory:</w:t>
      </w:r>
      <w:r w:rsidRPr="00E757C8">
        <w:rPr>
          <w:rFonts w:ascii="Arial" w:hAnsi="Arial" w:cs="Arial"/>
          <w:sz w:val="20"/>
          <w:szCs w:val="20"/>
        </w:rPr>
        <w:tab/>
        <w:t>………………………………………….</w:t>
      </w:r>
    </w:p>
    <w:p w14:paraId="4BDA682F" w14:textId="0379F314" w:rsidR="004066E4" w:rsidRPr="004066E4" w:rsidRDefault="004066E4" w:rsidP="004066E4">
      <w:pPr>
        <w:keepNext/>
        <w:rPr>
          <w:rFonts w:ascii="Arial" w:eastAsia="Times New Roman" w:hAnsi="Arial" w:cs="Arial"/>
          <w:lang w:val="en-GB" w:eastAsia="en-ZA"/>
        </w:rPr>
      </w:pPr>
    </w:p>
    <w:bookmarkEnd w:id="6468"/>
    <w:p w14:paraId="1DFF0C0D" w14:textId="77777777" w:rsidR="00F05D14" w:rsidRDefault="00F05D14" w:rsidP="00DA6C71">
      <w:pPr>
        <w:shd w:val="clear" w:color="auto" w:fill="FFFFFF"/>
        <w:spacing w:after="30"/>
        <w:rPr>
          <w:rFonts w:ascii="Segoe UI" w:eastAsia="Times New Roman" w:hAnsi="Segoe UI" w:cs="Segoe UI"/>
          <w:color w:val="000000"/>
          <w:sz w:val="20"/>
          <w:szCs w:val="20"/>
          <w:lang w:eastAsia="en-ZA"/>
        </w:rPr>
      </w:pPr>
    </w:p>
    <w:p w14:paraId="2BAA643F" w14:textId="77777777" w:rsidR="004066E4" w:rsidRPr="004E65F1" w:rsidRDefault="004066E4" w:rsidP="00DA6C71">
      <w:pPr>
        <w:shd w:val="clear" w:color="auto" w:fill="FFFFFF"/>
        <w:spacing w:after="30"/>
        <w:rPr>
          <w:rFonts w:ascii="Segoe UI" w:eastAsia="Times New Roman" w:hAnsi="Segoe UI" w:cs="Segoe UI"/>
          <w:color w:val="000000"/>
          <w:sz w:val="20"/>
          <w:szCs w:val="20"/>
          <w:lang w:eastAsia="en-ZA"/>
        </w:rPr>
      </w:pPr>
    </w:p>
    <w:p w14:paraId="16603E5B"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0544E1EF"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3E9C3C21"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0ABBA192" w14:textId="77777777" w:rsidR="00DA6C71" w:rsidRPr="004E65F1" w:rsidRDefault="00DA6C71" w:rsidP="0054112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5B3220E0" w14:textId="77777777" w:rsidR="00DA6C71" w:rsidRDefault="00DA6C71" w:rsidP="00DA6C71">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56DF5D43"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5C3961DC"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6D81D4DF"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5B5F0FBB"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2A00C301" w14:textId="77777777" w:rsidR="00012DC2" w:rsidRDefault="00012DC2" w:rsidP="00DA6C71">
      <w:pPr>
        <w:keepNext/>
        <w:tabs>
          <w:tab w:val="left" w:pos="0"/>
        </w:tabs>
        <w:jc w:val="both"/>
        <w:outlineLvl w:val="3"/>
        <w:rPr>
          <w:rFonts w:ascii="Tahoma" w:eastAsia="Times New Roman" w:hAnsi="Tahoma" w:cs="Tahoma"/>
          <w:bCs/>
          <w:sz w:val="20"/>
          <w:szCs w:val="20"/>
          <w:lang w:val="en-GB" w:eastAsia="en-GB"/>
        </w:rPr>
      </w:pPr>
    </w:p>
    <w:p w14:paraId="61FF32D9" w14:textId="77777777" w:rsidR="00012DC2" w:rsidRPr="004E65F1" w:rsidRDefault="00012DC2" w:rsidP="00DA6C71">
      <w:pPr>
        <w:keepNext/>
        <w:tabs>
          <w:tab w:val="left" w:pos="0"/>
        </w:tabs>
        <w:jc w:val="both"/>
        <w:outlineLvl w:val="3"/>
        <w:rPr>
          <w:rFonts w:ascii="Arial" w:eastAsia="Calibri" w:hAnsi="Arial" w:cs="Times New Roman"/>
          <w:b/>
          <w:bCs/>
          <w:caps/>
          <w:sz w:val="20"/>
          <w:szCs w:val="20"/>
        </w:rPr>
      </w:pPr>
    </w:p>
    <w:p w14:paraId="2D240C1D" w14:textId="77777777" w:rsidR="00DA6C71" w:rsidRPr="004E65F1" w:rsidRDefault="00DA6C71" w:rsidP="00DA6C71">
      <w:pPr>
        <w:shd w:val="clear" w:color="auto" w:fill="FFFFFF"/>
        <w:spacing w:after="30"/>
        <w:rPr>
          <w:rFonts w:ascii="Segoe UI" w:eastAsia="Times New Roman" w:hAnsi="Segoe UI" w:cs="Segoe UI"/>
          <w:color w:val="000000"/>
          <w:sz w:val="20"/>
          <w:szCs w:val="20"/>
          <w:lang w:eastAsia="en-ZA"/>
        </w:rPr>
      </w:pPr>
    </w:p>
    <w:p w14:paraId="06786775" w14:textId="77777777" w:rsidR="00686C61" w:rsidRDefault="00686C61">
      <w:pPr>
        <w:rPr>
          <w:rFonts w:ascii="Arial" w:eastAsia="Times New Roman" w:hAnsi="Arial" w:cs="Arial"/>
          <w:b/>
          <w:bCs/>
          <w:sz w:val="20"/>
          <w:szCs w:val="20"/>
          <w:lang w:eastAsia="en-ZA"/>
        </w:rPr>
      </w:pPr>
      <w:r>
        <w:rPr>
          <w:rFonts w:ascii="Arial" w:eastAsia="Times New Roman" w:hAnsi="Arial" w:cs="Arial"/>
          <w:b/>
          <w:bCs/>
          <w:sz w:val="20"/>
          <w:szCs w:val="20"/>
          <w:lang w:eastAsia="en-ZA"/>
        </w:rPr>
        <w:br w:type="page"/>
      </w:r>
    </w:p>
    <w:p w14:paraId="5AF18D19" w14:textId="2C684136" w:rsidR="00DA6C71" w:rsidRPr="004E65F1" w:rsidRDefault="00DA6C71" w:rsidP="00DA6C71">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lastRenderedPageBreak/>
        <w:t>FORM B7:</w:t>
      </w:r>
      <w:r w:rsidRPr="004E65F1">
        <w:rPr>
          <w:rFonts w:ascii="Calibri" w:eastAsia="Times New Roman" w:hAnsi="Calibri" w:cs="Calibri"/>
          <w:b/>
          <w:bCs/>
          <w:sz w:val="20"/>
          <w:szCs w:val="20"/>
          <w:lang w:eastAsia="en-ZA"/>
        </w:rPr>
        <w:tab/>
      </w:r>
      <w:r w:rsidR="00686C61">
        <w:rPr>
          <w:rFonts w:ascii="Arial" w:eastAsia="Times New Roman" w:hAnsi="Arial" w:cs="Arial"/>
          <w:b/>
          <w:bCs/>
          <w:sz w:val="20"/>
          <w:szCs w:val="20"/>
          <w:lang w:eastAsia="en-ZA"/>
        </w:rPr>
        <w:t>TARGETED ENTERPRISE/SUB-CONTRACTOR DETAILS AND DECLARATION</w:t>
      </w:r>
      <w:r w:rsidRPr="004E65F1">
        <w:rPr>
          <w:rFonts w:ascii="Arial" w:eastAsia="Times New Roman" w:hAnsi="Arial" w:cs="Arial"/>
          <w:b/>
          <w:bCs/>
          <w:sz w:val="20"/>
          <w:szCs w:val="20"/>
          <w:lang w:eastAsia="en-ZA"/>
        </w:rPr>
        <w:t> </w:t>
      </w:r>
    </w:p>
    <w:p w14:paraId="1D330B12" w14:textId="49F56824"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del w:id="6503" w:author="Avela Mnyaka (ECP)" w:date="2026-09-02T09:46:00Z" w16du:dateUtc="2026-09-02T07:46:00Z">
        <w:r w:rsidRPr="00D27C9F" w:rsidDel="00D27C9F">
          <w:rPr>
            <w:rFonts w:ascii="Arial" w:hAnsi="Arial" w:cs="Arial"/>
            <w:b/>
            <w:bCs/>
            <w:color w:val="000000"/>
            <w:szCs w:val="20"/>
            <w:lang w:val="en-ZA"/>
            <w:rPrChange w:id="6504" w:author="Avela Mnyaka (ECP)" w:date="2026-09-02T09:52:00Z" w16du:dateUtc="2026-09-02T07:52:00Z">
              <w:rPr>
                <w:rFonts w:ascii="Arial" w:hAnsi="Arial" w:cs="Arial"/>
                <w:b/>
                <w:bCs/>
                <w:color w:val="000000"/>
                <w:szCs w:val="20"/>
                <w:highlight w:val="yellow"/>
                <w:lang w:val="en-ZA"/>
              </w:rPr>
            </w:rPrChange>
          </w:rPr>
          <w:delText>20XX/YYYY</w:delText>
        </w:r>
      </w:del>
      <w:ins w:id="6505" w:author="Avela Mnyaka (ECP)" w:date="2026-09-02T09:46:00Z" w16du:dateUtc="2026-09-02T07:46:00Z">
        <w:r w:rsidR="00D27C9F" w:rsidRPr="00D27C9F">
          <w:rPr>
            <w:rFonts w:ascii="Arial" w:hAnsi="Arial" w:cs="Arial"/>
            <w:b/>
            <w:bCs/>
            <w:color w:val="000000"/>
            <w:szCs w:val="20"/>
            <w:lang w:val="en-ZA"/>
            <w:rPrChange w:id="6506" w:author="Avela Mnyaka (ECP)" w:date="2026-09-02T09:52:00Z" w16du:dateUtc="2026-09-02T07:52:00Z">
              <w:rPr>
                <w:rFonts w:ascii="Arial" w:hAnsi="Arial" w:cs="Arial"/>
                <w:b/>
                <w:bCs/>
                <w:color w:val="000000"/>
                <w:szCs w:val="20"/>
                <w:highlight w:val="yellow"/>
                <w:lang w:val="en-ZA"/>
              </w:rPr>
            </w:rPrChange>
          </w:rPr>
          <w:t>2025/0425</w:t>
        </w:r>
      </w:ins>
      <w:r w:rsidRPr="00564CD5">
        <w:rPr>
          <w:rFonts w:ascii="Arial" w:hAnsi="Arial" w:cs="Arial"/>
          <w:b/>
          <w:bCs/>
          <w:color w:val="000000"/>
          <w:szCs w:val="20"/>
          <w:lang w:val="en-ZA"/>
        </w:rPr>
        <w:t xml:space="preserve"> </w:t>
      </w:r>
      <w:del w:id="6507" w:author="Avela Mnyaka (ECP)" w:date="2026-09-02T09:52:00Z" w16du:dateUtc="2026-09-02T07:52:00Z">
        <w:r w:rsidRPr="00564CD5" w:rsidDel="00D27C9F">
          <w:rPr>
            <w:rFonts w:ascii="Arial" w:hAnsi="Arial" w:cs="Arial"/>
            <w:b/>
            <w:bCs/>
            <w:color w:val="000000"/>
            <w:szCs w:val="20"/>
            <w:highlight w:val="yellow"/>
            <w:lang w:val="en-ZA"/>
          </w:rPr>
          <w:delText>(</w:delText>
        </w:r>
        <w:r w:rsidRPr="00564CD5" w:rsidDel="00D27C9F">
          <w:rPr>
            <w:rFonts w:ascii="Arial" w:hAnsi="Arial" w:cs="Arial"/>
            <w:i/>
            <w:szCs w:val="20"/>
            <w:highlight w:val="yellow"/>
            <w:lang w:val="en-ZA"/>
          </w:rPr>
          <w:delText xml:space="preserve">Note to Compiler:  </w:delText>
        </w:r>
        <w:r w:rsidRPr="00564CD5" w:rsidDel="00D27C9F">
          <w:rPr>
            <w:rFonts w:ascii="Arial" w:hAnsi="Arial" w:cs="Arial"/>
            <w:color w:val="000000"/>
            <w:szCs w:val="20"/>
            <w:highlight w:val="yellow"/>
            <w:lang w:val="en-ZA"/>
          </w:rPr>
          <w:delText>Insert SCM Reference number</w:delText>
        </w:r>
        <w:r w:rsidRPr="00564CD5" w:rsidDel="00D27C9F">
          <w:rPr>
            <w:rFonts w:ascii="Arial" w:hAnsi="Arial" w:cs="Arial"/>
            <w:b/>
            <w:bCs/>
            <w:color w:val="000000"/>
            <w:szCs w:val="20"/>
            <w:highlight w:val="yellow"/>
            <w:lang w:val="en-ZA"/>
          </w:rPr>
          <w:delText>)</w:delText>
        </w:r>
      </w:del>
    </w:p>
    <w:p w14:paraId="7FBEECBE" w14:textId="4A3C8502" w:rsidR="00DA6C71" w:rsidRPr="004E65F1" w:rsidRDefault="00DA6C71" w:rsidP="00DA6C71">
      <w:pPr>
        <w:textAlignment w:val="baseline"/>
        <w:rPr>
          <w:rFonts w:ascii="Segoe UI" w:eastAsia="Times New Roman" w:hAnsi="Segoe UI" w:cs="Segoe UI"/>
          <w:sz w:val="20"/>
          <w:szCs w:val="20"/>
          <w:lang w:eastAsia="en-ZA"/>
        </w:rPr>
      </w:pPr>
    </w:p>
    <w:p w14:paraId="5A8D2E1B" w14:textId="77777777" w:rsidR="00DA6C71" w:rsidRPr="004E65F1" w:rsidRDefault="00DA6C71" w:rsidP="00DA6C71">
      <w:pPr>
        <w:jc w:val="both"/>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28A7DE5B" w14:textId="4A94E3CE" w:rsidR="00686C61" w:rsidRPr="00686C61" w:rsidDel="0090679A" w:rsidRDefault="00E757C8" w:rsidP="00686C61">
      <w:pPr>
        <w:textAlignment w:val="baseline"/>
        <w:rPr>
          <w:del w:id="6508" w:author="Tebokgo Mabuto (ECP)" w:date="2026-07-15T11:57:00Z" w16du:dateUtc="2026-07-15T09:57:00Z"/>
          <w:rFonts w:ascii="Arial" w:eastAsia="Times New Roman" w:hAnsi="Arial" w:cs="Arial"/>
          <w:sz w:val="20"/>
          <w:szCs w:val="20"/>
          <w:lang w:eastAsia="en-ZA"/>
        </w:rPr>
      </w:pPr>
      <w:del w:id="6509" w:author="Tebokgo Mabuto (ECP)" w:date="2026-07-15T11:57:00Z" w16du:dateUtc="2026-07-15T09:57:00Z">
        <w:r w:rsidRPr="00E757C8" w:rsidDel="0090679A">
          <w:rPr>
            <w:rFonts w:ascii="Arial" w:eastAsia="Times New Roman" w:hAnsi="Arial" w:cs="Arial"/>
            <w:i/>
            <w:iCs/>
            <w:sz w:val="20"/>
            <w:szCs w:val="20"/>
            <w:highlight w:val="yellow"/>
            <w:lang w:eastAsia="en-ZA"/>
          </w:rPr>
          <w:delText>(</w:delText>
        </w:r>
        <w:r w:rsidR="00686C61" w:rsidRPr="00E757C8" w:rsidDel="0090679A">
          <w:rPr>
            <w:rFonts w:ascii="Arial" w:eastAsia="Times New Roman" w:hAnsi="Arial" w:cs="Arial"/>
            <w:i/>
            <w:iCs/>
            <w:sz w:val="20"/>
            <w:szCs w:val="20"/>
            <w:highlight w:val="yellow"/>
            <w:lang w:eastAsia="en-ZA"/>
          </w:rPr>
          <w:delText xml:space="preserve">Note to compiler: For </w:delText>
        </w:r>
        <w:r w:rsidR="00686C61" w:rsidRPr="008846FA" w:rsidDel="0090679A">
          <w:rPr>
            <w:rFonts w:ascii="Arial" w:eastAsia="Times New Roman" w:hAnsi="Arial" w:cs="Arial"/>
            <w:b/>
            <w:bCs/>
            <w:i/>
            <w:iCs/>
            <w:sz w:val="20"/>
            <w:szCs w:val="20"/>
            <w:highlight w:val="yellow"/>
            <w:lang w:eastAsia="en-ZA"/>
          </w:rPr>
          <w:delText>Category 1 projects</w:delText>
        </w:r>
        <w:r w:rsidR="00686C61" w:rsidRPr="00E757C8" w:rsidDel="0090679A">
          <w:rPr>
            <w:rFonts w:ascii="Arial" w:eastAsia="Times New Roman" w:hAnsi="Arial" w:cs="Arial"/>
            <w:i/>
            <w:iCs/>
            <w:sz w:val="20"/>
            <w:szCs w:val="20"/>
            <w:highlight w:val="yellow"/>
            <w:lang w:eastAsia="en-ZA"/>
          </w:rPr>
          <w:delText xml:space="preserve"> (with reference to Annexure 3 of PPP</w:delText>
        </w:r>
        <w:r w:rsidR="00686C61" w:rsidRPr="00686C61" w:rsidDel="0090679A">
          <w:rPr>
            <w:rFonts w:ascii="Arial" w:eastAsia="Times New Roman" w:hAnsi="Arial" w:cs="Arial"/>
            <w:sz w:val="20"/>
            <w:szCs w:val="20"/>
            <w:lang w:eastAsia="en-ZA"/>
          </w:rPr>
          <w:delText xml:space="preserve"> </w:delText>
        </w:r>
        <w:r w:rsidR="00686C61" w:rsidRPr="00251843" w:rsidDel="0090679A">
          <w:rPr>
            <w:rFonts w:ascii="Arial" w:eastAsia="Times New Roman" w:hAnsi="Arial" w:cs="Arial"/>
            <w:sz w:val="20"/>
            <w:szCs w:val="20"/>
            <w:highlight w:val="yellow"/>
            <w:lang w:eastAsia="en-ZA"/>
          </w:rPr>
          <w:delText>insert the following notes to tenderer:</w:delText>
        </w:r>
        <w:r w:rsidR="00251843" w:rsidRPr="00251843" w:rsidDel="0090679A">
          <w:rPr>
            <w:rFonts w:ascii="Arial" w:eastAsia="Times New Roman" w:hAnsi="Arial" w:cs="Arial"/>
            <w:sz w:val="20"/>
            <w:szCs w:val="20"/>
            <w:highlight w:val="yellow"/>
            <w:lang w:eastAsia="en-ZA"/>
          </w:rPr>
          <w:delText>)</w:delText>
        </w:r>
      </w:del>
    </w:p>
    <w:p w14:paraId="4B0A188F" w14:textId="521A4BE3" w:rsidR="00686C61" w:rsidRPr="00686C61" w:rsidDel="0090679A" w:rsidRDefault="00686C61" w:rsidP="00686C61">
      <w:pPr>
        <w:textAlignment w:val="baseline"/>
        <w:rPr>
          <w:del w:id="6510" w:author="Tebokgo Mabuto (ECP)" w:date="2026-07-15T11:57:00Z" w16du:dateUtc="2026-07-15T09:57:00Z"/>
          <w:rFonts w:ascii="Arial" w:eastAsia="Times New Roman" w:hAnsi="Arial" w:cs="Arial"/>
          <w:sz w:val="20"/>
          <w:szCs w:val="20"/>
          <w:lang w:eastAsia="en-ZA"/>
        </w:rPr>
      </w:pPr>
      <w:del w:id="6511" w:author="Tebokgo Mabuto (ECP)" w:date="2026-07-15T11:57:00Z" w16du:dateUtc="2026-07-15T09:57:00Z">
        <w:r w:rsidRPr="00686C61" w:rsidDel="0090679A">
          <w:rPr>
            <w:rFonts w:ascii="Arial" w:eastAsia="Times New Roman" w:hAnsi="Arial" w:cs="Arial"/>
            <w:sz w:val="20"/>
            <w:szCs w:val="20"/>
            <w:lang w:eastAsia="en-ZA"/>
          </w:rPr>
          <w:delText xml:space="preserve">Notes to Tenderer: </w:delText>
        </w:r>
      </w:del>
    </w:p>
    <w:p w14:paraId="5D5CF512" w14:textId="3FD2A650" w:rsidR="00686C61" w:rsidRPr="00686C61" w:rsidDel="0090679A" w:rsidRDefault="00686C61" w:rsidP="00251843">
      <w:pPr>
        <w:ind w:left="397" w:hanging="397"/>
        <w:textAlignment w:val="baseline"/>
        <w:rPr>
          <w:del w:id="6512" w:author="Tebokgo Mabuto (ECP)" w:date="2026-07-15T11:57:00Z" w16du:dateUtc="2026-07-15T09:57:00Z"/>
          <w:rFonts w:ascii="Arial" w:eastAsia="Times New Roman" w:hAnsi="Arial" w:cs="Arial"/>
          <w:sz w:val="20"/>
          <w:szCs w:val="20"/>
          <w:lang w:eastAsia="en-ZA"/>
        </w:rPr>
      </w:pPr>
      <w:del w:id="6513" w:author="Tebokgo Mabuto (ECP)" w:date="2026-07-15T11:57:00Z" w16du:dateUtc="2026-07-15T09:57:00Z">
        <w:r w:rsidRPr="00686C61" w:rsidDel="0090679A">
          <w:rPr>
            <w:rFonts w:ascii="Arial" w:eastAsia="Times New Roman" w:hAnsi="Arial" w:cs="Arial"/>
            <w:sz w:val="20"/>
            <w:szCs w:val="20"/>
            <w:lang w:eastAsia="en-ZA"/>
          </w:rPr>
          <w:delText>1.</w:delText>
        </w:r>
        <w:r w:rsidRPr="00686C61" w:rsidDel="0090679A">
          <w:rPr>
            <w:rFonts w:ascii="Arial" w:eastAsia="Times New Roman" w:hAnsi="Arial" w:cs="Arial"/>
            <w:sz w:val="20"/>
            <w:szCs w:val="20"/>
            <w:lang w:eastAsia="en-ZA"/>
          </w:rPr>
          <w:tab/>
          <w:delText xml:space="preserve">No sub-contracting for EME and the submission of Form B7 is not required for this project. </w:delText>
        </w:r>
      </w:del>
    </w:p>
    <w:p w14:paraId="5232AC8C" w14:textId="1FDFAD17" w:rsidR="00686C61" w:rsidRPr="00686C61" w:rsidDel="0090679A" w:rsidRDefault="00686C61" w:rsidP="00251843">
      <w:pPr>
        <w:ind w:left="397" w:hanging="397"/>
        <w:textAlignment w:val="baseline"/>
        <w:rPr>
          <w:del w:id="6514" w:author="Tebokgo Mabuto (ECP)" w:date="2026-07-15T11:57:00Z" w16du:dateUtc="2026-07-15T09:57:00Z"/>
          <w:rFonts w:ascii="Arial" w:eastAsia="Times New Roman" w:hAnsi="Arial" w:cs="Arial"/>
          <w:sz w:val="20"/>
          <w:szCs w:val="20"/>
          <w:lang w:eastAsia="en-ZA"/>
        </w:rPr>
      </w:pPr>
      <w:del w:id="6515" w:author="Tebokgo Mabuto (ECP)" w:date="2026-07-15T11:57:00Z" w16du:dateUtc="2026-07-15T09:57:00Z">
        <w:r w:rsidRPr="00686C61" w:rsidDel="0090679A">
          <w:rPr>
            <w:rFonts w:ascii="Arial" w:eastAsia="Times New Roman" w:hAnsi="Arial" w:cs="Arial"/>
            <w:sz w:val="20"/>
            <w:szCs w:val="20"/>
            <w:lang w:eastAsia="en-ZA"/>
          </w:rPr>
          <w:delText>2.</w:delText>
        </w:r>
        <w:r w:rsidRPr="00686C61" w:rsidDel="0090679A">
          <w:rPr>
            <w:rFonts w:ascii="Arial" w:eastAsia="Times New Roman" w:hAnsi="Arial" w:cs="Arial"/>
            <w:sz w:val="20"/>
            <w:szCs w:val="20"/>
            <w:lang w:eastAsia="en-ZA"/>
          </w:rPr>
          <w:tab/>
          <w:delText xml:space="preserve">Minimum sub-contracting requirement for QSE and Large entities is 30% - refer to Clause 11.8 of the Conditions of Contract . </w:delText>
        </w:r>
      </w:del>
    </w:p>
    <w:p w14:paraId="7D125E1B" w14:textId="1394EF65" w:rsidR="00686C61" w:rsidRPr="00686C61" w:rsidDel="0090679A" w:rsidRDefault="00686C61" w:rsidP="00251843">
      <w:pPr>
        <w:ind w:left="397" w:hanging="397"/>
        <w:textAlignment w:val="baseline"/>
        <w:rPr>
          <w:del w:id="6516" w:author="Tebokgo Mabuto (ECP)" w:date="2026-07-15T11:57:00Z" w16du:dateUtc="2026-07-15T09:57:00Z"/>
          <w:rFonts w:ascii="Arial" w:eastAsia="Times New Roman" w:hAnsi="Arial" w:cs="Arial"/>
          <w:sz w:val="20"/>
          <w:szCs w:val="20"/>
          <w:lang w:eastAsia="en-ZA"/>
        </w:rPr>
      </w:pPr>
      <w:del w:id="6517" w:author="Tebokgo Mabuto (ECP)" w:date="2026-07-15T11:57:00Z" w16du:dateUtc="2026-07-15T09:57:00Z">
        <w:r w:rsidRPr="00686C61" w:rsidDel="0090679A">
          <w:rPr>
            <w:rFonts w:ascii="Arial" w:eastAsia="Times New Roman" w:hAnsi="Arial" w:cs="Arial"/>
            <w:sz w:val="20"/>
            <w:szCs w:val="20"/>
            <w:lang w:eastAsia="en-ZA"/>
          </w:rPr>
          <w:delText>3.</w:delText>
        </w:r>
        <w:r w:rsidRPr="00686C61" w:rsidDel="0090679A">
          <w:rPr>
            <w:rFonts w:ascii="Arial" w:eastAsia="Times New Roman" w:hAnsi="Arial" w:cs="Arial"/>
            <w:sz w:val="20"/>
            <w:szCs w:val="20"/>
            <w:lang w:eastAsia="en-ZA"/>
          </w:rPr>
          <w:tab/>
          <w:delText xml:space="preserve">All tendering Generic and QSE entities: </w:delText>
        </w:r>
      </w:del>
    </w:p>
    <w:p w14:paraId="44B13D8D" w14:textId="3F223C95" w:rsidR="00686C61" w:rsidRPr="00686C61" w:rsidDel="0090679A" w:rsidRDefault="00686C61" w:rsidP="00251843">
      <w:pPr>
        <w:ind w:left="794" w:hanging="397"/>
        <w:textAlignment w:val="baseline"/>
        <w:rPr>
          <w:del w:id="6518" w:author="Tebokgo Mabuto (ECP)" w:date="2026-07-15T11:57:00Z" w16du:dateUtc="2026-07-15T09:57:00Z"/>
          <w:rFonts w:ascii="Arial" w:eastAsia="Times New Roman" w:hAnsi="Arial" w:cs="Arial"/>
          <w:sz w:val="20"/>
          <w:szCs w:val="20"/>
          <w:lang w:eastAsia="en-ZA"/>
        </w:rPr>
      </w:pPr>
      <w:del w:id="6519"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Must complete Form B7 provided in MS Excel format and include supporting documents. </w:delText>
        </w:r>
      </w:del>
    </w:p>
    <w:p w14:paraId="5E931AEB" w14:textId="0ADB1287" w:rsidR="00686C61" w:rsidRPr="00686C61" w:rsidDel="0090679A" w:rsidRDefault="00686C61" w:rsidP="00251843">
      <w:pPr>
        <w:ind w:left="794" w:hanging="397"/>
        <w:textAlignment w:val="baseline"/>
        <w:rPr>
          <w:del w:id="6520" w:author="Tebokgo Mabuto (ECP)" w:date="2026-07-15T11:57:00Z" w16du:dateUtc="2026-07-15T09:57:00Z"/>
          <w:rFonts w:ascii="Arial" w:eastAsia="Times New Roman" w:hAnsi="Arial" w:cs="Arial"/>
          <w:sz w:val="20"/>
          <w:szCs w:val="20"/>
          <w:lang w:eastAsia="en-ZA"/>
        </w:rPr>
      </w:pPr>
      <w:del w:id="6521"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Must complete Form B7 for each and every Targeted Enterprise/sub-contractor to be utilised. </w:delText>
        </w:r>
      </w:del>
    </w:p>
    <w:p w14:paraId="35D6804F" w14:textId="0A4331A8" w:rsidR="00251843" w:rsidRPr="00686C61" w:rsidDel="0090679A" w:rsidRDefault="00686C61" w:rsidP="00251843">
      <w:pPr>
        <w:ind w:left="794" w:hanging="397"/>
        <w:textAlignment w:val="baseline"/>
        <w:rPr>
          <w:del w:id="6522" w:author="Tebokgo Mabuto (ECP)" w:date="2026-07-15T11:57:00Z" w16du:dateUtc="2026-07-15T09:57:00Z"/>
          <w:rFonts w:ascii="Arial" w:eastAsia="Times New Roman" w:hAnsi="Arial" w:cs="Arial"/>
          <w:sz w:val="20"/>
          <w:szCs w:val="20"/>
          <w:lang w:eastAsia="en-ZA"/>
        </w:rPr>
      </w:pPr>
      <w:del w:id="6523"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Must provide a signed duplicate Form B7 in pdf format (signed by both the Tenderer and the Targeted Enterprise/sub-contractor for each proposed Targeted Enterprise where applicable). </w:delText>
        </w:r>
      </w:del>
    </w:p>
    <w:p w14:paraId="635D36C6" w14:textId="001F6F5D" w:rsidR="00686C61" w:rsidRPr="00686C61" w:rsidDel="0090679A" w:rsidRDefault="00251843" w:rsidP="00251843">
      <w:pPr>
        <w:ind w:left="397" w:hanging="397"/>
        <w:textAlignment w:val="baseline"/>
        <w:rPr>
          <w:del w:id="6524" w:author="Tebokgo Mabuto (ECP)" w:date="2026-07-15T11:57:00Z" w16du:dateUtc="2026-07-15T09:57:00Z"/>
          <w:rFonts w:ascii="Arial" w:eastAsia="Times New Roman" w:hAnsi="Arial" w:cs="Arial"/>
          <w:sz w:val="20"/>
          <w:szCs w:val="20"/>
          <w:lang w:eastAsia="en-ZA"/>
        </w:rPr>
      </w:pPr>
      <w:del w:id="6525" w:author="Tebokgo Mabuto (ECP)" w:date="2026-07-15T11:57:00Z" w16du:dateUtc="2026-07-15T09:57:00Z">
        <w:r w:rsidDel="0090679A">
          <w:rPr>
            <w:rFonts w:ascii="Arial" w:eastAsia="Times New Roman" w:hAnsi="Arial" w:cs="Arial"/>
            <w:sz w:val="20"/>
            <w:szCs w:val="20"/>
            <w:lang w:eastAsia="en-ZA"/>
          </w:rPr>
          <w:delText>4</w:delText>
        </w:r>
        <w:r w:rsidR="00686C61" w:rsidRPr="00686C61" w:rsidDel="0090679A">
          <w:rPr>
            <w:rFonts w:ascii="Arial" w:eastAsia="Times New Roman" w:hAnsi="Arial" w:cs="Arial"/>
            <w:sz w:val="20"/>
            <w:szCs w:val="20"/>
            <w:lang w:eastAsia="en-ZA"/>
          </w:rPr>
          <w:delText>.</w:delText>
        </w:r>
        <w:r w:rsidR="00686C61" w:rsidRPr="00686C61" w:rsidDel="0090679A">
          <w:rPr>
            <w:rFonts w:ascii="Arial" w:eastAsia="Times New Roman" w:hAnsi="Arial" w:cs="Arial"/>
            <w:sz w:val="20"/>
            <w:szCs w:val="20"/>
            <w:lang w:eastAsia="en-ZA"/>
          </w:rPr>
          <w:tab/>
          <w:delText xml:space="preserve">When selecting a Targeted Enterprise/sub-contractor, ensure that the following requirements are adhered to: </w:delText>
        </w:r>
      </w:del>
    </w:p>
    <w:p w14:paraId="0A0B372E" w14:textId="086EA4CF" w:rsidR="00686C61" w:rsidRPr="00686C61" w:rsidDel="0090679A" w:rsidRDefault="00686C61" w:rsidP="00251843">
      <w:pPr>
        <w:ind w:left="794" w:hanging="397"/>
        <w:textAlignment w:val="baseline"/>
        <w:rPr>
          <w:del w:id="6526" w:author="Tebokgo Mabuto (ECP)" w:date="2026-07-15T11:57:00Z" w16du:dateUtc="2026-07-15T09:57:00Z"/>
          <w:rFonts w:ascii="Arial" w:eastAsia="Times New Roman" w:hAnsi="Arial" w:cs="Arial"/>
          <w:sz w:val="20"/>
          <w:szCs w:val="20"/>
          <w:lang w:eastAsia="en-ZA"/>
        </w:rPr>
      </w:pPr>
      <w:del w:id="6527"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Targeted Enterprise/sub-contractor are limited to participate in a maximum of 6 (six) concurrent projects with the Service Provider and the Employer. </w:delText>
        </w:r>
      </w:del>
    </w:p>
    <w:p w14:paraId="6B508CBE" w14:textId="1FD5AB56" w:rsidR="00686C61" w:rsidRPr="00686C61" w:rsidDel="0090679A" w:rsidRDefault="00686C61" w:rsidP="00251843">
      <w:pPr>
        <w:ind w:left="794" w:hanging="397"/>
        <w:textAlignment w:val="baseline"/>
        <w:rPr>
          <w:del w:id="6528" w:author="Tebokgo Mabuto (ECP)" w:date="2026-07-15T11:57:00Z" w16du:dateUtc="2026-07-15T09:57:00Z"/>
          <w:rFonts w:ascii="Arial" w:eastAsia="Times New Roman" w:hAnsi="Arial" w:cs="Arial"/>
          <w:sz w:val="20"/>
          <w:szCs w:val="20"/>
          <w:lang w:eastAsia="en-ZA"/>
        </w:rPr>
      </w:pPr>
      <w:del w:id="6529"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Compliance with the definition of a Targeted Enterprise as stated in the Conditions of Contract in Clause 1: Definitions. </w:delText>
        </w:r>
      </w:del>
    </w:p>
    <w:p w14:paraId="0C34353C" w14:textId="1275289F" w:rsidR="00686C61" w:rsidRPr="00686C61" w:rsidDel="0090679A" w:rsidRDefault="00686C61" w:rsidP="00251843">
      <w:pPr>
        <w:ind w:left="794" w:hanging="397"/>
        <w:textAlignment w:val="baseline"/>
        <w:rPr>
          <w:del w:id="6530" w:author="Tebokgo Mabuto (ECP)" w:date="2026-07-15T11:57:00Z" w16du:dateUtc="2026-07-15T09:57:00Z"/>
          <w:rFonts w:ascii="Arial" w:eastAsia="Times New Roman" w:hAnsi="Arial" w:cs="Arial"/>
          <w:sz w:val="20"/>
          <w:szCs w:val="20"/>
          <w:lang w:eastAsia="en-ZA"/>
        </w:rPr>
      </w:pPr>
      <w:del w:id="6531"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Compliance with Treasury Regulation – refer to Clause 11.2 of the Contract Data. </w:delText>
        </w:r>
      </w:del>
    </w:p>
    <w:p w14:paraId="49EAFAF7" w14:textId="7C2B810F" w:rsidR="00686C61" w:rsidRPr="00686C61" w:rsidDel="0090679A" w:rsidRDefault="00686C61" w:rsidP="00251843">
      <w:pPr>
        <w:ind w:left="794" w:hanging="397"/>
        <w:textAlignment w:val="baseline"/>
        <w:rPr>
          <w:del w:id="6532" w:author="Tebokgo Mabuto (ECP)" w:date="2026-07-15T11:57:00Z" w16du:dateUtc="2026-07-15T09:57:00Z"/>
          <w:rFonts w:ascii="Arial" w:eastAsia="Times New Roman" w:hAnsi="Arial" w:cs="Arial"/>
          <w:sz w:val="20"/>
          <w:szCs w:val="20"/>
          <w:lang w:eastAsia="en-ZA"/>
        </w:rPr>
      </w:pPr>
      <w:del w:id="6533"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It is encouraged that Targeted Enterprises from the Province in which the project is located participate in a minimum of 1/3 (one third) of the specified percentage of Contract Price </w:delText>
        </w:r>
      </w:del>
    </w:p>
    <w:p w14:paraId="56AAAA19" w14:textId="0BBA43A9" w:rsidR="00686C61" w:rsidRPr="00686C61" w:rsidDel="0090679A" w:rsidRDefault="00686C61" w:rsidP="00251843">
      <w:pPr>
        <w:ind w:left="794" w:hanging="397"/>
        <w:textAlignment w:val="baseline"/>
        <w:rPr>
          <w:del w:id="6534" w:author="Tebokgo Mabuto (ECP)" w:date="2026-07-15T11:57:00Z" w16du:dateUtc="2026-07-15T09:57:00Z"/>
          <w:rFonts w:ascii="Arial" w:eastAsia="Times New Roman" w:hAnsi="Arial" w:cs="Arial"/>
          <w:sz w:val="20"/>
          <w:szCs w:val="20"/>
          <w:lang w:eastAsia="en-ZA"/>
        </w:rPr>
      </w:pPr>
      <w:del w:id="6535"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(Excluding provisional and prime cost sums and the respective mark-up but including provision for site supervision staff and the respective mark-up) – refer to Clause 5.1.7 of the Contract Data. </w:delText>
        </w:r>
      </w:del>
    </w:p>
    <w:p w14:paraId="6C4C6F26" w14:textId="28F3C484" w:rsidR="00686C61" w:rsidRPr="00686C61" w:rsidDel="0090679A" w:rsidRDefault="00251843" w:rsidP="00251843">
      <w:pPr>
        <w:ind w:left="397" w:hanging="397"/>
        <w:textAlignment w:val="baseline"/>
        <w:rPr>
          <w:del w:id="6536" w:author="Tebokgo Mabuto (ECP)" w:date="2026-07-15T11:57:00Z" w16du:dateUtc="2026-07-15T09:57:00Z"/>
          <w:rFonts w:ascii="Arial" w:eastAsia="Times New Roman" w:hAnsi="Arial" w:cs="Arial"/>
          <w:sz w:val="20"/>
          <w:szCs w:val="20"/>
          <w:lang w:eastAsia="en-ZA"/>
        </w:rPr>
      </w:pPr>
      <w:del w:id="6537" w:author="Tebokgo Mabuto (ECP)" w:date="2026-07-15T11:57:00Z" w16du:dateUtc="2026-07-15T09:57:00Z">
        <w:r w:rsidDel="0090679A">
          <w:rPr>
            <w:rFonts w:ascii="Arial" w:eastAsia="Times New Roman" w:hAnsi="Arial" w:cs="Arial"/>
            <w:sz w:val="20"/>
            <w:szCs w:val="20"/>
            <w:lang w:eastAsia="en-ZA"/>
          </w:rPr>
          <w:delText>5</w:delText>
        </w:r>
        <w:r w:rsidR="00686C61" w:rsidRPr="00686C61" w:rsidDel="0090679A">
          <w:rPr>
            <w:rFonts w:ascii="Arial" w:eastAsia="Times New Roman" w:hAnsi="Arial" w:cs="Arial"/>
            <w:sz w:val="20"/>
            <w:szCs w:val="20"/>
            <w:lang w:eastAsia="en-ZA"/>
          </w:rPr>
          <w:delText>.</w:delText>
        </w:r>
        <w:r w:rsidR="00686C61" w:rsidRPr="00686C61" w:rsidDel="0090679A">
          <w:rPr>
            <w:rFonts w:ascii="Arial" w:eastAsia="Times New Roman" w:hAnsi="Arial" w:cs="Arial"/>
            <w:sz w:val="20"/>
            <w:szCs w:val="20"/>
            <w:lang w:eastAsia="en-ZA"/>
          </w:rPr>
          <w:tab/>
          <w:delText xml:space="preserve">Supporting documents required: </w:delText>
        </w:r>
      </w:del>
    </w:p>
    <w:p w14:paraId="4B50FE7D" w14:textId="286F2525" w:rsidR="00686C61" w:rsidRPr="00686C61" w:rsidDel="0090679A" w:rsidRDefault="00686C61" w:rsidP="00251843">
      <w:pPr>
        <w:ind w:left="794" w:hanging="397"/>
        <w:textAlignment w:val="baseline"/>
        <w:rPr>
          <w:del w:id="6538" w:author="Tebokgo Mabuto (ECP)" w:date="2026-07-15T11:57:00Z" w16du:dateUtc="2026-07-15T09:57:00Z"/>
          <w:rFonts w:ascii="Arial" w:eastAsia="Times New Roman" w:hAnsi="Arial" w:cs="Arial"/>
          <w:sz w:val="20"/>
          <w:szCs w:val="20"/>
          <w:lang w:eastAsia="en-ZA"/>
        </w:rPr>
      </w:pPr>
      <w:del w:id="6539"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For Targeted Enterprises from the Province in which the project is located: proof of address older than 3 (three) months and proof of B-BBEE status. </w:delText>
        </w:r>
      </w:del>
    </w:p>
    <w:p w14:paraId="7D3FDAA5" w14:textId="11E6B606" w:rsidR="00686C61" w:rsidRPr="00686C61" w:rsidDel="0090679A" w:rsidRDefault="00686C61" w:rsidP="00251843">
      <w:pPr>
        <w:ind w:left="794" w:hanging="397"/>
        <w:textAlignment w:val="baseline"/>
        <w:rPr>
          <w:del w:id="6540" w:author="Tebokgo Mabuto (ECP)" w:date="2026-07-15T11:57:00Z" w16du:dateUtc="2026-07-15T09:57:00Z"/>
          <w:rFonts w:ascii="Arial" w:eastAsia="Times New Roman" w:hAnsi="Arial" w:cs="Arial"/>
          <w:sz w:val="20"/>
          <w:szCs w:val="20"/>
          <w:lang w:eastAsia="en-ZA"/>
        </w:rPr>
      </w:pPr>
      <w:del w:id="6541" w:author="Tebokgo Mabuto (ECP)" w:date="2026-07-15T11:57:00Z" w16du:dateUtc="2026-07-15T09:57:00Z">
        <w:r w:rsidRPr="00686C61" w:rsidDel="0090679A">
          <w:rPr>
            <w:rFonts w:ascii="Arial" w:eastAsia="Times New Roman" w:hAnsi="Arial" w:cs="Arial"/>
            <w:sz w:val="20"/>
            <w:szCs w:val="20"/>
            <w:lang w:eastAsia="en-ZA"/>
          </w:rPr>
          <w:delText>•</w:delText>
        </w:r>
        <w:r w:rsidRPr="00686C61" w:rsidDel="0090679A">
          <w:rPr>
            <w:rFonts w:ascii="Arial" w:eastAsia="Times New Roman" w:hAnsi="Arial" w:cs="Arial"/>
            <w:sz w:val="20"/>
            <w:szCs w:val="20"/>
            <w:lang w:eastAsia="en-ZA"/>
          </w:rPr>
          <w:tab/>
          <w:delText xml:space="preserve">For other Targeted Enterprises: proof of B-BBEE status. </w:delText>
        </w:r>
      </w:del>
    </w:p>
    <w:p w14:paraId="15B3F8F6" w14:textId="22A55ECE" w:rsidR="00686C61" w:rsidRPr="00686C61" w:rsidDel="0090679A" w:rsidRDefault="00686C61" w:rsidP="00251843">
      <w:pPr>
        <w:ind w:left="397" w:hanging="397"/>
        <w:textAlignment w:val="baseline"/>
        <w:rPr>
          <w:del w:id="6542" w:author="Tebokgo Mabuto (ECP)" w:date="2026-07-15T11:57:00Z" w16du:dateUtc="2026-07-15T09:57:00Z"/>
          <w:rFonts w:ascii="Arial" w:eastAsia="Times New Roman" w:hAnsi="Arial" w:cs="Arial"/>
          <w:sz w:val="20"/>
          <w:szCs w:val="20"/>
          <w:lang w:eastAsia="en-ZA"/>
        </w:rPr>
      </w:pPr>
      <w:del w:id="6543" w:author="Tebokgo Mabuto (ECP)" w:date="2026-07-15T11:57:00Z" w16du:dateUtc="2026-07-15T09:57:00Z">
        <w:r w:rsidRPr="00686C61" w:rsidDel="0090679A">
          <w:rPr>
            <w:rFonts w:ascii="Arial" w:eastAsia="Times New Roman" w:hAnsi="Arial" w:cs="Arial"/>
            <w:sz w:val="20"/>
            <w:szCs w:val="20"/>
            <w:lang w:eastAsia="en-ZA"/>
          </w:rPr>
          <w:delText>6.</w:delText>
        </w:r>
        <w:r w:rsidRPr="00686C61" w:rsidDel="0090679A">
          <w:rPr>
            <w:rFonts w:ascii="Arial" w:eastAsia="Times New Roman" w:hAnsi="Arial" w:cs="Arial"/>
            <w:sz w:val="20"/>
            <w:szCs w:val="20"/>
            <w:lang w:eastAsia="en-ZA"/>
          </w:rPr>
          <w:tab/>
          <w:delText xml:space="preserve">The financial information (full pricing schedule) must not be is included in the Technical Envelope. A tenderer who includes the financial information in the Technical Envelope will be declared non-responsive. </w:delText>
        </w:r>
      </w:del>
    </w:p>
    <w:p w14:paraId="3462A326" w14:textId="618A3C0E" w:rsidR="00686C61" w:rsidRPr="00686C61" w:rsidDel="0090679A" w:rsidRDefault="00686C61" w:rsidP="00251843">
      <w:pPr>
        <w:ind w:left="397" w:hanging="397"/>
        <w:textAlignment w:val="baseline"/>
        <w:rPr>
          <w:del w:id="6544" w:author="Tebokgo Mabuto (ECP)" w:date="2026-07-15T11:57:00Z" w16du:dateUtc="2026-07-15T09:57:00Z"/>
          <w:rFonts w:ascii="Arial" w:eastAsia="Times New Roman" w:hAnsi="Arial" w:cs="Arial"/>
          <w:sz w:val="20"/>
          <w:szCs w:val="20"/>
          <w:lang w:eastAsia="en-ZA"/>
        </w:rPr>
      </w:pPr>
      <w:del w:id="6545" w:author="Tebokgo Mabuto (ECP)" w:date="2026-07-15T11:57:00Z" w16du:dateUtc="2026-07-15T09:57:00Z">
        <w:r w:rsidRPr="00686C61" w:rsidDel="0090679A">
          <w:rPr>
            <w:rFonts w:ascii="Arial" w:eastAsia="Times New Roman" w:hAnsi="Arial" w:cs="Arial"/>
            <w:sz w:val="20"/>
            <w:szCs w:val="20"/>
            <w:lang w:eastAsia="en-ZA"/>
          </w:rPr>
          <w:delText>7.</w:delText>
        </w:r>
        <w:r w:rsidRPr="00686C61" w:rsidDel="0090679A">
          <w:rPr>
            <w:rFonts w:ascii="Arial" w:eastAsia="Times New Roman" w:hAnsi="Arial" w:cs="Arial"/>
            <w:sz w:val="20"/>
            <w:szCs w:val="20"/>
            <w:lang w:eastAsia="en-ZA"/>
          </w:rPr>
          <w:tab/>
          <w:delText xml:space="preserve">No part of the Pricing Schedule information must be is included in the Technical Envelope – scope of sub-contract values. A tenderer who includes the pricing schedule information in the Technical Envelope will be declared non-responsive. </w:delText>
        </w:r>
      </w:del>
    </w:p>
    <w:p w14:paraId="4719C1F8" w14:textId="0F2ED39C" w:rsidR="00686C61" w:rsidRPr="00686C61" w:rsidDel="0090679A" w:rsidRDefault="00686C61" w:rsidP="00686C61">
      <w:pPr>
        <w:textAlignment w:val="baseline"/>
        <w:rPr>
          <w:del w:id="6546" w:author="Tebokgo Mabuto (ECP)" w:date="2026-07-15T11:57:00Z" w16du:dateUtc="2026-07-15T09:57:00Z"/>
          <w:rFonts w:ascii="Arial" w:eastAsia="Times New Roman" w:hAnsi="Arial" w:cs="Arial"/>
          <w:sz w:val="20"/>
          <w:szCs w:val="20"/>
          <w:lang w:eastAsia="en-ZA"/>
        </w:rPr>
      </w:pPr>
    </w:p>
    <w:p w14:paraId="423326C7" w14:textId="402EE498" w:rsidR="00686C61" w:rsidRPr="00251843" w:rsidDel="0090679A" w:rsidRDefault="00686C61" w:rsidP="00686C61">
      <w:pPr>
        <w:textAlignment w:val="baseline"/>
        <w:rPr>
          <w:del w:id="6547" w:author="Tebokgo Mabuto (ECP)" w:date="2026-07-15T11:57:00Z" w16du:dateUtc="2026-07-15T09:57:00Z"/>
          <w:rFonts w:ascii="Arial" w:eastAsia="Times New Roman" w:hAnsi="Arial" w:cs="Arial"/>
          <w:i/>
          <w:iCs/>
          <w:sz w:val="20"/>
          <w:szCs w:val="20"/>
          <w:lang w:eastAsia="en-ZA"/>
        </w:rPr>
      </w:pPr>
      <w:del w:id="6548" w:author="Tebokgo Mabuto (ECP)" w:date="2026-07-15T11:57:00Z" w16du:dateUtc="2026-07-15T09:57:00Z">
        <w:r w:rsidRPr="00251843" w:rsidDel="0090679A">
          <w:rPr>
            <w:rFonts w:ascii="Arial" w:eastAsia="Times New Roman" w:hAnsi="Arial" w:cs="Arial"/>
            <w:i/>
            <w:iCs/>
            <w:sz w:val="20"/>
            <w:szCs w:val="20"/>
            <w:highlight w:val="yellow"/>
            <w:lang w:eastAsia="en-ZA"/>
          </w:rPr>
          <w:delText xml:space="preserve">(Note to compiler: for </w:delText>
        </w:r>
        <w:r w:rsidRPr="008846FA" w:rsidDel="0090679A">
          <w:rPr>
            <w:rFonts w:ascii="Arial" w:eastAsia="Times New Roman" w:hAnsi="Arial" w:cs="Arial"/>
            <w:b/>
            <w:bCs/>
            <w:i/>
            <w:iCs/>
            <w:sz w:val="20"/>
            <w:szCs w:val="20"/>
            <w:highlight w:val="yellow"/>
            <w:lang w:eastAsia="en-ZA"/>
          </w:rPr>
          <w:delText>Category 2 projects</w:delText>
        </w:r>
        <w:r w:rsidRPr="00251843" w:rsidDel="0090679A">
          <w:rPr>
            <w:rFonts w:ascii="Arial" w:eastAsia="Times New Roman" w:hAnsi="Arial" w:cs="Arial"/>
            <w:i/>
            <w:iCs/>
            <w:sz w:val="20"/>
            <w:szCs w:val="20"/>
            <w:highlight w:val="yellow"/>
            <w:lang w:eastAsia="en-ZA"/>
          </w:rPr>
          <w:delText xml:space="preserve"> (with reference to Annexure 3 of PPP) insert the following notes to tenderer):</w:delText>
        </w:r>
        <w:r w:rsidRPr="00251843" w:rsidDel="0090679A">
          <w:rPr>
            <w:rFonts w:ascii="Arial" w:eastAsia="Times New Roman" w:hAnsi="Arial" w:cs="Arial"/>
            <w:i/>
            <w:iCs/>
            <w:sz w:val="20"/>
            <w:szCs w:val="20"/>
            <w:lang w:eastAsia="en-ZA"/>
          </w:rPr>
          <w:delText xml:space="preserve"> </w:delText>
        </w:r>
      </w:del>
    </w:p>
    <w:p w14:paraId="3F637869" w14:textId="13522B5E" w:rsidR="00686C61" w:rsidRPr="00686C61" w:rsidDel="00B318F6" w:rsidRDefault="00686C61" w:rsidP="00686C61">
      <w:pPr>
        <w:textAlignment w:val="baseline"/>
        <w:rPr>
          <w:del w:id="6549" w:author="Tebokgo Mabuto (ECP)" w:date="2026-07-17T08:50:00Z" w16du:dateUtc="2026-07-17T06:50:00Z"/>
          <w:rFonts w:ascii="Arial" w:eastAsia="Times New Roman" w:hAnsi="Arial" w:cs="Arial"/>
          <w:sz w:val="20"/>
          <w:szCs w:val="20"/>
          <w:lang w:eastAsia="en-ZA"/>
        </w:rPr>
      </w:pPr>
      <w:del w:id="6550" w:author="Tebokgo Mabuto (ECP)" w:date="2026-07-17T08:50:00Z" w16du:dateUtc="2026-07-17T06:50:00Z">
        <w:r w:rsidRPr="00686C61" w:rsidDel="00B318F6">
          <w:rPr>
            <w:rFonts w:ascii="Arial" w:eastAsia="Times New Roman" w:hAnsi="Arial" w:cs="Arial"/>
            <w:sz w:val="20"/>
            <w:szCs w:val="20"/>
            <w:lang w:eastAsia="en-ZA"/>
          </w:rPr>
          <w:delText xml:space="preserve">Notes to Tenderer: </w:delText>
        </w:r>
      </w:del>
    </w:p>
    <w:p w14:paraId="660F1EFF" w14:textId="4EEAC10C" w:rsidR="00686C61" w:rsidRPr="00686C61" w:rsidDel="00B318F6" w:rsidRDefault="00686C61" w:rsidP="00251843">
      <w:pPr>
        <w:ind w:left="397" w:hanging="397"/>
        <w:textAlignment w:val="baseline"/>
        <w:rPr>
          <w:del w:id="6551" w:author="Tebokgo Mabuto (ECP)" w:date="2026-07-17T08:50:00Z" w16du:dateUtc="2026-07-17T06:50:00Z"/>
          <w:rFonts w:ascii="Arial" w:eastAsia="Times New Roman" w:hAnsi="Arial" w:cs="Arial"/>
          <w:sz w:val="20"/>
          <w:szCs w:val="20"/>
          <w:lang w:eastAsia="en-ZA"/>
        </w:rPr>
      </w:pPr>
      <w:del w:id="6552" w:author="Tebokgo Mabuto (ECP)" w:date="2026-07-17T08:50:00Z" w16du:dateUtc="2026-07-17T06:50:00Z">
        <w:r w:rsidRPr="00686C61" w:rsidDel="00B318F6">
          <w:rPr>
            <w:rFonts w:ascii="Arial" w:eastAsia="Times New Roman" w:hAnsi="Arial" w:cs="Arial"/>
            <w:sz w:val="20"/>
            <w:szCs w:val="20"/>
            <w:lang w:eastAsia="en-ZA"/>
          </w:rPr>
          <w:delText>1.</w:delText>
        </w:r>
        <w:r w:rsidRPr="00686C61" w:rsidDel="00B318F6">
          <w:rPr>
            <w:rFonts w:ascii="Arial" w:eastAsia="Times New Roman" w:hAnsi="Arial" w:cs="Arial"/>
            <w:sz w:val="20"/>
            <w:szCs w:val="20"/>
            <w:lang w:eastAsia="en-ZA"/>
          </w:rPr>
          <w:tab/>
          <w:delText xml:space="preserve">No sub-contracting for QSE and EME and the submission of Form B7 is not required for this project. </w:delText>
        </w:r>
      </w:del>
    </w:p>
    <w:p w14:paraId="6D250815" w14:textId="5EFD7F19" w:rsidR="00686C61" w:rsidRPr="00686C61" w:rsidDel="00B318F6" w:rsidRDefault="00686C61" w:rsidP="00251843">
      <w:pPr>
        <w:ind w:left="397" w:hanging="397"/>
        <w:textAlignment w:val="baseline"/>
        <w:rPr>
          <w:del w:id="6553" w:author="Tebokgo Mabuto (ECP)" w:date="2026-07-17T08:50:00Z" w16du:dateUtc="2026-07-17T06:50:00Z"/>
          <w:rFonts w:ascii="Arial" w:eastAsia="Times New Roman" w:hAnsi="Arial" w:cs="Arial"/>
          <w:sz w:val="20"/>
          <w:szCs w:val="20"/>
          <w:lang w:eastAsia="en-ZA"/>
        </w:rPr>
      </w:pPr>
      <w:del w:id="6554" w:author="Tebokgo Mabuto (ECP)" w:date="2026-07-17T08:50:00Z" w16du:dateUtc="2026-07-17T06:50:00Z">
        <w:r w:rsidRPr="00686C61" w:rsidDel="00B318F6">
          <w:rPr>
            <w:rFonts w:ascii="Arial" w:eastAsia="Times New Roman" w:hAnsi="Arial" w:cs="Arial"/>
            <w:sz w:val="20"/>
            <w:szCs w:val="20"/>
            <w:lang w:eastAsia="en-ZA"/>
          </w:rPr>
          <w:delText>2.</w:delText>
        </w:r>
        <w:r w:rsidRPr="00686C61" w:rsidDel="00B318F6">
          <w:rPr>
            <w:rFonts w:ascii="Arial" w:eastAsia="Times New Roman" w:hAnsi="Arial" w:cs="Arial"/>
            <w:sz w:val="20"/>
            <w:szCs w:val="20"/>
            <w:lang w:eastAsia="en-ZA"/>
          </w:rPr>
          <w:tab/>
          <w:delText xml:space="preserve">Minimum sub-contracting requirement for Large entities is </w:delText>
        </w:r>
      </w:del>
      <w:del w:id="6555" w:author="Tebokgo Mabuto (ECP)" w:date="2026-07-15T11:57:00Z" w16du:dateUtc="2026-07-15T09:57:00Z">
        <w:r w:rsidRPr="00686C61" w:rsidDel="0090679A">
          <w:rPr>
            <w:rFonts w:ascii="Arial" w:eastAsia="Times New Roman" w:hAnsi="Arial" w:cs="Arial"/>
            <w:sz w:val="20"/>
            <w:szCs w:val="20"/>
            <w:lang w:eastAsia="en-ZA"/>
          </w:rPr>
          <w:delText xml:space="preserve">30% </w:delText>
        </w:r>
      </w:del>
      <w:del w:id="6556" w:author="Tebokgo Mabuto (ECP)" w:date="2026-07-17T08:50:00Z" w16du:dateUtc="2026-07-17T06:50:00Z">
        <w:r w:rsidRPr="00686C61" w:rsidDel="00B318F6">
          <w:rPr>
            <w:rFonts w:ascii="Arial" w:eastAsia="Times New Roman" w:hAnsi="Arial" w:cs="Arial"/>
            <w:sz w:val="20"/>
            <w:szCs w:val="20"/>
            <w:lang w:eastAsia="en-ZA"/>
          </w:rPr>
          <w:delText xml:space="preserve">- refer to Clause 11.8 of the Conditions of Contract . </w:delText>
        </w:r>
      </w:del>
    </w:p>
    <w:p w14:paraId="40B3F99A" w14:textId="6479140F" w:rsidR="00686C61" w:rsidRPr="00686C61" w:rsidDel="00B318F6" w:rsidRDefault="00686C61" w:rsidP="00251843">
      <w:pPr>
        <w:ind w:left="397" w:hanging="397"/>
        <w:textAlignment w:val="baseline"/>
        <w:rPr>
          <w:del w:id="6557" w:author="Tebokgo Mabuto (ECP)" w:date="2026-07-17T08:50:00Z" w16du:dateUtc="2026-07-17T06:50:00Z"/>
          <w:rFonts w:ascii="Arial" w:eastAsia="Times New Roman" w:hAnsi="Arial" w:cs="Arial"/>
          <w:sz w:val="20"/>
          <w:szCs w:val="20"/>
          <w:lang w:eastAsia="en-ZA"/>
        </w:rPr>
      </w:pPr>
      <w:del w:id="6558" w:author="Tebokgo Mabuto (ECP)" w:date="2026-07-17T08:50:00Z" w16du:dateUtc="2026-07-17T06:50:00Z">
        <w:r w:rsidRPr="00686C61" w:rsidDel="00B318F6">
          <w:rPr>
            <w:rFonts w:ascii="Arial" w:eastAsia="Times New Roman" w:hAnsi="Arial" w:cs="Arial"/>
            <w:sz w:val="20"/>
            <w:szCs w:val="20"/>
            <w:lang w:eastAsia="en-ZA"/>
          </w:rPr>
          <w:delText>3.</w:delText>
        </w:r>
        <w:r w:rsidRPr="00686C61" w:rsidDel="00B318F6">
          <w:rPr>
            <w:rFonts w:ascii="Arial" w:eastAsia="Times New Roman" w:hAnsi="Arial" w:cs="Arial"/>
            <w:sz w:val="20"/>
            <w:szCs w:val="20"/>
            <w:lang w:eastAsia="en-ZA"/>
          </w:rPr>
          <w:tab/>
          <w:delText xml:space="preserve">All Generic entities: </w:delText>
        </w:r>
      </w:del>
    </w:p>
    <w:p w14:paraId="537B590B" w14:textId="6263576E" w:rsidR="00686C61" w:rsidRPr="00686C61" w:rsidDel="00B318F6" w:rsidRDefault="00686C61" w:rsidP="00251843">
      <w:pPr>
        <w:ind w:left="794" w:hanging="397"/>
        <w:textAlignment w:val="baseline"/>
        <w:rPr>
          <w:del w:id="6559" w:author="Tebokgo Mabuto (ECP)" w:date="2026-07-17T08:50:00Z" w16du:dateUtc="2026-07-17T06:50:00Z"/>
          <w:rFonts w:ascii="Arial" w:eastAsia="Times New Roman" w:hAnsi="Arial" w:cs="Arial"/>
          <w:sz w:val="20"/>
          <w:szCs w:val="20"/>
          <w:lang w:eastAsia="en-ZA"/>
        </w:rPr>
      </w:pPr>
      <w:del w:id="6560"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Must complete Form B7 provided in MS Excel format and include supporting documents. </w:delText>
        </w:r>
      </w:del>
    </w:p>
    <w:p w14:paraId="3E13DB81" w14:textId="51552701" w:rsidR="00686C61" w:rsidRPr="00686C61" w:rsidDel="00B318F6" w:rsidRDefault="00686C61" w:rsidP="00251843">
      <w:pPr>
        <w:ind w:left="794" w:hanging="397"/>
        <w:textAlignment w:val="baseline"/>
        <w:rPr>
          <w:del w:id="6561" w:author="Tebokgo Mabuto (ECP)" w:date="2026-07-17T08:50:00Z" w16du:dateUtc="2026-07-17T06:50:00Z"/>
          <w:rFonts w:ascii="Arial" w:eastAsia="Times New Roman" w:hAnsi="Arial" w:cs="Arial"/>
          <w:sz w:val="20"/>
          <w:szCs w:val="20"/>
          <w:lang w:eastAsia="en-ZA"/>
        </w:rPr>
      </w:pPr>
      <w:del w:id="6562"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Must complete Form B7 for each and every Targeted Enterprise/sub-contractor to be utilised. </w:delText>
        </w:r>
      </w:del>
    </w:p>
    <w:p w14:paraId="1AD8BBE8" w14:textId="2FF8759D" w:rsidR="00686C61" w:rsidRPr="00686C61" w:rsidDel="00B318F6" w:rsidRDefault="00686C61" w:rsidP="00251843">
      <w:pPr>
        <w:ind w:left="794" w:hanging="397"/>
        <w:textAlignment w:val="baseline"/>
        <w:rPr>
          <w:del w:id="6563" w:author="Tebokgo Mabuto (ECP)" w:date="2026-07-17T08:50:00Z" w16du:dateUtc="2026-07-17T06:50:00Z"/>
          <w:rFonts w:ascii="Arial" w:eastAsia="Times New Roman" w:hAnsi="Arial" w:cs="Arial"/>
          <w:sz w:val="20"/>
          <w:szCs w:val="20"/>
          <w:lang w:eastAsia="en-ZA"/>
        </w:rPr>
      </w:pPr>
      <w:del w:id="6564"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Must provide a signed duplicate Form B7 in pdf format (signed by both the Tenderer and the Targeted Enterprise/sub-contractor for each proposed Targeted Enterprise where applicable). </w:delText>
        </w:r>
      </w:del>
    </w:p>
    <w:p w14:paraId="07AD772C" w14:textId="78E6331F" w:rsidR="00686C61" w:rsidRPr="00686C61" w:rsidDel="00B318F6" w:rsidRDefault="00686C61" w:rsidP="00251843">
      <w:pPr>
        <w:ind w:left="397" w:hanging="397"/>
        <w:textAlignment w:val="baseline"/>
        <w:rPr>
          <w:del w:id="6565" w:author="Tebokgo Mabuto (ECP)" w:date="2026-07-17T08:50:00Z" w16du:dateUtc="2026-07-17T06:50:00Z"/>
          <w:rFonts w:ascii="Arial" w:eastAsia="Times New Roman" w:hAnsi="Arial" w:cs="Arial"/>
          <w:sz w:val="20"/>
          <w:szCs w:val="20"/>
          <w:lang w:eastAsia="en-ZA"/>
        </w:rPr>
      </w:pPr>
      <w:del w:id="6566" w:author="Tebokgo Mabuto (ECP)" w:date="2026-07-17T08:50:00Z" w16du:dateUtc="2026-07-17T06:50:00Z">
        <w:r w:rsidRPr="00686C61" w:rsidDel="00B318F6">
          <w:rPr>
            <w:rFonts w:ascii="Arial" w:eastAsia="Times New Roman" w:hAnsi="Arial" w:cs="Arial"/>
            <w:sz w:val="20"/>
            <w:szCs w:val="20"/>
            <w:lang w:eastAsia="en-ZA"/>
          </w:rPr>
          <w:delText>4.</w:delText>
        </w:r>
        <w:r w:rsidRPr="00686C61" w:rsidDel="00B318F6">
          <w:rPr>
            <w:rFonts w:ascii="Arial" w:eastAsia="Times New Roman" w:hAnsi="Arial" w:cs="Arial"/>
            <w:sz w:val="20"/>
            <w:szCs w:val="20"/>
            <w:lang w:eastAsia="en-ZA"/>
          </w:rPr>
          <w:tab/>
          <w:delText xml:space="preserve">When selecting a Targeted Enterprise/sub-contractor, ensure that the following requirements are adhered to: </w:delText>
        </w:r>
      </w:del>
    </w:p>
    <w:p w14:paraId="24C175D4" w14:textId="7C06076D" w:rsidR="00686C61" w:rsidRPr="00686C61" w:rsidDel="00B318F6" w:rsidRDefault="00686C61" w:rsidP="00251843">
      <w:pPr>
        <w:ind w:left="794" w:hanging="397"/>
        <w:textAlignment w:val="baseline"/>
        <w:rPr>
          <w:del w:id="6567" w:author="Tebokgo Mabuto (ECP)" w:date="2026-07-17T08:50:00Z" w16du:dateUtc="2026-07-17T06:50:00Z"/>
          <w:rFonts w:ascii="Arial" w:eastAsia="Times New Roman" w:hAnsi="Arial" w:cs="Arial"/>
          <w:sz w:val="20"/>
          <w:szCs w:val="20"/>
          <w:lang w:eastAsia="en-ZA"/>
        </w:rPr>
      </w:pPr>
      <w:del w:id="6568"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Targeted Enterprise/sub-contractor are limited to participate in a maximum of 6 (six) concurrent projects with the Service Provider and the Employer. </w:delText>
        </w:r>
      </w:del>
    </w:p>
    <w:p w14:paraId="2CD20B40" w14:textId="5AE51AFA" w:rsidR="00686C61" w:rsidRPr="00686C61" w:rsidDel="00B318F6" w:rsidRDefault="00686C61" w:rsidP="00251843">
      <w:pPr>
        <w:ind w:left="794" w:hanging="397"/>
        <w:textAlignment w:val="baseline"/>
        <w:rPr>
          <w:del w:id="6569" w:author="Tebokgo Mabuto (ECP)" w:date="2026-07-17T08:50:00Z" w16du:dateUtc="2026-07-17T06:50:00Z"/>
          <w:rFonts w:ascii="Arial" w:eastAsia="Times New Roman" w:hAnsi="Arial" w:cs="Arial"/>
          <w:sz w:val="20"/>
          <w:szCs w:val="20"/>
          <w:lang w:eastAsia="en-ZA"/>
        </w:rPr>
      </w:pPr>
      <w:del w:id="6570"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Compliance with the definition of a Targeted Enterprise as stated in the Conditions of Contract in Clause 1: Definitions. </w:delText>
        </w:r>
      </w:del>
    </w:p>
    <w:p w14:paraId="110669CC" w14:textId="5D94313A" w:rsidR="00686C61" w:rsidRPr="00686C61" w:rsidDel="00B318F6" w:rsidRDefault="00686C61" w:rsidP="00251843">
      <w:pPr>
        <w:ind w:left="794" w:hanging="397"/>
        <w:textAlignment w:val="baseline"/>
        <w:rPr>
          <w:del w:id="6571" w:author="Tebokgo Mabuto (ECP)" w:date="2026-07-17T08:50:00Z" w16du:dateUtc="2026-07-17T06:50:00Z"/>
          <w:rFonts w:ascii="Arial" w:eastAsia="Times New Roman" w:hAnsi="Arial" w:cs="Arial"/>
          <w:sz w:val="20"/>
          <w:szCs w:val="20"/>
          <w:lang w:eastAsia="en-ZA"/>
        </w:rPr>
      </w:pPr>
      <w:del w:id="6572"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Compliance with Treasury Regulation – refer to Clause 11.2 of the Contract Data. </w:delText>
        </w:r>
      </w:del>
    </w:p>
    <w:p w14:paraId="3E157EE4" w14:textId="17DD969A" w:rsidR="00686C61" w:rsidRPr="00686C61" w:rsidDel="00B318F6" w:rsidRDefault="00686C61" w:rsidP="00251843">
      <w:pPr>
        <w:ind w:left="794" w:hanging="397"/>
        <w:textAlignment w:val="baseline"/>
        <w:rPr>
          <w:del w:id="6573" w:author="Tebokgo Mabuto (ECP)" w:date="2026-07-17T08:50:00Z" w16du:dateUtc="2026-07-17T06:50:00Z"/>
          <w:rFonts w:ascii="Arial" w:eastAsia="Times New Roman" w:hAnsi="Arial" w:cs="Arial"/>
          <w:sz w:val="20"/>
          <w:szCs w:val="20"/>
          <w:lang w:eastAsia="en-ZA"/>
        </w:rPr>
      </w:pPr>
      <w:del w:id="6574"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It is encouraged that Targeted Enterprises from the Province in which the project is located participate in a minimum of 1/3 (one third) of the specified percentage of Contract Price </w:delText>
        </w:r>
      </w:del>
    </w:p>
    <w:p w14:paraId="59B1CB1E" w14:textId="04483E74" w:rsidR="00686C61" w:rsidRPr="00686C61" w:rsidDel="00B318F6" w:rsidRDefault="00686C61" w:rsidP="00251843">
      <w:pPr>
        <w:ind w:left="794" w:hanging="397"/>
        <w:textAlignment w:val="baseline"/>
        <w:rPr>
          <w:del w:id="6575" w:author="Tebokgo Mabuto (ECP)" w:date="2026-07-17T08:50:00Z" w16du:dateUtc="2026-07-17T06:50:00Z"/>
          <w:rFonts w:ascii="Arial" w:eastAsia="Times New Roman" w:hAnsi="Arial" w:cs="Arial"/>
          <w:sz w:val="20"/>
          <w:szCs w:val="20"/>
          <w:lang w:eastAsia="en-ZA"/>
        </w:rPr>
      </w:pPr>
      <w:del w:id="6576"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(Excluding provisional and prime cost sums and the respective mark-up but including provision for site supervision staff and the respective mark-up) – refer to Clause 5.1.7 of the Contract Data. </w:delText>
        </w:r>
      </w:del>
    </w:p>
    <w:p w14:paraId="14CA1305" w14:textId="6307930A" w:rsidR="00686C61" w:rsidRPr="00686C61" w:rsidDel="00B318F6" w:rsidRDefault="00686C61" w:rsidP="00251843">
      <w:pPr>
        <w:ind w:left="397" w:hanging="397"/>
        <w:textAlignment w:val="baseline"/>
        <w:rPr>
          <w:del w:id="6577" w:author="Tebokgo Mabuto (ECP)" w:date="2026-07-17T08:50:00Z" w16du:dateUtc="2026-07-17T06:50:00Z"/>
          <w:rFonts w:ascii="Arial" w:eastAsia="Times New Roman" w:hAnsi="Arial" w:cs="Arial"/>
          <w:sz w:val="20"/>
          <w:szCs w:val="20"/>
          <w:lang w:eastAsia="en-ZA"/>
        </w:rPr>
      </w:pPr>
      <w:del w:id="6578" w:author="Tebokgo Mabuto (ECP)" w:date="2026-07-17T08:50:00Z" w16du:dateUtc="2026-07-17T06:50:00Z">
        <w:r w:rsidRPr="00686C61" w:rsidDel="00B318F6">
          <w:rPr>
            <w:rFonts w:ascii="Arial" w:eastAsia="Times New Roman" w:hAnsi="Arial" w:cs="Arial"/>
            <w:sz w:val="20"/>
            <w:szCs w:val="20"/>
            <w:lang w:eastAsia="en-ZA"/>
          </w:rPr>
          <w:delText>5.</w:delText>
        </w:r>
        <w:r w:rsidRPr="00686C61" w:rsidDel="00B318F6">
          <w:rPr>
            <w:rFonts w:ascii="Arial" w:eastAsia="Times New Roman" w:hAnsi="Arial" w:cs="Arial"/>
            <w:sz w:val="20"/>
            <w:szCs w:val="20"/>
            <w:lang w:eastAsia="en-ZA"/>
          </w:rPr>
          <w:tab/>
          <w:delText xml:space="preserve">Supporting documents required: </w:delText>
        </w:r>
      </w:del>
    </w:p>
    <w:p w14:paraId="2748677B" w14:textId="191B3011" w:rsidR="00686C61" w:rsidRPr="00686C61" w:rsidDel="00B318F6" w:rsidRDefault="00686C61" w:rsidP="00251843">
      <w:pPr>
        <w:ind w:left="794" w:hanging="397"/>
        <w:textAlignment w:val="baseline"/>
        <w:rPr>
          <w:del w:id="6579" w:author="Tebokgo Mabuto (ECP)" w:date="2026-07-17T08:50:00Z" w16du:dateUtc="2026-07-17T06:50:00Z"/>
          <w:rFonts w:ascii="Arial" w:eastAsia="Times New Roman" w:hAnsi="Arial" w:cs="Arial"/>
          <w:sz w:val="20"/>
          <w:szCs w:val="20"/>
          <w:lang w:eastAsia="en-ZA"/>
        </w:rPr>
      </w:pPr>
      <w:del w:id="6580"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For Targeted Enterprises from the Province in which the project is located: proof of address older than 3 (three) months and proof of B-BBEE status. </w:delText>
        </w:r>
      </w:del>
    </w:p>
    <w:p w14:paraId="1FB6AA29" w14:textId="4E64ADB9" w:rsidR="00686C61" w:rsidRPr="00686C61" w:rsidDel="00B318F6" w:rsidRDefault="00686C61" w:rsidP="00251843">
      <w:pPr>
        <w:ind w:left="794" w:hanging="397"/>
        <w:textAlignment w:val="baseline"/>
        <w:rPr>
          <w:del w:id="6581" w:author="Tebokgo Mabuto (ECP)" w:date="2026-07-17T08:50:00Z" w16du:dateUtc="2026-07-17T06:50:00Z"/>
          <w:rFonts w:ascii="Arial" w:eastAsia="Times New Roman" w:hAnsi="Arial" w:cs="Arial"/>
          <w:sz w:val="20"/>
          <w:szCs w:val="20"/>
          <w:lang w:eastAsia="en-ZA"/>
        </w:rPr>
      </w:pPr>
      <w:del w:id="6582" w:author="Tebokgo Mabuto (ECP)" w:date="2026-07-17T08:50:00Z" w16du:dateUtc="2026-07-17T06:50:00Z">
        <w:r w:rsidRPr="00686C61" w:rsidDel="00B318F6">
          <w:rPr>
            <w:rFonts w:ascii="Arial" w:eastAsia="Times New Roman" w:hAnsi="Arial" w:cs="Arial"/>
            <w:sz w:val="20"/>
            <w:szCs w:val="20"/>
            <w:lang w:eastAsia="en-ZA"/>
          </w:rPr>
          <w:delText>•</w:delText>
        </w:r>
        <w:r w:rsidRPr="00686C61" w:rsidDel="00B318F6">
          <w:rPr>
            <w:rFonts w:ascii="Arial" w:eastAsia="Times New Roman" w:hAnsi="Arial" w:cs="Arial"/>
            <w:sz w:val="20"/>
            <w:szCs w:val="20"/>
            <w:lang w:eastAsia="en-ZA"/>
          </w:rPr>
          <w:tab/>
          <w:delText xml:space="preserve">For other Targeted Enterprises: proof of B-BBEE status. </w:delText>
        </w:r>
      </w:del>
    </w:p>
    <w:p w14:paraId="3DAA9D85" w14:textId="749EE04B" w:rsidR="00686C61" w:rsidRPr="00686C61" w:rsidDel="00B318F6" w:rsidRDefault="00686C61" w:rsidP="00251843">
      <w:pPr>
        <w:ind w:left="397" w:hanging="397"/>
        <w:textAlignment w:val="baseline"/>
        <w:rPr>
          <w:del w:id="6583" w:author="Tebokgo Mabuto (ECP)" w:date="2026-07-17T08:50:00Z" w16du:dateUtc="2026-07-17T06:50:00Z"/>
          <w:rFonts w:ascii="Arial" w:eastAsia="Times New Roman" w:hAnsi="Arial" w:cs="Arial"/>
          <w:sz w:val="20"/>
          <w:szCs w:val="20"/>
          <w:lang w:eastAsia="en-ZA"/>
        </w:rPr>
      </w:pPr>
      <w:del w:id="6584" w:author="Tebokgo Mabuto (ECP)" w:date="2026-07-17T08:50:00Z" w16du:dateUtc="2026-07-17T06:50:00Z">
        <w:r w:rsidRPr="00686C61" w:rsidDel="00B318F6">
          <w:rPr>
            <w:rFonts w:ascii="Arial" w:eastAsia="Times New Roman" w:hAnsi="Arial" w:cs="Arial"/>
            <w:sz w:val="20"/>
            <w:szCs w:val="20"/>
            <w:lang w:eastAsia="en-ZA"/>
          </w:rPr>
          <w:delText>6.</w:delText>
        </w:r>
        <w:r w:rsidRPr="00686C61" w:rsidDel="00B318F6">
          <w:rPr>
            <w:rFonts w:ascii="Arial" w:eastAsia="Times New Roman" w:hAnsi="Arial" w:cs="Arial"/>
            <w:sz w:val="20"/>
            <w:szCs w:val="20"/>
            <w:lang w:eastAsia="en-ZA"/>
          </w:rPr>
          <w:tab/>
          <w:delText xml:space="preserve">The financial information (full pricing schedule) must not be is included in the Technical Envelope. A tenderer who includes the financial information in the Technical Envelope will be declared non-responsive. </w:delText>
        </w:r>
      </w:del>
    </w:p>
    <w:p w14:paraId="5569BAC0" w14:textId="05DC1030" w:rsidR="00686C61" w:rsidRPr="00686C61" w:rsidDel="00B318F6" w:rsidRDefault="00686C61" w:rsidP="00251843">
      <w:pPr>
        <w:ind w:left="397" w:hanging="397"/>
        <w:textAlignment w:val="baseline"/>
        <w:rPr>
          <w:del w:id="6585" w:author="Tebokgo Mabuto (ECP)" w:date="2026-07-17T08:50:00Z" w16du:dateUtc="2026-07-17T06:50:00Z"/>
          <w:rFonts w:ascii="Arial" w:eastAsia="Times New Roman" w:hAnsi="Arial" w:cs="Arial"/>
          <w:sz w:val="20"/>
          <w:szCs w:val="20"/>
          <w:lang w:eastAsia="en-ZA"/>
        </w:rPr>
      </w:pPr>
      <w:del w:id="6586" w:author="Tebokgo Mabuto (ECP)" w:date="2026-07-17T08:50:00Z" w16du:dateUtc="2026-07-17T06:50:00Z">
        <w:r w:rsidRPr="00686C61" w:rsidDel="00B318F6">
          <w:rPr>
            <w:rFonts w:ascii="Arial" w:eastAsia="Times New Roman" w:hAnsi="Arial" w:cs="Arial"/>
            <w:sz w:val="20"/>
            <w:szCs w:val="20"/>
            <w:lang w:eastAsia="en-ZA"/>
          </w:rPr>
          <w:delText>7.</w:delText>
        </w:r>
        <w:r w:rsidRPr="00686C61" w:rsidDel="00B318F6">
          <w:rPr>
            <w:rFonts w:ascii="Arial" w:eastAsia="Times New Roman" w:hAnsi="Arial" w:cs="Arial"/>
            <w:sz w:val="20"/>
            <w:szCs w:val="20"/>
            <w:lang w:eastAsia="en-ZA"/>
          </w:rPr>
          <w:tab/>
          <w:delText xml:space="preserve">No part of the Pricing Schedule information must be is included in the Technical Envelope – scope of sub-contract values. A tenderer who includes the pricing schedule information in the Technical Envelope will be declared non-responsive. </w:delText>
        </w:r>
      </w:del>
    </w:p>
    <w:p w14:paraId="542E43DF" w14:textId="6815643A" w:rsidR="00686C61" w:rsidRPr="00686C61" w:rsidDel="0090679A" w:rsidRDefault="00686C61" w:rsidP="00686C61">
      <w:pPr>
        <w:textAlignment w:val="baseline"/>
        <w:rPr>
          <w:del w:id="6587" w:author="Tebokgo Mabuto (ECP)" w:date="2026-07-15T11:57:00Z" w16du:dateUtc="2026-07-15T09:57:00Z"/>
          <w:rFonts w:ascii="Arial" w:eastAsia="Times New Roman" w:hAnsi="Arial" w:cs="Arial"/>
          <w:sz w:val="20"/>
          <w:szCs w:val="20"/>
          <w:lang w:eastAsia="en-ZA"/>
        </w:rPr>
      </w:pPr>
    </w:p>
    <w:p w14:paraId="0DEE9FFA" w14:textId="1D2CD950" w:rsidR="00686C61" w:rsidRPr="00251843" w:rsidDel="0090679A" w:rsidRDefault="00686C61" w:rsidP="00686C61">
      <w:pPr>
        <w:textAlignment w:val="baseline"/>
        <w:rPr>
          <w:del w:id="6588" w:author="Tebokgo Mabuto (ECP)" w:date="2026-07-15T11:57:00Z" w16du:dateUtc="2026-07-15T09:57:00Z"/>
          <w:rFonts w:ascii="Arial" w:eastAsia="Times New Roman" w:hAnsi="Arial" w:cs="Arial"/>
          <w:i/>
          <w:iCs/>
          <w:sz w:val="20"/>
          <w:szCs w:val="20"/>
          <w:lang w:eastAsia="en-ZA"/>
        </w:rPr>
      </w:pPr>
      <w:del w:id="6589" w:author="Tebokgo Mabuto (ECP)" w:date="2026-07-15T11:57:00Z" w16du:dateUtc="2026-07-15T09:57:00Z">
        <w:r w:rsidRPr="00251843" w:rsidDel="0090679A">
          <w:rPr>
            <w:rFonts w:ascii="Arial" w:eastAsia="Times New Roman" w:hAnsi="Arial" w:cs="Arial"/>
            <w:i/>
            <w:iCs/>
            <w:sz w:val="20"/>
            <w:szCs w:val="20"/>
            <w:highlight w:val="yellow"/>
            <w:lang w:eastAsia="en-ZA"/>
          </w:rPr>
          <w:delText xml:space="preserve">(Note to compiler: for </w:delText>
        </w:r>
        <w:r w:rsidRPr="008846FA" w:rsidDel="0090679A">
          <w:rPr>
            <w:rFonts w:ascii="Arial" w:eastAsia="Times New Roman" w:hAnsi="Arial" w:cs="Arial"/>
            <w:b/>
            <w:bCs/>
            <w:i/>
            <w:iCs/>
            <w:sz w:val="20"/>
            <w:szCs w:val="20"/>
            <w:highlight w:val="yellow"/>
            <w:lang w:eastAsia="en-ZA"/>
          </w:rPr>
          <w:delText xml:space="preserve">Category 3 projects </w:delText>
        </w:r>
        <w:r w:rsidRPr="00251843" w:rsidDel="0090679A">
          <w:rPr>
            <w:rFonts w:ascii="Arial" w:eastAsia="Times New Roman" w:hAnsi="Arial" w:cs="Arial"/>
            <w:i/>
            <w:iCs/>
            <w:sz w:val="20"/>
            <w:szCs w:val="20"/>
            <w:highlight w:val="yellow"/>
            <w:lang w:eastAsia="en-ZA"/>
          </w:rPr>
          <w:delText>(with reference to Annexure 3 of PPP), insert the following notes to tenderer):</w:delText>
        </w:r>
        <w:r w:rsidRPr="00251843" w:rsidDel="0090679A">
          <w:rPr>
            <w:rFonts w:ascii="Arial" w:eastAsia="Times New Roman" w:hAnsi="Arial" w:cs="Arial"/>
            <w:i/>
            <w:iCs/>
            <w:sz w:val="20"/>
            <w:szCs w:val="20"/>
            <w:lang w:eastAsia="en-ZA"/>
          </w:rPr>
          <w:delText xml:space="preserve"> </w:delText>
        </w:r>
      </w:del>
    </w:p>
    <w:p w14:paraId="167BE4C2" w14:textId="0C9E6307" w:rsidR="00686C61" w:rsidRPr="00686C61" w:rsidRDefault="00686C61" w:rsidP="00686C61">
      <w:pPr>
        <w:textAlignment w:val="baseline"/>
        <w:rPr>
          <w:rFonts w:ascii="Arial" w:eastAsia="Times New Roman" w:hAnsi="Arial" w:cs="Arial"/>
          <w:sz w:val="20"/>
          <w:szCs w:val="20"/>
          <w:lang w:eastAsia="en-ZA"/>
        </w:rPr>
      </w:pPr>
      <w:r w:rsidRPr="00686C61">
        <w:rPr>
          <w:rFonts w:ascii="Arial" w:eastAsia="Times New Roman" w:hAnsi="Arial" w:cs="Arial"/>
          <w:sz w:val="20"/>
          <w:szCs w:val="20"/>
          <w:lang w:eastAsia="en-ZA"/>
        </w:rPr>
        <w:t xml:space="preserve">Notes to Tenderer: </w:t>
      </w:r>
    </w:p>
    <w:p w14:paraId="2A039D07" w14:textId="0060EBBE" w:rsidR="00686C61" w:rsidRPr="00686C61" w:rsidRDefault="00686C61" w:rsidP="008846FA">
      <w:pPr>
        <w:ind w:left="397" w:hanging="397"/>
        <w:textAlignment w:val="baseline"/>
        <w:rPr>
          <w:rFonts w:ascii="Arial" w:eastAsia="Times New Roman" w:hAnsi="Arial" w:cs="Arial"/>
          <w:sz w:val="20"/>
          <w:szCs w:val="20"/>
          <w:lang w:eastAsia="en-ZA"/>
        </w:rPr>
      </w:pPr>
      <w:r w:rsidRPr="00686C61">
        <w:rPr>
          <w:rFonts w:ascii="Arial" w:eastAsia="Times New Roman" w:hAnsi="Arial" w:cs="Arial"/>
          <w:sz w:val="20"/>
          <w:szCs w:val="20"/>
          <w:lang w:eastAsia="en-ZA"/>
        </w:rPr>
        <w:t>1.</w:t>
      </w:r>
      <w:r w:rsidRPr="00686C61">
        <w:rPr>
          <w:rFonts w:ascii="Arial" w:eastAsia="Times New Roman" w:hAnsi="Arial" w:cs="Arial"/>
          <w:sz w:val="20"/>
          <w:szCs w:val="20"/>
          <w:lang w:eastAsia="en-ZA"/>
        </w:rPr>
        <w:tab/>
      </w:r>
      <w:del w:id="6590" w:author="Avela Mnyaka (ECP)" w:date="2026-09-02T09:54:00Z" w16du:dateUtc="2026-09-02T07:54:00Z">
        <w:r w:rsidRPr="00686C61" w:rsidDel="00D27C9F">
          <w:rPr>
            <w:rFonts w:ascii="Arial" w:eastAsia="Times New Roman" w:hAnsi="Arial" w:cs="Arial"/>
            <w:sz w:val="20"/>
            <w:szCs w:val="20"/>
            <w:lang w:eastAsia="en-ZA"/>
          </w:rPr>
          <w:delText>Minimum</w:delText>
        </w:r>
      </w:del>
      <w:ins w:id="6591" w:author="Avela Mnyaka (ECP)" w:date="2026-09-02T09:54:00Z" w16du:dateUtc="2026-09-02T07:54:00Z">
        <w:r w:rsidR="00D27C9F">
          <w:rPr>
            <w:rFonts w:ascii="Arial" w:eastAsia="Times New Roman" w:hAnsi="Arial" w:cs="Arial"/>
            <w:sz w:val="20"/>
            <w:szCs w:val="20"/>
            <w:lang w:eastAsia="en-ZA"/>
          </w:rPr>
          <w:t>No</w:t>
        </w:r>
      </w:ins>
      <w:r w:rsidRPr="00686C61">
        <w:rPr>
          <w:rFonts w:ascii="Arial" w:eastAsia="Times New Roman" w:hAnsi="Arial" w:cs="Arial"/>
          <w:sz w:val="20"/>
          <w:szCs w:val="20"/>
          <w:lang w:eastAsia="en-ZA"/>
        </w:rPr>
        <w:t xml:space="preserve"> sub-contracting requirement for all Entities </w:t>
      </w:r>
      <w:ins w:id="6592" w:author="Avela Mnyaka (ECP)" w:date="2026-09-02T09:56:00Z" w16du:dateUtc="2026-09-02T07:56:00Z">
        <w:r w:rsidR="00F82F51">
          <w:rPr>
            <w:rFonts w:ascii="Arial" w:eastAsia="Times New Roman" w:hAnsi="Arial" w:cs="Arial"/>
            <w:sz w:val="20"/>
            <w:szCs w:val="20"/>
            <w:lang w:eastAsia="en-ZA"/>
          </w:rPr>
          <w:t xml:space="preserve">and submission of </w:t>
        </w:r>
        <w:r w:rsidR="009F7BE4">
          <w:rPr>
            <w:rFonts w:ascii="Arial" w:eastAsia="Times New Roman" w:hAnsi="Arial" w:cs="Arial"/>
            <w:sz w:val="20"/>
            <w:szCs w:val="20"/>
            <w:lang w:eastAsia="en-ZA"/>
          </w:rPr>
          <w:t xml:space="preserve">form B7 is not required for this project </w:t>
        </w:r>
      </w:ins>
      <w:del w:id="6593" w:author="Avela Mnyaka (ECP)" w:date="2026-09-02T09:55:00Z" w16du:dateUtc="2026-09-02T07:55:00Z">
        <w:r w:rsidRPr="00686C61" w:rsidDel="009F32B3">
          <w:rPr>
            <w:rFonts w:ascii="Arial" w:eastAsia="Times New Roman" w:hAnsi="Arial" w:cs="Arial"/>
            <w:sz w:val="20"/>
            <w:szCs w:val="20"/>
            <w:lang w:eastAsia="en-ZA"/>
          </w:rPr>
          <w:delText xml:space="preserve">is 30% </w:delText>
        </w:r>
      </w:del>
      <w:r w:rsidRPr="00686C61">
        <w:rPr>
          <w:rFonts w:ascii="Arial" w:eastAsia="Times New Roman" w:hAnsi="Arial" w:cs="Arial"/>
          <w:sz w:val="20"/>
          <w:szCs w:val="20"/>
          <w:lang w:eastAsia="en-ZA"/>
        </w:rPr>
        <w:t>- refer to Clause 11.8 of the Conditions of Contract</w:t>
      </w:r>
      <w:del w:id="6594" w:author="Avela Mnyaka (ECP)" w:date="2026-09-02T09:54:00Z" w16du:dateUtc="2026-09-02T07:54:00Z">
        <w:r w:rsidRPr="00686C61" w:rsidDel="009F32B3">
          <w:rPr>
            <w:rFonts w:ascii="Arial" w:eastAsia="Times New Roman" w:hAnsi="Arial" w:cs="Arial"/>
            <w:sz w:val="20"/>
            <w:szCs w:val="20"/>
            <w:lang w:eastAsia="en-ZA"/>
          </w:rPr>
          <w:delText xml:space="preserve"> </w:delText>
        </w:r>
      </w:del>
      <w:r w:rsidRPr="00686C61">
        <w:rPr>
          <w:rFonts w:ascii="Arial" w:eastAsia="Times New Roman" w:hAnsi="Arial" w:cs="Arial"/>
          <w:sz w:val="20"/>
          <w:szCs w:val="20"/>
          <w:lang w:eastAsia="en-ZA"/>
        </w:rPr>
        <w:t xml:space="preserve">. </w:t>
      </w:r>
    </w:p>
    <w:p w14:paraId="67ABD202" w14:textId="71F4AD39" w:rsidR="00686C61" w:rsidRPr="00686C61" w:rsidDel="009F32B3" w:rsidRDefault="00686C61">
      <w:pPr>
        <w:ind w:left="397" w:hanging="397"/>
        <w:textAlignment w:val="baseline"/>
        <w:rPr>
          <w:del w:id="6595" w:author="Avela Mnyaka (ECP)" w:date="2026-09-02T09:55:00Z" w16du:dateUtc="2026-09-02T07:55:00Z"/>
          <w:rFonts w:ascii="Arial" w:eastAsia="Times New Roman" w:hAnsi="Arial" w:cs="Arial"/>
          <w:sz w:val="20"/>
          <w:szCs w:val="20"/>
          <w:lang w:eastAsia="en-ZA"/>
        </w:rPr>
      </w:pPr>
      <w:del w:id="6596" w:author="Avela Mnyaka (ECP)" w:date="2026-09-02T09:55:00Z" w16du:dateUtc="2026-09-02T07:55:00Z">
        <w:r w:rsidRPr="00686C61" w:rsidDel="009F32B3">
          <w:rPr>
            <w:rFonts w:ascii="Arial" w:eastAsia="Times New Roman" w:hAnsi="Arial" w:cs="Arial"/>
            <w:sz w:val="20"/>
            <w:szCs w:val="20"/>
            <w:lang w:eastAsia="en-ZA"/>
          </w:rPr>
          <w:delText>2.</w:delText>
        </w:r>
      </w:del>
      <w:r w:rsidRPr="00686C61">
        <w:rPr>
          <w:rFonts w:ascii="Arial" w:eastAsia="Times New Roman" w:hAnsi="Arial" w:cs="Arial"/>
          <w:sz w:val="20"/>
          <w:szCs w:val="20"/>
          <w:lang w:eastAsia="en-ZA"/>
        </w:rPr>
        <w:tab/>
      </w:r>
      <w:del w:id="6597" w:author="Avela Mnyaka (ECP)" w:date="2026-09-02T09:55:00Z" w16du:dateUtc="2026-09-02T07:55:00Z">
        <w:r w:rsidRPr="00686C61" w:rsidDel="009F32B3">
          <w:rPr>
            <w:rFonts w:ascii="Arial" w:eastAsia="Times New Roman" w:hAnsi="Arial" w:cs="Arial"/>
            <w:sz w:val="20"/>
            <w:szCs w:val="20"/>
            <w:lang w:eastAsia="en-ZA"/>
          </w:rPr>
          <w:delText xml:space="preserve">All tendering entities: </w:delText>
        </w:r>
      </w:del>
    </w:p>
    <w:p w14:paraId="45A486F8" w14:textId="52C9E52F" w:rsidR="00686C61" w:rsidRPr="00686C61" w:rsidDel="009F32B3" w:rsidRDefault="00686C61">
      <w:pPr>
        <w:ind w:left="397" w:hanging="397"/>
        <w:textAlignment w:val="baseline"/>
        <w:rPr>
          <w:del w:id="6598" w:author="Avela Mnyaka (ECP)" w:date="2026-09-02T09:55:00Z" w16du:dateUtc="2026-09-02T07:55:00Z"/>
          <w:rFonts w:ascii="Arial" w:eastAsia="Times New Roman" w:hAnsi="Arial" w:cs="Arial"/>
          <w:sz w:val="20"/>
          <w:szCs w:val="20"/>
          <w:lang w:eastAsia="en-ZA"/>
        </w:rPr>
        <w:pPrChange w:id="6599" w:author="Avela Mnyaka (ECP)" w:date="2026-09-02T09:55:00Z" w16du:dateUtc="2026-09-02T07:55:00Z">
          <w:pPr>
            <w:ind w:left="794" w:hanging="397"/>
            <w:textAlignment w:val="baseline"/>
          </w:pPr>
        </w:pPrChange>
      </w:pPr>
      <w:del w:id="6600"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Must complete Form B7 provided in MS Excel format and include supporting documents. </w:delText>
        </w:r>
      </w:del>
    </w:p>
    <w:p w14:paraId="53DAB5AE" w14:textId="4F3C1F27" w:rsidR="00686C61" w:rsidRPr="00686C61" w:rsidDel="009F32B3" w:rsidRDefault="00686C61">
      <w:pPr>
        <w:ind w:left="397" w:hanging="397"/>
        <w:textAlignment w:val="baseline"/>
        <w:rPr>
          <w:del w:id="6601" w:author="Avela Mnyaka (ECP)" w:date="2026-09-02T09:55:00Z" w16du:dateUtc="2026-09-02T07:55:00Z"/>
          <w:rFonts w:ascii="Arial" w:eastAsia="Times New Roman" w:hAnsi="Arial" w:cs="Arial"/>
          <w:sz w:val="20"/>
          <w:szCs w:val="20"/>
          <w:lang w:eastAsia="en-ZA"/>
        </w:rPr>
        <w:pPrChange w:id="6602" w:author="Avela Mnyaka (ECP)" w:date="2026-09-02T09:55:00Z" w16du:dateUtc="2026-09-02T07:55:00Z">
          <w:pPr>
            <w:ind w:left="794" w:hanging="397"/>
            <w:textAlignment w:val="baseline"/>
          </w:pPr>
        </w:pPrChange>
      </w:pPr>
      <w:del w:id="6603"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Must complete Form B7 for each and every Targeted Enterprise/sub-contractor to be utilised. </w:delText>
        </w:r>
      </w:del>
    </w:p>
    <w:p w14:paraId="0878A909" w14:textId="72AB7044" w:rsidR="00686C61" w:rsidRPr="00686C61" w:rsidDel="009F32B3" w:rsidRDefault="00686C61">
      <w:pPr>
        <w:ind w:left="397" w:hanging="397"/>
        <w:textAlignment w:val="baseline"/>
        <w:rPr>
          <w:del w:id="6604" w:author="Avela Mnyaka (ECP)" w:date="2026-09-02T09:55:00Z" w16du:dateUtc="2026-09-02T07:55:00Z"/>
          <w:rFonts w:ascii="Arial" w:eastAsia="Times New Roman" w:hAnsi="Arial" w:cs="Arial"/>
          <w:sz w:val="20"/>
          <w:szCs w:val="20"/>
          <w:lang w:eastAsia="en-ZA"/>
        </w:rPr>
        <w:pPrChange w:id="6605" w:author="Avela Mnyaka (ECP)" w:date="2026-09-02T09:55:00Z" w16du:dateUtc="2026-09-02T07:55:00Z">
          <w:pPr>
            <w:ind w:left="794" w:hanging="397"/>
            <w:textAlignment w:val="baseline"/>
          </w:pPr>
        </w:pPrChange>
      </w:pPr>
      <w:del w:id="6606"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Must provide a signed duplicate Form B7 in pdf format (signed by both the Tenderer and the Targeted Enterprise/sub-contractor for each proposed Targeted Enterprise where applicable). </w:delText>
        </w:r>
      </w:del>
    </w:p>
    <w:p w14:paraId="17F96310" w14:textId="0AB13C84" w:rsidR="00686C61" w:rsidRPr="00686C61" w:rsidDel="009F32B3" w:rsidRDefault="00686C61">
      <w:pPr>
        <w:ind w:left="397" w:hanging="397"/>
        <w:textAlignment w:val="baseline"/>
        <w:rPr>
          <w:del w:id="6607" w:author="Avela Mnyaka (ECP)" w:date="2026-09-02T09:55:00Z" w16du:dateUtc="2026-09-02T07:55:00Z"/>
          <w:rFonts w:ascii="Arial" w:eastAsia="Times New Roman" w:hAnsi="Arial" w:cs="Arial"/>
          <w:sz w:val="20"/>
          <w:szCs w:val="20"/>
          <w:lang w:eastAsia="en-ZA"/>
        </w:rPr>
      </w:pPr>
      <w:del w:id="6608" w:author="Avela Mnyaka (ECP)" w:date="2026-09-02T09:55:00Z" w16du:dateUtc="2026-09-02T07:55:00Z">
        <w:r w:rsidRPr="00686C61" w:rsidDel="009F32B3">
          <w:rPr>
            <w:rFonts w:ascii="Arial" w:eastAsia="Times New Roman" w:hAnsi="Arial" w:cs="Arial"/>
            <w:sz w:val="20"/>
            <w:szCs w:val="20"/>
            <w:lang w:eastAsia="en-ZA"/>
          </w:rPr>
          <w:delText>3.</w:delText>
        </w:r>
        <w:r w:rsidRPr="00686C61" w:rsidDel="009F32B3">
          <w:rPr>
            <w:rFonts w:ascii="Arial" w:eastAsia="Times New Roman" w:hAnsi="Arial" w:cs="Arial"/>
            <w:sz w:val="20"/>
            <w:szCs w:val="20"/>
            <w:lang w:eastAsia="en-ZA"/>
          </w:rPr>
          <w:tab/>
          <w:delText xml:space="preserve">When selecting a Targeted Enterprise/sub-contractor, ensure that the following requirements are adhered to: </w:delText>
        </w:r>
      </w:del>
    </w:p>
    <w:p w14:paraId="555A1768" w14:textId="68E607EA" w:rsidR="00686C61" w:rsidRPr="00686C61" w:rsidDel="009F32B3" w:rsidRDefault="00686C61">
      <w:pPr>
        <w:ind w:left="397" w:hanging="397"/>
        <w:textAlignment w:val="baseline"/>
        <w:rPr>
          <w:del w:id="6609" w:author="Avela Mnyaka (ECP)" w:date="2026-09-02T09:55:00Z" w16du:dateUtc="2026-09-02T07:55:00Z"/>
          <w:rFonts w:ascii="Arial" w:eastAsia="Times New Roman" w:hAnsi="Arial" w:cs="Arial"/>
          <w:sz w:val="20"/>
          <w:szCs w:val="20"/>
          <w:lang w:eastAsia="en-ZA"/>
        </w:rPr>
        <w:pPrChange w:id="6610" w:author="Avela Mnyaka (ECP)" w:date="2026-09-02T09:55:00Z" w16du:dateUtc="2026-09-02T07:55:00Z">
          <w:pPr>
            <w:ind w:left="794" w:hanging="397"/>
            <w:textAlignment w:val="baseline"/>
          </w:pPr>
        </w:pPrChange>
      </w:pPr>
      <w:del w:id="6611"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Targeted Enterprise/sub-contractor are limited to participate in a maximum of 6 (six) concurrent projects with the Service Provider and the Employer. </w:delText>
        </w:r>
      </w:del>
    </w:p>
    <w:p w14:paraId="7C40CC44" w14:textId="06B516D8" w:rsidR="00686C61" w:rsidRPr="00686C61" w:rsidDel="009F32B3" w:rsidRDefault="00686C61">
      <w:pPr>
        <w:ind w:left="397" w:hanging="397"/>
        <w:textAlignment w:val="baseline"/>
        <w:rPr>
          <w:del w:id="6612" w:author="Avela Mnyaka (ECP)" w:date="2026-09-02T09:55:00Z" w16du:dateUtc="2026-09-02T07:55:00Z"/>
          <w:rFonts w:ascii="Arial" w:eastAsia="Times New Roman" w:hAnsi="Arial" w:cs="Arial"/>
          <w:sz w:val="20"/>
          <w:szCs w:val="20"/>
          <w:lang w:eastAsia="en-ZA"/>
        </w:rPr>
        <w:pPrChange w:id="6613" w:author="Avela Mnyaka (ECP)" w:date="2026-09-02T09:55:00Z" w16du:dateUtc="2026-09-02T07:55:00Z">
          <w:pPr>
            <w:ind w:left="794" w:hanging="397"/>
            <w:textAlignment w:val="baseline"/>
          </w:pPr>
        </w:pPrChange>
      </w:pPr>
      <w:del w:id="6614"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Compliance with the definition of a Targeted Enterprise as stated in the Conditions of Contract in Clause 1: Definitions. </w:delText>
        </w:r>
      </w:del>
    </w:p>
    <w:p w14:paraId="5CE94496" w14:textId="0C1AB63A" w:rsidR="00686C61" w:rsidRPr="00686C61" w:rsidDel="009F32B3" w:rsidRDefault="00686C61">
      <w:pPr>
        <w:ind w:left="397" w:hanging="397"/>
        <w:textAlignment w:val="baseline"/>
        <w:rPr>
          <w:del w:id="6615" w:author="Avela Mnyaka (ECP)" w:date="2026-09-02T09:55:00Z" w16du:dateUtc="2026-09-02T07:55:00Z"/>
          <w:rFonts w:ascii="Arial" w:eastAsia="Times New Roman" w:hAnsi="Arial" w:cs="Arial"/>
          <w:sz w:val="20"/>
          <w:szCs w:val="20"/>
          <w:lang w:eastAsia="en-ZA"/>
        </w:rPr>
        <w:pPrChange w:id="6616" w:author="Avela Mnyaka (ECP)" w:date="2026-09-02T09:55:00Z" w16du:dateUtc="2026-09-02T07:55:00Z">
          <w:pPr>
            <w:ind w:left="794" w:hanging="397"/>
            <w:textAlignment w:val="baseline"/>
          </w:pPr>
        </w:pPrChange>
      </w:pPr>
      <w:del w:id="6617"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Compliance with Treasury Regulation – refer to Clause 11.2 of the Contract Data. </w:delText>
        </w:r>
      </w:del>
    </w:p>
    <w:p w14:paraId="7BF9204E" w14:textId="2C9D27D1" w:rsidR="00686C61" w:rsidRPr="00686C61" w:rsidDel="009F32B3" w:rsidRDefault="00686C61">
      <w:pPr>
        <w:ind w:left="397" w:hanging="397"/>
        <w:textAlignment w:val="baseline"/>
        <w:rPr>
          <w:del w:id="6618" w:author="Avela Mnyaka (ECP)" w:date="2026-09-02T09:55:00Z" w16du:dateUtc="2026-09-02T07:55:00Z"/>
          <w:rFonts w:ascii="Arial" w:eastAsia="Times New Roman" w:hAnsi="Arial" w:cs="Arial"/>
          <w:sz w:val="20"/>
          <w:szCs w:val="20"/>
          <w:lang w:eastAsia="en-ZA"/>
        </w:rPr>
        <w:pPrChange w:id="6619" w:author="Avela Mnyaka (ECP)" w:date="2026-09-02T09:55:00Z" w16du:dateUtc="2026-09-02T07:55:00Z">
          <w:pPr>
            <w:ind w:left="794" w:hanging="397"/>
            <w:textAlignment w:val="baseline"/>
          </w:pPr>
        </w:pPrChange>
      </w:pPr>
      <w:del w:id="6620"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It is encouraged that Targeted Enterprises from the Province in which the project is located participate in a minimum of 1/3 (one third) of the specified percentage of Contract Price </w:delText>
        </w:r>
      </w:del>
    </w:p>
    <w:p w14:paraId="1F594D2B" w14:textId="2D3CA098" w:rsidR="00686C61" w:rsidRPr="00686C61" w:rsidDel="009F32B3" w:rsidRDefault="00686C61">
      <w:pPr>
        <w:ind w:left="397" w:hanging="397"/>
        <w:textAlignment w:val="baseline"/>
        <w:rPr>
          <w:del w:id="6621" w:author="Avela Mnyaka (ECP)" w:date="2026-09-02T09:55:00Z" w16du:dateUtc="2026-09-02T07:55:00Z"/>
          <w:rFonts w:ascii="Arial" w:eastAsia="Times New Roman" w:hAnsi="Arial" w:cs="Arial"/>
          <w:sz w:val="20"/>
          <w:szCs w:val="20"/>
          <w:lang w:eastAsia="en-ZA"/>
        </w:rPr>
        <w:pPrChange w:id="6622" w:author="Avela Mnyaka (ECP)" w:date="2026-09-02T09:55:00Z" w16du:dateUtc="2026-09-02T07:55:00Z">
          <w:pPr>
            <w:ind w:left="794" w:hanging="397"/>
            <w:textAlignment w:val="baseline"/>
          </w:pPr>
        </w:pPrChange>
      </w:pPr>
      <w:del w:id="6623"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(Excluding provisional and prime cost sums and the respective mark-up but including provision for site supervision staff and the respective mark-up) – refer to Clause 5.1.7 of the Contract Data. </w:delText>
        </w:r>
      </w:del>
    </w:p>
    <w:p w14:paraId="3FF235C6" w14:textId="65EE21A6" w:rsidR="00686C61" w:rsidRPr="00686C61" w:rsidDel="009F32B3" w:rsidRDefault="00686C61">
      <w:pPr>
        <w:ind w:left="397" w:hanging="397"/>
        <w:textAlignment w:val="baseline"/>
        <w:rPr>
          <w:del w:id="6624" w:author="Avela Mnyaka (ECP)" w:date="2026-09-02T09:55:00Z" w16du:dateUtc="2026-09-02T07:55:00Z"/>
          <w:rFonts w:ascii="Arial" w:eastAsia="Times New Roman" w:hAnsi="Arial" w:cs="Arial"/>
          <w:sz w:val="20"/>
          <w:szCs w:val="20"/>
          <w:lang w:eastAsia="en-ZA"/>
        </w:rPr>
      </w:pPr>
      <w:del w:id="6625" w:author="Avela Mnyaka (ECP)" w:date="2026-09-02T09:55:00Z" w16du:dateUtc="2026-09-02T07:55:00Z">
        <w:r w:rsidRPr="00686C61" w:rsidDel="009F32B3">
          <w:rPr>
            <w:rFonts w:ascii="Arial" w:eastAsia="Times New Roman" w:hAnsi="Arial" w:cs="Arial"/>
            <w:sz w:val="20"/>
            <w:szCs w:val="20"/>
            <w:lang w:eastAsia="en-ZA"/>
          </w:rPr>
          <w:delText xml:space="preserve">4. Supporting documents required: </w:delText>
        </w:r>
      </w:del>
    </w:p>
    <w:p w14:paraId="4A05CDE3" w14:textId="6D58EC4C" w:rsidR="00686C61" w:rsidRPr="00686C61" w:rsidDel="009F32B3" w:rsidRDefault="00686C61">
      <w:pPr>
        <w:ind w:left="397" w:hanging="397"/>
        <w:textAlignment w:val="baseline"/>
        <w:rPr>
          <w:del w:id="6626" w:author="Avela Mnyaka (ECP)" w:date="2026-09-02T09:55:00Z" w16du:dateUtc="2026-09-02T07:55:00Z"/>
          <w:rFonts w:ascii="Arial" w:eastAsia="Times New Roman" w:hAnsi="Arial" w:cs="Arial"/>
          <w:sz w:val="20"/>
          <w:szCs w:val="20"/>
          <w:lang w:eastAsia="en-ZA"/>
        </w:rPr>
        <w:pPrChange w:id="6627" w:author="Avela Mnyaka (ECP)" w:date="2026-09-02T09:55:00Z" w16du:dateUtc="2026-09-02T07:55:00Z">
          <w:pPr>
            <w:ind w:left="794" w:hanging="397"/>
            <w:textAlignment w:val="baseline"/>
          </w:pPr>
        </w:pPrChange>
      </w:pPr>
      <w:del w:id="6628"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For Targeted Enterprises from the Province in which the project is located: proof of address older than 3 (three) months and proof of B-BBEE status. </w:delText>
        </w:r>
      </w:del>
    </w:p>
    <w:p w14:paraId="5BB858F3" w14:textId="26572548" w:rsidR="00686C61" w:rsidRPr="00686C61" w:rsidDel="009F32B3" w:rsidRDefault="00686C61">
      <w:pPr>
        <w:ind w:left="397" w:hanging="397"/>
        <w:textAlignment w:val="baseline"/>
        <w:rPr>
          <w:del w:id="6629" w:author="Avela Mnyaka (ECP)" w:date="2026-09-02T09:55:00Z" w16du:dateUtc="2026-09-02T07:55:00Z"/>
          <w:rFonts w:ascii="Arial" w:eastAsia="Times New Roman" w:hAnsi="Arial" w:cs="Arial"/>
          <w:sz w:val="20"/>
          <w:szCs w:val="20"/>
          <w:lang w:eastAsia="en-ZA"/>
        </w:rPr>
        <w:pPrChange w:id="6630" w:author="Avela Mnyaka (ECP)" w:date="2026-09-02T09:55:00Z" w16du:dateUtc="2026-09-02T07:55:00Z">
          <w:pPr>
            <w:ind w:left="794" w:hanging="397"/>
            <w:textAlignment w:val="baseline"/>
          </w:pPr>
        </w:pPrChange>
      </w:pPr>
      <w:del w:id="6631" w:author="Avela Mnyaka (ECP)" w:date="2026-09-02T09:55:00Z" w16du:dateUtc="2026-09-02T07:55:00Z">
        <w:r w:rsidRPr="00686C61" w:rsidDel="009F32B3">
          <w:rPr>
            <w:rFonts w:ascii="Arial" w:eastAsia="Times New Roman" w:hAnsi="Arial" w:cs="Arial"/>
            <w:sz w:val="20"/>
            <w:szCs w:val="20"/>
            <w:lang w:eastAsia="en-ZA"/>
          </w:rPr>
          <w:delText>•</w:delText>
        </w:r>
        <w:r w:rsidRPr="00686C61" w:rsidDel="009F32B3">
          <w:rPr>
            <w:rFonts w:ascii="Arial" w:eastAsia="Times New Roman" w:hAnsi="Arial" w:cs="Arial"/>
            <w:sz w:val="20"/>
            <w:szCs w:val="20"/>
            <w:lang w:eastAsia="en-ZA"/>
          </w:rPr>
          <w:tab/>
          <w:delText xml:space="preserve">For other Targeted Enterprises: proof of B-BBEE status. </w:delText>
        </w:r>
      </w:del>
    </w:p>
    <w:p w14:paraId="4A395A2A" w14:textId="7BFE22C0" w:rsidR="00686C61" w:rsidRPr="00686C61" w:rsidDel="009F32B3" w:rsidRDefault="00686C61">
      <w:pPr>
        <w:ind w:left="397" w:hanging="397"/>
        <w:textAlignment w:val="baseline"/>
        <w:rPr>
          <w:del w:id="6632" w:author="Avela Mnyaka (ECP)" w:date="2026-09-02T09:55:00Z" w16du:dateUtc="2026-09-02T07:55:00Z"/>
          <w:rFonts w:ascii="Arial" w:eastAsia="Times New Roman" w:hAnsi="Arial" w:cs="Arial"/>
          <w:sz w:val="20"/>
          <w:szCs w:val="20"/>
          <w:lang w:eastAsia="en-ZA"/>
        </w:rPr>
      </w:pPr>
      <w:del w:id="6633" w:author="Avela Mnyaka (ECP)" w:date="2026-09-02T09:55:00Z" w16du:dateUtc="2026-09-02T07:55:00Z">
        <w:r w:rsidRPr="00686C61" w:rsidDel="009F32B3">
          <w:rPr>
            <w:rFonts w:ascii="Arial" w:eastAsia="Times New Roman" w:hAnsi="Arial" w:cs="Arial"/>
            <w:sz w:val="20"/>
            <w:szCs w:val="20"/>
            <w:lang w:eastAsia="en-ZA"/>
          </w:rPr>
          <w:delText>5.</w:delText>
        </w:r>
        <w:r w:rsidRPr="00686C61" w:rsidDel="009F32B3">
          <w:rPr>
            <w:rFonts w:ascii="Arial" w:eastAsia="Times New Roman" w:hAnsi="Arial" w:cs="Arial"/>
            <w:sz w:val="20"/>
            <w:szCs w:val="20"/>
            <w:lang w:eastAsia="en-ZA"/>
          </w:rPr>
          <w:tab/>
          <w:delText xml:space="preserve">The financial information (full pricing schedule) must not be is included in the Technical Envelope. A tenderer who includes the financial information in the Technical Envelope will be declared non-responsive. </w:delText>
        </w:r>
      </w:del>
    </w:p>
    <w:p w14:paraId="2A698B17" w14:textId="58800160" w:rsidR="00012DC2" w:rsidRPr="00686C61" w:rsidRDefault="00686C61" w:rsidP="009F32B3">
      <w:pPr>
        <w:ind w:left="397" w:hanging="397"/>
        <w:textAlignment w:val="baseline"/>
        <w:rPr>
          <w:rFonts w:ascii="Arial" w:eastAsia="Times New Roman" w:hAnsi="Arial" w:cs="Arial"/>
          <w:sz w:val="20"/>
          <w:szCs w:val="20"/>
          <w:lang w:eastAsia="en-ZA"/>
        </w:rPr>
      </w:pPr>
      <w:del w:id="6634" w:author="Avela Mnyaka (ECP)" w:date="2026-09-02T09:55:00Z" w16du:dateUtc="2026-09-02T07:55:00Z">
        <w:r w:rsidRPr="00686C61" w:rsidDel="009F32B3">
          <w:rPr>
            <w:rFonts w:ascii="Arial" w:eastAsia="Times New Roman" w:hAnsi="Arial" w:cs="Arial"/>
            <w:sz w:val="20"/>
            <w:szCs w:val="20"/>
            <w:lang w:eastAsia="en-ZA"/>
          </w:rPr>
          <w:delText>6.</w:delText>
        </w:r>
        <w:r w:rsidRPr="00686C61" w:rsidDel="009F32B3">
          <w:rPr>
            <w:rFonts w:ascii="Arial" w:eastAsia="Times New Roman" w:hAnsi="Arial" w:cs="Arial"/>
            <w:sz w:val="20"/>
            <w:szCs w:val="20"/>
            <w:lang w:eastAsia="en-ZA"/>
          </w:rPr>
          <w:tab/>
          <w:delText>No part of the Pricing Schedule information must be is included in the Technical Envelope – scope of sub-contract values. A tenderer who includes the pricing schedule information in the Technical Envelope will be declared non-responsive.</w:delText>
        </w:r>
      </w:del>
    </w:p>
    <w:p w14:paraId="6ECC3A6B" w14:textId="3D973F7B" w:rsidR="004066E4" w:rsidRDefault="004066E4" w:rsidP="00541124">
      <w:pPr>
        <w:textAlignment w:val="baseline"/>
        <w:rPr>
          <w:rFonts w:ascii="Arial" w:eastAsia="Times New Roman" w:hAnsi="Arial" w:cs="Arial"/>
          <w:color w:val="A6A6A6"/>
          <w:sz w:val="20"/>
          <w:szCs w:val="20"/>
          <w:lang w:eastAsia="en-ZA"/>
        </w:rPr>
      </w:pPr>
    </w:p>
    <w:p w14:paraId="4A8E6E28" w14:textId="6E6B23BA" w:rsidR="004066E4" w:rsidRPr="004E65F1" w:rsidRDefault="004066E4" w:rsidP="00541124">
      <w:pPr>
        <w:textAlignment w:val="baseline"/>
        <w:rPr>
          <w:rFonts w:ascii="Arial" w:eastAsia="Times New Roman" w:hAnsi="Arial" w:cs="Arial"/>
          <w:color w:val="A6A6A6"/>
          <w:sz w:val="20"/>
          <w:szCs w:val="20"/>
          <w:lang w:eastAsia="en-ZA"/>
        </w:rPr>
      </w:pPr>
    </w:p>
    <w:p w14:paraId="49B291F6" w14:textId="298FF4CD" w:rsidR="008846FA" w:rsidRDefault="008846FA" w:rsidP="00012DC2">
      <w:pPr>
        <w:spacing w:line="360" w:lineRule="auto"/>
        <w:rPr>
          <w:rFonts w:ascii="Tahoma" w:eastAsia="Times New Roman" w:hAnsi="Tahoma" w:cs="Tahoma"/>
          <w:bCs/>
          <w:sz w:val="20"/>
          <w:szCs w:val="20"/>
          <w:lang w:val="en-GB" w:eastAsia="en-GB"/>
        </w:rPr>
      </w:pPr>
    </w:p>
    <w:p w14:paraId="5C8B1AB2" w14:textId="3ACBA80F" w:rsidR="008846FA" w:rsidRDefault="008846FA" w:rsidP="00012DC2">
      <w:pPr>
        <w:spacing w:line="360" w:lineRule="auto"/>
        <w:rPr>
          <w:rFonts w:ascii="Tahoma" w:eastAsia="Times New Roman" w:hAnsi="Tahoma" w:cs="Tahoma"/>
          <w:bCs/>
          <w:sz w:val="20"/>
          <w:szCs w:val="20"/>
          <w:lang w:val="en-GB" w:eastAsia="en-GB"/>
        </w:rPr>
      </w:pPr>
    </w:p>
    <w:p w14:paraId="6A0B4E00" w14:textId="717AA29A" w:rsidR="00DA6C71" w:rsidRPr="004E65F1" w:rsidRDefault="00DA6C71" w:rsidP="00012DC2">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250576F6" w14:textId="55A59AC9" w:rsidR="00DA6C71" w:rsidRPr="00012DC2" w:rsidRDefault="00DA6C71" w:rsidP="00012DC2">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r w:rsidR="00541124" w:rsidRPr="004E65F1">
        <w:rPr>
          <w:rFonts w:ascii="Tahoma" w:eastAsia="Times New Roman" w:hAnsi="Tahoma" w:cs="Tahoma"/>
          <w:bCs/>
          <w:sz w:val="20"/>
          <w:szCs w:val="20"/>
          <w:lang w:val="en-GB" w:eastAsia="en-GB"/>
        </w:rPr>
        <w:t xml:space="preserve">              </w:t>
      </w:r>
      <w:r w:rsidRPr="004E65F1">
        <w:rPr>
          <w:rFonts w:ascii="Tahoma" w:eastAsia="Times New Roman" w:hAnsi="Tahoma" w:cs="Tahoma"/>
          <w:bCs/>
          <w:sz w:val="20"/>
          <w:szCs w:val="20"/>
          <w:lang w:val="en-GB" w:eastAsia="en-GB"/>
        </w:rPr>
        <w:t>Tenderer:…………………………………………………………..…………………………………………………………………….</w:t>
      </w:r>
    </w:p>
    <w:p w14:paraId="478E9CCE" w14:textId="7485F661" w:rsidR="00012DC2" w:rsidDel="0090679A" w:rsidRDefault="00012DC2" w:rsidP="00DA6C71">
      <w:pPr>
        <w:jc w:val="both"/>
        <w:textAlignment w:val="baseline"/>
        <w:rPr>
          <w:del w:id="6635" w:author="Tebokgo Mabuto (ECP)" w:date="2026-07-15T11:57:00Z" w16du:dateUtc="2026-07-15T09:57:00Z"/>
          <w:sz w:val="20"/>
          <w:szCs w:val="20"/>
        </w:rPr>
      </w:pPr>
    </w:p>
    <w:bookmarkEnd w:id="6415"/>
    <w:p w14:paraId="1F86797F" w14:textId="6A1F0622" w:rsidR="00686C61" w:rsidRDefault="00686C61">
      <w:pPr>
        <w:rPr>
          <w:rFonts w:ascii="Arial" w:eastAsia="Times New Roman" w:hAnsi="Arial" w:cs="Arial"/>
          <w:b/>
          <w:bCs/>
          <w:sz w:val="20"/>
          <w:szCs w:val="20"/>
          <w:lang w:eastAsia="en-ZA"/>
        </w:rPr>
      </w:pPr>
    </w:p>
    <w:sectPr w:rsidR="00686C61" w:rsidSect="00A45B23">
      <w:pgSz w:w="12240" w:h="15840"/>
      <w:pgMar w:top="1420" w:right="1200" w:bottom="1300" w:left="1320" w:header="0" w:footer="111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Tebokgo Mabuto (ECP)" w:date="2026-06-30T14:12:00Z" w:initials="TM">
    <w:p w14:paraId="23DE77F5" w14:textId="77777777" w:rsidR="0070058C" w:rsidRDefault="0070058C" w:rsidP="0070058C">
      <w:pPr>
        <w:pStyle w:val="CommentText"/>
        <w:ind w:left="0"/>
        <w:jc w:val="left"/>
      </w:pPr>
      <w:r>
        <w:rPr>
          <w:rStyle w:val="CommentReference"/>
        </w:rPr>
        <w:annotationRef/>
      </w:r>
      <w:r>
        <w:rPr>
          <w:lang w:val="en-ZA"/>
        </w:rPr>
        <w:t>Volume 1 (Typing error)</w:t>
      </w:r>
    </w:p>
  </w:comment>
  <w:comment w:id="178" w:author="Tebokgo Mabuto (ECP)" w:date="2026-06-30T10:08:00Z" w:initials="TM">
    <w:p w14:paraId="7F20566D" w14:textId="77777777" w:rsidR="00B633D8" w:rsidRDefault="00B633D8" w:rsidP="00B633D8">
      <w:pPr>
        <w:pStyle w:val="CommentText"/>
        <w:ind w:left="0"/>
        <w:jc w:val="left"/>
      </w:pPr>
      <w:r>
        <w:rPr>
          <w:rStyle w:val="CommentReference"/>
        </w:rPr>
        <w:annotationRef/>
      </w:r>
      <w:r>
        <w:rPr>
          <w:lang w:val="en-ZA"/>
        </w:rPr>
        <w:t>These forms are we sticking to the old ones or we have to ask for new spreadsheet?</w:t>
      </w:r>
    </w:p>
  </w:comment>
  <w:comment w:id="411" w:author="Tebokgo Mabuto (ECP)" w:date="2026-06-30T10:19:00Z" w:initials="TM">
    <w:p w14:paraId="48626CDF" w14:textId="77777777" w:rsidR="00F579E8" w:rsidRDefault="00976230" w:rsidP="00F579E8">
      <w:pPr>
        <w:pStyle w:val="CommentText"/>
        <w:ind w:left="0"/>
        <w:jc w:val="left"/>
      </w:pPr>
      <w:r>
        <w:rPr>
          <w:rStyle w:val="CommentReference"/>
        </w:rPr>
        <w:annotationRef/>
      </w:r>
      <w:r w:rsidR="00F579E8">
        <w:rPr>
          <w:lang w:val="en-ZA"/>
        </w:rPr>
        <w:t>Tender validity is now 84 calendar days</w:t>
      </w:r>
    </w:p>
  </w:comment>
  <w:comment w:id="493" w:author="Tebokgo Mabuto (ECP)" w:date="2026-06-30T14:26:00Z" w:initials="TM">
    <w:p w14:paraId="2563EE55" w14:textId="77777777" w:rsidR="0047395A" w:rsidRDefault="00954131" w:rsidP="0047395A">
      <w:pPr>
        <w:pStyle w:val="CommentText"/>
        <w:ind w:left="0"/>
        <w:jc w:val="left"/>
      </w:pPr>
      <w:r>
        <w:rPr>
          <w:rStyle w:val="CommentReference"/>
        </w:rPr>
        <w:annotationRef/>
      </w:r>
      <w:r w:rsidR="0047395A">
        <w:rPr>
          <w:lang w:val="en-ZA"/>
        </w:rPr>
        <w:t xml:space="preserve">Semantics/Neatness </w:t>
      </w:r>
    </w:p>
  </w:comment>
  <w:comment w:id="744" w:author="Tebokgo Mabuto (ECP)" w:date="2026-06-30T10:23:00Z" w:initials="TM">
    <w:p w14:paraId="1F6057E4" w14:textId="77777777" w:rsidR="003767BE" w:rsidRDefault="008B1C2D" w:rsidP="003767BE">
      <w:pPr>
        <w:pStyle w:val="CommentText"/>
        <w:ind w:left="0"/>
        <w:jc w:val="left"/>
      </w:pPr>
      <w:r>
        <w:rPr>
          <w:rStyle w:val="CommentReference"/>
        </w:rPr>
        <w:annotationRef/>
      </w:r>
      <w:r w:rsidR="003767BE">
        <w:rPr>
          <w:lang w:val="en-ZA"/>
        </w:rPr>
        <w:t>From 25 working days to 28 calender days</w:t>
      </w:r>
    </w:p>
  </w:comment>
  <w:comment w:id="755" w:author="Tebokgo Mabuto (ECP)" w:date="2026-06-30T10:25:00Z" w:initials="TM">
    <w:p w14:paraId="585A54F2" w14:textId="24780797" w:rsidR="00701D51" w:rsidRDefault="00701D51" w:rsidP="00701D51">
      <w:pPr>
        <w:pStyle w:val="CommentText"/>
        <w:ind w:left="0"/>
        <w:jc w:val="left"/>
      </w:pPr>
      <w:r>
        <w:rPr>
          <w:rStyle w:val="CommentReference"/>
        </w:rPr>
        <w:annotationRef/>
      </w:r>
      <w:r>
        <w:rPr>
          <w:lang w:val="en-ZA"/>
        </w:rPr>
        <w:t>Subject to change if we will be advertising via Head office.</w:t>
      </w:r>
    </w:p>
  </w:comment>
  <w:comment w:id="1386" w:author="Tebokgo Mabuto (ECP)" w:date="2026-06-30T10:31:00Z" w:initials="TM">
    <w:p w14:paraId="5FFAE9B1" w14:textId="77777777" w:rsidR="007A7E9F" w:rsidRDefault="007A7E9F" w:rsidP="007A7E9F">
      <w:pPr>
        <w:pStyle w:val="CommentText"/>
        <w:ind w:left="0"/>
        <w:jc w:val="left"/>
      </w:pPr>
      <w:r>
        <w:rPr>
          <w:rStyle w:val="CommentReference"/>
        </w:rPr>
        <w:annotationRef/>
      </w:r>
      <w:r>
        <w:rPr>
          <w:lang w:val="en-ZA"/>
        </w:rPr>
        <w:t>Category relating to the complexity of the Project.</w:t>
      </w:r>
    </w:p>
  </w:comment>
  <w:comment w:id="1790" w:author="Tebokgo Mabuto (ECP)" w:date="2026-06-30T10:40:00Z" w:initials="TM">
    <w:p w14:paraId="107273B5" w14:textId="77777777" w:rsidR="001F0E81" w:rsidRDefault="001F0E81" w:rsidP="001F0E81">
      <w:pPr>
        <w:pStyle w:val="CommentText"/>
        <w:ind w:left="0"/>
        <w:jc w:val="left"/>
      </w:pPr>
      <w:r>
        <w:rPr>
          <w:rStyle w:val="CommentReference"/>
        </w:rPr>
        <w:annotationRef/>
      </w:r>
      <w:r>
        <w:rPr>
          <w:lang w:val="en-ZA"/>
        </w:rPr>
        <w:t>This now links to the PPP catergories based on the contract value (Consultant estimate)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DE77F5" w15:done="0"/>
  <w15:commentEx w15:paraId="7F20566D" w15:done="0"/>
  <w15:commentEx w15:paraId="48626CDF" w15:done="0"/>
  <w15:commentEx w15:paraId="2563EE55" w15:done="0"/>
  <w15:commentEx w15:paraId="1F6057E4" w15:done="0"/>
  <w15:commentEx w15:paraId="585A54F2" w15:done="1"/>
  <w15:commentEx w15:paraId="5FFAE9B1" w15:done="0"/>
  <w15:commentEx w15:paraId="107273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9A3219" w16cex:dateUtc="2026-06-30T12:12:00Z"/>
  <w16cex:commentExtensible w16cex:durableId="4021A0EC" w16cex:dateUtc="2026-06-30T08:08:00Z"/>
  <w16cex:commentExtensible w16cex:durableId="4AFB3216" w16cex:dateUtc="2026-06-30T08:19:00Z"/>
  <w16cex:commentExtensible w16cex:durableId="17FDEA12" w16cex:dateUtc="2026-06-30T12:26:00Z"/>
  <w16cex:commentExtensible w16cex:durableId="36004305" w16cex:dateUtc="2026-06-30T08:23:00Z"/>
  <w16cex:commentExtensible w16cex:durableId="30346BB9" w16cex:dateUtc="2026-06-30T08:25:00Z"/>
  <w16cex:commentExtensible w16cex:durableId="0DAB0EF9" w16cex:dateUtc="2026-06-30T08:31:00Z"/>
  <w16cex:commentExtensible w16cex:durableId="6AEB73D3" w16cex:dateUtc="2026-06-30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DE77F5" w16cid:durableId="7D9A3219"/>
  <w16cid:commentId w16cid:paraId="7F20566D" w16cid:durableId="4021A0EC"/>
  <w16cid:commentId w16cid:paraId="48626CDF" w16cid:durableId="4AFB3216"/>
  <w16cid:commentId w16cid:paraId="2563EE55" w16cid:durableId="17FDEA12"/>
  <w16cid:commentId w16cid:paraId="1F6057E4" w16cid:durableId="36004305"/>
  <w16cid:commentId w16cid:paraId="585A54F2" w16cid:durableId="30346BB9"/>
  <w16cid:commentId w16cid:paraId="5FFAE9B1" w16cid:durableId="0DAB0EF9"/>
  <w16cid:commentId w16cid:paraId="107273B5" w16cid:durableId="6AEB73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62C9" w14:textId="77777777" w:rsidR="00D64229" w:rsidRDefault="00D64229">
      <w:r>
        <w:separator/>
      </w:r>
    </w:p>
  </w:endnote>
  <w:endnote w:type="continuationSeparator" w:id="0">
    <w:p w14:paraId="3C78A5E7" w14:textId="77777777" w:rsidR="00D64229" w:rsidRDefault="00D64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2">
    <w:altName w:val="Calibr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7D2D" w14:textId="77777777" w:rsidR="004538D1" w:rsidRDefault="004538D1" w:rsidP="008E00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4858F" w14:textId="77777777" w:rsidR="004538D1" w:rsidRPr="00BE7643" w:rsidRDefault="004538D1" w:rsidP="008E007D">
    <w:pPr>
      <w:pStyle w:val="Footer"/>
      <w:ind w:right="360"/>
      <w:rPr>
        <w:rFonts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F9F1" w14:textId="77777777" w:rsidR="008749E2" w:rsidRDefault="008D7B88">
    <w:pPr>
      <w:pStyle w:val="BodyText"/>
      <w:spacing w:line="14" w:lineRule="auto"/>
      <w:rPr>
        <w:sz w:val="20"/>
      </w:rPr>
    </w:pPr>
    <w:r>
      <w:rPr>
        <w:noProof/>
      </w:rPr>
      <mc:AlternateContent>
        <mc:Choice Requires="wps">
          <w:drawing>
            <wp:anchor distT="0" distB="0" distL="0" distR="0" simplePos="0" relativeHeight="483209216" behindDoc="1" locked="0" layoutInCell="1" allowOverlap="1" wp14:anchorId="6E53E387" wp14:editId="234CAAC1">
              <wp:simplePos x="0" y="0"/>
              <wp:positionH relativeFrom="page">
                <wp:posOffset>6584696</wp:posOffset>
              </wp:positionH>
              <wp:positionV relativeFrom="page">
                <wp:posOffset>9213603</wp:posOffset>
              </wp:positionV>
              <wp:extent cx="324485" cy="16700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67005"/>
                      </a:xfrm>
                      <a:prstGeom prst="rect">
                        <a:avLst/>
                      </a:prstGeom>
                    </wps:spPr>
                    <wps:txbx>
                      <w:txbxContent>
                        <w:p w14:paraId="216D5F1D" w14:textId="77777777" w:rsidR="008749E2" w:rsidRDefault="008D7B88">
                          <w:pPr>
                            <w:spacing w:before="15"/>
                            <w:ind w:left="20"/>
                            <w:rPr>
                              <w:sz w:val="20"/>
                            </w:rPr>
                          </w:pPr>
                          <w:r>
                            <w:rPr>
                              <w:spacing w:val="-2"/>
                              <w:sz w:val="20"/>
                            </w:rPr>
                            <w:t>T-</w:t>
                          </w:r>
                          <w:r>
                            <w:rPr>
                              <w:spacing w:val="-5"/>
                              <w:sz w:val="20"/>
                            </w:rPr>
                            <w:fldChar w:fldCharType="begin"/>
                          </w:r>
                          <w:r>
                            <w:rPr>
                              <w:spacing w:val="-5"/>
                              <w:sz w:val="20"/>
                            </w:rPr>
                            <w:instrText xml:space="preserve"> PAGE </w:instrText>
                          </w:r>
                          <w:r>
                            <w:rPr>
                              <w:spacing w:val="-5"/>
                              <w:sz w:val="20"/>
                            </w:rPr>
                            <w:fldChar w:fldCharType="separate"/>
                          </w:r>
                          <w:r>
                            <w:rPr>
                              <w:spacing w:val="-5"/>
                              <w:sz w:val="20"/>
                            </w:rPr>
                            <w:t>88</w:t>
                          </w:r>
                          <w:r>
                            <w:rPr>
                              <w:spacing w:val="-5"/>
                              <w:sz w:val="20"/>
                            </w:rPr>
                            <w:fldChar w:fldCharType="end"/>
                          </w:r>
                        </w:p>
                      </w:txbxContent>
                    </wps:txbx>
                    <wps:bodyPr wrap="square" lIns="0" tIns="0" rIns="0" bIns="0" rtlCol="0">
                      <a:noAutofit/>
                    </wps:bodyPr>
                  </wps:wsp>
                </a:graphicData>
              </a:graphic>
            </wp:anchor>
          </w:drawing>
        </mc:Choice>
        <mc:Fallback>
          <w:pict>
            <v:shapetype w14:anchorId="6E53E387" id="_x0000_t202" coordsize="21600,21600" o:spt="202" path="m,l,21600r21600,l21600,xe">
              <v:stroke joinstyle="miter"/>
              <v:path gradientshapeok="t" o:connecttype="rect"/>
            </v:shapetype>
            <v:shape id="Textbox 145" o:spid="_x0000_s1032" type="#_x0000_t202" style="position:absolute;margin-left:518.5pt;margin-top:725.5pt;width:25.55pt;height:13.15pt;z-index:-2010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" filled="f" stroked="f">
              <v:textbox inset="0,0,0,0">
                <w:txbxContent>
                  <w:p w14:paraId="216D5F1D" w14:textId="77777777" w:rsidR="008749E2" w:rsidRDefault="008D7B88">
                    <w:pPr>
                      <w:spacing w:before="15"/>
                      <w:ind w:left="20"/>
                      <w:rPr>
                        <w:sz w:val="20"/>
                      </w:rPr>
                    </w:pPr>
                    <w:r>
                      <w:rPr>
                        <w:spacing w:val="-2"/>
                        <w:sz w:val="20"/>
                      </w:rPr>
                      <w:t>T-</w:t>
                    </w:r>
                    <w:r>
                      <w:rPr>
                        <w:spacing w:val="-5"/>
                        <w:sz w:val="20"/>
                      </w:rPr>
                      <w:fldChar w:fldCharType="begin"/>
                    </w:r>
                    <w:r>
                      <w:rPr>
                        <w:spacing w:val="-5"/>
                        <w:sz w:val="20"/>
                      </w:rPr>
                      <w:instrText xml:space="preserve"> PAGE </w:instrText>
                    </w:r>
                    <w:r>
                      <w:rPr>
                        <w:spacing w:val="-5"/>
                        <w:sz w:val="20"/>
                      </w:rPr>
                      <w:fldChar w:fldCharType="separate"/>
                    </w:r>
                    <w:r>
                      <w:rPr>
                        <w:spacing w:val="-5"/>
                        <w:sz w:val="20"/>
                      </w:rPr>
                      <w:t>88</w:t>
                    </w:r>
                    <w:r>
                      <w:rPr>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3209728" behindDoc="1" locked="0" layoutInCell="1" allowOverlap="1" wp14:anchorId="4F3F7991" wp14:editId="51278624">
              <wp:simplePos x="0" y="0"/>
              <wp:positionH relativeFrom="page">
                <wp:posOffset>901700</wp:posOffset>
              </wp:positionH>
              <wp:positionV relativeFrom="page">
                <wp:posOffset>9357555</wp:posOffset>
              </wp:positionV>
              <wp:extent cx="3602354" cy="25717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2354" cy="257175"/>
                      </a:xfrm>
                      <a:prstGeom prst="rect">
                        <a:avLst/>
                      </a:prstGeom>
                    </wps:spPr>
                    <wps:txbx>
                      <w:txbxContent>
                        <w:p w14:paraId="076B4229" w14:textId="60A4876E" w:rsidR="003B1ADB" w:rsidRPr="003B1ADB" w:rsidRDefault="00287B14" w:rsidP="007A24F4">
                          <w:pPr>
                            <w:pStyle w:val="paragraph"/>
                            <w:spacing w:before="0" w:beforeAutospacing="0" w:after="0" w:afterAutospacing="0"/>
                            <w:textAlignment w:val="baseline"/>
                            <w:rPr>
                              <w:rStyle w:val="eop"/>
                              <w:rFonts w:ascii="Arial Narrow" w:hAnsi="Arial Narrow"/>
                              <w:b/>
                              <w:bCs/>
                              <w:sz w:val="20"/>
                              <w:szCs w:val="20"/>
                              <w:shd w:val="clear" w:color="auto" w:fill="00B050"/>
                              <w:rPrChange w:id="331" w:author="Tebokgo Mabuto (ECP)" w:date="2026-06-30T10:12:00Z" w16du:dateUtc="2026-06-30T08:12:00Z">
                                <w:rPr>
                                  <w:rStyle w:val="eop"/>
                                  <w:rFonts w:ascii="Arial" w:eastAsiaTheme="majorEastAsia" w:hAnsi="Arial" w:cs="Arial"/>
                                  <w:sz w:val="32"/>
                                  <w:szCs w:val="32"/>
                                  <w:lang w:val="en-US" w:eastAsia="en-US"/>
                                </w:rPr>
                              </w:rPrChange>
                            </w:rPr>
                          </w:pPr>
                          <w:r w:rsidRPr="00287B14">
                            <w:rPr>
                              <w:rFonts w:ascii="Arial Narrow" w:hAnsi="Arial Narrow"/>
                              <w:b/>
                              <w:bCs/>
                              <w:sz w:val="20"/>
                              <w:szCs w:val="20"/>
                              <w:highlight w:val="yellow"/>
                            </w:rPr>
                            <w:t>{</w:t>
                          </w:r>
                          <w:r w:rsidRPr="007D061A">
                            <w:rPr>
                              <w:rFonts w:ascii="Arial Narrow" w:hAnsi="Arial Narrow"/>
                              <w:b/>
                              <w:bCs/>
                              <w:sz w:val="20"/>
                              <w:szCs w:val="20"/>
                              <w:highlight w:val="green"/>
                              <w:shd w:val="clear" w:color="auto" w:fill="00B050"/>
                            </w:rPr>
                            <w:t>PROJECT DESCRIPTION}</w:t>
                          </w:r>
                        </w:p>
                        <w:p w14:paraId="29286934" w14:textId="12350C7E" w:rsidR="008749E2" w:rsidRDefault="008749E2" w:rsidP="007A24F4">
                          <w:pPr>
                            <w:spacing w:before="4"/>
                            <w:rPr>
                              <w:sz w:val="16"/>
                            </w:rPr>
                          </w:pPr>
                        </w:p>
                      </w:txbxContent>
                    </wps:txbx>
                    <wps:bodyPr wrap="square" lIns="0" tIns="0" rIns="0" bIns="0" rtlCol="0">
                      <a:noAutofit/>
                    </wps:bodyPr>
                  </wps:wsp>
                </a:graphicData>
              </a:graphic>
            </wp:anchor>
          </w:drawing>
        </mc:Choice>
        <mc:Fallback>
          <w:pict>
            <v:shape w14:anchorId="4F3F7991" id="Textbox 146" o:spid="_x0000_s1033" type="#_x0000_t202" style="position:absolute;margin-left:71pt;margin-top:736.8pt;width:283.65pt;height:20.25pt;z-index:-2010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" filled="f" stroked="f">
              <v:textbox inset="0,0,0,0">
                <w:txbxContent>
                  <w:p w14:paraId="076B4229" w14:textId="60A4876E" w:rsidR="003B1ADB" w:rsidRPr="003B1ADB" w:rsidRDefault="00287B14" w:rsidP="007A24F4">
                    <w:pPr>
                      <w:pStyle w:val="paragraph"/>
                      <w:spacing w:before="0" w:beforeAutospacing="0" w:after="0" w:afterAutospacing="0"/>
                      <w:textAlignment w:val="baseline"/>
                      <w:rPr>
                        <w:rStyle w:val="eop"/>
                        <w:rFonts w:ascii="Arial Narrow" w:hAnsi="Arial Narrow"/>
                        <w:b/>
                        <w:bCs/>
                        <w:sz w:val="20"/>
                        <w:szCs w:val="20"/>
                        <w:shd w:val="clear" w:color="auto" w:fill="00B050"/>
                        <w:rPrChange w:id="332" w:author="Tebokgo Mabuto (ECP)" w:date="2026-06-30T10:12:00Z" w16du:dateUtc="2026-06-30T08:12:00Z">
                          <w:rPr>
                            <w:rStyle w:val="eop"/>
                            <w:rFonts w:ascii="Arial" w:eastAsiaTheme="majorEastAsia" w:hAnsi="Arial" w:cs="Arial"/>
                            <w:sz w:val="32"/>
                            <w:szCs w:val="32"/>
                            <w:lang w:val="en-US" w:eastAsia="en-US"/>
                          </w:rPr>
                        </w:rPrChange>
                      </w:rPr>
                    </w:pPr>
                    <w:r w:rsidRPr="00287B14">
                      <w:rPr>
                        <w:rFonts w:ascii="Arial Narrow" w:hAnsi="Arial Narrow"/>
                        <w:b/>
                        <w:bCs/>
                        <w:sz w:val="20"/>
                        <w:szCs w:val="20"/>
                        <w:highlight w:val="yellow"/>
                      </w:rPr>
                      <w:t>{</w:t>
                    </w:r>
                    <w:r w:rsidRPr="007D061A">
                      <w:rPr>
                        <w:rFonts w:ascii="Arial Narrow" w:hAnsi="Arial Narrow"/>
                        <w:b/>
                        <w:bCs/>
                        <w:sz w:val="20"/>
                        <w:szCs w:val="20"/>
                        <w:highlight w:val="green"/>
                        <w:shd w:val="clear" w:color="auto" w:fill="00B050"/>
                      </w:rPr>
                      <w:t>PROJECT DESCRIPTION}</w:t>
                    </w:r>
                  </w:p>
                  <w:p w14:paraId="29286934" w14:textId="12350C7E" w:rsidR="008749E2" w:rsidRDefault="008749E2" w:rsidP="007A24F4">
                    <w:pPr>
                      <w:spacing w:before="4"/>
                      <w:rPr>
                        <w:sz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11AC" w14:textId="00ADE3B8" w:rsidR="00662C81" w:rsidRPr="005643EE" w:rsidRDefault="00662C81" w:rsidP="00564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18AED" w14:textId="77777777" w:rsidR="00D64229" w:rsidRDefault="00D64229">
      <w:r>
        <w:separator/>
      </w:r>
    </w:p>
  </w:footnote>
  <w:footnote w:type="continuationSeparator" w:id="0">
    <w:p w14:paraId="474B990D" w14:textId="77777777" w:rsidR="00D64229" w:rsidRDefault="00D64229">
      <w:r>
        <w:continuationSeparator/>
      </w:r>
    </w:p>
  </w:footnote>
  <w:footnote w:id="1">
    <w:p w14:paraId="68AA651C" w14:textId="77777777" w:rsidR="005214D9" w:rsidRPr="00223F00" w:rsidRDefault="005214D9" w:rsidP="005214D9">
      <w:pPr>
        <w:pStyle w:val="FootnoteText"/>
        <w:rPr>
          <w:rFonts w:cs="Arial"/>
          <w:sz w:val="18"/>
          <w:szCs w:val="18"/>
        </w:rPr>
      </w:pPr>
      <w:r w:rsidRPr="00223F00">
        <w:rPr>
          <w:rFonts w:ascii="Arial" w:hAnsi="Arial"/>
          <w:sz w:val="18"/>
          <w:szCs w:val="18"/>
          <w:lang w:eastAsia="en-US"/>
        </w:rPr>
        <w:footnoteRef/>
      </w:r>
      <w:r w:rsidRPr="00223F00">
        <w:rPr>
          <w:rFonts w:ascii="Arial" w:hAnsi="Arial" w:cs="Arial"/>
          <w:sz w:val="18"/>
          <w:szCs w:val="18"/>
          <w:lang w:eastAsia="en-US"/>
        </w:rPr>
        <w:t xml:space="preserve"> the power, by one person or a group of persons holding the majority of the equity of an enterprise, alternatively, the person/s having the deciding vote or power to influence or to direct the course and decisions of the enterprise</w:t>
      </w:r>
      <w:r w:rsidRPr="00223F00">
        <w:rPr>
          <w:rFonts w:cs="Arial"/>
          <w:sz w:val="18"/>
          <w:szCs w:val="18"/>
        </w:rPr>
        <w:t>.</w:t>
      </w:r>
    </w:p>
    <w:p w14:paraId="6BF5BFDB" w14:textId="77777777" w:rsidR="005214D9" w:rsidRDefault="005214D9" w:rsidP="005214D9">
      <w:pPr>
        <w:pStyle w:val="FootnoteText"/>
      </w:pPr>
    </w:p>
    <w:p w14:paraId="4DCE28D9" w14:textId="77777777" w:rsidR="005214D9" w:rsidRDefault="005214D9" w:rsidP="005214D9">
      <w:pPr>
        <w:pStyle w:val="FootnoteText"/>
      </w:pPr>
    </w:p>
  </w:footnote>
  <w:footnote w:id="2">
    <w:p w14:paraId="7901E312" w14:textId="77777777" w:rsidR="005214D9" w:rsidRPr="002745C6" w:rsidRDefault="005214D9" w:rsidP="005214D9">
      <w:pPr>
        <w:pStyle w:val="FootnoteText"/>
        <w:rPr>
          <w:rFonts w:ascii="Arial" w:hAnsi="Arial" w:cs="Arial"/>
          <w:sz w:val="18"/>
          <w:szCs w:val="18"/>
        </w:rPr>
      </w:pPr>
      <w:r w:rsidRPr="002745C6">
        <w:rPr>
          <w:rStyle w:val="FootnoteReference"/>
          <w:rFonts w:ascii="Arial" w:hAnsi="Arial" w:cs="Arial"/>
          <w:sz w:val="18"/>
          <w:szCs w:val="18"/>
        </w:rPr>
        <w:footnoteRef/>
      </w:r>
      <w:r w:rsidRPr="002745C6">
        <w:rPr>
          <w:rFonts w:ascii="Arial" w:hAnsi="Arial" w:cs="Arial"/>
          <w:sz w:val="18"/>
          <w:szCs w:val="18"/>
        </w:rPr>
        <w:t xml:space="preserve"> Joint venture or Consortium means an association of persons for the purpose of combining their expertise, property, capital, efforts, skill and knowledge in an activity for the execution of a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721D" w14:textId="77777777" w:rsidR="002C799C" w:rsidRDefault="002C799C">
    <w:pPr>
      <w:pStyle w:val="Header"/>
      <w:rPr>
        <w:lang w:val="en-US"/>
      </w:rPr>
    </w:pPr>
  </w:p>
  <w:p w14:paraId="78FA3CDA" w14:textId="77777777" w:rsidR="002C799C" w:rsidRPr="002C799C" w:rsidRDefault="002C799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7B9"/>
    <w:multiLevelType w:val="hybridMultilevel"/>
    <w:tmpl w:val="20C0BADC"/>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 w15:restartNumberingAfterBreak="0">
    <w:nsid w:val="008D45D4"/>
    <w:multiLevelType w:val="hybridMultilevel"/>
    <w:tmpl w:val="3CBA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31603A9"/>
    <w:multiLevelType w:val="multilevel"/>
    <w:tmpl w:val="48C8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B1174"/>
    <w:multiLevelType w:val="multilevel"/>
    <w:tmpl w:val="C8143E6C"/>
    <w:lvl w:ilvl="0">
      <w:start w:val="1"/>
      <w:numFmt w:val="decimal"/>
      <w:pStyle w:val="TAHOMA"/>
      <w:lvlText w:val="%1."/>
      <w:lvlJc w:val="left"/>
      <w:pPr>
        <w:ind w:left="360" w:hanging="360"/>
      </w:pPr>
      <w:rPr>
        <w:b w:val="0"/>
      </w:rPr>
    </w:lvl>
    <w:lvl w:ilvl="1">
      <w:start w:val="1"/>
      <w:numFmt w:val="decimal"/>
      <w:lvlText w:val="%1.%2."/>
      <w:lvlJc w:val="left"/>
      <w:pPr>
        <w:ind w:left="858" w:hanging="432"/>
      </w:pPr>
      <w:rPr>
        <w:rFonts w:ascii="Tahoma" w:hAnsi="Tahoma" w:cs="Tahoma" w:hint="default"/>
        <w:b w:val="0"/>
        <w:sz w:val="20"/>
      </w:rPr>
    </w:lvl>
    <w:lvl w:ilvl="2">
      <w:start w:val="1"/>
      <w:numFmt w:val="decimal"/>
      <w:lvlText w:val="%1.%2.%3."/>
      <w:lvlJc w:val="left"/>
      <w:pPr>
        <w:ind w:left="1224" w:hanging="504"/>
      </w:pPr>
      <w:rPr>
        <w:b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3964D49"/>
    <w:multiLevelType w:val="multilevel"/>
    <w:tmpl w:val="662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5617B17"/>
    <w:multiLevelType w:val="hybridMultilevel"/>
    <w:tmpl w:val="07D822D0"/>
    <w:lvl w:ilvl="0" w:tplc="1C09000F">
      <w:start w:val="1"/>
      <w:numFmt w:val="decimal"/>
      <w:lvlText w:val="%1."/>
      <w:lvlJc w:val="left"/>
      <w:pPr>
        <w:ind w:left="1830" w:hanging="360"/>
      </w:pPr>
    </w:lvl>
    <w:lvl w:ilvl="1" w:tplc="1C090019" w:tentative="1">
      <w:start w:val="1"/>
      <w:numFmt w:val="lowerLetter"/>
      <w:lvlText w:val="%2."/>
      <w:lvlJc w:val="left"/>
      <w:pPr>
        <w:ind w:left="2550" w:hanging="360"/>
      </w:pPr>
    </w:lvl>
    <w:lvl w:ilvl="2" w:tplc="1C09001B" w:tentative="1">
      <w:start w:val="1"/>
      <w:numFmt w:val="lowerRoman"/>
      <w:lvlText w:val="%3."/>
      <w:lvlJc w:val="right"/>
      <w:pPr>
        <w:ind w:left="3270" w:hanging="180"/>
      </w:pPr>
    </w:lvl>
    <w:lvl w:ilvl="3" w:tplc="1C09000F" w:tentative="1">
      <w:start w:val="1"/>
      <w:numFmt w:val="decimal"/>
      <w:lvlText w:val="%4."/>
      <w:lvlJc w:val="left"/>
      <w:pPr>
        <w:ind w:left="3990" w:hanging="360"/>
      </w:pPr>
    </w:lvl>
    <w:lvl w:ilvl="4" w:tplc="1C090019" w:tentative="1">
      <w:start w:val="1"/>
      <w:numFmt w:val="lowerLetter"/>
      <w:lvlText w:val="%5."/>
      <w:lvlJc w:val="left"/>
      <w:pPr>
        <w:ind w:left="4710" w:hanging="360"/>
      </w:pPr>
    </w:lvl>
    <w:lvl w:ilvl="5" w:tplc="1C09001B" w:tentative="1">
      <w:start w:val="1"/>
      <w:numFmt w:val="lowerRoman"/>
      <w:lvlText w:val="%6."/>
      <w:lvlJc w:val="right"/>
      <w:pPr>
        <w:ind w:left="5430" w:hanging="180"/>
      </w:pPr>
    </w:lvl>
    <w:lvl w:ilvl="6" w:tplc="1C09000F" w:tentative="1">
      <w:start w:val="1"/>
      <w:numFmt w:val="decimal"/>
      <w:lvlText w:val="%7."/>
      <w:lvlJc w:val="left"/>
      <w:pPr>
        <w:ind w:left="6150" w:hanging="360"/>
      </w:pPr>
    </w:lvl>
    <w:lvl w:ilvl="7" w:tplc="1C090019" w:tentative="1">
      <w:start w:val="1"/>
      <w:numFmt w:val="lowerLetter"/>
      <w:lvlText w:val="%8."/>
      <w:lvlJc w:val="left"/>
      <w:pPr>
        <w:ind w:left="6870" w:hanging="360"/>
      </w:pPr>
    </w:lvl>
    <w:lvl w:ilvl="8" w:tplc="1C09001B" w:tentative="1">
      <w:start w:val="1"/>
      <w:numFmt w:val="lowerRoman"/>
      <w:lvlText w:val="%9."/>
      <w:lvlJc w:val="right"/>
      <w:pPr>
        <w:ind w:left="7590" w:hanging="180"/>
      </w:pPr>
    </w:lvl>
  </w:abstractNum>
  <w:abstractNum w:abstractNumId="8"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05C04CF8"/>
    <w:multiLevelType w:val="multilevel"/>
    <w:tmpl w:val="FE1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230A7F"/>
    <w:multiLevelType w:val="multilevel"/>
    <w:tmpl w:val="9C7EFC3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6B27D1E"/>
    <w:multiLevelType w:val="multilevel"/>
    <w:tmpl w:val="60CC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C73CC7"/>
    <w:multiLevelType w:val="hybridMultilevel"/>
    <w:tmpl w:val="99389ED8"/>
    <w:lvl w:ilvl="0" w:tplc="457286CE">
      <w:start w:val="4"/>
      <w:numFmt w:val="lowerLetter"/>
      <w:lvlText w:val="%1)"/>
      <w:lvlJc w:val="left"/>
      <w:pPr>
        <w:ind w:left="761"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07810DEB"/>
    <w:multiLevelType w:val="multilevel"/>
    <w:tmpl w:val="25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15" w15:restartNumberingAfterBreak="0">
    <w:nsid w:val="0B8222E8"/>
    <w:multiLevelType w:val="multilevel"/>
    <w:tmpl w:val="AC08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D7B55"/>
    <w:multiLevelType w:val="hybridMultilevel"/>
    <w:tmpl w:val="9F74B4A0"/>
    <w:lvl w:ilvl="0" w:tplc="1C09001B">
      <w:start w:val="1"/>
      <w:numFmt w:val="lowerRoman"/>
      <w:lvlText w:val="%1."/>
      <w:lvlJc w:val="right"/>
      <w:pPr>
        <w:ind w:left="1995" w:hanging="360"/>
      </w:pPr>
    </w:lvl>
    <w:lvl w:ilvl="1" w:tplc="1C090019" w:tentative="1">
      <w:start w:val="1"/>
      <w:numFmt w:val="lowerLetter"/>
      <w:lvlText w:val="%2."/>
      <w:lvlJc w:val="left"/>
      <w:pPr>
        <w:ind w:left="2715" w:hanging="360"/>
      </w:pPr>
    </w:lvl>
    <w:lvl w:ilvl="2" w:tplc="1C09001B" w:tentative="1">
      <w:start w:val="1"/>
      <w:numFmt w:val="lowerRoman"/>
      <w:lvlText w:val="%3."/>
      <w:lvlJc w:val="right"/>
      <w:pPr>
        <w:ind w:left="3435" w:hanging="180"/>
      </w:pPr>
    </w:lvl>
    <w:lvl w:ilvl="3" w:tplc="1C09000F" w:tentative="1">
      <w:start w:val="1"/>
      <w:numFmt w:val="decimal"/>
      <w:lvlText w:val="%4."/>
      <w:lvlJc w:val="left"/>
      <w:pPr>
        <w:ind w:left="4155" w:hanging="360"/>
      </w:pPr>
    </w:lvl>
    <w:lvl w:ilvl="4" w:tplc="1C090019" w:tentative="1">
      <w:start w:val="1"/>
      <w:numFmt w:val="lowerLetter"/>
      <w:lvlText w:val="%5."/>
      <w:lvlJc w:val="left"/>
      <w:pPr>
        <w:ind w:left="4875" w:hanging="360"/>
      </w:pPr>
    </w:lvl>
    <w:lvl w:ilvl="5" w:tplc="1C09001B" w:tentative="1">
      <w:start w:val="1"/>
      <w:numFmt w:val="lowerRoman"/>
      <w:lvlText w:val="%6."/>
      <w:lvlJc w:val="right"/>
      <w:pPr>
        <w:ind w:left="5595" w:hanging="180"/>
      </w:pPr>
    </w:lvl>
    <w:lvl w:ilvl="6" w:tplc="1C09000F" w:tentative="1">
      <w:start w:val="1"/>
      <w:numFmt w:val="decimal"/>
      <w:lvlText w:val="%7."/>
      <w:lvlJc w:val="left"/>
      <w:pPr>
        <w:ind w:left="6315" w:hanging="360"/>
      </w:pPr>
    </w:lvl>
    <w:lvl w:ilvl="7" w:tplc="1C090019" w:tentative="1">
      <w:start w:val="1"/>
      <w:numFmt w:val="lowerLetter"/>
      <w:lvlText w:val="%8."/>
      <w:lvlJc w:val="left"/>
      <w:pPr>
        <w:ind w:left="7035" w:hanging="360"/>
      </w:pPr>
    </w:lvl>
    <w:lvl w:ilvl="8" w:tplc="1C09001B" w:tentative="1">
      <w:start w:val="1"/>
      <w:numFmt w:val="lowerRoman"/>
      <w:lvlText w:val="%9."/>
      <w:lvlJc w:val="right"/>
      <w:pPr>
        <w:ind w:left="7755" w:hanging="180"/>
      </w:pPr>
    </w:lvl>
  </w:abstractNum>
  <w:abstractNum w:abstractNumId="17" w15:restartNumberingAfterBreak="0">
    <w:nsid w:val="0D5531DC"/>
    <w:multiLevelType w:val="hybridMultilevel"/>
    <w:tmpl w:val="CD3892D4"/>
    <w:lvl w:ilvl="0" w:tplc="1C09001B">
      <w:start w:val="1"/>
      <w:numFmt w:val="lowerRoman"/>
      <w:lvlText w:val="%1."/>
      <w:lvlJc w:val="right"/>
      <w:pPr>
        <w:ind w:left="720" w:hanging="360"/>
      </w:pPr>
    </w:lvl>
    <w:lvl w:ilvl="1" w:tplc="815074F4">
      <w:start w:val="1"/>
      <w:numFmt w:val="decimal"/>
      <w:lvlText w:val="%2."/>
      <w:lvlJc w:val="left"/>
      <w:pPr>
        <w:ind w:left="1800" w:hanging="720"/>
      </w:pPr>
      <w:rPr>
        <w:rFonts w:hint="default"/>
      </w:rPr>
    </w:lvl>
    <w:lvl w:ilvl="2" w:tplc="E11EFA84">
      <w:start w:val="1"/>
      <w:numFmt w:val="lowerLetter"/>
      <w:lvlText w:val="%3)"/>
      <w:lvlJc w:val="left"/>
      <w:pPr>
        <w:ind w:left="502" w:hanging="360"/>
      </w:pPr>
      <w:rPr>
        <w:rFonts w:hint="default"/>
        <w:b/>
      </w:rPr>
    </w:lvl>
    <w:lvl w:ilvl="3" w:tplc="317CE5B6">
      <w:start w:val="2"/>
      <w:numFmt w:val="upperLetter"/>
      <w:lvlText w:val="%4)"/>
      <w:lvlJc w:val="left"/>
      <w:pPr>
        <w:ind w:left="502" w:hanging="360"/>
      </w:pPr>
      <w:rPr>
        <w:rFonts w:hint="default"/>
      </w:rPr>
    </w:lvl>
    <w:lvl w:ilvl="4" w:tplc="1C090019" w:tentative="1">
      <w:start w:val="1"/>
      <w:numFmt w:val="lowerLetter"/>
      <w:lvlText w:val="%5."/>
      <w:lvlJc w:val="left"/>
      <w:pPr>
        <w:ind w:left="3600" w:hanging="360"/>
      </w:pPr>
    </w:lvl>
    <w:lvl w:ilvl="5" w:tplc="2D8832C2">
      <w:start w:val="1"/>
      <w:numFmt w:val="lowerRoman"/>
      <w:lvlText w:val="%6."/>
      <w:lvlJc w:val="right"/>
      <w:pPr>
        <w:ind w:left="4320" w:hanging="180"/>
      </w:pPr>
      <w:rPr>
        <w:b w:val="0"/>
        <w:bCs/>
      </w:rPr>
    </w:lvl>
    <w:lvl w:ilvl="6" w:tplc="22D48ECA">
      <w:start w:val="1"/>
      <w:numFmt w:val="lowerLetter"/>
      <w:lvlText w:val="%7)"/>
      <w:lvlJc w:val="left"/>
      <w:pPr>
        <w:ind w:left="360" w:hanging="360"/>
      </w:pPr>
      <w:rPr>
        <w:rFonts w:hint="default"/>
        <w:b/>
        <w:bCs w:val="0"/>
        <w:i w:val="0"/>
      </w:rPr>
    </w:lvl>
    <w:lvl w:ilvl="7" w:tplc="43207250">
      <w:start w:val="6"/>
      <w:numFmt w:val="bullet"/>
      <w:lvlText w:val="-"/>
      <w:lvlJc w:val="left"/>
      <w:pPr>
        <w:ind w:left="5760" w:hanging="360"/>
      </w:pPr>
      <w:rPr>
        <w:rFonts w:ascii="Arial" w:eastAsia="Times New Roman" w:hAnsi="Arial" w:cs="Arial" w:hint="default"/>
        <w:sz w:val="18"/>
        <w:szCs w:val="18"/>
      </w:rPr>
    </w:lvl>
    <w:lvl w:ilvl="8" w:tplc="1C09001B" w:tentative="1">
      <w:start w:val="1"/>
      <w:numFmt w:val="lowerRoman"/>
      <w:lvlText w:val="%9."/>
      <w:lvlJc w:val="right"/>
      <w:pPr>
        <w:ind w:left="6480" w:hanging="180"/>
      </w:pPr>
    </w:lvl>
  </w:abstractNum>
  <w:abstractNum w:abstractNumId="18" w15:restartNumberingAfterBreak="0">
    <w:nsid w:val="0F3A5992"/>
    <w:multiLevelType w:val="hybridMultilevel"/>
    <w:tmpl w:val="F3D033A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0386482"/>
    <w:multiLevelType w:val="multilevel"/>
    <w:tmpl w:val="5D388C6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10B4019E"/>
    <w:multiLevelType w:val="multilevel"/>
    <w:tmpl w:val="7E44733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0DB50F7"/>
    <w:multiLevelType w:val="multilevel"/>
    <w:tmpl w:val="C2362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580EC8"/>
    <w:multiLevelType w:val="hybridMultilevel"/>
    <w:tmpl w:val="70F0270A"/>
    <w:lvl w:ilvl="0" w:tplc="1C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4203A0A"/>
    <w:multiLevelType w:val="multilevel"/>
    <w:tmpl w:val="B8D663A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14CA300A"/>
    <w:multiLevelType w:val="multilevel"/>
    <w:tmpl w:val="6DA49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E7098A"/>
    <w:multiLevelType w:val="hybridMultilevel"/>
    <w:tmpl w:val="6ABE84A0"/>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27" w15:restartNumberingAfterBreak="0">
    <w:nsid w:val="16167286"/>
    <w:multiLevelType w:val="multilevel"/>
    <w:tmpl w:val="8C0048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9" w15:restartNumberingAfterBreak="0">
    <w:nsid w:val="176243DB"/>
    <w:multiLevelType w:val="multilevel"/>
    <w:tmpl w:val="B4FE18A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176F3010"/>
    <w:multiLevelType w:val="multilevel"/>
    <w:tmpl w:val="4C7467E6"/>
    <w:lvl w:ilvl="0">
      <w:start w:val="1"/>
      <w:numFmt w:val="decimal"/>
      <w:lvlText w:val="%1."/>
      <w:lvlJc w:val="left"/>
      <w:pPr>
        <w:tabs>
          <w:tab w:val="num" w:pos="502"/>
        </w:tabs>
        <w:ind w:left="502" w:hanging="360"/>
      </w:pPr>
      <w:rPr>
        <w:rFonts w:hint="default"/>
      </w:rPr>
    </w:lvl>
    <w:lvl w:ilvl="1">
      <w:start w:val="1"/>
      <w:numFmt w:val="decimal"/>
      <w:isLgl/>
      <w:lvlText w:val="%1.%2."/>
      <w:lvlJc w:val="left"/>
      <w:pPr>
        <w:tabs>
          <w:tab w:val="num" w:pos="562"/>
        </w:tabs>
        <w:ind w:left="562" w:hanging="420"/>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862"/>
        </w:tabs>
        <w:ind w:left="862" w:hanging="72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222"/>
        </w:tabs>
        <w:ind w:left="1222" w:hanging="108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582"/>
        </w:tabs>
        <w:ind w:left="1582" w:hanging="1440"/>
      </w:pPr>
      <w:rPr>
        <w:rFonts w:hint="default"/>
      </w:rPr>
    </w:lvl>
    <w:lvl w:ilvl="8">
      <w:start w:val="1"/>
      <w:numFmt w:val="decimal"/>
      <w:isLgl/>
      <w:lvlText w:val="%1.%2.%3.%4.%5.%6.%7.%8.%9."/>
      <w:lvlJc w:val="left"/>
      <w:pPr>
        <w:tabs>
          <w:tab w:val="num" w:pos="1942"/>
        </w:tabs>
        <w:ind w:left="1942" w:hanging="1800"/>
      </w:pPr>
      <w:rPr>
        <w:rFonts w:hint="default"/>
      </w:rPr>
    </w:lvl>
  </w:abstractNum>
  <w:abstractNum w:abstractNumId="31" w15:restartNumberingAfterBreak="0">
    <w:nsid w:val="187569EB"/>
    <w:multiLevelType w:val="multilevel"/>
    <w:tmpl w:val="76DC7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C56D8"/>
    <w:multiLevelType w:val="multilevel"/>
    <w:tmpl w:val="C7326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7D032C"/>
    <w:multiLevelType w:val="multilevel"/>
    <w:tmpl w:val="97C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1E1855"/>
    <w:multiLevelType w:val="multilevel"/>
    <w:tmpl w:val="39945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7A5D70"/>
    <w:multiLevelType w:val="multilevel"/>
    <w:tmpl w:val="B85E91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1ACA62D9"/>
    <w:multiLevelType w:val="multilevel"/>
    <w:tmpl w:val="C136C02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1D980D91"/>
    <w:multiLevelType w:val="multilevel"/>
    <w:tmpl w:val="5FC0DF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D15939"/>
    <w:multiLevelType w:val="multilevel"/>
    <w:tmpl w:val="6A64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370B55"/>
    <w:multiLevelType w:val="multilevel"/>
    <w:tmpl w:val="EE1ADE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3A6315"/>
    <w:multiLevelType w:val="hybridMultilevel"/>
    <w:tmpl w:val="BB82E884"/>
    <w:lvl w:ilvl="0" w:tplc="1C09000F">
      <w:start w:val="1"/>
      <w:numFmt w:val="decimal"/>
      <w:lvlText w:val="%1."/>
      <w:lvlJc w:val="left"/>
      <w:pPr>
        <w:ind w:left="1275" w:hanging="360"/>
      </w:pPr>
    </w:lvl>
    <w:lvl w:ilvl="1" w:tplc="1C090019" w:tentative="1">
      <w:start w:val="1"/>
      <w:numFmt w:val="lowerLetter"/>
      <w:lvlText w:val="%2."/>
      <w:lvlJc w:val="left"/>
      <w:pPr>
        <w:ind w:left="1995" w:hanging="360"/>
      </w:pPr>
    </w:lvl>
    <w:lvl w:ilvl="2" w:tplc="1C09001B" w:tentative="1">
      <w:start w:val="1"/>
      <w:numFmt w:val="lowerRoman"/>
      <w:lvlText w:val="%3."/>
      <w:lvlJc w:val="right"/>
      <w:pPr>
        <w:ind w:left="2715" w:hanging="180"/>
      </w:pPr>
    </w:lvl>
    <w:lvl w:ilvl="3" w:tplc="1C09000F" w:tentative="1">
      <w:start w:val="1"/>
      <w:numFmt w:val="decimal"/>
      <w:lvlText w:val="%4."/>
      <w:lvlJc w:val="left"/>
      <w:pPr>
        <w:ind w:left="3435" w:hanging="360"/>
      </w:pPr>
    </w:lvl>
    <w:lvl w:ilvl="4" w:tplc="1C090019" w:tentative="1">
      <w:start w:val="1"/>
      <w:numFmt w:val="lowerLetter"/>
      <w:lvlText w:val="%5."/>
      <w:lvlJc w:val="left"/>
      <w:pPr>
        <w:ind w:left="4155" w:hanging="360"/>
      </w:pPr>
    </w:lvl>
    <w:lvl w:ilvl="5" w:tplc="1C09001B" w:tentative="1">
      <w:start w:val="1"/>
      <w:numFmt w:val="lowerRoman"/>
      <w:lvlText w:val="%6."/>
      <w:lvlJc w:val="right"/>
      <w:pPr>
        <w:ind w:left="4875" w:hanging="180"/>
      </w:pPr>
    </w:lvl>
    <w:lvl w:ilvl="6" w:tplc="1C09000F" w:tentative="1">
      <w:start w:val="1"/>
      <w:numFmt w:val="decimal"/>
      <w:lvlText w:val="%7."/>
      <w:lvlJc w:val="left"/>
      <w:pPr>
        <w:ind w:left="5595" w:hanging="360"/>
      </w:pPr>
    </w:lvl>
    <w:lvl w:ilvl="7" w:tplc="1C090019" w:tentative="1">
      <w:start w:val="1"/>
      <w:numFmt w:val="lowerLetter"/>
      <w:lvlText w:val="%8."/>
      <w:lvlJc w:val="left"/>
      <w:pPr>
        <w:ind w:left="6315" w:hanging="360"/>
      </w:pPr>
    </w:lvl>
    <w:lvl w:ilvl="8" w:tplc="1C09001B" w:tentative="1">
      <w:start w:val="1"/>
      <w:numFmt w:val="lowerRoman"/>
      <w:lvlText w:val="%9."/>
      <w:lvlJc w:val="right"/>
      <w:pPr>
        <w:ind w:left="7035" w:hanging="180"/>
      </w:pPr>
    </w:lvl>
  </w:abstractNum>
  <w:abstractNum w:abstractNumId="44" w15:restartNumberingAfterBreak="0">
    <w:nsid w:val="21CA7142"/>
    <w:multiLevelType w:val="multilevel"/>
    <w:tmpl w:val="6084193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21E637D8"/>
    <w:multiLevelType w:val="multilevel"/>
    <w:tmpl w:val="47B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387BA2"/>
    <w:multiLevelType w:val="multilevel"/>
    <w:tmpl w:val="A2FC1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844C4F"/>
    <w:multiLevelType w:val="multilevel"/>
    <w:tmpl w:val="82B2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093733"/>
    <w:multiLevelType w:val="multilevel"/>
    <w:tmpl w:val="9A7E58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24384068"/>
    <w:multiLevelType w:val="multilevel"/>
    <w:tmpl w:val="0DD4EBC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0" w15:restartNumberingAfterBreak="0">
    <w:nsid w:val="268337BE"/>
    <w:multiLevelType w:val="multilevel"/>
    <w:tmpl w:val="7E5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B64BF2"/>
    <w:multiLevelType w:val="multilevel"/>
    <w:tmpl w:val="B5B44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27551CA0"/>
    <w:multiLevelType w:val="multilevel"/>
    <w:tmpl w:val="9E28FBA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276E5374"/>
    <w:multiLevelType w:val="multilevel"/>
    <w:tmpl w:val="969EB0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6" w15:restartNumberingAfterBreak="0">
    <w:nsid w:val="29EC78CA"/>
    <w:multiLevelType w:val="hybridMultilevel"/>
    <w:tmpl w:val="1400AAB8"/>
    <w:lvl w:ilvl="0" w:tplc="FFFFFFFF">
      <w:start w:val="1"/>
      <w:numFmt w:val="bullet"/>
      <w:lvlText w:val=""/>
      <w:lvlJc w:val="left"/>
      <w:pPr>
        <w:ind w:left="720" w:hanging="360"/>
      </w:pPr>
      <w:rPr>
        <w:rFonts w:ascii="Symbol" w:hAnsi="Symbol" w:hint="default"/>
      </w:rPr>
    </w:lvl>
    <w:lvl w:ilvl="1" w:tplc="1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A98494B"/>
    <w:multiLevelType w:val="multilevel"/>
    <w:tmpl w:val="0A42DF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470854"/>
    <w:multiLevelType w:val="hybridMultilevel"/>
    <w:tmpl w:val="40CAE244"/>
    <w:lvl w:ilvl="0" w:tplc="1C09000F">
      <w:start w:val="1"/>
      <w:numFmt w:val="decimal"/>
      <w:lvlText w:val="%1."/>
      <w:lvlJc w:val="left"/>
      <w:pPr>
        <w:ind w:left="720" w:hanging="360"/>
      </w:pPr>
      <w:rPr>
        <w:rFonts w:hint="default"/>
        <w:b w:val="0"/>
        <w:i w:val="0"/>
        <w:color w:val="auto"/>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9" w15:restartNumberingAfterBreak="0">
    <w:nsid w:val="2BF05CA1"/>
    <w:multiLevelType w:val="multilevel"/>
    <w:tmpl w:val="D22C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9E559B"/>
    <w:multiLevelType w:val="hybridMultilevel"/>
    <w:tmpl w:val="DE7CBBE0"/>
    <w:lvl w:ilvl="0" w:tplc="A022C5D2">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D3037D8"/>
    <w:multiLevelType w:val="hybridMultilevel"/>
    <w:tmpl w:val="4EE6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375BAA"/>
    <w:multiLevelType w:val="multilevel"/>
    <w:tmpl w:val="BB1CA2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64"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2C7FD0"/>
    <w:multiLevelType w:val="multilevel"/>
    <w:tmpl w:val="6B286C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039B2"/>
    <w:multiLevelType w:val="multilevel"/>
    <w:tmpl w:val="3EBC11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7377B3"/>
    <w:multiLevelType w:val="multilevel"/>
    <w:tmpl w:val="9E387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339340C4"/>
    <w:multiLevelType w:val="multilevel"/>
    <w:tmpl w:val="DE7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FF6CB5"/>
    <w:multiLevelType w:val="hybridMultilevel"/>
    <w:tmpl w:val="71D43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345A2FEF"/>
    <w:multiLevelType w:val="multilevel"/>
    <w:tmpl w:val="66E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72" w15:restartNumberingAfterBreak="0">
    <w:nsid w:val="34D516A3"/>
    <w:multiLevelType w:val="multilevel"/>
    <w:tmpl w:val="4538E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D75017"/>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4" w15:restartNumberingAfterBreak="0">
    <w:nsid w:val="34E43EB0"/>
    <w:multiLevelType w:val="hybridMultilevel"/>
    <w:tmpl w:val="4C7A3B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15:restartNumberingAfterBreak="0">
    <w:nsid w:val="361A33FC"/>
    <w:multiLevelType w:val="multilevel"/>
    <w:tmpl w:val="F84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351262"/>
    <w:multiLevelType w:val="hybridMultilevel"/>
    <w:tmpl w:val="C0226F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3960625A"/>
    <w:multiLevelType w:val="hybridMultilevel"/>
    <w:tmpl w:val="EB3873DA"/>
    <w:lvl w:ilvl="0" w:tplc="CE3C728A">
      <w:start w:val="1"/>
      <w:numFmt w:val="lowerLetter"/>
      <w:lvlText w:val="%1)"/>
      <w:lvlJc w:val="left"/>
      <w:pPr>
        <w:ind w:left="360" w:hanging="360"/>
      </w:pPr>
      <w:rPr>
        <w:rFonts w:hint="default"/>
        <w:i w:val="0"/>
        <w:sz w:val="16"/>
        <w:szCs w:val="16"/>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86222F22">
      <w:start w:val="3"/>
      <w:numFmt w:val="bullet"/>
      <w:lvlText w:val="•"/>
      <w:lvlJc w:val="left"/>
      <w:pPr>
        <w:ind w:left="1287" w:hanging="360"/>
      </w:pPr>
      <w:rPr>
        <w:rFonts w:ascii="Arial" w:eastAsia="Times New Roman" w:hAnsi="Arial" w:cs="Aria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8" w15:restartNumberingAfterBreak="0">
    <w:nsid w:val="3A2C713A"/>
    <w:multiLevelType w:val="hybridMultilevel"/>
    <w:tmpl w:val="6EF08452"/>
    <w:lvl w:ilvl="0" w:tplc="5AA86E74">
      <w:start w:val="1"/>
      <w:numFmt w:val="decimal"/>
      <w:lvlText w:val="%1."/>
      <w:lvlJc w:val="left"/>
      <w:pPr>
        <w:ind w:left="890" w:hanging="360"/>
      </w:pPr>
      <w:rPr>
        <w:rFonts w:ascii="Arial" w:hAnsi="Arial" w:hint="default"/>
        <w:b/>
        <w:i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A7A0BFC"/>
    <w:multiLevelType w:val="multilevel"/>
    <w:tmpl w:val="E6D2C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E6E484B"/>
    <w:multiLevelType w:val="multilevel"/>
    <w:tmpl w:val="779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EF45D9E"/>
    <w:multiLevelType w:val="hybridMultilevel"/>
    <w:tmpl w:val="AF8ADF44"/>
    <w:lvl w:ilvl="0" w:tplc="1C090017">
      <w:start w:val="1"/>
      <w:numFmt w:val="lowerLetter"/>
      <w:lvlText w:val="%1)"/>
      <w:lvlJc w:val="left"/>
      <w:pPr>
        <w:ind w:left="927" w:hanging="360"/>
      </w:pPr>
    </w:lvl>
    <w:lvl w:ilvl="1" w:tplc="5E80D656">
      <w:start w:val="1"/>
      <w:numFmt w:val="upperLetter"/>
      <w:lvlText w:val="%2."/>
      <w:lvlJc w:val="left"/>
      <w:pPr>
        <w:tabs>
          <w:tab w:val="num" w:pos="360"/>
        </w:tabs>
        <w:ind w:left="360" w:hanging="360"/>
      </w:pPr>
      <w:rPr>
        <w:rFonts w:hint="default"/>
        <w:b/>
      </w:rPr>
    </w:lvl>
    <w:lvl w:ilvl="2" w:tplc="589849BC">
      <w:start w:val="1"/>
      <w:numFmt w:val="decimal"/>
      <w:lvlText w:val="%3."/>
      <w:lvlJc w:val="left"/>
      <w:pPr>
        <w:tabs>
          <w:tab w:val="num" w:pos="2367"/>
        </w:tabs>
        <w:ind w:left="2367" w:hanging="360"/>
      </w:pPr>
      <w:rPr>
        <w:rFonts w:hint="default"/>
      </w:r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82" w15:restartNumberingAfterBreak="0">
    <w:nsid w:val="4182646C"/>
    <w:multiLevelType w:val="hybridMultilevel"/>
    <w:tmpl w:val="90AEE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43C75C67"/>
    <w:multiLevelType w:val="hybridMultilevel"/>
    <w:tmpl w:val="E34ED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45663EA"/>
    <w:multiLevelType w:val="multilevel"/>
    <w:tmpl w:val="90A20F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6809CC"/>
    <w:multiLevelType w:val="multilevel"/>
    <w:tmpl w:val="EBB0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9EE73F2"/>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9"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0" w15:restartNumberingAfterBreak="0">
    <w:nsid w:val="4BFD70BE"/>
    <w:multiLevelType w:val="multilevel"/>
    <w:tmpl w:val="0AA00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D3534A"/>
    <w:multiLevelType w:val="multilevel"/>
    <w:tmpl w:val="F9EE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8148A8"/>
    <w:multiLevelType w:val="multilevel"/>
    <w:tmpl w:val="28908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017875"/>
    <w:multiLevelType w:val="multilevel"/>
    <w:tmpl w:val="F96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1207E0F"/>
    <w:multiLevelType w:val="multilevel"/>
    <w:tmpl w:val="AED46BEA"/>
    <w:lvl w:ilvl="0">
      <w:start w:val="1"/>
      <w:numFmt w:val="decimal"/>
      <w:lvlText w:val="%1."/>
      <w:lvlJc w:val="left"/>
      <w:pPr>
        <w:ind w:left="360" w:hanging="360"/>
      </w:pPr>
      <w:rPr>
        <w:rFonts w:cs="Times New Roman"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5" w15:restartNumberingAfterBreak="0">
    <w:nsid w:val="51805517"/>
    <w:multiLevelType w:val="multilevel"/>
    <w:tmpl w:val="19F65A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E6256C"/>
    <w:multiLevelType w:val="multilevel"/>
    <w:tmpl w:val="949A6A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F14F38"/>
    <w:multiLevelType w:val="multilevel"/>
    <w:tmpl w:val="C86A03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51FE4B2C"/>
    <w:multiLevelType w:val="multilevel"/>
    <w:tmpl w:val="3F3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2315771"/>
    <w:multiLevelType w:val="multilevel"/>
    <w:tmpl w:val="AEAC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2" w15:restartNumberingAfterBreak="0">
    <w:nsid w:val="52E25CC6"/>
    <w:multiLevelType w:val="hybridMultilevel"/>
    <w:tmpl w:val="AF6AF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31460CD"/>
    <w:multiLevelType w:val="hybridMultilevel"/>
    <w:tmpl w:val="42504BCA"/>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1C09001B">
      <w:start w:val="1"/>
      <w:numFmt w:val="lowerRoman"/>
      <w:lvlText w:val="%3."/>
      <w:lvlJc w:val="right"/>
      <w:pPr>
        <w:ind w:left="2201" w:hanging="180"/>
      </w:p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04" w15:restartNumberingAfterBreak="0">
    <w:nsid w:val="53E67581"/>
    <w:multiLevelType w:val="hybridMultilevel"/>
    <w:tmpl w:val="81F28B0E"/>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55B4037"/>
    <w:multiLevelType w:val="hybridMultilevel"/>
    <w:tmpl w:val="6FA6AF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569430D4"/>
    <w:multiLevelType w:val="multilevel"/>
    <w:tmpl w:val="04E40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AD7CC5"/>
    <w:multiLevelType w:val="hybridMultilevel"/>
    <w:tmpl w:val="AA24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8922D86"/>
    <w:multiLevelType w:val="hybridMultilevel"/>
    <w:tmpl w:val="7E10A1D0"/>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09" w15:restartNumberingAfterBreak="0">
    <w:nsid w:val="592F3A95"/>
    <w:multiLevelType w:val="multilevel"/>
    <w:tmpl w:val="3F4EEB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0" w15:restartNumberingAfterBreak="0">
    <w:nsid w:val="5BFA4DA5"/>
    <w:multiLevelType w:val="hybridMultilevel"/>
    <w:tmpl w:val="D64CA2BA"/>
    <w:lvl w:ilvl="0" w:tplc="B7105DE0">
      <w:start w:val="1"/>
      <w:numFmt w:val="bullet"/>
      <w:pStyle w:val="TemplateBullets"/>
      <w:lvlText w:val=""/>
      <w:lvlJc w:val="left"/>
      <w:pPr>
        <w:tabs>
          <w:tab w:val="num" w:pos="725"/>
        </w:tabs>
        <w:ind w:left="725" w:hanging="360"/>
      </w:pPr>
      <w:rPr>
        <w:rFonts w:ascii="Symbol" w:hAnsi="Symbol" w:hint="default"/>
        <w:b w:val="0"/>
        <w:color w:val="auto"/>
      </w:rPr>
    </w:lvl>
    <w:lvl w:ilvl="1" w:tplc="04090003">
      <w:start w:val="1"/>
      <w:numFmt w:val="bullet"/>
      <w:lvlText w:val="o"/>
      <w:lvlJc w:val="left"/>
      <w:pPr>
        <w:tabs>
          <w:tab w:val="num" w:pos="1448"/>
        </w:tabs>
        <w:ind w:left="1448" w:hanging="360"/>
      </w:pPr>
      <w:rPr>
        <w:rFonts w:ascii="Courier New" w:hAnsi="Courier New" w:cs="Courier New" w:hint="default"/>
      </w:rPr>
    </w:lvl>
    <w:lvl w:ilvl="2" w:tplc="04090005">
      <w:start w:val="1"/>
      <w:numFmt w:val="bullet"/>
      <w:lvlText w:val=""/>
      <w:lvlJc w:val="left"/>
      <w:pPr>
        <w:tabs>
          <w:tab w:val="num" w:pos="2168"/>
        </w:tabs>
        <w:ind w:left="2168" w:hanging="360"/>
      </w:pPr>
      <w:rPr>
        <w:rFonts w:ascii="Wingdings" w:hAnsi="Wingdings" w:hint="default"/>
      </w:rPr>
    </w:lvl>
    <w:lvl w:ilvl="3" w:tplc="04090001">
      <w:start w:val="1"/>
      <w:numFmt w:val="bullet"/>
      <w:lvlText w:val=""/>
      <w:lvlJc w:val="left"/>
      <w:pPr>
        <w:tabs>
          <w:tab w:val="num" w:pos="2888"/>
        </w:tabs>
        <w:ind w:left="2888" w:hanging="360"/>
      </w:pPr>
      <w:rPr>
        <w:rFonts w:ascii="Symbol" w:hAnsi="Symbol" w:hint="default"/>
      </w:rPr>
    </w:lvl>
    <w:lvl w:ilvl="4" w:tplc="04090003">
      <w:start w:val="1"/>
      <w:numFmt w:val="bullet"/>
      <w:lvlText w:val="o"/>
      <w:lvlJc w:val="left"/>
      <w:pPr>
        <w:tabs>
          <w:tab w:val="num" w:pos="3608"/>
        </w:tabs>
        <w:ind w:left="3608" w:hanging="360"/>
      </w:pPr>
      <w:rPr>
        <w:rFonts w:ascii="Courier New" w:hAnsi="Courier New" w:cs="Courier New" w:hint="default"/>
      </w:rPr>
    </w:lvl>
    <w:lvl w:ilvl="5" w:tplc="04090005">
      <w:start w:val="1"/>
      <w:numFmt w:val="bullet"/>
      <w:lvlText w:val=""/>
      <w:lvlJc w:val="left"/>
      <w:pPr>
        <w:tabs>
          <w:tab w:val="num" w:pos="4328"/>
        </w:tabs>
        <w:ind w:left="4328" w:hanging="360"/>
      </w:pPr>
      <w:rPr>
        <w:rFonts w:ascii="Wingdings" w:hAnsi="Wingdings" w:hint="default"/>
      </w:rPr>
    </w:lvl>
    <w:lvl w:ilvl="6" w:tplc="04090001" w:tentative="1">
      <w:start w:val="1"/>
      <w:numFmt w:val="bullet"/>
      <w:lvlText w:val=""/>
      <w:lvlJc w:val="left"/>
      <w:pPr>
        <w:tabs>
          <w:tab w:val="num" w:pos="5048"/>
        </w:tabs>
        <w:ind w:left="5048" w:hanging="360"/>
      </w:pPr>
      <w:rPr>
        <w:rFonts w:ascii="Symbol" w:hAnsi="Symbol" w:hint="default"/>
      </w:rPr>
    </w:lvl>
    <w:lvl w:ilvl="7" w:tplc="04090003" w:tentative="1">
      <w:start w:val="1"/>
      <w:numFmt w:val="bullet"/>
      <w:lvlText w:val="o"/>
      <w:lvlJc w:val="left"/>
      <w:pPr>
        <w:tabs>
          <w:tab w:val="num" w:pos="5768"/>
        </w:tabs>
        <w:ind w:left="5768" w:hanging="360"/>
      </w:pPr>
      <w:rPr>
        <w:rFonts w:ascii="Courier New" w:hAnsi="Courier New" w:cs="Courier New" w:hint="default"/>
      </w:rPr>
    </w:lvl>
    <w:lvl w:ilvl="8" w:tplc="04090005" w:tentative="1">
      <w:start w:val="1"/>
      <w:numFmt w:val="bullet"/>
      <w:lvlText w:val=""/>
      <w:lvlJc w:val="left"/>
      <w:pPr>
        <w:tabs>
          <w:tab w:val="num" w:pos="6488"/>
        </w:tabs>
        <w:ind w:left="6488" w:hanging="360"/>
      </w:pPr>
      <w:rPr>
        <w:rFonts w:ascii="Wingdings" w:hAnsi="Wingdings" w:hint="default"/>
      </w:rPr>
    </w:lvl>
  </w:abstractNum>
  <w:abstractNum w:abstractNumId="111" w15:restartNumberingAfterBreak="0">
    <w:nsid w:val="5CBD7D1B"/>
    <w:multiLevelType w:val="multilevel"/>
    <w:tmpl w:val="6C268316"/>
    <w:lvl w:ilvl="0">
      <w:start w:val="1"/>
      <w:numFmt w:val="decimal"/>
      <w:pStyle w:val="ScheduleLevel1"/>
      <w:lvlText w:val=" %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tabs>
          <w:tab w:val="num" w:pos="5103"/>
        </w:tabs>
        <w:ind w:left="5103" w:hanging="567"/>
      </w:pPr>
      <w:rPr>
        <w:rFonts w:hint="default"/>
      </w:rPr>
    </w:lvl>
  </w:abstractNum>
  <w:abstractNum w:abstractNumId="112" w15:restartNumberingAfterBreak="0">
    <w:nsid w:val="5CC94711"/>
    <w:multiLevelType w:val="multilevel"/>
    <w:tmpl w:val="519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426F96"/>
    <w:multiLevelType w:val="multilevel"/>
    <w:tmpl w:val="5B58C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E24505D"/>
    <w:multiLevelType w:val="hybridMultilevel"/>
    <w:tmpl w:val="831685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C279A8"/>
    <w:multiLevelType w:val="multilevel"/>
    <w:tmpl w:val="E162F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F994E66"/>
    <w:multiLevelType w:val="multilevel"/>
    <w:tmpl w:val="DBE0B2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8"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9" w15:restartNumberingAfterBreak="0">
    <w:nsid w:val="60A26381"/>
    <w:multiLevelType w:val="multilevel"/>
    <w:tmpl w:val="074A1BF4"/>
    <w:lvl w:ilvl="0">
      <w:start w:val="2"/>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0" w15:restartNumberingAfterBreak="0">
    <w:nsid w:val="61B40350"/>
    <w:multiLevelType w:val="multilevel"/>
    <w:tmpl w:val="97EE3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2634B7B"/>
    <w:multiLevelType w:val="multilevel"/>
    <w:tmpl w:val="F65CD004"/>
    <w:lvl w:ilvl="0">
      <w:start w:val="1"/>
      <w:numFmt w:val="bullet"/>
      <w:lvlText w:val=""/>
      <w:lvlJc w:val="left"/>
      <w:pPr>
        <w:tabs>
          <w:tab w:val="num" w:pos="225"/>
        </w:tabs>
        <w:ind w:left="225" w:hanging="360"/>
      </w:pPr>
      <w:rPr>
        <w:rFonts w:ascii="Symbol" w:hAnsi="Symbol" w:hint="default"/>
        <w:sz w:val="20"/>
      </w:rPr>
    </w:lvl>
    <w:lvl w:ilvl="1" w:tentative="1">
      <w:start w:val="1"/>
      <w:numFmt w:val="bullet"/>
      <w:lvlText w:val=""/>
      <w:lvlJc w:val="left"/>
      <w:pPr>
        <w:tabs>
          <w:tab w:val="num" w:pos="945"/>
        </w:tabs>
        <w:ind w:left="945" w:hanging="360"/>
      </w:pPr>
      <w:rPr>
        <w:rFonts w:ascii="Symbol" w:hAnsi="Symbol" w:hint="default"/>
        <w:sz w:val="20"/>
      </w:rPr>
    </w:lvl>
    <w:lvl w:ilvl="2" w:tentative="1">
      <w:start w:val="1"/>
      <w:numFmt w:val="bullet"/>
      <w:lvlText w:val=""/>
      <w:lvlJc w:val="left"/>
      <w:pPr>
        <w:tabs>
          <w:tab w:val="num" w:pos="1665"/>
        </w:tabs>
        <w:ind w:left="1665" w:hanging="360"/>
      </w:pPr>
      <w:rPr>
        <w:rFonts w:ascii="Symbol" w:hAnsi="Symbol" w:hint="default"/>
        <w:sz w:val="20"/>
      </w:rPr>
    </w:lvl>
    <w:lvl w:ilvl="3" w:tentative="1">
      <w:start w:val="1"/>
      <w:numFmt w:val="bullet"/>
      <w:lvlText w:val=""/>
      <w:lvlJc w:val="left"/>
      <w:pPr>
        <w:tabs>
          <w:tab w:val="num" w:pos="2385"/>
        </w:tabs>
        <w:ind w:left="2385" w:hanging="360"/>
      </w:pPr>
      <w:rPr>
        <w:rFonts w:ascii="Symbol" w:hAnsi="Symbol" w:hint="default"/>
        <w:sz w:val="20"/>
      </w:rPr>
    </w:lvl>
    <w:lvl w:ilvl="4" w:tentative="1">
      <w:start w:val="1"/>
      <w:numFmt w:val="bullet"/>
      <w:lvlText w:val=""/>
      <w:lvlJc w:val="left"/>
      <w:pPr>
        <w:tabs>
          <w:tab w:val="num" w:pos="3105"/>
        </w:tabs>
        <w:ind w:left="3105" w:hanging="360"/>
      </w:pPr>
      <w:rPr>
        <w:rFonts w:ascii="Symbol" w:hAnsi="Symbol" w:hint="default"/>
        <w:sz w:val="20"/>
      </w:rPr>
    </w:lvl>
    <w:lvl w:ilvl="5" w:tentative="1">
      <w:start w:val="1"/>
      <w:numFmt w:val="bullet"/>
      <w:lvlText w:val=""/>
      <w:lvlJc w:val="left"/>
      <w:pPr>
        <w:tabs>
          <w:tab w:val="num" w:pos="3825"/>
        </w:tabs>
        <w:ind w:left="3825" w:hanging="360"/>
      </w:pPr>
      <w:rPr>
        <w:rFonts w:ascii="Symbol" w:hAnsi="Symbol" w:hint="default"/>
        <w:sz w:val="20"/>
      </w:rPr>
    </w:lvl>
    <w:lvl w:ilvl="6" w:tentative="1">
      <w:start w:val="1"/>
      <w:numFmt w:val="bullet"/>
      <w:lvlText w:val=""/>
      <w:lvlJc w:val="left"/>
      <w:pPr>
        <w:tabs>
          <w:tab w:val="num" w:pos="4545"/>
        </w:tabs>
        <w:ind w:left="4545" w:hanging="360"/>
      </w:pPr>
      <w:rPr>
        <w:rFonts w:ascii="Symbol" w:hAnsi="Symbol" w:hint="default"/>
        <w:sz w:val="20"/>
      </w:rPr>
    </w:lvl>
    <w:lvl w:ilvl="7" w:tentative="1">
      <w:start w:val="1"/>
      <w:numFmt w:val="bullet"/>
      <w:lvlText w:val=""/>
      <w:lvlJc w:val="left"/>
      <w:pPr>
        <w:tabs>
          <w:tab w:val="num" w:pos="5265"/>
        </w:tabs>
        <w:ind w:left="5265" w:hanging="360"/>
      </w:pPr>
      <w:rPr>
        <w:rFonts w:ascii="Symbol" w:hAnsi="Symbol" w:hint="default"/>
        <w:sz w:val="20"/>
      </w:rPr>
    </w:lvl>
    <w:lvl w:ilvl="8" w:tentative="1">
      <w:start w:val="1"/>
      <w:numFmt w:val="bullet"/>
      <w:lvlText w:val=""/>
      <w:lvlJc w:val="left"/>
      <w:pPr>
        <w:tabs>
          <w:tab w:val="num" w:pos="5985"/>
        </w:tabs>
        <w:ind w:left="5985" w:hanging="360"/>
      </w:pPr>
      <w:rPr>
        <w:rFonts w:ascii="Symbol" w:hAnsi="Symbol" w:hint="default"/>
        <w:sz w:val="20"/>
      </w:rPr>
    </w:lvl>
  </w:abstractNum>
  <w:abstractNum w:abstractNumId="122" w15:restartNumberingAfterBreak="0">
    <w:nsid w:val="63CB2F11"/>
    <w:multiLevelType w:val="hybridMultilevel"/>
    <w:tmpl w:val="7AD847AE"/>
    <w:lvl w:ilvl="0" w:tplc="FFFFFFFF">
      <w:start w:val="3"/>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23" w15:restartNumberingAfterBreak="0">
    <w:nsid w:val="643B77F0"/>
    <w:multiLevelType w:val="multilevel"/>
    <w:tmpl w:val="1922A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45579D"/>
    <w:multiLevelType w:val="multilevel"/>
    <w:tmpl w:val="FFE2300A"/>
    <w:lvl w:ilvl="0">
      <w:start w:val="1"/>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25" w15:restartNumberingAfterBreak="0">
    <w:nsid w:val="67516A26"/>
    <w:multiLevelType w:val="multilevel"/>
    <w:tmpl w:val="B9987DF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Microsoft Sans Serif"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76C6B09"/>
    <w:multiLevelType w:val="hybridMultilevel"/>
    <w:tmpl w:val="244E14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7"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C64F34"/>
    <w:multiLevelType w:val="multilevel"/>
    <w:tmpl w:val="9FDAED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9" w15:restartNumberingAfterBreak="0">
    <w:nsid w:val="6C264231"/>
    <w:multiLevelType w:val="hybridMultilevel"/>
    <w:tmpl w:val="2FF4EDF6"/>
    <w:lvl w:ilvl="0" w:tplc="6786D6DC">
      <w:start w:val="6"/>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0"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1"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6DF34D65"/>
    <w:multiLevelType w:val="hybridMultilevel"/>
    <w:tmpl w:val="E46E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34" w15:restartNumberingAfterBreak="0">
    <w:nsid w:val="6F112099"/>
    <w:multiLevelType w:val="hybridMultilevel"/>
    <w:tmpl w:val="A176B6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5" w15:restartNumberingAfterBreak="0">
    <w:nsid w:val="6F780EA2"/>
    <w:multiLevelType w:val="hybridMultilevel"/>
    <w:tmpl w:val="351A8AEC"/>
    <w:lvl w:ilvl="0" w:tplc="43207250">
      <w:start w:val="6"/>
      <w:numFmt w:val="bullet"/>
      <w:lvlText w:val="-"/>
      <w:lvlJc w:val="left"/>
      <w:pPr>
        <w:ind w:left="5760" w:hanging="360"/>
      </w:pPr>
      <w:rPr>
        <w:rFonts w:ascii="Arial" w:eastAsia="Times New Roman" w:hAnsi="Arial" w:cs="Arial" w:hint="default"/>
        <w:sz w:val="18"/>
        <w:szCs w:val="18"/>
      </w:rPr>
    </w:lvl>
    <w:lvl w:ilvl="1" w:tplc="1C090003" w:tentative="1">
      <w:start w:val="1"/>
      <w:numFmt w:val="bullet"/>
      <w:lvlText w:val="o"/>
      <w:lvlJc w:val="left"/>
      <w:pPr>
        <w:ind w:left="6480" w:hanging="360"/>
      </w:pPr>
      <w:rPr>
        <w:rFonts w:ascii="Courier New" w:hAnsi="Courier New" w:cs="Courier New" w:hint="default"/>
      </w:rPr>
    </w:lvl>
    <w:lvl w:ilvl="2" w:tplc="1C090005" w:tentative="1">
      <w:start w:val="1"/>
      <w:numFmt w:val="bullet"/>
      <w:lvlText w:val=""/>
      <w:lvlJc w:val="left"/>
      <w:pPr>
        <w:ind w:left="7200" w:hanging="360"/>
      </w:pPr>
      <w:rPr>
        <w:rFonts w:ascii="Wingdings" w:hAnsi="Wingdings" w:hint="default"/>
      </w:rPr>
    </w:lvl>
    <w:lvl w:ilvl="3" w:tplc="1C090001" w:tentative="1">
      <w:start w:val="1"/>
      <w:numFmt w:val="bullet"/>
      <w:lvlText w:val=""/>
      <w:lvlJc w:val="left"/>
      <w:pPr>
        <w:ind w:left="7920" w:hanging="360"/>
      </w:pPr>
      <w:rPr>
        <w:rFonts w:ascii="Symbol" w:hAnsi="Symbol" w:hint="default"/>
      </w:rPr>
    </w:lvl>
    <w:lvl w:ilvl="4" w:tplc="1C090003" w:tentative="1">
      <w:start w:val="1"/>
      <w:numFmt w:val="bullet"/>
      <w:lvlText w:val="o"/>
      <w:lvlJc w:val="left"/>
      <w:pPr>
        <w:ind w:left="8640" w:hanging="360"/>
      </w:pPr>
      <w:rPr>
        <w:rFonts w:ascii="Courier New" w:hAnsi="Courier New" w:cs="Courier New" w:hint="default"/>
      </w:rPr>
    </w:lvl>
    <w:lvl w:ilvl="5" w:tplc="1C090005" w:tentative="1">
      <w:start w:val="1"/>
      <w:numFmt w:val="bullet"/>
      <w:lvlText w:val=""/>
      <w:lvlJc w:val="left"/>
      <w:pPr>
        <w:ind w:left="9360" w:hanging="360"/>
      </w:pPr>
      <w:rPr>
        <w:rFonts w:ascii="Wingdings" w:hAnsi="Wingdings" w:hint="default"/>
      </w:rPr>
    </w:lvl>
    <w:lvl w:ilvl="6" w:tplc="1C090001" w:tentative="1">
      <w:start w:val="1"/>
      <w:numFmt w:val="bullet"/>
      <w:lvlText w:val=""/>
      <w:lvlJc w:val="left"/>
      <w:pPr>
        <w:ind w:left="10080" w:hanging="360"/>
      </w:pPr>
      <w:rPr>
        <w:rFonts w:ascii="Symbol" w:hAnsi="Symbol" w:hint="default"/>
      </w:rPr>
    </w:lvl>
    <w:lvl w:ilvl="7" w:tplc="1C090003" w:tentative="1">
      <w:start w:val="1"/>
      <w:numFmt w:val="bullet"/>
      <w:lvlText w:val="o"/>
      <w:lvlJc w:val="left"/>
      <w:pPr>
        <w:ind w:left="10800" w:hanging="360"/>
      </w:pPr>
      <w:rPr>
        <w:rFonts w:ascii="Courier New" w:hAnsi="Courier New" w:cs="Courier New" w:hint="default"/>
      </w:rPr>
    </w:lvl>
    <w:lvl w:ilvl="8" w:tplc="1C090005" w:tentative="1">
      <w:start w:val="1"/>
      <w:numFmt w:val="bullet"/>
      <w:lvlText w:val=""/>
      <w:lvlJc w:val="left"/>
      <w:pPr>
        <w:ind w:left="11520" w:hanging="360"/>
      </w:pPr>
      <w:rPr>
        <w:rFonts w:ascii="Wingdings" w:hAnsi="Wingdings" w:hint="default"/>
      </w:rPr>
    </w:lvl>
  </w:abstractNum>
  <w:abstractNum w:abstractNumId="136" w15:restartNumberingAfterBreak="0">
    <w:nsid w:val="715B0B16"/>
    <w:multiLevelType w:val="hybridMultilevel"/>
    <w:tmpl w:val="ADB20A9E"/>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F4480A16">
      <w:numFmt w:val="bullet"/>
      <w:lvlText w:val="•"/>
      <w:lvlJc w:val="left"/>
      <w:pPr>
        <w:ind w:left="1980" w:hanging="360"/>
      </w:pPr>
      <w:rPr>
        <w:rFonts w:ascii="Tahoma" w:eastAsia="Calibri" w:hAnsi="Tahoma" w:cs="Tahoma"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7" w15:restartNumberingAfterBreak="0">
    <w:nsid w:val="73DC02AC"/>
    <w:multiLevelType w:val="multilevel"/>
    <w:tmpl w:val="56B854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8" w15:restartNumberingAfterBreak="0">
    <w:nsid w:val="74813749"/>
    <w:multiLevelType w:val="multilevel"/>
    <w:tmpl w:val="3B908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5337C8F"/>
    <w:multiLevelType w:val="hybridMultilevel"/>
    <w:tmpl w:val="74787E20"/>
    <w:lvl w:ilvl="0" w:tplc="C4C0765A">
      <w:start w:val="1"/>
      <w:numFmt w:val="lowerRoman"/>
      <w:lvlText w:val="%1."/>
      <w:lvlJc w:val="left"/>
      <w:pPr>
        <w:ind w:left="1080" w:hanging="720"/>
      </w:pPr>
      <w:rPr>
        <w:rFonts w:hint="default"/>
      </w:rPr>
    </w:lvl>
    <w:lvl w:ilvl="1" w:tplc="1408B640">
      <w:start w:val="1"/>
      <w:numFmt w:val="decimal"/>
      <w:lvlText w:val="%2."/>
      <w:lvlJc w:val="left"/>
      <w:pPr>
        <w:ind w:left="1800" w:hanging="720"/>
      </w:pPr>
      <w:rPr>
        <w:rFonts w:hint="default"/>
        <w:b/>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0" w15:restartNumberingAfterBreak="0">
    <w:nsid w:val="758D68F4"/>
    <w:multiLevelType w:val="hybridMultilevel"/>
    <w:tmpl w:val="35626274"/>
    <w:lvl w:ilvl="0" w:tplc="43207250">
      <w:start w:val="6"/>
      <w:numFmt w:val="bullet"/>
      <w:lvlText w:val="-"/>
      <w:lvlJc w:val="left"/>
      <w:pPr>
        <w:ind w:left="720" w:hanging="360"/>
      </w:pPr>
      <w:rPr>
        <w:rFonts w:ascii="Arial" w:eastAsia="Times New Roman" w:hAnsi="Arial" w:cs="Arial" w:hint="default"/>
        <w:sz w:val="18"/>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1"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2" w15:restartNumberingAfterBreak="0">
    <w:nsid w:val="76F316A2"/>
    <w:multiLevelType w:val="hybridMultilevel"/>
    <w:tmpl w:val="015223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3"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4" w15:restartNumberingAfterBreak="0">
    <w:nsid w:val="77E42A3A"/>
    <w:multiLevelType w:val="multilevel"/>
    <w:tmpl w:val="E75897A2"/>
    <w:lvl w:ilvl="0">
      <w:start w:val="1"/>
      <w:numFmt w:val="decimal"/>
      <w:lvlText w:val="%1."/>
      <w:lvlJc w:val="left"/>
      <w:pPr>
        <w:ind w:left="360" w:hanging="360"/>
      </w:pPr>
      <w:rPr>
        <w:b/>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78BE66F7"/>
    <w:multiLevelType w:val="multilevel"/>
    <w:tmpl w:val="A36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AC107BF"/>
    <w:multiLevelType w:val="hybridMultilevel"/>
    <w:tmpl w:val="ED22C954"/>
    <w:lvl w:ilvl="0" w:tplc="1C09000F">
      <w:start w:val="1"/>
      <w:numFmt w:val="decimal"/>
      <w:lvlText w:val="%1."/>
      <w:lvlJc w:val="left"/>
      <w:pPr>
        <w:ind w:left="1830" w:hanging="360"/>
      </w:pPr>
    </w:lvl>
    <w:lvl w:ilvl="1" w:tplc="FFFFFFFF" w:tentative="1">
      <w:start w:val="1"/>
      <w:numFmt w:val="lowerLetter"/>
      <w:lvlText w:val="%2."/>
      <w:lvlJc w:val="left"/>
      <w:pPr>
        <w:ind w:left="2550" w:hanging="360"/>
      </w:pPr>
    </w:lvl>
    <w:lvl w:ilvl="2" w:tplc="FFFFFFFF" w:tentative="1">
      <w:start w:val="1"/>
      <w:numFmt w:val="lowerRoman"/>
      <w:lvlText w:val="%3."/>
      <w:lvlJc w:val="right"/>
      <w:pPr>
        <w:ind w:left="3270" w:hanging="180"/>
      </w:pPr>
    </w:lvl>
    <w:lvl w:ilvl="3" w:tplc="FFFFFFFF" w:tentative="1">
      <w:start w:val="1"/>
      <w:numFmt w:val="decimal"/>
      <w:lvlText w:val="%4."/>
      <w:lvlJc w:val="left"/>
      <w:pPr>
        <w:ind w:left="3990" w:hanging="360"/>
      </w:pPr>
    </w:lvl>
    <w:lvl w:ilvl="4" w:tplc="FFFFFFFF" w:tentative="1">
      <w:start w:val="1"/>
      <w:numFmt w:val="lowerLetter"/>
      <w:lvlText w:val="%5."/>
      <w:lvlJc w:val="left"/>
      <w:pPr>
        <w:ind w:left="4710" w:hanging="360"/>
      </w:pPr>
    </w:lvl>
    <w:lvl w:ilvl="5" w:tplc="FFFFFFFF" w:tentative="1">
      <w:start w:val="1"/>
      <w:numFmt w:val="lowerRoman"/>
      <w:lvlText w:val="%6."/>
      <w:lvlJc w:val="right"/>
      <w:pPr>
        <w:ind w:left="5430" w:hanging="180"/>
      </w:pPr>
    </w:lvl>
    <w:lvl w:ilvl="6" w:tplc="FFFFFFFF" w:tentative="1">
      <w:start w:val="1"/>
      <w:numFmt w:val="decimal"/>
      <w:lvlText w:val="%7."/>
      <w:lvlJc w:val="left"/>
      <w:pPr>
        <w:ind w:left="6150" w:hanging="360"/>
      </w:pPr>
    </w:lvl>
    <w:lvl w:ilvl="7" w:tplc="FFFFFFFF" w:tentative="1">
      <w:start w:val="1"/>
      <w:numFmt w:val="lowerLetter"/>
      <w:lvlText w:val="%8."/>
      <w:lvlJc w:val="left"/>
      <w:pPr>
        <w:ind w:left="6870" w:hanging="360"/>
      </w:pPr>
    </w:lvl>
    <w:lvl w:ilvl="8" w:tplc="FFFFFFFF" w:tentative="1">
      <w:start w:val="1"/>
      <w:numFmt w:val="lowerRoman"/>
      <w:lvlText w:val="%9."/>
      <w:lvlJc w:val="right"/>
      <w:pPr>
        <w:ind w:left="7590" w:hanging="180"/>
      </w:pPr>
    </w:lvl>
  </w:abstractNum>
  <w:abstractNum w:abstractNumId="14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8" w15:restartNumberingAfterBreak="0">
    <w:nsid w:val="7D0879BC"/>
    <w:multiLevelType w:val="multilevel"/>
    <w:tmpl w:val="FDE4CE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9"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0" w15:restartNumberingAfterBreak="0">
    <w:nsid w:val="7DD52D2F"/>
    <w:multiLevelType w:val="multilevel"/>
    <w:tmpl w:val="4734F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152" w15:restartNumberingAfterBreak="0">
    <w:nsid w:val="7E902CE6"/>
    <w:multiLevelType w:val="multilevel"/>
    <w:tmpl w:val="5DF610B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3" w15:restartNumberingAfterBreak="0">
    <w:nsid w:val="7F7A3976"/>
    <w:multiLevelType w:val="hybridMultilevel"/>
    <w:tmpl w:val="0584060C"/>
    <w:lvl w:ilvl="0" w:tplc="A022C5D2">
      <w:start w:val="1"/>
      <w:numFmt w:val="decimal"/>
      <w:lvlText w:val="%1."/>
      <w:lvlJc w:val="left"/>
      <w:pPr>
        <w:ind w:left="720" w:hanging="360"/>
      </w:pPr>
      <w:rPr>
        <w:rFonts w:hint="default"/>
        <w:b/>
        <w:bCs/>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342971">
    <w:abstractNumId w:val="144"/>
  </w:num>
  <w:num w:numId="2" w16cid:durableId="1312371314">
    <w:abstractNumId w:val="10"/>
  </w:num>
  <w:num w:numId="3" w16cid:durableId="1297878569">
    <w:abstractNumId w:val="145"/>
  </w:num>
  <w:num w:numId="4" w16cid:durableId="1339887905">
    <w:abstractNumId w:val="33"/>
  </w:num>
  <w:num w:numId="5" w16cid:durableId="1769043061">
    <w:abstractNumId w:val="148"/>
  </w:num>
  <w:num w:numId="6" w16cid:durableId="1130628540">
    <w:abstractNumId w:val="9"/>
  </w:num>
  <w:num w:numId="7" w16cid:durableId="246572931">
    <w:abstractNumId w:val="5"/>
  </w:num>
  <w:num w:numId="8" w16cid:durableId="281425684">
    <w:abstractNumId w:val="80"/>
  </w:num>
  <w:num w:numId="9" w16cid:durableId="779883319">
    <w:abstractNumId w:val="75"/>
  </w:num>
  <w:num w:numId="10" w16cid:durableId="121659982">
    <w:abstractNumId w:val="68"/>
  </w:num>
  <w:num w:numId="11" w16cid:durableId="1575773117">
    <w:abstractNumId w:val="93"/>
  </w:num>
  <w:num w:numId="12" w16cid:durableId="1315332934">
    <w:abstractNumId w:val="35"/>
  </w:num>
  <w:num w:numId="13" w16cid:durableId="877008002">
    <w:abstractNumId w:val="137"/>
  </w:num>
  <w:num w:numId="14" w16cid:durableId="1979988948">
    <w:abstractNumId w:val="119"/>
  </w:num>
  <w:num w:numId="15" w16cid:durableId="333261828">
    <w:abstractNumId w:val="48"/>
  </w:num>
  <w:num w:numId="16" w16cid:durableId="870341982">
    <w:abstractNumId w:val="50"/>
  </w:num>
  <w:num w:numId="17" w16cid:durableId="32118992">
    <w:abstractNumId w:val="125"/>
  </w:num>
  <w:num w:numId="18" w16cid:durableId="1020856838">
    <w:abstractNumId w:val="112"/>
  </w:num>
  <w:num w:numId="19" w16cid:durableId="279609154">
    <w:abstractNumId w:val="126"/>
  </w:num>
  <w:num w:numId="20" w16cid:durableId="1237088648">
    <w:abstractNumId w:val="111"/>
  </w:num>
  <w:num w:numId="21" w16cid:durableId="554464034">
    <w:abstractNumId w:val="110"/>
  </w:num>
  <w:num w:numId="22" w16cid:durableId="1133988159">
    <w:abstractNumId w:val="4"/>
  </w:num>
  <w:num w:numId="23" w16cid:durableId="1390957072">
    <w:abstractNumId w:val="136"/>
  </w:num>
  <w:num w:numId="24" w16cid:durableId="1879972533">
    <w:abstractNumId w:val="94"/>
  </w:num>
  <w:num w:numId="25" w16cid:durableId="603853536">
    <w:abstractNumId w:val="71"/>
  </w:num>
  <w:num w:numId="26" w16cid:durableId="2144301773">
    <w:abstractNumId w:val="55"/>
  </w:num>
  <w:num w:numId="27" w16cid:durableId="1496259789">
    <w:abstractNumId w:val="131"/>
  </w:num>
  <w:num w:numId="28" w16cid:durableId="1385833698">
    <w:abstractNumId w:val="87"/>
  </w:num>
  <w:num w:numId="29" w16cid:durableId="1936864754">
    <w:abstractNumId w:val="127"/>
  </w:num>
  <w:num w:numId="30" w16cid:durableId="105926139">
    <w:abstractNumId w:val="64"/>
  </w:num>
  <w:num w:numId="31" w16cid:durableId="1079599788">
    <w:abstractNumId w:val="39"/>
  </w:num>
  <w:num w:numId="32" w16cid:durableId="1933001788">
    <w:abstractNumId w:val="86"/>
  </w:num>
  <w:num w:numId="33" w16cid:durableId="894699111">
    <w:abstractNumId w:val="2"/>
  </w:num>
  <w:num w:numId="34" w16cid:durableId="1150101313">
    <w:abstractNumId w:val="139"/>
  </w:num>
  <w:num w:numId="35" w16cid:durableId="49039578">
    <w:abstractNumId w:val="151"/>
  </w:num>
  <w:num w:numId="36" w16cid:durableId="1015306537">
    <w:abstractNumId w:val="8"/>
  </w:num>
  <w:num w:numId="37" w16cid:durableId="734279138">
    <w:abstractNumId w:val="130"/>
  </w:num>
  <w:num w:numId="38" w16cid:durableId="1383750490">
    <w:abstractNumId w:val="17"/>
  </w:num>
  <w:num w:numId="39" w16cid:durableId="96143725">
    <w:abstractNumId w:val="150"/>
  </w:num>
  <w:num w:numId="40" w16cid:durableId="805590374">
    <w:abstractNumId w:val="90"/>
  </w:num>
  <w:num w:numId="41" w16cid:durableId="1846285014">
    <w:abstractNumId w:val="49"/>
  </w:num>
  <w:num w:numId="42" w16cid:durableId="1625961012">
    <w:abstractNumId w:val="67"/>
  </w:num>
  <w:num w:numId="43" w16cid:durableId="740755583">
    <w:abstractNumId w:val="54"/>
  </w:num>
  <w:num w:numId="44" w16cid:durableId="570040257">
    <w:abstractNumId w:val="113"/>
  </w:num>
  <w:num w:numId="45" w16cid:durableId="1719279771">
    <w:abstractNumId w:val="46"/>
  </w:num>
  <w:num w:numId="46" w16cid:durableId="1826429104">
    <w:abstractNumId w:val="128"/>
  </w:num>
  <w:num w:numId="47" w16cid:durableId="1193883712">
    <w:abstractNumId w:val="20"/>
  </w:num>
  <w:num w:numId="48" w16cid:durableId="1984918706">
    <w:abstractNumId w:val="97"/>
  </w:num>
  <w:num w:numId="49" w16cid:durableId="1345745303">
    <w:abstractNumId w:val="29"/>
  </w:num>
  <w:num w:numId="50" w16cid:durableId="482699374">
    <w:abstractNumId w:val="51"/>
  </w:num>
  <w:num w:numId="51" w16cid:durableId="1843660185">
    <w:abstractNumId w:val="85"/>
  </w:num>
  <w:num w:numId="52" w16cid:durableId="786236155">
    <w:abstractNumId w:val="92"/>
  </w:num>
  <w:num w:numId="53" w16cid:durableId="1331328295">
    <w:abstractNumId w:val="34"/>
  </w:num>
  <w:num w:numId="54" w16cid:durableId="1835755973">
    <w:abstractNumId w:val="40"/>
  </w:num>
  <w:num w:numId="55" w16cid:durableId="1409616700">
    <w:abstractNumId w:val="138"/>
  </w:num>
  <w:num w:numId="56" w16cid:durableId="1504783362">
    <w:abstractNumId w:val="66"/>
  </w:num>
  <w:num w:numId="57" w16cid:durableId="375469366">
    <w:abstractNumId w:val="95"/>
  </w:num>
  <w:num w:numId="58" w16cid:durableId="1972242758">
    <w:abstractNumId w:val="65"/>
  </w:num>
  <w:num w:numId="59" w16cid:durableId="1662660464">
    <w:abstractNumId w:val="84"/>
  </w:num>
  <w:num w:numId="60" w16cid:durableId="1244681404">
    <w:abstractNumId w:val="96"/>
  </w:num>
  <w:num w:numId="61" w16cid:durableId="745297982">
    <w:abstractNumId w:val="47"/>
  </w:num>
  <w:num w:numId="62" w16cid:durableId="56822783">
    <w:abstractNumId w:val="36"/>
  </w:num>
  <w:num w:numId="63" w16cid:durableId="1073891584">
    <w:abstractNumId w:val="19"/>
  </w:num>
  <w:num w:numId="64" w16cid:durableId="965432439">
    <w:abstractNumId w:val="44"/>
  </w:num>
  <w:num w:numId="65" w16cid:durableId="1708069698">
    <w:abstractNumId w:val="121"/>
  </w:num>
  <w:num w:numId="66" w16cid:durableId="241839802">
    <w:abstractNumId w:val="45"/>
  </w:num>
  <w:num w:numId="67" w16cid:durableId="1816868874">
    <w:abstractNumId w:val="13"/>
  </w:num>
  <w:num w:numId="68" w16cid:durableId="1775326707">
    <w:abstractNumId w:val="98"/>
  </w:num>
  <w:num w:numId="69" w16cid:durableId="213583635">
    <w:abstractNumId w:val="11"/>
  </w:num>
  <w:num w:numId="70" w16cid:durableId="52657685">
    <w:abstractNumId w:val="70"/>
  </w:num>
  <w:num w:numId="71" w16cid:durableId="808743956">
    <w:abstractNumId w:val="59"/>
  </w:num>
  <w:num w:numId="72" w16cid:durableId="554507836">
    <w:abstractNumId w:val="115"/>
  </w:num>
  <w:num w:numId="73" w16cid:durableId="1342701789">
    <w:abstractNumId w:val="62"/>
  </w:num>
  <w:num w:numId="74" w16cid:durableId="1914076013">
    <w:abstractNumId w:val="21"/>
  </w:num>
  <w:num w:numId="75" w16cid:durableId="1096557894">
    <w:abstractNumId w:val="123"/>
  </w:num>
  <w:num w:numId="76" w16cid:durableId="940403">
    <w:abstractNumId w:val="99"/>
  </w:num>
  <w:num w:numId="77" w16cid:durableId="182018885">
    <w:abstractNumId w:val="27"/>
  </w:num>
  <w:num w:numId="78" w16cid:durableId="958797150">
    <w:abstractNumId w:val="31"/>
  </w:num>
  <w:num w:numId="79" w16cid:durableId="498346158">
    <w:abstractNumId w:val="15"/>
  </w:num>
  <w:num w:numId="80" w16cid:durableId="726950952">
    <w:abstractNumId w:val="106"/>
  </w:num>
  <w:num w:numId="81" w16cid:durableId="934679154">
    <w:abstractNumId w:val="25"/>
  </w:num>
  <w:num w:numId="82" w16cid:durableId="257912038">
    <w:abstractNumId w:val="3"/>
  </w:num>
  <w:num w:numId="83" w16cid:durableId="1560898816">
    <w:abstractNumId w:val="79"/>
  </w:num>
  <w:num w:numId="84" w16cid:durableId="83840430">
    <w:abstractNumId w:val="91"/>
  </w:num>
  <w:num w:numId="85" w16cid:durableId="482350920">
    <w:abstractNumId w:val="120"/>
  </w:num>
  <w:num w:numId="86" w16cid:durableId="1326934473">
    <w:abstractNumId w:val="42"/>
  </w:num>
  <w:num w:numId="87" w16cid:durableId="441607801">
    <w:abstractNumId w:val="32"/>
  </w:num>
  <w:num w:numId="88" w16cid:durableId="2015105619">
    <w:abstractNumId w:val="41"/>
  </w:num>
  <w:num w:numId="89" w16cid:durableId="1275481851">
    <w:abstractNumId w:val="116"/>
  </w:num>
  <w:num w:numId="90" w16cid:durableId="1676420488">
    <w:abstractNumId w:val="57"/>
  </w:num>
  <w:num w:numId="91" w16cid:durableId="1705710163">
    <w:abstractNumId w:val="72"/>
  </w:num>
  <w:num w:numId="92" w16cid:durableId="956640439">
    <w:abstractNumId w:val="109"/>
  </w:num>
  <w:num w:numId="93" w16cid:durableId="1854538304">
    <w:abstractNumId w:val="152"/>
  </w:num>
  <w:num w:numId="94" w16cid:durableId="2046826711">
    <w:abstractNumId w:val="53"/>
  </w:num>
  <w:num w:numId="95" w16cid:durableId="1111507402">
    <w:abstractNumId w:val="74"/>
  </w:num>
  <w:num w:numId="96" w16cid:durableId="1763184941">
    <w:abstractNumId w:val="30"/>
  </w:num>
  <w:num w:numId="97" w16cid:durableId="741559164">
    <w:abstractNumId w:val="124"/>
  </w:num>
  <w:num w:numId="98" w16cid:durableId="643463394">
    <w:abstractNumId w:val="58"/>
  </w:num>
  <w:num w:numId="99" w16cid:durableId="1123114154">
    <w:abstractNumId w:val="12"/>
  </w:num>
  <w:num w:numId="100" w16cid:durableId="574751240">
    <w:abstractNumId w:val="153"/>
  </w:num>
  <w:num w:numId="101" w16cid:durableId="974213279">
    <w:abstractNumId w:val="143"/>
  </w:num>
  <w:num w:numId="102" w16cid:durableId="307128504">
    <w:abstractNumId w:val="6"/>
  </w:num>
  <w:num w:numId="103" w16cid:durableId="584152324">
    <w:abstractNumId w:val="142"/>
  </w:num>
  <w:num w:numId="104" w16cid:durableId="627977340">
    <w:abstractNumId w:val="82"/>
  </w:num>
  <w:num w:numId="105" w16cid:durableId="1486434334">
    <w:abstractNumId w:val="69"/>
  </w:num>
  <w:num w:numId="106" w16cid:durableId="1345783850">
    <w:abstractNumId w:val="105"/>
  </w:num>
  <w:num w:numId="107" w16cid:durableId="2118940264">
    <w:abstractNumId w:val="76"/>
  </w:num>
  <w:num w:numId="108" w16cid:durableId="770198228">
    <w:abstractNumId w:val="134"/>
  </w:num>
  <w:num w:numId="109" w16cid:durableId="2130977489">
    <w:abstractNumId w:val="23"/>
  </w:num>
  <w:num w:numId="110" w16cid:durableId="1592859554">
    <w:abstractNumId w:val="52"/>
  </w:num>
  <w:num w:numId="111" w16cid:durableId="492067342">
    <w:abstractNumId w:val="149"/>
  </w:num>
  <w:num w:numId="112" w16cid:durableId="1936396202">
    <w:abstractNumId w:val="147"/>
  </w:num>
  <w:num w:numId="113" w16cid:durableId="1642610858">
    <w:abstractNumId w:val="24"/>
  </w:num>
  <w:num w:numId="114" w16cid:durableId="553352002">
    <w:abstractNumId w:val="63"/>
  </w:num>
  <w:num w:numId="115" w16cid:durableId="166022323">
    <w:abstractNumId w:val="28"/>
  </w:num>
  <w:num w:numId="116" w16cid:durableId="977607729">
    <w:abstractNumId w:val="81"/>
  </w:num>
  <w:num w:numId="117" w16cid:durableId="2104566194">
    <w:abstractNumId w:val="133"/>
  </w:num>
  <w:num w:numId="118" w16cid:durableId="260913006">
    <w:abstractNumId w:val="37"/>
  </w:num>
  <w:num w:numId="119" w16cid:durableId="2057585044">
    <w:abstractNumId w:val="60"/>
  </w:num>
  <w:num w:numId="120" w16cid:durableId="986515473">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74308885">
    <w:abstractNumId w:val="61"/>
  </w:num>
  <w:num w:numId="122" w16cid:durableId="1605070363">
    <w:abstractNumId w:val="101"/>
  </w:num>
  <w:num w:numId="123" w16cid:durableId="1445464679">
    <w:abstractNumId w:val="104"/>
  </w:num>
  <w:num w:numId="124" w16cid:durableId="1680348807">
    <w:abstractNumId w:val="107"/>
  </w:num>
  <w:num w:numId="125" w16cid:durableId="853616835">
    <w:abstractNumId w:val="132"/>
  </w:num>
  <w:num w:numId="126" w16cid:durableId="790826261">
    <w:abstractNumId w:val="1"/>
  </w:num>
  <w:num w:numId="127" w16cid:durableId="743911657">
    <w:abstractNumId w:val="78"/>
  </w:num>
  <w:num w:numId="128" w16cid:durableId="1177118493">
    <w:abstractNumId w:val="73"/>
  </w:num>
  <w:num w:numId="129" w16cid:durableId="419066349">
    <w:abstractNumId w:val="108"/>
  </w:num>
  <w:num w:numId="130" w16cid:durableId="1550066550">
    <w:abstractNumId w:val="122"/>
  </w:num>
  <w:num w:numId="131" w16cid:durableId="338625260">
    <w:abstractNumId w:val="88"/>
  </w:num>
  <w:num w:numId="132" w16cid:durableId="1504053693">
    <w:abstractNumId w:val="26"/>
  </w:num>
  <w:num w:numId="133" w16cid:durableId="1480611360">
    <w:abstractNumId w:val="0"/>
  </w:num>
  <w:num w:numId="134" w16cid:durableId="1273198010">
    <w:abstractNumId w:val="83"/>
  </w:num>
  <w:num w:numId="135" w16cid:durableId="2104912601">
    <w:abstractNumId w:val="114"/>
  </w:num>
  <w:num w:numId="136" w16cid:durableId="1342584714">
    <w:abstractNumId w:val="102"/>
  </w:num>
  <w:num w:numId="137" w16cid:durableId="524098997">
    <w:abstractNumId w:val="104"/>
  </w:num>
  <w:num w:numId="138" w16cid:durableId="1012951519">
    <w:abstractNumId w:val="129"/>
  </w:num>
  <w:num w:numId="139" w16cid:durableId="709108474">
    <w:abstractNumId w:val="18"/>
  </w:num>
  <w:num w:numId="140" w16cid:durableId="1101947823">
    <w:abstractNumId w:val="56"/>
  </w:num>
  <w:num w:numId="141" w16cid:durableId="220795879">
    <w:abstractNumId w:val="117"/>
  </w:num>
  <w:num w:numId="142" w16cid:durableId="735976048">
    <w:abstractNumId w:val="140"/>
  </w:num>
  <w:num w:numId="143" w16cid:durableId="1675182894">
    <w:abstractNumId w:val="135"/>
  </w:num>
  <w:num w:numId="144" w16cid:durableId="1634289746">
    <w:abstractNumId w:val="100"/>
  </w:num>
  <w:num w:numId="145" w16cid:durableId="1071269288">
    <w:abstractNumId w:val="89"/>
  </w:num>
  <w:num w:numId="146" w16cid:durableId="11031852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56620122">
    <w:abstractNumId w:val="38"/>
  </w:num>
  <w:num w:numId="148" w16cid:durableId="1477261435">
    <w:abstractNumId w:val="14"/>
  </w:num>
  <w:num w:numId="149" w16cid:durableId="338389124">
    <w:abstractNumId w:val="103"/>
  </w:num>
  <w:num w:numId="150" w16cid:durableId="1610505774">
    <w:abstractNumId w:val="77"/>
  </w:num>
  <w:num w:numId="151" w16cid:durableId="359672850">
    <w:abstractNumId w:val="118"/>
  </w:num>
  <w:num w:numId="152" w16cid:durableId="1527209661">
    <w:abstractNumId w:val="141"/>
  </w:num>
  <w:num w:numId="153" w16cid:durableId="2097243063">
    <w:abstractNumId w:val="43"/>
  </w:num>
  <w:num w:numId="154" w16cid:durableId="311644735">
    <w:abstractNumId w:val="16"/>
  </w:num>
  <w:num w:numId="155" w16cid:durableId="1350571931">
    <w:abstractNumId w:val="22"/>
  </w:num>
  <w:num w:numId="156" w16cid:durableId="264458195">
    <w:abstractNumId w:val="7"/>
  </w:num>
  <w:num w:numId="157" w16cid:durableId="1660697302">
    <w:abstractNumId w:val="146"/>
  </w:num>
  <w:numIdMacAtCleanup w:val="1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bokgo Mabuto (ECP)">
    <w15:presenceInfo w15:providerId="AD" w15:userId="S::MabutoT@sanral.co.za::3fc04837-fba0-4165-8c46-85b1df63d951"/>
  </w15:person>
  <w15:person w15:author="Avela Mnyaka (ECP)">
    <w15:presenceInfo w15:providerId="AD" w15:userId="S::MnyakaA@sanral.co.za::735931e1-0426-4f39-837d-156628e0c7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E2"/>
    <w:rsid w:val="000024DA"/>
    <w:rsid w:val="00007400"/>
    <w:rsid w:val="00012DC2"/>
    <w:rsid w:val="000130A8"/>
    <w:rsid w:val="00015D4C"/>
    <w:rsid w:val="00017D71"/>
    <w:rsid w:val="000303C8"/>
    <w:rsid w:val="00030466"/>
    <w:rsid w:val="00031FEB"/>
    <w:rsid w:val="00032C01"/>
    <w:rsid w:val="00034827"/>
    <w:rsid w:val="00040E75"/>
    <w:rsid w:val="00040EF5"/>
    <w:rsid w:val="00045FE3"/>
    <w:rsid w:val="00046F7A"/>
    <w:rsid w:val="00061335"/>
    <w:rsid w:val="000628EC"/>
    <w:rsid w:val="000760E6"/>
    <w:rsid w:val="00081223"/>
    <w:rsid w:val="000846CB"/>
    <w:rsid w:val="00085A8F"/>
    <w:rsid w:val="00086304"/>
    <w:rsid w:val="0009029C"/>
    <w:rsid w:val="00094072"/>
    <w:rsid w:val="000A2DBD"/>
    <w:rsid w:val="000A3E8D"/>
    <w:rsid w:val="000A5FB0"/>
    <w:rsid w:val="000A7E49"/>
    <w:rsid w:val="000B2E44"/>
    <w:rsid w:val="000B582F"/>
    <w:rsid w:val="000C1D28"/>
    <w:rsid w:val="000C2B78"/>
    <w:rsid w:val="000C4847"/>
    <w:rsid w:val="000C4AC5"/>
    <w:rsid w:val="000D17D0"/>
    <w:rsid w:val="000E483B"/>
    <w:rsid w:val="000F16A7"/>
    <w:rsid w:val="000F17B5"/>
    <w:rsid w:val="000F535D"/>
    <w:rsid w:val="001116A9"/>
    <w:rsid w:val="001158DC"/>
    <w:rsid w:val="00116CEA"/>
    <w:rsid w:val="00121D43"/>
    <w:rsid w:val="0013445A"/>
    <w:rsid w:val="00134CCA"/>
    <w:rsid w:val="0016737C"/>
    <w:rsid w:val="00170FF3"/>
    <w:rsid w:val="0017445F"/>
    <w:rsid w:val="001946E1"/>
    <w:rsid w:val="00195FBA"/>
    <w:rsid w:val="001A2229"/>
    <w:rsid w:val="001A256B"/>
    <w:rsid w:val="001A5605"/>
    <w:rsid w:val="001A6156"/>
    <w:rsid w:val="001B558D"/>
    <w:rsid w:val="001B6EC4"/>
    <w:rsid w:val="001C0D26"/>
    <w:rsid w:val="001E1946"/>
    <w:rsid w:val="001F0E81"/>
    <w:rsid w:val="0020443F"/>
    <w:rsid w:val="00204F85"/>
    <w:rsid w:val="00207325"/>
    <w:rsid w:val="00207BFE"/>
    <w:rsid w:val="00214249"/>
    <w:rsid w:val="002174AB"/>
    <w:rsid w:val="00223F00"/>
    <w:rsid w:val="002360BB"/>
    <w:rsid w:val="002361C7"/>
    <w:rsid w:val="002475B8"/>
    <w:rsid w:val="00251843"/>
    <w:rsid w:val="00255438"/>
    <w:rsid w:val="002710D3"/>
    <w:rsid w:val="002745C6"/>
    <w:rsid w:val="00274F2E"/>
    <w:rsid w:val="002779E2"/>
    <w:rsid w:val="00284A0E"/>
    <w:rsid w:val="00287B14"/>
    <w:rsid w:val="002A46FD"/>
    <w:rsid w:val="002A4FA1"/>
    <w:rsid w:val="002B3717"/>
    <w:rsid w:val="002B5105"/>
    <w:rsid w:val="002B68F8"/>
    <w:rsid w:val="002C108C"/>
    <w:rsid w:val="002C4F63"/>
    <w:rsid w:val="002C5BCC"/>
    <w:rsid w:val="002C67CD"/>
    <w:rsid w:val="002C799C"/>
    <w:rsid w:val="002C7FA0"/>
    <w:rsid w:val="002F73F2"/>
    <w:rsid w:val="00301419"/>
    <w:rsid w:val="0030510E"/>
    <w:rsid w:val="00305CCF"/>
    <w:rsid w:val="003218B8"/>
    <w:rsid w:val="00325356"/>
    <w:rsid w:val="00332090"/>
    <w:rsid w:val="00334DF0"/>
    <w:rsid w:val="00335DBA"/>
    <w:rsid w:val="00360F7C"/>
    <w:rsid w:val="00370A1E"/>
    <w:rsid w:val="003767BE"/>
    <w:rsid w:val="003770D4"/>
    <w:rsid w:val="0037739F"/>
    <w:rsid w:val="00387D83"/>
    <w:rsid w:val="003979D4"/>
    <w:rsid w:val="003B0E70"/>
    <w:rsid w:val="003B1ADB"/>
    <w:rsid w:val="003B5F3C"/>
    <w:rsid w:val="003B7E7D"/>
    <w:rsid w:val="003C0711"/>
    <w:rsid w:val="003C583C"/>
    <w:rsid w:val="003C7F77"/>
    <w:rsid w:val="003D48E2"/>
    <w:rsid w:val="003F2D11"/>
    <w:rsid w:val="003F329F"/>
    <w:rsid w:val="003F3D97"/>
    <w:rsid w:val="003F40F7"/>
    <w:rsid w:val="004066E4"/>
    <w:rsid w:val="0041606D"/>
    <w:rsid w:val="00422A59"/>
    <w:rsid w:val="004311D2"/>
    <w:rsid w:val="00437A7C"/>
    <w:rsid w:val="004538D1"/>
    <w:rsid w:val="00465AA7"/>
    <w:rsid w:val="00471897"/>
    <w:rsid w:val="0047395A"/>
    <w:rsid w:val="00497D1B"/>
    <w:rsid w:val="004A19E8"/>
    <w:rsid w:val="004A1DAC"/>
    <w:rsid w:val="004C07FC"/>
    <w:rsid w:val="004D4FE8"/>
    <w:rsid w:val="004E65F1"/>
    <w:rsid w:val="004F0954"/>
    <w:rsid w:val="004F1229"/>
    <w:rsid w:val="004F3EED"/>
    <w:rsid w:val="004F44A5"/>
    <w:rsid w:val="00502981"/>
    <w:rsid w:val="00515AD0"/>
    <w:rsid w:val="0051602E"/>
    <w:rsid w:val="0051709A"/>
    <w:rsid w:val="005214D9"/>
    <w:rsid w:val="00523B32"/>
    <w:rsid w:val="00530291"/>
    <w:rsid w:val="00533052"/>
    <w:rsid w:val="005346BC"/>
    <w:rsid w:val="00534A78"/>
    <w:rsid w:val="00535624"/>
    <w:rsid w:val="00541124"/>
    <w:rsid w:val="00550EC4"/>
    <w:rsid w:val="00551C50"/>
    <w:rsid w:val="00554536"/>
    <w:rsid w:val="00555658"/>
    <w:rsid w:val="005643EE"/>
    <w:rsid w:val="00564C34"/>
    <w:rsid w:val="00564CD5"/>
    <w:rsid w:val="0057225E"/>
    <w:rsid w:val="005723AF"/>
    <w:rsid w:val="005744E9"/>
    <w:rsid w:val="005821D7"/>
    <w:rsid w:val="00591335"/>
    <w:rsid w:val="005915EA"/>
    <w:rsid w:val="00597EBB"/>
    <w:rsid w:val="005A4046"/>
    <w:rsid w:val="005C250E"/>
    <w:rsid w:val="005C29F2"/>
    <w:rsid w:val="005D0DBD"/>
    <w:rsid w:val="005D1DAF"/>
    <w:rsid w:val="005E0008"/>
    <w:rsid w:val="00600DF6"/>
    <w:rsid w:val="006127A8"/>
    <w:rsid w:val="00637F11"/>
    <w:rsid w:val="006463A9"/>
    <w:rsid w:val="0064655C"/>
    <w:rsid w:val="00650D2A"/>
    <w:rsid w:val="0065402F"/>
    <w:rsid w:val="0065718F"/>
    <w:rsid w:val="00660418"/>
    <w:rsid w:val="00662C81"/>
    <w:rsid w:val="00672AA8"/>
    <w:rsid w:val="00677063"/>
    <w:rsid w:val="00682F01"/>
    <w:rsid w:val="00686C61"/>
    <w:rsid w:val="00690550"/>
    <w:rsid w:val="006D1794"/>
    <w:rsid w:val="006E4003"/>
    <w:rsid w:val="006F54D5"/>
    <w:rsid w:val="006F591A"/>
    <w:rsid w:val="006F591D"/>
    <w:rsid w:val="006F6206"/>
    <w:rsid w:val="0070058C"/>
    <w:rsid w:val="00701D51"/>
    <w:rsid w:val="007048AB"/>
    <w:rsid w:val="00704943"/>
    <w:rsid w:val="0070767B"/>
    <w:rsid w:val="00712BFF"/>
    <w:rsid w:val="00726A23"/>
    <w:rsid w:val="00730B95"/>
    <w:rsid w:val="007310A4"/>
    <w:rsid w:val="0073353E"/>
    <w:rsid w:val="00733DA4"/>
    <w:rsid w:val="00734A6A"/>
    <w:rsid w:val="00736F59"/>
    <w:rsid w:val="007406B1"/>
    <w:rsid w:val="00751F00"/>
    <w:rsid w:val="00760239"/>
    <w:rsid w:val="00760A39"/>
    <w:rsid w:val="00763F89"/>
    <w:rsid w:val="0077344C"/>
    <w:rsid w:val="00780880"/>
    <w:rsid w:val="00781CE8"/>
    <w:rsid w:val="007854CF"/>
    <w:rsid w:val="00786733"/>
    <w:rsid w:val="00796F0F"/>
    <w:rsid w:val="007A022B"/>
    <w:rsid w:val="007A0E6D"/>
    <w:rsid w:val="007A24F4"/>
    <w:rsid w:val="007A2D43"/>
    <w:rsid w:val="007A387D"/>
    <w:rsid w:val="007A7E9F"/>
    <w:rsid w:val="007B0139"/>
    <w:rsid w:val="007B69AD"/>
    <w:rsid w:val="007C63F6"/>
    <w:rsid w:val="007D061A"/>
    <w:rsid w:val="007D3DF7"/>
    <w:rsid w:val="007E0952"/>
    <w:rsid w:val="007E41E5"/>
    <w:rsid w:val="007F2003"/>
    <w:rsid w:val="007F2528"/>
    <w:rsid w:val="007F3E45"/>
    <w:rsid w:val="00800131"/>
    <w:rsid w:val="00804193"/>
    <w:rsid w:val="0081364C"/>
    <w:rsid w:val="008152E9"/>
    <w:rsid w:val="008254EF"/>
    <w:rsid w:val="00827BE2"/>
    <w:rsid w:val="008324D3"/>
    <w:rsid w:val="00852AAB"/>
    <w:rsid w:val="008550DB"/>
    <w:rsid w:val="00855FD2"/>
    <w:rsid w:val="00864CFC"/>
    <w:rsid w:val="008749E2"/>
    <w:rsid w:val="008771D9"/>
    <w:rsid w:val="00881407"/>
    <w:rsid w:val="008846FA"/>
    <w:rsid w:val="008879D6"/>
    <w:rsid w:val="00891B04"/>
    <w:rsid w:val="008A396A"/>
    <w:rsid w:val="008A4AFA"/>
    <w:rsid w:val="008B1C2D"/>
    <w:rsid w:val="008B59AE"/>
    <w:rsid w:val="008C5F11"/>
    <w:rsid w:val="008D0077"/>
    <w:rsid w:val="008D79AC"/>
    <w:rsid w:val="008D7B88"/>
    <w:rsid w:val="008E0B11"/>
    <w:rsid w:val="0090112E"/>
    <w:rsid w:val="009063CE"/>
    <w:rsid w:val="0090679A"/>
    <w:rsid w:val="00910568"/>
    <w:rsid w:val="00912B77"/>
    <w:rsid w:val="00913F3B"/>
    <w:rsid w:val="0092167A"/>
    <w:rsid w:val="00922D09"/>
    <w:rsid w:val="009244A0"/>
    <w:rsid w:val="00930A54"/>
    <w:rsid w:val="009369FA"/>
    <w:rsid w:val="0095141D"/>
    <w:rsid w:val="00954131"/>
    <w:rsid w:val="00956F34"/>
    <w:rsid w:val="00965BFA"/>
    <w:rsid w:val="009660F0"/>
    <w:rsid w:val="00976230"/>
    <w:rsid w:val="00976A4F"/>
    <w:rsid w:val="009823D3"/>
    <w:rsid w:val="00983C75"/>
    <w:rsid w:val="00987BA7"/>
    <w:rsid w:val="00992B73"/>
    <w:rsid w:val="00995C33"/>
    <w:rsid w:val="009A0509"/>
    <w:rsid w:val="009A3ACC"/>
    <w:rsid w:val="009A4D0C"/>
    <w:rsid w:val="009A572A"/>
    <w:rsid w:val="009A684C"/>
    <w:rsid w:val="009B15A1"/>
    <w:rsid w:val="009C491A"/>
    <w:rsid w:val="009E174F"/>
    <w:rsid w:val="009E52D7"/>
    <w:rsid w:val="009F32B3"/>
    <w:rsid w:val="009F5995"/>
    <w:rsid w:val="009F7BE4"/>
    <w:rsid w:val="00A01E3F"/>
    <w:rsid w:val="00A06527"/>
    <w:rsid w:val="00A2232E"/>
    <w:rsid w:val="00A366A6"/>
    <w:rsid w:val="00A40000"/>
    <w:rsid w:val="00A413E0"/>
    <w:rsid w:val="00A42BA7"/>
    <w:rsid w:val="00A44E31"/>
    <w:rsid w:val="00A454BA"/>
    <w:rsid w:val="00A45B23"/>
    <w:rsid w:val="00A52E59"/>
    <w:rsid w:val="00A53BAF"/>
    <w:rsid w:val="00A55842"/>
    <w:rsid w:val="00A56495"/>
    <w:rsid w:val="00A61DA8"/>
    <w:rsid w:val="00A65AD4"/>
    <w:rsid w:val="00A7253C"/>
    <w:rsid w:val="00A76B73"/>
    <w:rsid w:val="00A805D1"/>
    <w:rsid w:val="00A85826"/>
    <w:rsid w:val="00A94DDC"/>
    <w:rsid w:val="00AA3F98"/>
    <w:rsid w:val="00AA7DE4"/>
    <w:rsid w:val="00AB02B9"/>
    <w:rsid w:val="00AC00D6"/>
    <w:rsid w:val="00AC0F2F"/>
    <w:rsid w:val="00AE3D5A"/>
    <w:rsid w:val="00AE4B74"/>
    <w:rsid w:val="00AF611A"/>
    <w:rsid w:val="00B01494"/>
    <w:rsid w:val="00B0357C"/>
    <w:rsid w:val="00B0749B"/>
    <w:rsid w:val="00B23AC0"/>
    <w:rsid w:val="00B2433F"/>
    <w:rsid w:val="00B318F6"/>
    <w:rsid w:val="00B47F27"/>
    <w:rsid w:val="00B612CD"/>
    <w:rsid w:val="00B623A0"/>
    <w:rsid w:val="00B633D8"/>
    <w:rsid w:val="00B64F37"/>
    <w:rsid w:val="00B87A99"/>
    <w:rsid w:val="00BC1AB8"/>
    <w:rsid w:val="00BC6F38"/>
    <w:rsid w:val="00BD5EE7"/>
    <w:rsid w:val="00BF1DA2"/>
    <w:rsid w:val="00C121B4"/>
    <w:rsid w:val="00C203C5"/>
    <w:rsid w:val="00C22BC8"/>
    <w:rsid w:val="00C306C6"/>
    <w:rsid w:val="00C3235C"/>
    <w:rsid w:val="00C53B33"/>
    <w:rsid w:val="00C56319"/>
    <w:rsid w:val="00C5646F"/>
    <w:rsid w:val="00C64403"/>
    <w:rsid w:val="00C70055"/>
    <w:rsid w:val="00C73F90"/>
    <w:rsid w:val="00C76254"/>
    <w:rsid w:val="00C76DAD"/>
    <w:rsid w:val="00C85C5F"/>
    <w:rsid w:val="00C860C8"/>
    <w:rsid w:val="00C92488"/>
    <w:rsid w:val="00CA0203"/>
    <w:rsid w:val="00CA6F0C"/>
    <w:rsid w:val="00CB26A1"/>
    <w:rsid w:val="00CC0A9A"/>
    <w:rsid w:val="00CC1F08"/>
    <w:rsid w:val="00CC22D7"/>
    <w:rsid w:val="00CD0ED6"/>
    <w:rsid w:val="00CD1DE0"/>
    <w:rsid w:val="00CD5CF2"/>
    <w:rsid w:val="00CD6099"/>
    <w:rsid w:val="00CE0186"/>
    <w:rsid w:val="00CE5A55"/>
    <w:rsid w:val="00CE6CD2"/>
    <w:rsid w:val="00D01565"/>
    <w:rsid w:val="00D07578"/>
    <w:rsid w:val="00D11569"/>
    <w:rsid w:val="00D157FF"/>
    <w:rsid w:val="00D20370"/>
    <w:rsid w:val="00D20F72"/>
    <w:rsid w:val="00D2275A"/>
    <w:rsid w:val="00D2585A"/>
    <w:rsid w:val="00D26F43"/>
    <w:rsid w:val="00D27C9F"/>
    <w:rsid w:val="00D32B03"/>
    <w:rsid w:val="00D363AC"/>
    <w:rsid w:val="00D366A8"/>
    <w:rsid w:val="00D37B05"/>
    <w:rsid w:val="00D4586B"/>
    <w:rsid w:val="00D45954"/>
    <w:rsid w:val="00D46F88"/>
    <w:rsid w:val="00D62FA4"/>
    <w:rsid w:val="00D641A1"/>
    <w:rsid w:val="00D64229"/>
    <w:rsid w:val="00D645A2"/>
    <w:rsid w:val="00D719DB"/>
    <w:rsid w:val="00D729AF"/>
    <w:rsid w:val="00D74452"/>
    <w:rsid w:val="00D93319"/>
    <w:rsid w:val="00D946F6"/>
    <w:rsid w:val="00DA6C71"/>
    <w:rsid w:val="00DB355E"/>
    <w:rsid w:val="00DB4087"/>
    <w:rsid w:val="00DB4D0C"/>
    <w:rsid w:val="00DD2D73"/>
    <w:rsid w:val="00DD5D2F"/>
    <w:rsid w:val="00DE1399"/>
    <w:rsid w:val="00E04E03"/>
    <w:rsid w:val="00E05BF6"/>
    <w:rsid w:val="00E12D88"/>
    <w:rsid w:val="00E236DF"/>
    <w:rsid w:val="00E2424E"/>
    <w:rsid w:val="00E3689D"/>
    <w:rsid w:val="00E403B7"/>
    <w:rsid w:val="00E6522E"/>
    <w:rsid w:val="00E73427"/>
    <w:rsid w:val="00E73E57"/>
    <w:rsid w:val="00E757C8"/>
    <w:rsid w:val="00E80ADD"/>
    <w:rsid w:val="00E914A4"/>
    <w:rsid w:val="00E92ED2"/>
    <w:rsid w:val="00EA5D9D"/>
    <w:rsid w:val="00EC0129"/>
    <w:rsid w:val="00EC2039"/>
    <w:rsid w:val="00ED34B9"/>
    <w:rsid w:val="00ED4A53"/>
    <w:rsid w:val="00ED767C"/>
    <w:rsid w:val="00EE01E0"/>
    <w:rsid w:val="00EE367C"/>
    <w:rsid w:val="00EE3BF1"/>
    <w:rsid w:val="00EF1BA2"/>
    <w:rsid w:val="00F040D3"/>
    <w:rsid w:val="00F05D14"/>
    <w:rsid w:val="00F1205E"/>
    <w:rsid w:val="00F135DC"/>
    <w:rsid w:val="00F14890"/>
    <w:rsid w:val="00F168FD"/>
    <w:rsid w:val="00F17F93"/>
    <w:rsid w:val="00F24DAC"/>
    <w:rsid w:val="00F3296B"/>
    <w:rsid w:val="00F33D4D"/>
    <w:rsid w:val="00F360F2"/>
    <w:rsid w:val="00F44265"/>
    <w:rsid w:val="00F5374F"/>
    <w:rsid w:val="00F548E3"/>
    <w:rsid w:val="00F579E8"/>
    <w:rsid w:val="00F65FA6"/>
    <w:rsid w:val="00F67CFC"/>
    <w:rsid w:val="00F82F51"/>
    <w:rsid w:val="00F84A6F"/>
    <w:rsid w:val="00F87E60"/>
    <w:rsid w:val="00F90F11"/>
    <w:rsid w:val="00F91FAA"/>
    <w:rsid w:val="00F97C5B"/>
    <w:rsid w:val="00F97CB2"/>
    <w:rsid w:val="00FB339D"/>
    <w:rsid w:val="00FB55E0"/>
    <w:rsid w:val="00FB7BBB"/>
    <w:rsid w:val="00FC0DD6"/>
    <w:rsid w:val="00FC173F"/>
    <w:rsid w:val="00FC4310"/>
    <w:rsid w:val="00FC4993"/>
    <w:rsid w:val="00FC5C9C"/>
    <w:rsid w:val="00FD45D5"/>
    <w:rsid w:val="00FD48CC"/>
    <w:rsid w:val="00FD6EDB"/>
    <w:rsid w:val="00FE0ED0"/>
    <w:rsid w:val="00FE2F8D"/>
    <w:rsid w:val="00FE3F76"/>
    <w:rsid w:val="00FE71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562E1AD5"/>
  <w15:docId w15:val="{096940FD-CE28-4B18-897A-193DF27D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aliases w:val="Header 1"/>
    <w:basedOn w:val="Normal"/>
    <w:link w:val="Heading1Char"/>
    <w:qFormat/>
    <w:pPr>
      <w:ind w:left="663"/>
      <w:outlineLvl w:val="0"/>
    </w:pPr>
    <w:rPr>
      <w:rFonts w:ascii="Arial" w:eastAsia="Arial" w:hAnsi="Arial" w:cs="Arial"/>
      <w:b/>
      <w:bCs/>
      <w:sz w:val="37"/>
      <w:szCs w:val="37"/>
    </w:rPr>
  </w:style>
  <w:style w:type="paragraph" w:styleId="Heading2">
    <w:name w:val="heading 2"/>
    <w:aliases w:val="T2Heading 2"/>
    <w:basedOn w:val="Normal"/>
    <w:link w:val="Heading2Char"/>
    <w:unhideWhenUsed/>
    <w:qFormat/>
    <w:pPr>
      <w:spacing w:before="79"/>
      <w:ind w:left="120"/>
      <w:outlineLvl w:val="1"/>
    </w:pPr>
    <w:rPr>
      <w:rFonts w:ascii="Arial" w:eastAsia="Arial" w:hAnsi="Arial" w:cs="Arial"/>
      <w:b/>
      <w:bCs/>
      <w:sz w:val="20"/>
      <w:szCs w:val="20"/>
    </w:rPr>
  </w:style>
  <w:style w:type="paragraph" w:styleId="Heading3">
    <w:name w:val="heading 3"/>
    <w:basedOn w:val="Normal"/>
    <w:link w:val="Heading3Char"/>
    <w:unhideWhenUsed/>
    <w:qFormat/>
    <w:pPr>
      <w:ind w:left="120"/>
      <w:outlineLvl w:val="2"/>
    </w:pPr>
    <w:rPr>
      <w:rFonts w:ascii="Arial" w:eastAsia="Arial" w:hAnsi="Arial" w:cs="Arial"/>
      <w:b/>
      <w:bCs/>
      <w:sz w:val="20"/>
      <w:szCs w:val="20"/>
    </w:rPr>
  </w:style>
  <w:style w:type="paragraph" w:styleId="Heading4">
    <w:name w:val="heading 4"/>
    <w:basedOn w:val="Normal"/>
    <w:link w:val="Heading4Char"/>
    <w:uiPriority w:val="9"/>
    <w:unhideWhenUsed/>
    <w:qFormat/>
    <w:pPr>
      <w:spacing w:before="85"/>
      <w:ind w:left="663"/>
      <w:outlineLvl w:val="3"/>
    </w:pPr>
    <w:rPr>
      <w:rFonts w:ascii="Arial" w:eastAsia="Arial" w:hAnsi="Arial" w:cs="Arial"/>
      <w:b/>
      <w:bCs/>
      <w:sz w:val="18"/>
      <w:szCs w:val="18"/>
    </w:rPr>
  </w:style>
  <w:style w:type="paragraph" w:styleId="Heading5">
    <w:name w:val="heading 5"/>
    <w:basedOn w:val="Normal"/>
    <w:link w:val="Heading5Char"/>
    <w:unhideWhenUsed/>
    <w:qFormat/>
    <w:pPr>
      <w:outlineLvl w:val="4"/>
    </w:pPr>
    <w:rPr>
      <w:rFonts w:ascii="Arial" w:eastAsia="Arial" w:hAnsi="Arial" w:cs="Arial"/>
      <w:b/>
      <w:bCs/>
      <w:i/>
      <w:iCs/>
      <w:sz w:val="18"/>
      <w:szCs w:val="18"/>
    </w:rPr>
  </w:style>
  <w:style w:type="paragraph" w:styleId="Heading6">
    <w:name w:val="heading 6"/>
    <w:basedOn w:val="Normal"/>
    <w:next w:val="Normal"/>
    <w:link w:val="Heading6Char"/>
    <w:unhideWhenUsed/>
    <w:qFormat/>
    <w:rsid w:val="00983C75"/>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ZA"/>
      <w14:ligatures w14:val="standardContextual"/>
    </w:rPr>
  </w:style>
  <w:style w:type="paragraph" w:styleId="Heading7">
    <w:name w:val="heading 7"/>
    <w:basedOn w:val="Normal"/>
    <w:next w:val="Normal"/>
    <w:link w:val="Heading7Char"/>
    <w:uiPriority w:val="9"/>
    <w:unhideWhenUsed/>
    <w:qFormat/>
    <w:rsid w:val="00983C75"/>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ZA"/>
      <w14:ligatures w14:val="standardContextual"/>
    </w:rPr>
  </w:style>
  <w:style w:type="paragraph" w:styleId="Heading8">
    <w:name w:val="heading 8"/>
    <w:basedOn w:val="Normal"/>
    <w:next w:val="Normal"/>
    <w:link w:val="Heading8Char"/>
    <w:unhideWhenUsed/>
    <w:qFormat/>
    <w:rsid w:val="00983C75"/>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ZA"/>
      <w14:ligatures w14:val="standardContextual"/>
    </w:rPr>
  </w:style>
  <w:style w:type="paragraph" w:styleId="Heading9">
    <w:name w:val="heading 9"/>
    <w:basedOn w:val="Normal"/>
    <w:next w:val="Normal"/>
    <w:link w:val="Heading9Char"/>
    <w:unhideWhenUsed/>
    <w:qFormat/>
    <w:rsid w:val="00983C75"/>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18"/>
      <w:szCs w:val="18"/>
    </w:rPr>
  </w:style>
  <w:style w:type="paragraph" w:styleId="ListParagraph">
    <w:name w:val="List Paragraph"/>
    <w:aliases w:val="LIST,BULLETS,Recommendation,List Paragraph1,Table of contents numbered,List Paragraph 1,Grey Bullet List,Grey Bullet Style,Table bullet,Normal for Tables,Bullets,List Paragraph 1.1.1,He,Bullet Level 1,Header Name,WCG F,Bullets3"/>
    <w:basedOn w:val="Normal"/>
    <w:link w:val="ListParagraphChar"/>
    <w:uiPriority w:val="34"/>
    <w:qFormat/>
    <w:pPr>
      <w:ind w:left="1195" w:hanging="533"/>
    </w:pPr>
    <w:rPr>
      <w:rFonts w:ascii="Arial" w:eastAsia="Arial" w:hAnsi="Arial" w:cs="Arial"/>
    </w:r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rsid w:val="00983C75"/>
    <w:rPr>
      <w:rFonts w:eastAsiaTheme="majorEastAsia" w:cstheme="majorBidi"/>
      <w:i/>
      <w:iCs/>
      <w:color w:val="595959" w:themeColor="text1" w:themeTint="A6"/>
      <w:kern w:val="2"/>
      <w:lang w:val="en-ZA"/>
      <w14:ligatures w14:val="standardContextual"/>
    </w:rPr>
  </w:style>
  <w:style w:type="character" w:customStyle="1" w:styleId="Heading7Char">
    <w:name w:val="Heading 7 Char"/>
    <w:basedOn w:val="DefaultParagraphFont"/>
    <w:link w:val="Heading7"/>
    <w:uiPriority w:val="9"/>
    <w:rsid w:val="00983C75"/>
    <w:rPr>
      <w:rFonts w:eastAsiaTheme="majorEastAsia" w:cstheme="majorBidi"/>
      <w:color w:val="595959" w:themeColor="text1" w:themeTint="A6"/>
      <w:kern w:val="2"/>
      <w:lang w:val="en-ZA"/>
      <w14:ligatures w14:val="standardContextual"/>
    </w:rPr>
  </w:style>
  <w:style w:type="character" w:customStyle="1" w:styleId="Heading8Char">
    <w:name w:val="Heading 8 Char"/>
    <w:basedOn w:val="DefaultParagraphFont"/>
    <w:link w:val="Heading8"/>
    <w:rsid w:val="00983C75"/>
    <w:rPr>
      <w:rFonts w:eastAsiaTheme="majorEastAsia" w:cstheme="majorBidi"/>
      <w:i/>
      <w:iCs/>
      <w:color w:val="272727" w:themeColor="text1" w:themeTint="D8"/>
      <w:kern w:val="2"/>
      <w:lang w:val="en-ZA"/>
      <w14:ligatures w14:val="standardContextual"/>
    </w:rPr>
  </w:style>
  <w:style w:type="character" w:customStyle="1" w:styleId="Heading9Char">
    <w:name w:val="Heading 9 Char"/>
    <w:basedOn w:val="DefaultParagraphFont"/>
    <w:link w:val="Heading9"/>
    <w:rsid w:val="00983C75"/>
    <w:rPr>
      <w:rFonts w:eastAsiaTheme="majorEastAsia" w:cstheme="majorBidi"/>
      <w:color w:val="272727" w:themeColor="text1" w:themeTint="D8"/>
      <w:kern w:val="2"/>
      <w:lang w:val="en-ZA"/>
      <w14:ligatures w14:val="standardContextual"/>
    </w:rPr>
  </w:style>
  <w:style w:type="character" w:customStyle="1" w:styleId="Heading1Char">
    <w:name w:val="Heading 1 Char"/>
    <w:aliases w:val="Header 1 Char"/>
    <w:basedOn w:val="DefaultParagraphFont"/>
    <w:link w:val="Heading1"/>
    <w:rsid w:val="00983C75"/>
    <w:rPr>
      <w:rFonts w:ascii="Arial" w:eastAsia="Arial" w:hAnsi="Arial" w:cs="Arial"/>
      <w:b/>
      <w:bCs/>
      <w:sz w:val="37"/>
      <w:szCs w:val="37"/>
    </w:rPr>
  </w:style>
  <w:style w:type="character" w:customStyle="1" w:styleId="Heading2Char">
    <w:name w:val="Heading 2 Char"/>
    <w:aliases w:val="T2Heading 2 Char"/>
    <w:basedOn w:val="DefaultParagraphFont"/>
    <w:link w:val="Heading2"/>
    <w:rsid w:val="00983C75"/>
    <w:rPr>
      <w:rFonts w:ascii="Arial" w:eastAsia="Arial" w:hAnsi="Arial" w:cs="Arial"/>
      <w:b/>
      <w:bCs/>
      <w:sz w:val="20"/>
      <w:szCs w:val="20"/>
    </w:rPr>
  </w:style>
  <w:style w:type="character" w:customStyle="1" w:styleId="Heading3Char">
    <w:name w:val="Heading 3 Char"/>
    <w:basedOn w:val="DefaultParagraphFont"/>
    <w:link w:val="Heading3"/>
    <w:rsid w:val="00983C75"/>
    <w:rPr>
      <w:rFonts w:ascii="Arial" w:eastAsia="Arial" w:hAnsi="Arial" w:cs="Arial"/>
      <w:b/>
      <w:bCs/>
      <w:sz w:val="20"/>
      <w:szCs w:val="20"/>
    </w:rPr>
  </w:style>
  <w:style w:type="character" w:customStyle="1" w:styleId="Heading4Char">
    <w:name w:val="Heading 4 Char"/>
    <w:basedOn w:val="DefaultParagraphFont"/>
    <w:link w:val="Heading4"/>
    <w:uiPriority w:val="9"/>
    <w:rsid w:val="00983C75"/>
    <w:rPr>
      <w:rFonts w:ascii="Arial" w:eastAsia="Arial" w:hAnsi="Arial" w:cs="Arial"/>
      <w:b/>
      <w:bCs/>
      <w:sz w:val="18"/>
      <w:szCs w:val="18"/>
    </w:rPr>
  </w:style>
  <w:style w:type="character" w:customStyle="1" w:styleId="Heading5Char">
    <w:name w:val="Heading 5 Char"/>
    <w:basedOn w:val="DefaultParagraphFont"/>
    <w:link w:val="Heading5"/>
    <w:rsid w:val="00983C75"/>
    <w:rPr>
      <w:rFonts w:ascii="Arial" w:eastAsia="Arial" w:hAnsi="Arial" w:cs="Arial"/>
      <w:b/>
      <w:bCs/>
      <w:i/>
      <w:iCs/>
      <w:sz w:val="18"/>
      <w:szCs w:val="18"/>
    </w:rPr>
  </w:style>
  <w:style w:type="paragraph" w:styleId="Title">
    <w:name w:val="Title"/>
    <w:basedOn w:val="Normal"/>
    <w:next w:val="Normal"/>
    <w:link w:val="TitleChar"/>
    <w:uiPriority w:val="10"/>
    <w:qFormat/>
    <w:rsid w:val="00983C75"/>
    <w:pPr>
      <w:widowControl/>
      <w:autoSpaceDE/>
      <w:autoSpaceDN/>
      <w:spacing w:after="80"/>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983C75"/>
    <w:rPr>
      <w:rFonts w:asciiTheme="majorHAnsi" w:eastAsiaTheme="majorEastAsia" w:hAnsiTheme="majorHAnsi" w:cstheme="majorBidi"/>
      <w:spacing w:val="-10"/>
      <w:kern w:val="28"/>
      <w:sz w:val="56"/>
      <w:szCs w:val="56"/>
      <w:lang w:val="en-ZA"/>
      <w14:ligatures w14:val="standardContextual"/>
    </w:rPr>
  </w:style>
  <w:style w:type="paragraph" w:styleId="Subtitle">
    <w:name w:val="Subtitle"/>
    <w:basedOn w:val="Normal"/>
    <w:next w:val="Normal"/>
    <w:link w:val="SubtitleChar"/>
    <w:uiPriority w:val="11"/>
    <w:qFormat/>
    <w:rsid w:val="00983C75"/>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983C75"/>
    <w:rPr>
      <w:rFonts w:eastAsiaTheme="majorEastAsia" w:cstheme="majorBidi"/>
      <w:color w:val="595959" w:themeColor="text1" w:themeTint="A6"/>
      <w:spacing w:val="15"/>
      <w:kern w:val="2"/>
      <w:sz w:val="28"/>
      <w:szCs w:val="28"/>
      <w:lang w:val="en-ZA"/>
      <w14:ligatures w14:val="standardContextual"/>
    </w:rPr>
  </w:style>
  <w:style w:type="paragraph" w:styleId="Quote">
    <w:name w:val="Quote"/>
    <w:basedOn w:val="Normal"/>
    <w:next w:val="Normal"/>
    <w:link w:val="QuoteChar"/>
    <w:uiPriority w:val="29"/>
    <w:qFormat/>
    <w:rsid w:val="00983C75"/>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ZA"/>
      <w14:ligatures w14:val="standardContextual"/>
    </w:rPr>
  </w:style>
  <w:style w:type="character" w:customStyle="1" w:styleId="QuoteChar">
    <w:name w:val="Quote Char"/>
    <w:basedOn w:val="DefaultParagraphFont"/>
    <w:link w:val="Quote"/>
    <w:uiPriority w:val="29"/>
    <w:rsid w:val="00983C75"/>
    <w:rPr>
      <w:i/>
      <w:iCs/>
      <w:color w:val="404040" w:themeColor="text1" w:themeTint="BF"/>
      <w:kern w:val="2"/>
      <w:lang w:val="en-ZA"/>
      <w14:ligatures w14:val="standardContextual"/>
    </w:rPr>
  </w:style>
  <w:style w:type="character" w:styleId="IntenseEmphasis">
    <w:name w:val="Intense Emphasis"/>
    <w:basedOn w:val="DefaultParagraphFont"/>
    <w:uiPriority w:val="21"/>
    <w:qFormat/>
    <w:rsid w:val="00983C75"/>
    <w:rPr>
      <w:i/>
      <w:iCs/>
      <w:color w:val="365F91" w:themeColor="accent1" w:themeShade="BF"/>
    </w:rPr>
  </w:style>
  <w:style w:type="paragraph" w:styleId="IntenseQuote">
    <w:name w:val="Intense Quote"/>
    <w:basedOn w:val="Normal"/>
    <w:next w:val="Normal"/>
    <w:link w:val="IntenseQuoteChar"/>
    <w:uiPriority w:val="30"/>
    <w:qFormat/>
    <w:rsid w:val="00983C75"/>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ZA"/>
      <w14:ligatures w14:val="standardContextual"/>
    </w:rPr>
  </w:style>
  <w:style w:type="character" w:customStyle="1" w:styleId="IntenseQuoteChar">
    <w:name w:val="Intense Quote Char"/>
    <w:basedOn w:val="DefaultParagraphFont"/>
    <w:link w:val="IntenseQuote"/>
    <w:uiPriority w:val="30"/>
    <w:rsid w:val="00983C75"/>
    <w:rPr>
      <w:i/>
      <w:iCs/>
      <w:color w:val="365F91" w:themeColor="accent1" w:themeShade="BF"/>
      <w:kern w:val="2"/>
      <w:lang w:val="en-ZA"/>
      <w14:ligatures w14:val="standardContextual"/>
    </w:rPr>
  </w:style>
  <w:style w:type="character" w:styleId="IntenseReference">
    <w:name w:val="Intense Reference"/>
    <w:basedOn w:val="DefaultParagraphFont"/>
    <w:uiPriority w:val="32"/>
    <w:qFormat/>
    <w:rsid w:val="00983C75"/>
    <w:rPr>
      <w:b/>
      <w:bCs/>
      <w:smallCaps/>
      <w:color w:val="365F91" w:themeColor="accent1" w:themeShade="BF"/>
      <w:spacing w:val="5"/>
    </w:rPr>
  </w:style>
  <w:style w:type="paragraph" w:customStyle="1" w:styleId="paragraph">
    <w:name w:val="paragraph"/>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normaltextrun">
    <w:name w:val="normaltextrun"/>
    <w:basedOn w:val="DefaultParagraphFont"/>
    <w:rsid w:val="00983C75"/>
  </w:style>
  <w:style w:type="character" w:customStyle="1" w:styleId="eop">
    <w:name w:val="eop"/>
    <w:basedOn w:val="DefaultParagraphFont"/>
    <w:rsid w:val="00983C75"/>
  </w:style>
  <w:style w:type="paragraph" w:styleId="Header">
    <w:name w:val="header"/>
    <w:basedOn w:val="Normal"/>
    <w:link w:val="HeaderChar"/>
    <w:uiPriority w:val="99"/>
    <w:unhideWhenUsed/>
    <w:qFormat/>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HeaderChar">
    <w:name w:val="Header Char"/>
    <w:basedOn w:val="DefaultParagraphFont"/>
    <w:link w:val="Header"/>
    <w:uiPriority w:val="99"/>
    <w:rsid w:val="00983C75"/>
    <w:rPr>
      <w:kern w:val="2"/>
      <w:lang w:val="en-ZA"/>
      <w14:ligatures w14:val="standardContextual"/>
    </w:rPr>
  </w:style>
  <w:style w:type="paragraph" w:styleId="Footer">
    <w:name w:val="footer"/>
    <w:basedOn w:val="Normal"/>
    <w:link w:val="FooterChar"/>
    <w:uiPriority w:val="99"/>
    <w:unhideWhenUsed/>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FooterChar">
    <w:name w:val="Footer Char"/>
    <w:basedOn w:val="DefaultParagraphFont"/>
    <w:link w:val="Footer"/>
    <w:uiPriority w:val="99"/>
    <w:rsid w:val="00983C75"/>
    <w:rPr>
      <w:kern w:val="2"/>
      <w:lang w:val="en-ZA"/>
      <w14:ligatures w14:val="standardContextual"/>
    </w:rPr>
  </w:style>
  <w:style w:type="character" w:customStyle="1" w:styleId="tabchar">
    <w:name w:val="tabchar"/>
    <w:basedOn w:val="DefaultParagraphFont"/>
    <w:rsid w:val="00983C75"/>
  </w:style>
  <w:style w:type="numbering" w:customStyle="1" w:styleId="NoList1">
    <w:name w:val="No List1"/>
    <w:next w:val="NoList"/>
    <w:uiPriority w:val="99"/>
    <w:semiHidden/>
    <w:unhideWhenUsed/>
    <w:rsid w:val="00983C75"/>
  </w:style>
  <w:style w:type="paragraph" w:customStyle="1" w:styleId="msonormal0">
    <w:name w:val="msonormal"/>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extrun">
    <w:name w:val="textrun"/>
    <w:basedOn w:val="DefaultParagraphFont"/>
    <w:rsid w:val="00983C75"/>
  </w:style>
  <w:style w:type="paragraph" w:customStyle="1" w:styleId="outlineelement">
    <w:name w:val="outlineelement"/>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abrun">
    <w:name w:val="tabrun"/>
    <w:basedOn w:val="DefaultParagraphFont"/>
    <w:rsid w:val="00983C75"/>
  </w:style>
  <w:style w:type="character" w:customStyle="1" w:styleId="tableaderchars">
    <w:name w:val="tableaderchars"/>
    <w:basedOn w:val="DefaultParagraphFont"/>
    <w:rsid w:val="00983C75"/>
  </w:style>
  <w:style w:type="character" w:customStyle="1" w:styleId="trackchangetextinsertion">
    <w:name w:val="trackchangetextinsertion"/>
    <w:basedOn w:val="DefaultParagraphFont"/>
    <w:rsid w:val="00983C75"/>
  </w:style>
  <w:style w:type="character" w:customStyle="1" w:styleId="trackedchange">
    <w:name w:val="trackedchange"/>
    <w:basedOn w:val="DefaultParagraphFont"/>
    <w:rsid w:val="00983C75"/>
  </w:style>
  <w:style w:type="character" w:customStyle="1" w:styleId="trackchangetextdeletionmarker">
    <w:name w:val="trackchangetextdeletionmarker"/>
    <w:basedOn w:val="DefaultParagraphFont"/>
    <w:rsid w:val="00983C75"/>
  </w:style>
  <w:style w:type="character" w:customStyle="1" w:styleId="trackchangeblobmodified">
    <w:name w:val="trackchangeblobmodified"/>
    <w:basedOn w:val="DefaultParagraphFont"/>
    <w:rsid w:val="00983C75"/>
  </w:style>
  <w:style w:type="character" w:customStyle="1" w:styleId="trackchangeblobinsertion">
    <w:name w:val="trackchangeblobinsertion"/>
    <w:basedOn w:val="DefaultParagraphFont"/>
    <w:rsid w:val="00983C75"/>
  </w:style>
  <w:style w:type="character" w:customStyle="1" w:styleId="trackchangeblobdeletion">
    <w:name w:val="trackchangeblobdeletion"/>
    <w:basedOn w:val="DefaultParagraphFont"/>
    <w:rsid w:val="00983C75"/>
  </w:style>
  <w:style w:type="character" w:customStyle="1" w:styleId="wacimagecontainer">
    <w:name w:val="wacimagecontainer"/>
    <w:basedOn w:val="DefaultParagraphFont"/>
    <w:rsid w:val="00983C75"/>
  </w:style>
  <w:style w:type="table" w:styleId="TableGrid">
    <w:name w:val="Table Grid"/>
    <w:basedOn w:val="TableNormal"/>
    <w:uiPriority w:val="39"/>
    <w:rsid w:val="00983C75"/>
    <w:pPr>
      <w:widowControl/>
      <w:autoSpaceDE/>
      <w:autoSpaceDN/>
    </w:pPr>
    <w:rPr>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83C75"/>
  </w:style>
  <w:style w:type="numbering" w:customStyle="1" w:styleId="NoList11">
    <w:name w:val="No List11"/>
    <w:next w:val="NoList"/>
    <w:semiHidden/>
    <w:rsid w:val="00983C75"/>
  </w:style>
  <w:style w:type="table" w:customStyle="1" w:styleId="TableGrid1">
    <w:name w:val="Table Grid1"/>
    <w:basedOn w:val="TableNormal"/>
    <w:next w:val="TableGrid"/>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uiPriority w:val="39"/>
    <w:rsid w:val="00983C75"/>
    <w:pPr>
      <w:widowControl/>
      <w:autoSpaceDE/>
      <w:autoSpaceDN/>
      <w:spacing w:before="120" w:after="120"/>
    </w:pPr>
    <w:rPr>
      <w:rFonts w:ascii="Tahoma" w:eastAsia="Times New Roman" w:hAnsi="Tahoma" w:cs="Times New Roman"/>
      <w:caps/>
      <w:sz w:val="18"/>
      <w:szCs w:val="24"/>
      <w:lang w:val="en-GB" w:eastAsia="en-GB"/>
    </w:rPr>
  </w:style>
  <w:style w:type="character" w:styleId="Hyperlink">
    <w:name w:val="Hyperlink"/>
    <w:uiPriority w:val="99"/>
    <w:unhideWhenUsed/>
    <w:rsid w:val="00983C75"/>
    <w:rPr>
      <w:color w:val="0000FF"/>
      <w:u w:val="single"/>
    </w:rPr>
  </w:style>
  <w:style w:type="paragraph" w:customStyle="1" w:styleId="ScheduleLevel1">
    <w:name w:val="Schedule Level 1"/>
    <w:qFormat/>
    <w:rsid w:val="00983C75"/>
    <w:pPr>
      <w:widowControl/>
      <w:numPr>
        <w:numId w:val="20"/>
      </w:numPr>
      <w:autoSpaceDE/>
      <w:autoSpaceDN/>
      <w:spacing w:before="240" w:line="360" w:lineRule="auto"/>
      <w:outlineLvl w:val="0"/>
    </w:pPr>
    <w:rPr>
      <w:rFonts w:ascii="Tahoma" w:eastAsia="Times New Roman" w:hAnsi="Tahoma" w:cs="Arial"/>
      <w:b/>
      <w:bCs/>
      <w:caps/>
      <w:kern w:val="32"/>
      <w:sz w:val="18"/>
      <w:szCs w:val="20"/>
      <w:lang w:val="en-GB" w:eastAsia="en-GB"/>
    </w:rPr>
  </w:style>
  <w:style w:type="paragraph" w:customStyle="1" w:styleId="ScheduleHeading">
    <w:name w:val="Schedule Heading"/>
    <w:qFormat/>
    <w:rsid w:val="00983C75"/>
    <w:pPr>
      <w:widowControl/>
      <w:tabs>
        <w:tab w:val="left" w:pos="2078"/>
      </w:tabs>
      <w:autoSpaceDE/>
      <w:autoSpaceDN/>
      <w:spacing w:before="240" w:line="360" w:lineRule="auto"/>
      <w:jc w:val="center"/>
      <w:outlineLvl w:val="0"/>
    </w:pPr>
    <w:rPr>
      <w:rFonts w:ascii="Tahoma" w:eastAsia="Times New Roman" w:hAnsi="Tahoma" w:cs="Times New Roman"/>
      <w:b/>
      <w:sz w:val="20"/>
      <w:szCs w:val="24"/>
      <w:lang w:val="en-GB" w:eastAsia="en-GB"/>
    </w:rPr>
  </w:style>
  <w:style w:type="paragraph" w:customStyle="1" w:styleId="Level1Paragraph">
    <w:name w:val="Level 1 Paragraph"/>
    <w:link w:val="Level1ParagraphChar"/>
    <w:rsid w:val="00983C75"/>
    <w:pPr>
      <w:widowControl/>
      <w:autoSpaceDE/>
      <w:autoSpaceDN/>
      <w:spacing w:before="60" w:line="360" w:lineRule="auto"/>
      <w:ind w:left="567"/>
      <w:jc w:val="both"/>
    </w:pPr>
    <w:rPr>
      <w:rFonts w:ascii="Tahoma" w:eastAsia="Times New Roman" w:hAnsi="Tahoma" w:cs="Times New Roman"/>
      <w:sz w:val="18"/>
      <w:szCs w:val="24"/>
      <w:lang w:val="en-GB" w:eastAsia="en-GB"/>
    </w:rPr>
  </w:style>
  <w:style w:type="paragraph" w:customStyle="1" w:styleId="Level2Paragraph">
    <w:name w:val="Level 2 Paragraph"/>
    <w:basedOn w:val="Level1Paragraph"/>
    <w:rsid w:val="00983C75"/>
    <w:pPr>
      <w:ind w:left="1134"/>
    </w:pPr>
  </w:style>
  <w:style w:type="paragraph" w:customStyle="1" w:styleId="Level3Paragraph">
    <w:name w:val="Level 3 Paragraph"/>
    <w:basedOn w:val="Level2Paragraph"/>
    <w:uiPriority w:val="99"/>
    <w:rsid w:val="00983C75"/>
    <w:pPr>
      <w:ind w:left="1701"/>
    </w:pPr>
  </w:style>
  <w:style w:type="paragraph" w:customStyle="1" w:styleId="Level4Paragraph">
    <w:name w:val="Level 4 Paragraph"/>
    <w:basedOn w:val="Level3Paragraph"/>
    <w:rsid w:val="00983C75"/>
    <w:pPr>
      <w:ind w:left="2268"/>
    </w:pPr>
  </w:style>
  <w:style w:type="paragraph" w:customStyle="1" w:styleId="TemplateBullets">
    <w:name w:val="Template Bullets"/>
    <w:next w:val="TransnetNormal"/>
    <w:link w:val="TemplateBulletsChar"/>
    <w:rsid w:val="00983C75"/>
    <w:pPr>
      <w:widowControl/>
      <w:numPr>
        <w:numId w:val="21"/>
      </w:numPr>
      <w:autoSpaceDE/>
      <w:autoSpaceDN/>
      <w:spacing w:before="60"/>
    </w:pPr>
    <w:rPr>
      <w:rFonts w:ascii="Tahoma" w:eastAsia="Times New Roman" w:hAnsi="Tahoma" w:cs="Times New Roman"/>
      <w:sz w:val="18"/>
      <w:szCs w:val="24"/>
      <w:lang w:val="en-GB" w:eastAsia="en-GB"/>
    </w:rPr>
  </w:style>
  <w:style w:type="paragraph" w:customStyle="1" w:styleId="TransnetNormal">
    <w:name w:val="Transnet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styleId="BalloonText">
    <w:name w:val="Balloon Text"/>
    <w:basedOn w:val="Normal"/>
    <w:link w:val="BalloonTextChar"/>
    <w:rsid w:val="00983C75"/>
    <w:pPr>
      <w:widowControl/>
      <w:autoSpaceDE/>
      <w:autoSpaceDN/>
      <w:ind w:left="431"/>
      <w:jc w:val="both"/>
    </w:pPr>
    <w:rPr>
      <w:rFonts w:ascii="Tahoma" w:eastAsia="Times New Roman" w:hAnsi="Tahoma" w:cs="Tahoma"/>
      <w:sz w:val="16"/>
      <w:szCs w:val="16"/>
      <w:lang w:val="en-GB" w:eastAsia="en-GB"/>
    </w:rPr>
  </w:style>
  <w:style w:type="character" w:customStyle="1" w:styleId="BalloonTextChar">
    <w:name w:val="Balloon Text Char"/>
    <w:basedOn w:val="DefaultParagraphFont"/>
    <w:link w:val="BalloonText"/>
    <w:rsid w:val="00983C75"/>
    <w:rPr>
      <w:rFonts w:ascii="Tahoma" w:eastAsia="Times New Roman" w:hAnsi="Tahoma" w:cs="Tahoma"/>
      <w:sz w:val="16"/>
      <w:szCs w:val="16"/>
      <w:lang w:val="en-GB" w:eastAsia="en-GB"/>
    </w:rPr>
  </w:style>
  <w:style w:type="paragraph" w:customStyle="1" w:styleId="TransTableText">
    <w:name w:val="TransTableText"/>
    <w:rsid w:val="00983C75"/>
    <w:pPr>
      <w:widowControl/>
      <w:autoSpaceDE/>
      <w:autoSpaceDN/>
      <w:spacing w:before="60" w:after="60"/>
    </w:pPr>
    <w:rPr>
      <w:rFonts w:ascii="Tahoma" w:eastAsia="Times New Roman" w:hAnsi="Tahoma" w:cs="Times New Roman"/>
      <w:sz w:val="18"/>
      <w:szCs w:val="24"/>
      <w:lang w:val="en-GB" w:eastAsia="en-GB"/>
    </w:rPr>
  </w:style>
  <w:style w:type="character" w:styleId="CommentReference">
    <w:name w:val="annotation reference"/>
    <w:uiPriority w:val="99"/>
    <w:rsid w:val="00983C75"/>
    <w:rPr>
      <w:sz w:val="16"/>
      <w:szCs w:val="16"/>
    </w:rPr>
  </w:style>
  <w:style w:type="paragraph" w:styleId="CommentText">
    <w:name w:val="annotation text"/>
    <w:basedOn w:val="Normal"/>
    <w:link w:val="CommentTextChar"/>
    <w:uiPriority w:val="99"/>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CommentTextChar">
    <w:name w:val="Comment Text Char"/>
    <w:basedOn w:val="DefaultParagraphFont"/>
    <w:link w:val="CommentText"/>
    <w:uiPriority w:val="99"/>
    <w:rsid w:val="00983C75"/>
    <w:rPr>
      <w:rFonts w:ascii="Tahoma" w:eastAsia="Times New Roman" w:hAnsi="Tahoma" w:cs="Times New Roman"/>
      <w:sz w:val="20"/>
      <w:szCs w:val="20"/>
      <w:lang w:val="en-GB" w:eastAsia="en-GB"/>
    </w:rPr>
  </w:style>
  <w:style w:type="paragraph" w:styleId="CommentSubject">
    <w:name w:val="annotation subject"/>
    <w:basedOn w:val="CommentText"/>
    <w:next w:val="CommentText"/>
    <w:link w:val="CommentSubjectChar"/>
    <w:rsid w:val="00983C75"/>
    <w:rPr>
      <w:b/>
      <w:bCs/>
    </w:rPr>
  </w:style>
  <w:style w:type="character" w:customStyle="1" w:styleId="CommentSubjectChar">
    <w:name w:val="Comment Subject Char"/>
    <w:basedOn w:val="CommentTextChar"/>
    <w:link w:val="CommentSubject"/>
    <w:rsid w:val="00983C75"/>
    <w:rPr>
      <w:rFonts w:ascii="Tahoma" w:eastAsia="Times New Roman" w:hAnsi="Tahoma" w:cs="Times New Roman"/>
      <w:b/>
      <w:bCs/>
      <w:sz w:val="20"/>
      <w:szCs w:val="20"/>
      <w:lang w:val="en-GB" w:eastAsia="en-GB"/>
    </w:rPr>
  </w:style>
  <w:style w:type="paragraph" w:customStyle="1" w:styleId="TemplateNormal">
    <w:name w:val="Template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customStyle="1" w:styleId="NECGuidanceNotes">
    <w:name w:val="NECGuidanceNotes"/>
    <w:basedOn w:val="Normal"/>
    <w:rsid w:val="00983C75"/>
    <w:pPr>
      <w:widowControl/>
      <w:shd w:val="clear" w:color="auto" w:fill="E6E6E6"/>
      <w:autoSpaceDE/>
      <w:autoSpaceDN/>
      <w:spacing w:before="60"/>
      <w:jc w:val="both"/>
    </w:pPr>
    <w:rPr>
      <w:rFonts w:ascii="Arial" w:eastAsia="Times New Roman" w:hAnsi="Arial" w:cs="Times New Roman"/>
      <w:i/>
      <w:color w:val="003366"/>
      <w:sz w:val="18"/>
      <w:szCs w:val="16"/>
      <w:lang w:val="en-GB" w:eastAsia="en-GB"/>
    </w:rPr>
  </w:style>
  <w:style w:type="paragraph" w:styleId="FootnoteText">
    <w:name w:val="footnote text"/>
    <w:basedOn w:val="Normal"/>
    <w:link w:val="FootnoteTextChar"/>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FootnoteTextChar">
    <w:name w:val="Footnote Text Char"/>
    <w:basedOn w:val="DefaultParagraphFont"/>
    <w:link w:val="FootnoteText"/>
    <w:rsid w:val="00983C75"/>
    <w:rPr>
      <w:rFonts w:ascii="Tahoma" w:eastAsia="Times New Roman" w:hAnsi="Tahoma" w:cs="Times New Roman"/>
      <w:sz w:val="20"/>
      <w:szCs w:val="20"/>
      <w:lang w:val="en-GB" w:eastAsia="en-GB"/>
    </w:rPr>
  </w:style>
  <w:style w:type="character" w:styleId="FootnoteReference">
    <w:name w:val="footnote reference"/>
    <w:rsid w:val="00983C75"/>
    <w:rPr>
      <w:vertAlign w:val="superscript"/>
    </w:rPr>
  </w:style>
  <w:style w:type="paragraph" w:styleId="NormalWeb">
    <w:name w:val="Normal (Web)"/>
    <w:basedOn w:val="Normal"/>
    <w:uiPriority w:val="99"/>
    <w:unhideWhenUsed/>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paragraph" w:customStyle="1" w:styleId="Style1">
    <w:name w:val="Style1"/>
    <w:basedOn w:val="ScheduleLevel1"/>
    <w:link w:val="Style1Char"/>
    <w:qFormat/>
    <w:rsid w:val="00983C75"/>
    <w:pPr>
      <w:numPr>
        <w:numId w:val="0"/>
      </w:numPr>
      <w:tabs>
        <w:tab w:val="num" w:pos="725"/>
      </w:tabs>
      <w:ind w:left="725" w:hanging="360"/>
    </w:pPr>
    <w:rPr>
      <w:caps w:val="0"/>
    </w:rPr>
  </w:style>
  <w:style w:type="character" w:customStyle="1" w:styleId="Style1Char">
    <w:name w:val="Style1 Char"/>
    <w:link w:val="Style1"/>
    <w:rsid w:val="00983C75"/>
    <w:rPr>
      <w:rFonts w:ascii="Tahoma" w:eastAsia="Times New Roman" w:hAnsi="Tahoma" w:cs="Arial"/>
      <w:b/>
      <w:bCs/>
      <w:kern w:val="32"/>
      <w:sz w:val="18"/>
      <w:szCs w:val="20"/>
      <w:lang w:val="en-GB" w:eastAsia="en-GB"/>
    </w:rPr>
  </w:style>
  <w:style w:type="character" w:customStyle="1" w:styleId="TemplateBulletsChar">
    <w:name w:val="Template Bullets Char"/>
    <w:link w:val="TemplateBullets"/>
    <w:rsid w:val="00983C75"/>
    <w:rPr>
      <w:rFonts w:ascii="Tahoma" w:eastAsia="Times New Roman" w:hAnsi="Tahoma" w:cs="Times New Roman"/>
      <w:sz w:val="18"/>
      <w:szCs w:val="24"/>
      <w:lang w:val="en-GB" w:eastAsia="en-GB"/>
    </w:rPr>
  </w:style>
  <w:style w:type="paragraph" w:styleId="BodyTextIndent">
    <w:name w:val="Body Text Indent"/>
    <w:basedOn w:val="Normal"/>
    <w:link w:val="BodyTextIndentChar"/>
    <w:rsid w:val="00983C75"/>
    <w:pPr>
      <w:tabs>
        <w:tab w:val="left" w:pos="900"/>
        <w:tab w:val="left" w:pos="2880"/>
        <w:tab w:val="left" w:pos="5760"/>
        <w:tab w:val="left" w:pos="7920"/>
      </w:tabs>
      <w:autoSpaceDE/>
      <w:autoSpaceDN/>
      <w:ind w:left="900" w:hanging="900"/>
      <w:jc w:val="both"/>
    </w:pPr>
    <w:rPr>
      <w:rFonts w:ascii="Arial Narrow" w:eastAsia="Times New Roman" w:hAnsi="Arial Narrow" w:cs="Times New Roman"/>
      <w:snapToGrid w:val="0"/>
      <w:color w:val="000080"/>
      <w:sz w:val="24"/>
      <w:szCs w:val="20"/>
      <w:lang w:val="en-GB"/>
    </w:rPr>
  </w:style>
  <w:style w:type="character" w:customStyle="1" w:styleId="BodyTextIndentChar">
    <w:name w:val="Body Text Indent Char"/>
    <w:basedOn w:val="DefaultParagraphFont"/>
    <w:link w:val="BodyTextIndent"/>
    <w:rsid w:val="00983C75"/>
    <w:rPr>
      <w:rFonts w:ascii="Arial Narrow" w:eastAsia="Times New Roman" w:hAnsi="Arial Narrow" w:cs="Times New Roman"/>
      <w:snapToGrid w:val="0"/>
      <w:color w:val="000080"/>
      <w:sz w:val="24"/>
      <w:szCs w:val="20"/>
      <w:lang w:val="en-GB"/>
    </w:rPr>
  </w:style>
  <w:style w:type="paragraph" w:styleId="BodyText2">
    <w:name w:val="Body Text 2"/>
    <w:basedOn w:val="Normal"/>
    <w:link w:val="BodyText2Char"/>
    <w:uiPriority w:val="99"/>
    <w:rsid w:val="00983C75"/>
    <w:pPr>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autoSpaceDE/>
      <w:autoSpaceDN/>
      <w:ind w:right="745"/>
      <w:jc w:val="both"/>
    </w:pPr>
    <w:rPr>
      <w:rFonts w:ascii="Arial" w:eastAsia="Times New Roman" w:hAnsi="Arial" w:cs="Times New Roman"/>
      <w:snapToGrid w:val="0"/>
      <w:color w:val="000080"/>
      <w:sz w:val="24"/>
      <w:szCs w:val="20"/>
      <w:lang w:val="en-GB"/>
    </w:rPr>
  </w:style>
  <w:style w:type="character" w:customStyle="1" w:styleId="BodyText2Char">
    <w:name w:val="Body Text 2 Char"/>
    <w:basedOn w:val="DefaultParagraphFont"/>
    <w:link w:val="BodyText2"/>
    <w:uiPriority w:val="99"/>
    <w:rsid w:val="00983C75"/>
    <w:rPr>
      <w:rFonts w:ascii="Arial" w:eastAsia="Times New Roman" w:hAnsi="Arial" w:cs="Times New Roman"/>
      <w:snapToGrid w:val="0"/>
      <w:color w:val="000080"/>
      <w:sz w:val="24"/>
      <w:szCs w:val="20"/>
      <w:lang w:val="en-GB"/>
    </w:rPr>
  </w:style>
  <w:style w:type="character" w:styleId="Emphasis">
    <w:name w:val="Emphasis"/>
    <w:uiPriority w:val="20"/>
    <w:qFormat/>
    <w:rsid w:val="00983C75"/>
    <w:rPr>
      <w:i/>
      <w:iCs/>
    </w:rPr>
  </w:style>
  <w:style w:type="paragraph" w:styleId="BodyTextIndent3">
    <w:name w:val="Body Text Indent 3"/>
    <w:basedOn w:val="Normal"/>
    <w:link w:val="BodyTextIndent3Char"/>
    <w:rsid w:val="00983C75"/>
    <w:pPr>
      <w:widowControl/>
      <w:autoSpaceDE/>
      <w:autoSpaceDN/>
      <w:spacing w:after="120" w:line="360" w:lineRule="auto"/>
      <w:ind w:left="283"/>
      <w:jc w:val="both"/>
    </w:pPr>
    <w:rPr>
      <w:rFonts w:ascii="Tahoma" w:eastAsia="Times New Roman" w:hAnsi="Tahoma" w:cs="Times New Roman"/>
      <w:sz w:val="16"/>
      <w:szCs w:val="16"/>
      <w:lang w:val="en-GB" w:eastAsia="en-GB"/>
    </w:rPr>
  </w:style>
  <w:style w:type="character" w:customStyle="1" w:styleId="BodyTextIndent3Char">
    <w:name w:val="Body Text Indent 3 Char"/>
    <w:basedOn w:val="DefaultParagraphFont"/>
    <w:link w:val="BodyTextIndent3"/>
    <w:rsid w:val="00983C75"/>
    <w:rPr>
      <w:rFonts w:ascii="Tahoma" w:eastAsia="Times New Roman" w:hAnsi="Tahoma" w:cs="Times New Roman"/>
      <w:sz w:val="16"/>
      <w:szCs w:val="16"/>
      <w:lang w:val="en-GB" w:eastAsia="en-GB"/>
    </w:rPr>
  </w:style>
  <w:style w:type="character" w:customStyle="1" w:styleId="BodyTextChar">
    <w:name w:val="Body Text Char"/>
    <w:basedOn w:val="DefaultParagraphFont"/>
    <w:link w:val="BodyText"/>
    <w:rsid w:val="00983C75"/>
    <w:rPr>
      <w:rFonts w:ascii="Microsoft Sans Serif" w:eastAsia="Microsoft Sans Serif" w:hAnsi="Microsoft Sans Serif" w:cs="Microsoft Sans Serif"/>
      <w:sz w:val="18"/>
      <w:szCs w:val="18"/>
    </w:rPr>
  </w:style>
  <w:style w:type="paragraph" w:customStyle="1" w:styleId="TAHOMA">
    <w:name w:val="TAHOMA"/>
    <w:basedOn w:val="Normal"/>
    <w:autoRedefine/>
    <w:rsid w:val="00983C75"/>
    <w:pPr>
      <w:numPr>
        <w:numId w:val="22"/>
      </w:numPr>
      <w:tabs>
        <w:tab w:val="left" w:pos="-284"/>
      </w:tabs>
      <w:adjustRightInd w:val="0"/>
      <w:spacing w:before="240" w:after="240" w:line="276" w:lineRule="auto"/>
      <w:ind w:right="91"/>
      <w:jc w:val="both"/>
    </w:pPr>
    <w:rPr>
      <w:rFonts w:ascii="Tahoma" w:eastAsia="Times New Roman" w:hAnsi="Tahoma" w:cs="Tahoma"/>
      <w:b/>
      <w:bCs/>
      <w:sz w:val="20"/>
      <w:u w:val="single"/>
      <w:lang w:val="en-GB"/>
    </w:rPr>
  </w:style>
  <w:style w:type="paragraph" w:customStyle="1" w:styleId="Default">
    <w:name w:val="Default"/>
    <w:rsid w:val="00983C75"/>
    <w:pPr>
      <w:widowControl/>
      <w:adjustRightInd w:val="0"/>
    </w:pPr>
    <w:rPr>
      <w:rFonts w:ascii="Times New Roman" w:eastAsia="Calibri" w:hAnsi="Times New Roman" w:cs="Times New Roman"/>
      <w:color w:val="000000"/>
      <w:sz w:val="24"/>
      <w:szCs w:val="24"/>
      <w:lang w:val="en-ZA"/>
    </w:rPr>
  </w:style>
  <w:style w:type="character" w:customStyle="1" w:styleId="Level1ParagraphChar">
    <w:name w:val="Level 1 Paragraph Char"/>
    <w:link w:val="Level1Paragraph"/>
    <w:rsid w:val="00983C75"/>
    <w:rPr>
      <w:rFonts w:ascii="Tahoma" w:eastAsia="Times New Roman" w:hAnsi="Tahoma" w:cs="Times New Roman"/>
      <w:sz w:val="18"/>
      <w:szCs w:val="24"/>
      <w:lang w:val="en-GB" w:eastAsia="en-GB"/>
    </w:rPr>
  </w:style>
  <w:style w:type="paragraph" w:styleId="Revision">
    <w:name w:val="Revision"/>
    <w:hidden/>
    <w:uiPriority w:val="99"/>
    <w:semiHidden/>
    <w:rsid w:val="00983C75"/>
    <w:pPr>
      <w:widowControl/>
      <w:autoSpaceDE/>
      <w:autoSpaceDN/>
    </w:pPr>
    <w:rPr>
      <w:rFonts w:ascii="Tahoma" w:eastAsia="Times New Roman" w:hAnsi="Tahoma" w:cs="Times New Roman"/>
      <w:sz w:val="20"/>
      <w:szCs w:val="24"/>
      <w:lang w:val="en-GB" w:eastAsia="en-GB"/>
    </w:rPr>
  </w:style>
  <w:style w:type="table" w:customStyle="1" w:styleId="TableGrid2">
    <w:name w:val="Table Grid2"/>
    <w:basedOn w:val="TableNormal"/>
    <w:next w:val="TableGrid"/>
    <w:uiPriority w:val="39"/>
    <w:rsid w:val="00983C75"/>
    <w:pPr>
      <w:autoSpaceDE/>
      <w:autoSpaceDN/>
    </w:pPr>
    <w:rPr>
      <w:rFonts w:ascii="Calibri" w:eastAsia="Times New Roman" w:hAnsi="Calibri"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sid w:val="00983C75"/>
    <w:rPr>
      <w:rFonts w:ascii="Segoe UI" w:hAnsi="Segoe UI" w:cs="Segoe UI" w:hint="default"/>
      <w:sz w:val="18"/>
      <w:szCs w:val="18"/>
    </w:rPr>
  </w:style>
  <w:style w:type="character" w:customStyle="1" w:styleId="cf11">
    <w:name w:val="cf11"/>
    <w:rsid w:val="00983C75"/>
    <w:rPr>
      <w:rFonts w:ascii="Segoe UI" w:hAnsi="Segoe UI" w:cs="Segoe UI" w:hint="default"/>
      <w:sz w:val="18"/>
      <w:szCs w:val="18"/>
      <w:shd w:val="clear" w:color="auto" w:fill="FFFF00"/>
    </w:rPr>
  </w:style>
  <w:style w:type="character" w:customStyle="1" w:styleId="pagebreaktextspan">
    <w:name w:val="pagebreaktextspan"/>
    <w:basedOn w:val="DefaultParagraphFont"/>
    <w:rsid w:val="00983C75"/>
  </w:style>
  <w:style w:type="table" w:customStyle="1" w:styleId="TableGrid3">
    <w:name w:val="Table Grid3"/>
    <w:basedOn w:val="TableNormal"/>
    <w:next w:val="TableGrid"/>
    <w:uiPriority w:val="39"/>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4F63"/>
    <w:rPr>
      <w:color w:val="605E5C"/>
      <w:shd w:val="clear" w:color="auto" w:fill="E1DFDD"/>
    </w:rPr>
  </w:style>
  <w:style w:type="paragraph" w:styleId="TOC2">
    <w:name w:val="toc 2"/>
    <w:basedOn w:val="Normal"/>
    <w:next w:val="Normal"/>
    <w:autoRedefine/>
    <w:uiPriority w:val="39"/>
    <w:rsid w:val="00287B14"/>
    <w:pPr>
      <w:tabs>
        <w:tab w:val="left" w:pos="1418"/>
        <w:tab w:val="right" w:leader="dot" w:pos="9355"/>
      </w:tabs>
      <w:adjustRightInd w:val="0"/>
      <w:spacing w:line="360" w:lineRule="auto"/>
      <w:ind w:left="1418" w:hanging="1418"/>
    </w:pPr>
    <w:rPr>
      <w:rFonts w:ascii="Arial" w:eastAsia="Times New Roman" w:hAnsi="Arial" w:cs="Arial"/>
      <w:noProof/>
      <w:sz w:val="20"/>
      <w:lang w:val="en-ZA"/>
    </w:rPr>
  </w:style>
  <w:style w:type="paragraph" w:styleId="TOC9">
    <w:name w:val="toc 9"/>
    <w:basedOn w:val="Normal"/>
    <w:next w:val="Normal"/>
    <w:autoRedefine/>
    <w:semiHidden/>
    <w:rsid w:val="00287B14"/>
    <w:pPr>
      <w:adjustRightInd w:val="0"/>
      <w:ind w:left="1600"/>
    </w:pPr>
    <w:rPr>
      <w:rFonts w:ascii="Arial" w:eastAsia="Times New Roman" w:hAnsi="Arial" w:cs="Times New Roman"/>
      <w:szCs w:val="20"/>
      <w:lang w:val="en-ZA"/>
    </w:rPr>
  </w:style>
  <w:style w:type="paragraph" w:customStyle="1" w:styleId="Heading11">
    <w:name w:val="Heading 11"/>
    <w:basedOn w:val="Heading1"/>
    <w:next w:val="Normal"/>
    <w:rsid w:val="00287B14"/>
    <w:pPr>
      <w:keepNext/>
      <w:tabs>
        <w:tab w:val="left" w:pos="851"/>
      </w:tabs>
      <w:adjustRightInd w:val="0"/>
      <w:ind w:left="0"/>
    </w:pPr>
    <w:rPr>
      <w:rFonts w:eastAsia="Times New Roman"/>
      <w:iCs/>
      <w:caps/>
      <w:sz w:val="40"/>
      <w:szCs w:val="22"/>
    </w:rPr>
  </w:style>
  <w:style w:type="paragraph" w:customStyle="1" w:styleId="Heading21">
    <w:name w:val="Heading 21"/>
    <w:basedOn w:val="Normal"/>
    <w:next w:val="Normal"/>
    <w:link w:val="HEADING2CharChar"/>
    <w:autoRedefine/>
    <w:rsid w:val="00287B14"/>
    <w:pPr>
      <w:keepNext/>
      <w:widowControl/>
      <w:autoSpaceDE/>
      <w:autoSpaceDN/>
      <w:spacing w:before="100" w:after="100"/>
      <w:outlineLvl w:val="2"/>
    </w:pPr>
    <w:rPr>
      <w:rFonts w:ascii="Arial" w:eastAsia="Times New Roman" w:hAnsi="Arial" w:cs="Times New Roman"/>
      <w:b/>
      <w:snapToGrid w:val="0"/>
      <w:sz w:val="20"/>
      <w:szCs w:val="20"/>
      <w:lang w:val="en-ZA"/>
    </w:rPr>
  </w:style>
  <w:style w:type="character" w:customStyle="1" w:styleId="HEADING2CharChar">
    <w:name w:val="HEADING 2 Char Char"/>
    <w:link w:val="Heading21"/>
    <w:rsid w:val="00287B14"/>
    <w:rPr>
      <w:rFonts w:ascii="Arial" w:eastAsia="Times New Roman" w:hAnsi="Arial" w:cs="Times New Roman"/>
      <w:b/>
      <w:snapToGrid w:val="0"/>
      <w:sz w:val="20"/>
      <w:szCs w:val="20"/>
      <w:lang w:val="en-ZA"/>
    </w:rPr>
  </w:style>
  <w:style w:type="paragraph" w:styleId="DocumentMap">
    <w:name w:val="Document Map"/>
    <w:basedOn w:val="Normal"/>
    <w:link w:val="DocumentMapChar"/>
    <w:semiHidden/>
    <w:rsid w:val="00287B14"/>
    <w:pPr>
      <w:widowControl/>
      <w:shd w:val="clear" w:color="auto" w:fill="000080"/>
      <w:autoSpaceDE/>
      <w:autoSpaceDN/>
    </w:pPr>
    <w:rPr>
      <w:rFonts w:ascii="Tahoma" w:eastAsia="Times New Roman" w:hAnsi="Tahoma" w:cs="Tahoma"/>
      <w:sz w:val="20"/>
      <w:szCs w:val="20"/>
      <w:lang w:val="en-ZA"/>
    </w:rPr>
  </w:style>
  <w:style w:type="character" w:customStyle="1" w:styleId="DocumentMapChar">
    <w:name w:val="Document Map Char"/>
    <w:basedOn w:val="DefaultParagraphFont"/>
    <w:link w:val="DocumentMap"/>
    <w:semiHidden/>
    <w:rsid w:val="00287B14"/>
    <w:rPr>
      <w:rFonts w:ascii="Tahoma" w:eastAsia="Times New Roman" w:hAnsi="Tahoma" w:cs="Tahoma"/>
      <w:sz w:val="20"/>
      <w:szCs w:val="20"/>
      <w:shd w:val="clear" w:color="auto" w:fill="000080"/>
      <w:lang w:val="en-ZA"/>
    </w:rPr>
  </w:style>
  <w:style w:type="paragraph" w:styleId="TOC3">
    <w:name w:val="toc 3"/>
    <w:basedOn w:val="Normal"/>
    <w:next w:val="Normal"/>
    <w:autoRedefine/>
    <w:uiPriority w:val="39"/>
    <w:rsid w:val="00287B14"/>
    <w:pPr>
      <w:widowControl/>
      <w:tabs>
        <w:tab w:val="left" w:pos="851"/>
        <w:tab w:val="left" w:pos="1418"/>
        <w:tab w:val="right" w:leader="dot" w:pos="9072"/>
      </w:tabs>
      <w:autoSpaceDE/>
      <w:autoSpaceDN/>
      <w:spacing w:line="360" w:lineRule="auto"/>
      <w:ind w:left="1418" w:hanging="567"/>
    </w:pPr>
    <w:rPr>
      <w:rFonts w:ascii="Arial" w:eastAsia="Times New Roman" w:hAnsi="Arial" w:cs="Times New Roman"/>
      <w:sz w:val="20"/>
      <w:szCs w:val="24"/>
      <w:lang w:val="en-ZA"/>
    </w:rPr>
  </w:style>
  <w:style w:type="paragraph" w:styleId="TOC5">
    <w:name w:val="toc 5"/>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6">
    <w:name w:val="toc 6"/>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7">
    <w:name w:val="toc 7"/>
    <w:basedOn w:val="Normal"/>
    <w:next w:val="Normal"/>
    <w:autoRedefine/>
    <w:semiHidden/>
    <w:rsid w:val="00287B14"/>
    <w:pPr>
      <w:widowControl/>
      <w:autoSpaceDE/>
      <w:autoSpaceDN/>
      <w:ind w:left="1320"/>
    </w:pPr>
    <w:rPr>
      <w:rFonts w:ascii="Arial" w:eastAsia="Times New Roman" w:hAnsi="Arial" w:cs="Times New Roman"/>
      <w:szCs w:val="24"/>
      <w:lang w:val="en-ZA"/>
    </w:rPr>
  </w:style>
  <w:style w:type="paragraph" w:styleId="TOC4">
    <w:name w:val="toc 4"/>
    <w:basedOn w:val="Normal"/>
    <w:next w:val="Normal"/>
    <w:autoRedefine/>
    <w:uiPriority w:val="39"/>
    <w:rsid w:val="00287B14"/>
    <w:pPr>
      <w:widowControl/>
      <w:tabs>
        <w:tab w:val="left" w:pos="720"/>
        <w:tab w:val="left" w:pos="1440"/>
        <w:tab w:val="right" w:leader="dot" w:pos="9639"/>
      </w:tabs>
      <w:autoSpaceDE/>
      <w:autoSpaceDN/>
      <w:ind w:left="720"/>
    </w:pPr>
    <w:rPr>
      <w:rFonts w:ascii="Times New Roman" w:eastAsia="Times New Roman" w:hAnsi="Times New Roman" w:cs="Times New Roman"/>
      <w:sz w:val="24"/>
      <w:szCs w:val="24"/>
      <w:lang w:val="en-ZA"/>
    </w:rPr>
  </w:style>
  <w:style w:type="paragraph" w:styleId="TOC8">
    <w:name w:val="toc 8"/>
    <w:basedOn w:val="Normal"/>
    <w:next w:val="Normal"/>
    <w:autoRedefine/>
    <w:semiHidden/>
    <w:rsid w:val="00287B14"/>
    <w:pPr>
      <w:widowControl/>
      <w:autoSpaceDE/>
      <w:autoSpaceDN/>
      <w:ind w:left="1680"/>
    </w:pPr>
    <w:rPr>
      <w:rFonts w:ascii="Times New Roman" w:eastAsia="Times New Roman" w:hAnsi="Times New Roman" w:cs="Times New Roman"/>
      <w:sz w:val="24"/>
      <w:szCs w:val="24"/>
      <w:lang w:val="en-ZA"/>
    </w:rPr>
  </w:style>
  <w:style w:type="paragraph" w:customStyle="1" w:styleId="StyleHEADING1BottomSinglesolidlineAuto15ptLinewi">
    <w:name w:val="Style HEADING 1 + Bottom: (Single solid line Auto  1.5 pt Line wi..."/>
    <w:basedOn w:val="Heading11"/>
    <w:rsid w:val="00287B14"/>
    <w:pPr>
      <w:pBdr>
        <w:bottom w:val="single" w:sz="12" w:space="1" w:color="auto"/>
      </w:pBdr>
      <w:spacing w:after="60"/>
    </w:pPr>
    <w:rPr>
      <w:rFonts w:cs="Times New Roman"/>
      <w:iCs w:val="0"/>
      <w:szCs w:val="20"/>
    </w:rPr>
  </w:style>
  <w:style w:type="paragraph" w:customStyle="1" w:styleId="StyleTOC1Left-127cm">
    <w:name w:val="Style TOC 1 + Left:  -1.27 cm"/>
    <w:basedOn w:val="TOC1"/>
    <w:rsid w:val="00287B14"/>
    <w:pPr>
      <w:keepNext/>
      <w:tabs>
        <w:tab w:val="left" w:pos="851"/>
        <w:tab w:val="left" w:pos="1320"/>
        <w:tab w:val="right" w:leader="dot" w:pos="9072"/>
      </w:tabs>
      <w:autoSpaceDE w:val="0"/>
      <w:autoSpaceDN w:val="0"/>
      <w:adjustRightInd w:val="0"/>
      <w:spacing w:before="0" w:after="0" w:line="360" w:lineRule="auto"/>
      <w:ind w:left="-720" w:hanging="851"/>
    </w:pPr>
    <w:rPr>
      <w:rFonts w:ascii="Arial" w:hAnsi="Arial"/>
      <w:noProof/>
      <w:sz w:val="20"/>
      <w:szCs w:val="20"/>
      <w:lang w:val="en-ZA" w:eastAsia="en-US"/>
    </w:rPr>
  </w:style>
  <w:style w:type="paragraph" w:customStyle="1" w:styleId="Quicka">
    <w:name w:val="Quick a)"/>
    <w:basedOn w:val="Normal"/>
    <w:rsid w:val="00287B14"/>
    <w:pPr>
      <w:tabs>
        <w:tab w:val="num" w:pos="851"/>
      </w:tabs>
      <w:autoSpaceDE/>
      <w:autoSpaceDN/>
      <w:ind w:left="720" w:hanging="720"/>
    </w:pPr>
    <w:rPr>
      <w:rFonts w:ascii="Arial" w:eastAsia="Times New Roman" w:hAnsi="Arial" w:cs="Times New Roman"/>
      <w:snapToGrid w:val="0"/>
      <w:szCs w:val="20"/>
      <w:lang w:val="en-ZA"/>
    </w:rPr>
  </w:style>
  <w:style w:type="paragraph" w:customStyle="1" w:styleId="Heading5C">
    <w:name w:val="Heading5C"/>
    <w:basedOn w:val="Heading2"/>
    <w:rsid w:val="00287B14"/>
    <w:pPr>
      <w:keepNext/>
      <w:widowControl/>
      <w:numPr>
        <w:ilvl w:val="1"/>
      </w:numPr>
      <w:autoSpaceDE/>
      <w:autoSpaceDN/>
      <w:spacing w:before="0"/>
      <w:ind w:left="120"/>
    </w:pPr>
    <w:rPr>
      <w:rFonts w:eastAsia="Times New Roman"/>
      <w:b w:val="0"/>
      <w:iCs/>
      <w:caps/>
      <w:sz w:val="22"/>
      <w:szCs w:val="24"/>
      <w:lang w:val="en-GB"/>
    </w:rPr>
  </w:style>
  <w:style w:type="character" w:styleId="PageNumber">
    <w:name w:val="page number"/>
    <w:basedOn w:val="DefaultParagraphFont"/>
    <w:rsid w:val="00287B14"/>
  </w:style>
  <w:style w:type="paragraph" w:styleId="BodyTextIndent2">
    <w:name w:val="Body Text Indent 2"/>
    <w:basedOn w:val="Normal"/>
    <w:link w:val="BodyTextIndent2Char"/>
    <w:rsid w:val="00287B14"/>
    <w:pPr>
      <w:widowControl/>
      <w:autoSpaceDE/>
      <w:autoSpaceDN/>
      <w:spacing w:after="120" w:line="480" w:lineRule="auto"/>
      <w:ind w:left="283"/>
    </w:pPr>
    <w:rPr>
      <w:rFonts w:ascii="Arial" w:eastAsia="Times New Roman" w:hAnsi="Arial" w:cs="Times New Roman"/>
      <w:szCs w:val="24"/>
      <w:lang w:val="en-ZA"/>
    </w:rPr>
  </w:style>
  <w:style w:type="character" w:customStyle="1" w:styleId="BodyTextIndent2Char">
    <w:name w:val="Body Text Indent 2 Char"/>
    <w:basedOn w:val="DefaultParagraphFont"/>
    <w:link w:val="BodyTextIndent2"/>
    <w:rsid w:val="00287B14"/>
    <w:rPr>
      <w:rFonts w:ascii="Arial" w:eastAsia="Times New Roman" w:hAnsi="Arial" w:cs="Times New Roman"/>
      <w:szCs w:val="24"/>
      <w:lang w:val="en-ZA"/>
    </w:rPr>
  </w:style>
  <w:style w:type="paragraph" w:customStyle="1" w:styleId="HEADING100">
    <w:name w:val="HEADING 10"/>
    <w:basedOn w:val="Normal"/>
    <w:rsid w:val="00287B14"/>
    <w:pPr>
      <w:widowControl/>
      <w:adjustRightInd w:val="0"/>
      <w:outlineLvl w:val="0"/>
    </w:pPr>
    <w:rPr>
      <w:rFonts w:ascii="Arial" w:eastAsia="Times New Roman" w:hAnsi="Arial" w:cs="Arial"/>
      <w:b/>
      <w:bCs/>
      <w:sz w:val="20"/>
      <w:szCs w:val="20"/>
      <w:lang w:val="en-GB" w:eastAsia="en-GB"/>
    </w:rPr>
  </w:style>
  <w:style w:type="character" w:styleId="FollowedHyperlink">
    <w:name w:val="FollowedHyperlink"/>
    <w:rsid w:val="00287B14"/>
    <w:rPr>
      <w:color w:val="000080"/>
      <w:u w:val="single"/>
    </w:rPr>
  </w:style>
  <w:style w:type="paragraph" w:customStyle="1" w:styleId="Heading1Ai">
    <w:name w:val="Heading 1Ai"/>
    <w:basedOn w:val="Heading3"/>
    <w:rsid w:val="00287B14"/>
    <w:pPr>
      <w:keepNext/>
      <w:widowControl/>
      <w:autoSpaceDE/>
      <w:autoSpaceDN/>
      <w:ind w:left="0"/>
    </w:pPr>
    <w:rPr>
      <w:rFonts w:eastAsia="Times New Roman"/>
      <w:b w:val="0"/>
      <w:sz w:val="22"/>
      <w:szCs w:val="26"/>
      <w:lang w:val="en-GB"/>
    </w:rPr>
  </w:style>
  <w:style w:type="character" w:customStyle="1" w:styleId="st1">
    <w:name w:val="st1"/>
    <w:basedOn w:val="DefaultParagraphFont"/>
    <w:rsid w:val="00287B14"/>
  </w:style>
  <w:style w:type="paragraph" w:styleId="Caption">
    <w:name w:val="caption"/>
    <w:basedOn w:val="Normal"/>
    <w:next w:val="Normal"/>
    <w:uiPriority w:val="35"/>
    <w:unhideWhenUsed/>
    <w:qFormat/>
    <w:rsid w:val="00287B14"/>
    <w:pPr>
      <w:widowControl/>
      <w:autoSpaceDE/>
      <w:autoSpaceDN/>
    </w:pPr>
    <w:rPr>
      <w:rFonts w:ascii="Times New Roman" w:eastAsia="Times New Roman" w:hAnsi="Times New Roman" w:cs="Times New Roman"/>
      <w:b/>
      <w:bCs/>
      <w:sz w:val="20"/>
      <w:szCs w:val="20"/>
      <w:lang w:val="en-ZA"/>
    </w:rPr>
  </w:style>
  <w:style w:type="numbering" w:customStyle="1" w:styleId="ListNo">
    <w:name w:val="List No"/>
    <w:uiPriority w:val="99"/>
    <w:semiHidden/>
    <w:unhideWhenUsed/>
    <w:rsid w:val="00287B14"/>
  </w:style>
  <w:style w:type="paragraph" w:customStyle="1" w:styleId="Heading13">
    <w:name w:val="Heading 13"/>
    <w:basedOn w:val="Normal"/>
    <w:link w:val="Heading13Char"/>
    <w:autoRedefine/>
    <w:rsid w:val="00287B14"/>
    <w:pPr>
      <w:keepNext/>
      <w:widowControl/>
      <w:numPr>
        <w:ilvl w:val="8"/>
      </w:numPr>
      <w:tabs>
        <w:tab w:val="left" w:pos="567"/>
        <w:tab w:val="left" w:pos="1134"/>
      </w:tabs>
      <w:autoSpaceDE/>
      <w:autoSpaceDN/>
      <w:ind w:left="1134" w:hanging="1134"/>
      <w:outlineLvl w:val="0"/>
    </w:pPr>
    <w:rPr>
      <w:rFonts w:ascii="Arial" w:eastAsia="Times New Roman" w:hAnsi="Arial" w:cs="Times New Roman"/>
      <w:b/>
      <w:bCs/>
      <w:iCs/>
      <w:caps/>
      <w:noProof/>
      <w:sz w:val="20"/>
      <w:szCs w:val="20"/>
      <w:lang w:val="x-none"/>
    </w:rPr>
  </w:style>
  <w:style w:type="character" w:customStyle="1" w:styleId="Heading13Char">
    <w:name w:val="Heading 13 Char"/>
    <w:link w:val="Heading13"/>
    <w:locked/>
    <w:rsid w:val="00287B14"/>
    <w:rPr>
      <w:rFonts w:ascii="Arial" w:eastAsia="Times New Roman" w:hAnsi="Arial" w:cs="Times New Roman"/>
      <w:b/>
      <w:bCs/>
      <w:iCs/>
      <w:caps/>
      <w:noProof/>
      <w:sz w:val="20"/>
      <w:szCs w:val="20"/>
      <w:lang w:val="x-none"/>
    </w:rPr>
  </w:style>
  <w:style w:type="character" w:styleId="PlaceholderText">
    <w:name w:val="Placeholder Text"/>
    <w:uiPriority w:val="99"/>
    <w:semiHidden/>
    <w:rsid w:val="00287B14"/>
    <w:rPr>
      <w:rFonts w:cs="Times New Roman"/>
      <w:color w:val="808080"/>
    </w:rPr>
  </w:style>
  <w:style w:type="paragraph" w:customStyle="1" w:styleId="Heading24">
    <w:name w:val="Heading 24"/>
    <w:basedOn w:val="Normal"/>
    <w:autoRedefine/>
    <w:qFormat/>
    <w:rsid w:val="00287B14"/>
    <w:pPr>
      <w:widowControl/>
      <w:numPr>
        <w:numId w:val="113"/>
      </w:numPr>
      <w:tabs>
        <w:tab w:val="left" w:pos="567"/>
        <w:tab w:val="left" w:pos="1134"/>
        <w:tab w:val="left" w:pos="1701"/>
        <w:tab w:val="left" w:pos="2268"/>
        <w:tab w:val="left" w:pos="2835"/>
      </w:tabs>
      <w:autoSpaceDE/>
      <w:autoSpaceDN/>
      <w:contextualSpacing/>
      <w:jc w:val="both"/>
    </w:pPr>
    <w:rPr>
      <w:rFonts w:ascii="Arial" w:eastAsia="Times New Roman" w:hAnsi="Arial" w:cs="Arial"/>
      <w:b/>
      <w:bCs/>
      <w:sz w:val="20"/>
      <w:szCs w:val="20"/>
    </w:rPr>
  </w:style>
  <w:style w:type="paragraph" w:customStyle="1" w:styleId="Heading25">
    <w:name w:val="Heading 25"/>
    <w:basedOn w:val="Normal"/>
    <w:autoRedefine/>
    <w:qFormat/>
    <w:rsid w:val="00287B14"/>
    <w:pPr>
      <w:widowControl/>
      <w:numPr>
        <w:ilvl w:val="1"/>
        <w:numId w:val="113"/>
      </w:numPr>
      <w:tabs>
        <w:tab w:val="left" w:pos="567"/>
        <w:tab w:val="left" w:pos="1134"/>
        <w:tab w:val="left" w:pos="1701"/>
        <w:tab w:val="left" w:pos="2268"/>
        <w:tab w:val="left" w:pos="2835"/>
      </w:tabs>
      <w:autoSpaceDE/>
      <w:autoSpaceDN/>
      <w:ind w:left="567" w:hanging="567"/>
      <w:contextualSpacing/>
      <w:jc w:val="both"/>
    </w:pPr>
    <w:rPr>
      <w:rFonts w:ascii="Arial" w:eastAsia="Times New Roman" w:hAnsi="Arial" w:cs="Arial"/>
      <w:b/>
      <w:sz w:val="20"/>
      <w:szCs w:val="20"/>
      <w:u w:val="single"/>
    </w:rPr>
  </w:style>
  <w:style w:type="paragraph" w:customStyle="1" w:styleId="Heading26">
    <w:name w:val="Heading 26"/>
    <w:basedOn w:val="Normal"/>
    <w:autoRedefine/>
    <w:qFormat/>
    <w:rsid w:val="00287B14"/>
    <w:pPr>
      <w:widowControl/>
      <w:numPr>
        <w:ilvl w:val="3"/>
        <w:numId w:val="110"/>
      </w:numPr>
      <w:tabs>
        <w:tab w:val="left" w:pos="567"/>
        <w:tab w:val="left" w:pos="1134"/>
        <w:tab w:val="left" w:pos="1701"/>
        <w:tab w:val="left" w:pos="2268"/>
      </w:tabs>
      <w:autoSpaceDE/>
      <w:autoSpaceDN/>
      <w:ind w:left="357" w:hanging="357"/>
    </w:pPr>
    <w:rPr>
      <w:rFonts w:ascii="Arial" w:eastAsia="Times New Roman" w:hAnsi="Arial" w:cs="Arial"/>
      <w:b/>
      <w:bCs/>
      <w:sz w:val="20"/>
      <w:szCs w:val="20"/>
    </w:rPr>
  </w:style>
  <w:style w:type="paragraph" w:customStyle="1" w:styleId="Heading27">
    <w:name w:val="Heading 27"/>
    <w:basedOn w:val="Normal"/>
    <w:autoRedefine/>
    <w:qFormat/>
    <w:rsid w:val="00287B14"/>
    <w:pPr>
      <w:widowControl/>
      <w:tabs>
        <w:tab w:val="left" w:pos="567"/>
        <w:tab w:val="left" w:pos="1134"/>
        <w:tab w:val="left" w:pos="1701"/>
        <w:tab w:val="left" w:pos="2268"/>
      </w:tabs>
      <w:autoSpaceDE/>
      <w:autoSpaceDN/>
      <w:ind w:left="567" w:hanging="567"/>
      <w:jc w:val="both"/>
    </w:pPr>
    <w:rPr>
      <w:rFonts w:ascii="Arial Bold" w:eastAsia="Times New Roman" w:hAnsi="Arial Bold" w:cs="Arial"/>
      <w:b/>
      <w:sz w:val="20"/>
      <w:szCs w:val="20"/>
      <w:u w:val="single"/>
    </w:rPr>
  </w:style>
  <w:style w:type="character" w:customStyle="1" w:styleId="ListParagraphChar">
    <w:name w:val="List Paragraph Char"/>
    <w:aliases w:val="LIST Char,BULLETS Char,Recommendation Char,List Paragraph1 Char,Table of contents numbered Char,List Paragraph 1 Char,Grey Bullet List Char,Grey Bullet Style Char,Table bullet Char,Normal for Tables Char,Bullets Char,He Char"/>
    <w:link w:val="ListParagraph"/>
    <w:uiPriority w:val="34"/>
    <w:locked/>
    <w:rsid w:val="00287B14"/>
    <w:rPr>
      <w:rFonts w:ascii="Arial" w:eastAsia="Arial" w:hAnsi="Arial" w:cs="Arial"/>
    </w:rPr>
  </w:style>
  <w:style w:type="paragraph" w:customStyle="1" w:styleId="NRA1">
    <w:name w:val="NRA 1"/>
    <w:basedOn w:val="Heading1"/>
    <w:link w:val="NRA1Char"/>
    <w:autoRedefine/>
    <w:qFormat/>
    <w:rsid w:val="00287B14"/>
    <w:pPr>
      <w:keepNext/>
      <w:keepLines/>
      <w:widowControl/>
      <w:numPr>
        <w:numId w:val="117"/>
      </w:numPr>
      <w:pBdr>
        <w:top w:val="single" w:sz="18" w:space="1" w:color="auto"/>
      </w:pBdr>
      <w:autoSpaceDE/>
      <w:autoSpaceDN/>
      <w:spacing w:before="480" w:line="276" w:lineRule="auto"/>
      <w:jc w:val="both"/>
    </w:pPr>
    <w:rPr>
      <w:rFonts w:ascii="Calibri" w:eastAsia="Times New Roman" w:hAnsi="Calibri" w:cs="Times New Roman"/>
      <w:color w:val="000000"/>
      <w:sz w:val="28"/>
      <w:szCs w:val="28"/>
      <w:lang w:val="en-ZA"/>
    </w:rPr>
  </w:style>
  <w:style w:type="character" w:customStyle="1" w:styleId="NRA1Char">
    <w:name w:val="NRA 1 Char"/>
    <w:link w:val="NRA1"/>
    <w:rsid w:val="00287B14"/>
    <w:rPr>
      <w:rFonts w:ascii="Calibri" w:eastAsia="Times New Roman" w:hAnsi="Calibri" w:cs="Times New Roman"/>
      <w:b/>
      <w:bCs/>
      <w:color w:val="000000"/>
      <w:sz w:val="28"/>
      <w:szCs w:val="28"/>
      <w:lang w:val="en-ZA"/>
    </w:rPr>
  </w:style>
  <w:style w:type="paragraph" w:customStyle="1" w:styleId="NRA2">
    <w:name w:val="NRA 2"/>
    <w:basedOn w:val="Normal"/>
    <w:autoRedefine/>
    <w:qFormat/>
    <w:rsid w:val="00287B14"/>
    <w:pPr>
      <w:widowControl/>
      <w:numPr>
        <w:ilvl w:val="1"/>
        <w:numId w:val="117"/>
      </w:numPr>
      <w:pBdr>
        <w:top w:val="single" w:sz="2" w:space="1" w:color="auto"/>
      </w:pBdr>
      <w:tabs>
        <w:tab w:val="num" w:pos="1440"/>
      </w:tabs>
      <w:autoSpaceDE/>
      <w:autoSpaceDN/>
      <w:spacing w:after="120"/>
      <w:ind w:left="357" w:hanging="360"/>
    </w:pPr>
    <w:rPr>
      <w:rFonts w:ascii="Calibri" w:eastAsia="Times New Roman" w:hAnsi="Calibri" w:cs="Times New Roman"/>
      <w:b/>
      <w:bCs/>
      <w:color w:val="000000"/>
      <w:sz w:val="24"/>
      <w:szCs w:val="24"/>
      <w:lang w:val="en-ZA"/>
    </w:rPr>
  </w:style>
  <w:style w:type="paragraph" w:customStyle="1" w:styleId="NRA3">
    <w:name w:val="NRA 3"/>
    <w:basedOn w:val="Normal"/>
    <w:autoRedefine/>
    <w:qFormat/>
    <w:rsid w:val="00287B14"/>
    <w:pPr>
      <w:widowControl/>
      <w:numPr>
        <w:ilvl w:val="2"/>
        <w:numId w:val="117"/>
      </w:numPr>
      <w:tabs>
        <w:tab w:val="num" w:pos="2160"/>
      </w:tabs>
      <w:autoSpaceDE/>
      <w:autoSpaceDN/>
      <w:spacing w:after="120"/>
      <w:ind w:left="357" w:hanging="360"/>
    </w:pPr>
    <w:rPr>
      <w:rFonts w:ascii="Calibri" w:eastAsia="Calibri" w:hAnsi="Calibri" w:cs="Times New Roman"/>
      <w:b/>
      <w:sz w:val="24"/>
      <w:lang w:val="en-ZA"/>
    </w:rPr>
  </w:style>
  <w:style w:type="paragraph" w:styleId="NoSpacing">
    <w:name w:val="No Spacing"/>
    <w:uiPriority w:val="99"/>
    <w:qFormat/>
    <w:rsid w:val="00287B14"/>
    <w:pPr>
      <w:widowControl/>
      <w:autoSpaceDE/>
      <w:autoSpaceDN/>
    </w:pPr>
    <w:rPr>
      <w:rFonts w:ascii="Calibri" w:eastAsia="Calibri" w:hAnsi="Calibri" w:cs="Times New Roman"/>
      <w:lang w:val="en-ZA"/>
    </w:rPr>
  </w:style>
  <w:style w:type="paragraph" w:customStyle="1" w:styleId="Heading10">
    <w:name w:val="Heading 10"/>
    <w:basedOn w:val="Heading9"/>
    <w:link w:val="Heading10Char"/>
    <w:autoRedefine/>
    <w:qFormat/>
    <w:rsid w:val="00287B14"/>
    <w:pPr>
      <w:keepNext w:val="0"/>
      <w:keepLines w:val="0"/>
      <w:numPr>
        <w:numId w:val="118"/>
      </w:numPr>
      <w:tabs>
        <w:tab w:val="left" w:pos="567"/>
      </w:tabs>
      <w:spacing w:line="240" w:lineRule="auto"/>
      <w:ind w:left="567" w:hanging="567"/>
      <w:jc w:val="both"/>
    </w:pPr>
    <w:rPr>
      <w:rFonts w:ascii="Arial" w:eastAsia="Times New Roman" w:hAnsi="Arial" w:cs="Arial"/>
      <w:b/>
      <w:caps/>
      <w:color w:val="auto"/>
      <w:kern w:val="0"/>
      <w:sz w:val="20"/>
      <w:szCs w:val="20"/>
      <w:lang w:val="en-GB"/>
      <w14:ligatures w14:val="none"/>
    </w:rPr>
  </w:style>
  <w:style w:type="character" w:customStyle="1" w:styleId="Heading10Char">
    <w:name w:val="Heading 10 Char"/>
    <w:link w:val="Heading10"/>
    <w:rsid w:val="00287B14"/>
    <w:rPr>
      <w:rFonts w:ascii="Arial" w:eastAsia="Times New Roman" w:hAnsi="Arial" w:cs="Arial"/>
      <w:b/>
      <w:caps/>
      <w:sz w:val="20"/>
      <w:szCs w:val="20"/>
      <w:lang w:val="en-GB"/>
    </w:rPr>
  </w:style>
  <w:style w:type="paragraph" w:customStyle="1" w:styleId="Pa3">
    <w:name w:val="Pa3"/>
    <w:basedOn w:val="Default"/>
    <w:next w:val="Default"/>
    <w:uiPriority w:val="99"/>
    <w:rsid w:val="00287B14"/>
    <w:pPr>
      <w:spacing w:line="241" w:lineRule="atLeast"/>
    </w:pPr>
    <w:rPr>
      <w:rFonts w:ascii="Exo 2" w:eastAsia="Times New Roman" w:hAnsi="Exo 2"/>
      <w:color w:val="auto"/>
      <w:lang w:val="en-US" w:eastAsia="en-GB"/>
    </w:rPr>
  </w:style>
  <w:style w:type="character" w:customStyle="1" w:styleId="A2">
    <w:name w:val="A2"/>
    <w:uiPriority w:val="99"/>
    <w:rsid w:val="00287B14"/>
    <w:rPr>
      <w:rFonts w:cs="Exo 2"/>
      <w:color w:val="000000"/>
      <w:sz w:val="20"/>
      <w:szCs w:val="20"/>
    </w:rPr>
  </w:style>
  <w:style w:type="character" w:customStyle="1" w:styleId="ui-provider">
    <w:name w:val="ui-provider"/>
    <w:basedOn w:val="DefaultParagraphFont"/>
    <w:rsid w:val="00287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511336">
      <w:bodyDiv w:val="1"/>
      <w:marLeft w:val="0"/>
      <w:marRight w:val="0"/>
      <w:marTop w:val="0"/>
      <w:marBottom w:val="0"/>
      <w:divBdr>
        <w:top w:val="none" w:sz="0" w:space="0" w:color="auto"/>
        <w:left w:val="none" w:sz="0" w:space="0" w:color="auto"/>
        <w:bottom w:val="none" w:sz="0" w:space="0" w:color="auto"/>
        <w:right w:val="none" w:sz="0" w:space="0" w:color="auto"/>
      </w:divBdr>
    </w:div>
    <w:div w:id="1242906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emf"/><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www.nra.co.za" TargetMode="External"/><Relationship Id="rId34"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3.xml"/><Relationship Id="rId25" Type="http://schemas.openxmlformats.org/officeDocument/2006/relationships/hyperlink" Target="http://www.treasury.gov.za/" TargetMode="External"/><Relationship Id="rId33"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5.png"/><Relationship Id="rId29"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owa.justice.gov.za/owa/redir.aspx?C=Vk7vfuiglJIRD2HwpsUfa_fY0BgFmszRLMKYQyM258la4yFS_0fYCA..&amp;URL=mailto%3acomplaints.IR%40justice.gov.za" TargetMode="External"/><Relationship Id="rId32"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www.justice.gov.za/inforeg/" TargetMode="External"/><Relationship Id="rId28" Type="http://schemas.openxmlformats.org/officeDocument/2006/relationships/footer" Target="footer4.xml"/><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4.png"/><Relationship Id="rId31"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www.treasury.gov.za" TargetMode="External"/><Relationship Id="rId27" Type="http://schemas.openxmlformats.org/officeDocument/2006/relationships/hyperlink" Target="http://www.treasury.gov.za/" TargetMode="External"/><Relationship Id="rId30" Type="http://schemas.openxmlformats.org/officeDocument/2006/relationships/diagramLayout" Target="diagrams/layout1.xml"/><Relationship Id="rId35" Type="http://schemas.microsoft.com/office/2011/relationships/people" Target="people.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FEC226-5FFE-4DB6-8566-3A8263945194}" type="doc">
      <dgm:prSet loTypeId="urn:microsoft.com/office/officeart/2005/8/layout/orgChart1" loCatId="hierarchy" qsTypeId="urn:microsoft.com/office/officeart/2005/8/quickstyle/simple1#1" qsCatId="simple" csTypeId="urn:microsoft.com/office/officeart/2005/8/colors/accent1_2#1" csCatId="accent1"/>
      <dgm:spPr/>
    </dgm:pt>
    <dgm:pt modelId="{19F167BA-9689-4A6D-87F6-FD634AB86980}">
      <dgm:prSet/>
      <dgm:spPr/>
      <dgm:t>
        <a:bodyPr/>
        <a:lstStyle/>
        <a:p>
          <a:pPr marR="0" algn="ctr" rtl="0"/>
          <a:r>
            <a:rPr lang="en-GB" b="0" i="0" u="none" strike="noStrike" baseline="0">
              <a:latin typeface="Comic Sans MS" panose="030F0702030302020204" pitchFamily="66" charset="0"/>
            </a:rPr>
            <a:t>Managing Director </a:t>
          </a:r>
          <a:endParaRPr lang="en-GB"/>
        </a:p>
      </dgm:t>
    </dgm:pt>
    <dgm:pt modelId="{16FEFE26-40B9-47C4-9E04-6CFC2902AC1E}" type="parTrans" cxnId="{77369C12-994D-48A3-9635-609663FB520D}">
      <dgm:prSet/>
      <dgm:spPr/>
      <dgm:t>
        <a:bodyPr/>
        <a:lstStyle/>
        <a:p>
          <a:endParaRPr lang="en-US"/>
        </a:p>
      </dgm:t>
    </dgm:pt>
    <dgm:pt modelId="{7A5A4B01-FDA9-4547-9686-1547E74BF5F7}" type="sibTrans" cxnId="{77369C12-994D-48A3-9635-609663FB520D}">
      <dgm:prSet/>
      <dgm:spPr/>
      <dgm:t>
        <a:bodyPr/>
        <a:lstStyle/>
        <a:p>
          <a:endParaRPr lang="en-US"/>
        </a:p>
      </dgm:t>
    </dgm:pt>
    <dgm:pt modelId="{A98918D1-6595-4D43-80A8-51C3225A97B7}">
      <dgm:prSet/>
      <dgm:spPr/>
      <dgm:t>
        <a:bodyPr/>
        <a:lstStyle/>
        <a:p>
          <a:pPr marR="0" algn="ctr" rtl="0"/>
          <a:r>
            <a:rPr lang="en-GB" b="0" i="0" u="none" strike="noStrike" baseline="0">
              <a:latin typeface="Arial Narrow" panose="020B0606020202030204" pitchFamily="34" charset="0"/>
            </a:rPr>
            <a:t>Director 1</a:t>
          </a:r>
        </a:p>
        <a:p>
          <a:pPr marR="0" algn="ctr" rtl="0"/>
          <a:r>
            <a:rPr lang="en-GB" b="0" i="0" u="none" strike="noStrike" baseline="0">
              <a:latin typeface="Arial Narrow" panose="020B0606020202030204" pitchFamily="34" charset="0"/>
            </a:rPr>
            <a:t>Design specialist</a:t>
          </a:r>
          <a:endParaRPr lang="en-GB"/>
        </a:p>
      </dgm:t>
    </dgm:pt>
    <dgm:pt modelId="{3B6F26ED-3F00-4B44-A727-04E6A7E03B78}" type="parTrans" cxnId="{4734E637-0154-4369-A437-E7EB8A4CD736}">
      <dgm:prSet/>
      <dgm:spPr/>
      <dgm:t>
        <a:bodyPr/>
        <a:lstStyle/>
        <a:p>
          <a:endParaRPr lang="en-US"/>
        </a:p>
      </dgm:t>
    </dgm:pt>
    <dgm:pt modelId="{91115E31-C111-4BAB-A82C-9733DBC7D63A}" type="sibTrans" cxnId="{4734E637-0154-4369-A437-E7EB8A4CD736}">
      <dgm:prSet/>
      <dgm:spPr/>
      <dgm:t>
        <a:bodyPr/>
        <a:lstStyle/>
        <a:p>
          <a:endParaRPr lang="en-US"/>
        </a:p>
      </dgm:t>
    </dgm:pt>
    <dgm:pt modelId="{22E69E31-37BF-41AA-BB37-081FB4EBDC0B}">
      <dgm:prSet/>
      <dgm:spPr/>
      <dgm:t>
        <a:bodyPr/>
        <a:lstStyle/>
        <a:p>
          <a:pPr marR="0" algn="ctr" rtl="0"/>
          <a:r>
            <a:rPr lang="en-GB" b="0" i="0" u="none" strike="noStrike" baseline="0">
              <a:latin typeface="Arial Narrow" panose="020B0606020202030204" pitchFamily="34" charset="0"/>
            </a:rPr>
            <a:t>Associate 1</a:t>
          </a:r>
        </a:p>
        <a:p>
          <a:pPr marR="0" algn="ctr" rtl="0"/>
          <a:r>
            <a:rPr lang="en-GB" b="0" i="0" u="none" strike="noStrike" baseline="0">
              <a:latin typeface="Arial Narrow" panose="020B0606020202030204" pitchFamily="34" charset="0"/>
            </a:rPr>
            <a:t>Design Assistant</a:t>
          </a:r>
          <a:endParaRPr lang="en-GB"/>
        </a:p>
      </dgm:t>
    </dgm:pt>
    <dgm:pt modelId="{2F2C2F8C-D8C5-4E28-8011-14770F2416A6}" type="parTrans" cxnId="{5C350808-D056-46DE-9EB6-14585444D0AB}">
      <dgm:prSet/>
      <dgm:spPr/>
      <dgm:t>
        <a:bodyPr/>
        <a:lstStyle/>
        <a:p>
          <a:endParaRPr lang="en-US"/>
        </a:p>
      </dgm:t>
    </dgm:pt>
    <dgm:pt modelId="{11E69D51-587E-4B5D-8ED6-ED3A71141C78}" type="sibTrans" cxnId="{5C350808-D056-46DE-9EB6-14585444D0AB}">
      <dgm:prSet/>
      <dgm:spPr/>
      <dgm:t>
        <a:bodyPr/>
        <a:lstStyle/>
        <a:p>
          <a:endParaRPr lang="en-US"/>
        </a:p>
      </dgm:t>
    </dgm:pt>
    <dgm:pt modelId="{34C0F4E3-4E28-4868-B98D-BF1682167C6B}">
      <dgm:prSet/>
      <dgm:spPr/>
      <dgm:t>
        <a:bodyPr/>
        <a:lstStyle/>
        <a:p>
          <a:pPr marR="0" algn="ctr" rtl="0"/>
          <a:r>
            <a:rPr lang="en-GB" b="0" i="0" u="none" strike="noStrike" baseline="0">
              <a:latin typeface="Arial Narrow" panose="020B0606020202030204" pitchFamily="34" charset="0"/>
            </a:rPr>
            <a:t>4 other associates</a:t>
          </a:r>
          <a:endParaRPr lang="en-GB"/>
        </a:p>
      </dgm:t>
    </dgm:pt>
    <dgm:pt modelId="{4C8439DA-6300-4AB9-A433-1A6AB5EFA74C}" type="parTrans" cxnId="{8C423F28-AEEB-40A9-9B12-715C6F627390}">
      <dgm:prSet/>
      <dgm:spPr/>
      <dgm:t>
        <a:bodyPr/>
        <a:lstStyle/>
        <a:p>
          <a:endParaRPr lang="en-US"/>
        </a:p>
      </dgm:t>
    </dgm:pt>
    <dgm:pt modelId="{9ABB9757-BEA8-4453-87EB-F61947D303AB}" type="sibTrans" cxnId="{8C423F28-AEEB-40A9-9B12-715C6F627390}">
      <dgm:prSet/>
      <dgm:spPr/>
      <dgm:t>
        <a:bodyPr/>
        <a:lstStyle/>
        <a:p>
          <a:endParaRPr lang="en-US"/>
        </a:p>
      </dgm:t>
    </dgm:pt>
    <dgm:pt modelId="{1510B45B-3C0B-495C-9EEF-0BACAAA44A37}">
      <dgm:prSet/>
      <dgm:spPr/>
      <dgm:t>
        <a:bodyPr/>
        <a:lstStyle/>
        <a:p>
          <a:pPr marR="0" algn="ctr" rtl="0"/>
          <a:r>
            <a:rPr lang="en-GB" b="0" i="0" u="none" strike="noStrike" baseline="0">
              <a:latin typeface="Arial Narrow" panose="020B0606020202030204" pitchFamily="34" charset="0"/>
            </a:rPr>
            <a:t>Director 2</a:t>
          </a:r>
        </a:p>
        <a:p>
          <a:pPr marR="0" algn="ctr" rtl="0"/>
          <a:r>
            <a:rPr lang="en-GB" b="0" i="0" u="none" strike="noStrike" baseline="0">
              <a:latin typeface="Arial Narrow" panose="020B0606020202030204" pitchFamily="34" charset="0"/>
            </a:rPr>
            <a:t>Project leader</a:t>
          </a:r>
        </a:p>
      </dgm:t>
    </dgm:pt>
    <dgm:pt modelId="{00B6BDD5-F371-4287-8C97-EBC7FB953C30}" type="parTrans" cxnId="{EEBB96DB-DD46-40F5-A489-929932505469}">
      <dgm:prSet/>
      <dgm:spPr/>
      <dgm:t>
        <a:bodyPr/>
        <a:lstStyle/>
        <a:p>
          <a:endParaRPr lang="en-US"/>
        </a:p>
      </dgm:t>
    </dgm:pt>
    <dgm:pt modelId="{209E819F-3FF3-4D14-9C77-7ACA39A95841}" type="sibTrans" cxnId="{EEBB96DB-DD46-40F5-A489-929932505469}">
      <dgm:prSet/>
      <dgm:spPr/>
      <dgm:t>
        <a:bodyPr/>
        <a:lstStyle/>
        <a:p>
          <a:endParaRPr lang="en-US"/>
        </a:p>
      </dgm:t>
    </dgm:pt>
    <dgm:pt modelId="{41529B51-9474-4E39-B53B-0464C9F92916}">
      <dgm:prSet/>
      <dgm:spPr/>
      <dgm:t>
        <a:bodyPr/>
        <a:lstStyle/>
        <a:p>
          <a:pPr marR="0" algn="ctr" rtl="0"/>
          <a:r>
            <a:rPr lang="en-GB" b="0" i="0" u="none" strike="noStrike" baseline="0">
              <a:latin typeface="Arial Narrow" panose="020B0606020202030204" pitchFamily="34" charset="0"/>
            </a:rPr>
            <a:t>Director 3 Contract Engineer</a:t>
          </a:r>
          <a:endParaRPr lang="en-GB"/>
        </a:p>
      </dgm:t>
    </dgm:pt>
    <dgm:pt modelId="{871DCFE9-B12F-4956-9A38-5755A15E9D26}" type="parTrans" cxnId="{2D2ED456-A473-439C-9EDB-B53069EC3364}">
      <dgm:prSet/>
      <dgm:spPr/>
      <dgm:t>
        <a:bodyPr/>
        <a:lstStyle/>
        <a:p>
          <a:endParaRPr lang="en-US"/>
        </a:p>
      </dgm:t>
    </dgm:pt>
    <dgm:pt modelId="{3701882B-6788-4F9C-A359-8470B3D77AC8}" type="sibTrans" cxnId="{2D2ED456-A473-439C-9EDB-B53069EC3364}">
      <dgm:prSet/>
      <dgm:spPr/>
      <dgm:t>
        <a:bodyPr/>
        <a:lstStyle/>
        <a:p>
          <a:endParaRPr lang="en-US"/>
        </a:p>
      </dgm:t>
    </dgm:pt>
    <dgm:pt modelId="{B97CFCD1-8BD1-4668-B9B7-D62A52473408}">
      <dgm:prSet/>
      <dgm:spPr/>
      <dgm:t>
        <a:bodyPr/>
        <a:lstStyle/>
        <a:p>
          <a:pPr marR="0" algn="ctr" rtl="0"/>
          <a:r>
            <a:rPr lang="en-GB" b="0" i="0" u="none" strike="noStrike" baseline="0">
              <a:latin typeface="Arial Narrow" panose="020B0606020202030204" pitchFamily="34" charset="0"/>
            </a:rPr>
            <a:t>Associate 1 Resident Engineer</a:t>
          </a:r>
          <a:endParaRPr lang="en-GB"/>
        </a:p>
      </dgm:t>
    </dgm:pt>
    <dgm:pt modelId="{A1D870BF-B6A5-4C23-ACAA-776F7BD63DE3}" type="parTrans" cxnId="{EDDD3AB3-11B4-4C5E-8F75-CDDC705C0A41}">
      <dgm:prSet/>
      <dgm:spPr/>
      <dgm:t>
        <a:bodyPr/>
        <a:lstStyle/>
        <a:p>
          <a:endParaRPr lang="en-US"/>
        </a:p>
      </dgm:t>
    </dgm:pt>
    <dgm:pt modelId="{4956B3C3-6374-4070-B815-301C3875BA44}" type="sibTrans" cxnId="{EDDD3AB3-11B4-4C5E-8F75-CDDC705C0A41}">
      <dgm:prSet/>
      <dgm:spPr/>
      <dgm:t>
        <a:bodyPr/>
        <a:lstStyle/>
        <a:p>
          <a:endParaRPr lang="en-US"/>
        </a:p>
      </dgm:t>
    </dgm:pt>
    <dgm:pt modelId="{05E8A376-8161-4DD3-BA98-B5F14938564E}">
      <dgm:prSet/>
      <dgm:spPr/>
      <dgm:t>
        <a:bodyPr/>
        <a:lstStyle/>
        <a:p>
          <a:pPr marR="0" algn="ctr" rtl="0"/>
          <a:r>
            <a:rPr lang="en-GB" b="0" i="0" u="none" strike="noStrike" baseline="0">
              <a:latin typeface="Arial Narrow" panose="020B0606020202030204" pitchFamily="34" charset="0"/>
            </a:rPr>
            <a:t>3 other directors</a:t>
          </a:r>
          <a:endParaRPr lang="en-GB"/>
        </a:p>
      </dgm:t>
    </dgm:pt>
    <dgm:pt modelId="{0FC3DB3B-0C3F-4DB2-8C1C-54B092833CE2}" type="parTrans" cxnId="{19FD57FC-F36F-495E-89D3-E536FC411147}">
      <dgm:prSet/>
      <dgm:spPr/>
      <dgm:t>
        <a:bodyPr/>
        <a:lstStyle/>
        <a:p>
          <a:endParaRPr lang="en-US"/>
        </a:p>
      </dgm:t>
    </dgm:pt>
    <dgm:pt modelId="{1C5487DD-FDCD-4B30-9574-9BA8D2B00A11}" type="sibTrans" cxnId="{19FD57FC-F36F-495E-89D3-E536FC411147}">
      <dgm:prSet/>
      <dgm:spPr/>
      <dgm:t>
        <a:bodyPr/>
        <a:lstStyle/>
        <a:p>
          <a:endParaRPr lang="en-US"/>
        </a:p>
      </dgm:t>
    </dgm:pt>
    <dgm:pt modelId="{A7B190F7-08CE-46DC-88EC-B5C52B9FFA89}" type="pres">
      <dgm:prSet presAssocID="{55FEC226-5FFE-4DB6-8566-3A8263945194}" presName="hierChild1" presStyleCnt="0">
        <dgm:presLayoutVars>
          <dgm:orgChart val="1"/>
          <dgm:chPref val="1"/>
          <dgm:dir/>
          <dgm:animOne val="branch"/>
          <dgm:animLvl val="lvl"/>
          <dgm:resizeHandles/>
        </dgm:presLayoutVars>
      </dgm:prSet>
      <dgm:spPr/>
    </dgm:pt>
    <dgm:pt modelId="{0F3B2C1B-8F98-4AEB-A013-842EC8E22967}" type="pres">
      <dgm:prSet presAssocID="{19F167BA-9689-4A6D-87F6-FD634AB86980}" presName="hierRoot1" presStyleCnt="0">
        <dgm:presLayoutVars>
          <dgm:hierBranch/>
        </dgm:presLayoutVars>
      </dgm:prSet>
      <dgm:spPr/>
    </dgm:pt>
    <dgm:pt modelId="{39402208-E188-4597-942B-FCD6B6016D7A}" type="pres">
      <dgm:prSet presAssocID="{19F167BA-9689-4A6D-87F6-FD634AB86980}" presName="rootComposite1" presStyleCnt="0"/>
      <dgm:spPr/>
    </dgm:pt>
    <dgm:pt modelId="{7E8F46DD-8D23-46CE-8CA9-4C1476ACADCC}" type="pres">
      <dgm:prSet presAssocID="{19F167BA-9689-4A6D-87F6-FD634AB86980}" presName="rootText1" presStyleLbl="node0" presStyleIdx="0" presStyleCnt="1">
        <dgm:presLayoutVars>
          <dgm:chPref val="3"/>
        </dgm:presLayoutVars>
      </dgm:prSet>
      <dgm:spPr/>
    </dgm:pt>
    <dgm:pt modelId="{A3141B3B-DE6D-47FD-98A4-954271815516}" type="pres">
      <dgm:prSet presAssocID="{19F167BA-9689-4A6D-87F6-FD634AB86980}" presName="rootConnector1" presStyleLbl="node1" presStyleIdx="0" presStyleCnt="0"/>
      <dgm:spPr/>
    </dgm:pt>
    <dgm:pt modelId="{956103E1-7A58-4A2B-ACDB-178C722EEA36}" type="pres">
      <dgm:prSet presAssocID="{19F167BA-9689-4A6D-87F6-FD634AB86980}" presName="hierChild2" presStyleCnt="0"/>
      <dgm:spPr/>
    </dgm:pt>
    <dgm:pt modelId="{89B6748B-AA92-4C06-BDE9-4D93678CAF28}" type="pres">
      <dgm:prSet presAssocID="{3B6F26ED-3F00-4B44-A727-04E6A7E03B78}" presName="Name35" presStyleLbl="parChTrans1D2" presStyleIdx="0" presStyleCnt="4"/>
      <dgm:spPr/>
    </dgm:pt>
    <dgm:pt modelId="{C0B7DF7E-12FC-4A71-9E0F-BB030F3F710B}" type="pres">
      <dgm:prSet presAssocID="{A98918D1-6595-4D43-80A8-51C3225A97B7}" presName="hierRoot2" presStyleCnt="0">
        <dgm:presLayoutVars>
          <dgm:hierBranch/>
        </dgm:presLayoutVars>
      </dgm:prSet>
      <dgm:spPr/>
    </dgm:pt>
    <dgm:pt modelId="{08D1C222-F354-40E4-B7F5-9CA9B731A24B}" type="pres">
      <dgm:prSet presAssocID="{A98918D1-6595-4D43-80A8-51C3225A97B7}" presName="rootComposite" presStyleCnt="0"/>
      <dgm:spPr/>
    </dgm:pt>
    <dgm:pt modelId="{1ACCD79F-4608-4827-B25B-B0DA42DA75EC}" type="pres">
      <dgm:prSet presAssocID="{A98918D1-6595-4D43-80A8-51C3225A97B7}" presName="rootText" presStyleLbl="node2" presStyleIdx="0" presStyleCnt="4">
        <dgm:presLayoutVars>
          <dgm:chPref val="3"/>
        </dgm:presLayoutVars>
      </dgm:prSet>
      <dgm:spPr/>
    </dgm:pt>
    <dgm:pt modelId="{A1BB7A0E-A5F1-4D03-A31F-FC56611867CE}" type="pres">
      <dgm:prSet presAssocID="{A98918D1-6595-4D43-80A8-51C3225A97B7}" presName="rootConnector" presStyleLbl="node2" presStyleIdx="0" presStyleCnt="4"/>
      <dgm:spPr/>
    </dgm:pt>
    <dgm:pt modelId="{80D761A3-2C5F-47E3-AF9B-A64A4A7F6CBA}" type="pres">
      <dgm:prSet presAssocID="{A98918D1-6595-4D43-80A8-51C3225A97B7}" presName="hierChild4" presStyleCnt="0"/>
      <dgm:spPr/>
    </dgm:pt>
    <dgm:pt modelId="{334AE192-3B08-4121-B00E-7EA33C9062CC}" type="pres">
      <dgm:prSet presAssocID="{2F2C2F8C-D8C5-4E28-8011-14770F2416A6}" presName="Name35" presStyleLbl="parChTrans1D3" presStyleIdx="0" presStyleCnt="3"/>
      <dgm:spPr/>
    </dgm:pt>
    <dgm:pt modelId="{99F76331-E800-42C0-B05E-04E6AD9F492C}" type="pres">
      <dgm:prSet presAssocID="{22E69E31-37BF-41AA-BB37-081FB4EBDC0B}" presName="hierRoot2" presStyleCnt="0">
        <dgm:presLayoutVars>
          <dgm:hierBranch val="r"/>
        </dgm:presLayoutVars>
      </dgm:prSet>
      <dgm:spPr/>
    </dgm:pt>
    <dgm:pt modelId="{225CEC5A-7E08-459D-9F1B-7848C1BAC176}" type="pres">
      <dgm:prSet presAssocID="{22E69E31-37BF-41AA-BB37-081FB4EBDC0B}" presName="rootComposite" presStyleCnt="0"/>
      <dgm:spPr/>
    </dgm:pt>
    <dgm:pt modelId="{81E43BB8-E947-476F-8403-2A1C3380116C}" type="pres">
      <dgm:prSet presAssocID="{22E69E31-37BF-41AA-BB37-081FB4EBDC0B}" presName="rootText" presStyleLbl="node3" presStyleIdx="0" presStyleCnt="3">
        <dgm:presLayoutVars>
          <dgm:chPref val="3"/>
        </dgm:presLayoutVars>
      </dgm:prSet>
      <dgm:spPr/>
    </dgm:pt>
    <dgm:pt modelId="{AC3A237E-6721-430C-86B9-CE760D5E50C8}" type="pres">
      <dgm:prSet presAssocID="{22E69E31-37BF-41AA-BB37-081FB4EBDC0B}" presName="rootConnector" presStyleLbl="node3" presStyleIdx="0" presStyleCnt="3"/>
      <dgm:spPr/>
    </dgm:pt>
    <dgm:pt modelId="{0FF94EA5-14A1-476B-898C-C9EF03C651E9}" type="pres">
      <dgm:prSet presAssocID="{22E69E31-37BF-41AA-BB37-081FB4EBDC0B}" presName="hierChild4" presStyleCnt="0"/>
      <dgm:spPr/>
    </dgm:pt>
    <dgm:pt modelId="{013C2EA2-755C-4ADD-AECF-86197A8EB3D9}" type="pres">
      <dgm:prSet presAssocID="{22E69E31-37BF-41AA-BB37-081FB4EBDC0B}" presName="hierChild5" presStyleCnt="0"/>
      <dgm:spPr/>
    </dgm:pt>
    <dgm:pt modelId="{AAF6831B-2538-40EC-9ADA-4A23D08BB999}" type="pres">
      <dgm:prSet presAssocID="{4C8439DA-6300-4AB9-A433-1A6AB5EFA74C}" presName="Name35" presStyleLbl="parChTrans1D3" presStyleIdx="1" presStyleCnt="3"/>
      <dgm:spPr/>
    </dgm:pt>
    <dgm:pt modelId="{B9730BFB-FA99-40EE-B639-EFB55569B9A4}" type="pres">
      <dgm:prSet presAssocID="{34C0F4E3-4E28-4868-B98D-BF1682167C6B}" presName="hierRoot2" presStyleCnt="0">
        <dgm:presLayoutVars>
          <dgm:hierBranch val="r"/>
        </dgm:presLayoutVars>
      </dgm:prSet>
      <dgm:spPr/>
    </dgm:pt>
    <dgm:pt modelId="{E2BC16A1-B560-4E74-902C-F13EB7FD81F0}" type="pres">
      <dgm:prSet presAssocID="{34C0F4E3-4E28-4868-B98D-BF1682167C6B}" presName="rootComposite" presStyleCnt="0"/>
      <dgm:spPr/>
    </dgm:pt>
    <dgm:pt modelId="{BDFC7EC7-70ED-4F8A-9C8A-A8B048990CFF}" type="pres">
      <dgm:prSet presAssocID="{34C0F4E3-4E28-4868-B98D-BF1682167C6B}" presName="rootText" presStyleLbl="node3" presStyleIdx="1" presStyleCnt="3">
        <dgm:presLayoutVars>
          <dgm:chPref val="3"/>
        </dgm:presLayoutVars>
      </dgm:prSet>
      <dgm:spPr/>
    </dgm:pt>
    <dgm:pt modelId="{0365C20F-C192-4C22-A930-6E9CF1CD3D79}" type="pres">
      <dgm:prSet presAssocID="{34C0F4E3-4E28-4868-B98D-BF1682167C6B}" presName="rootConnector" presStyleLbl="node3" presStyleIdx="1" presStyleCnt="3"/>
      <dgm:spPr/>
    </dgm:pt>
    <dgm:pt modelId="{3C975917-BF09-4D14-BEF5-12B969934DE1}" type="pres">
      <dgm:prSet presAssocID="{34C0F4E3-4E28-4868-B98D-BF1682167C6B}" presName="hierChild4" presStyleCnt="0"/>
      <dgm:spPr/>
    </dgm:pt>
    <dgm:pt modelId="{FF3B8CA1-0B21-4825-9338-05646EE60831}" type="pres">
      <dgm:prSet presAssocID="{34C0F4E3-4E28-4868-B98D-BF1682167C6B}" presName="hierChild5" presStyleCnt="0"/>
      <dgm:spPr/>
    </dgm:pt>
    <dgm:pt modelId="{F998B327-73AA-40AD-B225-ED1641EED00D}" type="pres">
      <dgm:prSet presAssocID="{A98918D1-6595-4D43-80A8-51C3225A97B7}" presName="hierChild5" presStyleCnt="0"/>
      <dgm:spPr/>
    </dgm:pt>
    <dgm:pt modelId="{F469A8D7-5A3F-4EB0-B1DE-E87D39117EA8}" type="pres">
      <dgm:prSet presAssocID="{00B6BDD5-F371-4287-8C97-EBC7FB953C30}" presName="Name35" presStyleLbl="parChTrans1D2" presStyleIdx="1" presStyleCnt="4"/>
      <dgm:spPr/>
    </dgm:pt>
    <dgm:pt modelId="{379C58F8-8965-4824-813F-3E2CAEB526BC}" type="pres">
      <dgm:prSet presAssocID="{1510B45B-3C0B-495C-9EEF-0BACAAA44A37}" presName="hierRoot2" presStyleCnt="0">
        <dgm:presLayoutVars>
          <dgm:hierBranch/>
        </dgm:presLayoutVars>
      </dgm:prSet>
      <dgm:spPr/>
    </dgm:pt>
    <dgm:pt modelId="{895587C6-FB2D-48A5-B866-5E0031EB3EF9}" type="pres">
      <dgm:prSet presAssocID="{1510B45B-3C0B-495C-9EEF-0BACAAA44A37}" presName="rootComposite" presStyleCnt="0"/>
      <dgm:spPr/>
    </dgm:pt>
    <dgm:pt modelId="{C7167D9D-A986-4DE4-8D2E-640AA6643C46}" type="pres">
      <dgm:prSet presAssocID="{1510B45B-3C0B-495C-9EEF-0BACAAA44A37}" presName="rootText" presStyleLbl="node2" presStyleIdx="1" presStyleCnt="4">
        <dgm:presLayoutVars>
          <dgm:chPref val="3"/>
        </dgm:presLayoutVars>
      </dgm:prSet>
      <dgm:spPr/>
    </dgm:pt>
    <dgm:pt modelId="{FC11F420-D266-480C-BF5B-6C06247F86FD}" type="pres">
      <dgm:prSet presAssocID="{1510B45B-3C0B-495C-9EEF-0BACAAA44A37}" presName="rootConnector" presStyleLbl="node2" presStyleIdx="1" presStyleCnt="4"/>
      <dgm:spPr/>
    </dgm:pt>
    <dgm:pt modelId="{DF648538-2946-4FC3-8C0A-C6367C40B05D}" type="pres">
      <dgm:prSet presAssocID="{1510B45B-3C0B-495C-9EEF-0BACAAA44A37}" presName="hierChild4" presStyleCnt="0"/>
      <dgm:spPr/>
    </dgm:pt>
    <dgm:pt modelId="{F268A39F-20B7-4105-B5BC-59EBF173DDAD}" type="pres">
      <dgm:prSet presAssocID="{1510B45B-3C0B-495C-9EEF-0BACAAA44A37}" presName="hierChild5" presStyleCnt="0"/>
      <dgm:spPr/>
    </dgm:pt>
    <dgm:pt modelId="{D944A5C1-E1AB-40CA-AA60-278C48861B03}" type="pres">
      <dgm:prSet presAssocID="{871DCFE9-B12F-4956-9A38-5755A15E9D26}" presName="Name35" presStyleLbl="parChTrans1D2" presStyleIdx="2" presStyleCnt="4"/>
      <dgm:spPr/>
    </dgm:pt>
    <dgm:pt modelId="{086BEDB7-980A-4A0A-AFF3-06BDB5AFD6FF}" type="pres">
      <dgm:prSet presAssocID="{41529B51-9474-4E39-B53B-0464C9F92916}" presName="hierRoot2" presStyleCnt="0">
        <dgm:presLayoutVars>
          <dgm:hierBranch/>
        </dgm:presLayoutVars>
      </dgm:prSet>
      <dgm:spPr/>
    </dgm:pt>
    <dgm:pt modelId="{98B337B5-98DF-41AB-866C-E1C0B42130D0}" type="pres">
      <dgm:prSet presAssocID="{41529B51-9474-4E39-B53B-0464C9F92916}" presName="rootComposite" presStyleCnt="0"/>
      <dgm:spPr/>
    </dgm:pt>
    <dgm:pt modelId="{921CF67D-5810-4B4E-BF78-8AC4A4116489}" type="pres">
      <dgm:prSet presAssocID="{41529B51-9474-4E39-B53B-0464C9F92916}" presName="rootText" presStyleLbl="node2" presStyleIdx="2" presStyleCnt="4">
        <dgm:presLayoutVars>
          <dgm:chPref val="3"/>
        </dgm:presLayoutVars>
      </dgm:prSet>
      <dgm:spPr/>
    </dgm:pt>
    <dgm:pt modelId="{14C0B208-58D7-4837-AA5A-31EA30E9E578}" type="pres">
      <dgm:prSet presAssocID="{41529B51-9474-4E39-B53B-0464C9F92916}" presName="rootConnector" presStyleLbl="node2" presStyleIdx="2" presStyleCnt="4"/>
      <dgm:spPr/>
    </dgm:pt>
    <dgm:pt modelId="{8CA6BA5C-461C-48CF-B0E0-AA27725620FF}" type="pres">
      <dgm:prSet presAssocID="{41529B51-9474-4E39-B53B-0464C9F92916}" presName="hierChild4" presStyleCnt="0"/>
      <dgm:spPr/>
    </dgm:pt>
    <dgm:pt modelId="{65ADEAF7-95F3-4131-8504-AAA52BDD7A8F}" type="pres">
      <dgm:prSet presAssocID="{A1D870BF-B6A5-4C23-ACAA-776F7BD63DE3}" presName="Name35" presStyleLbl="parChTrans1D3" presStyleIdx="2" presStyleCnt="3"/>
      <dgm:spPr/>
    </dgm:pt>
    <dgm:pt modelId="{1D66B9E2-3224-431E-B7E4-E5DA46C0AC4D}" type="pres">
      <dgm:prSet presAssocID="{B97CFCD1-8BD1-4668-B9B7-D62A52473408}" presName="hierRoot2" presStyleCnt="0">
        <dgm:presLayoutVars>
          <dgm:hierBranch val="r"/>
        </dgm:presLayoutVars>
      </dgm:prSet>
      <dgm:spPr/>
    </dgm:pt>
    <dgm:pt modelId="{79C1F67F-F117-4BB7-B414-65F8D95A0553}" type="pres">
      <dgm:prSet presAssocID="{B97CFCD1-8BD1-4668-B9B7-D62A52473408}" presName="rootComposite" presStyleCnt="0"/>
      <dgm:spPr/>
    </dgm:pt>
    <dgm:pt modelId="{B546E9A1-AD2F-4F6C-B3BF-C4F33866F470}" type="pres">
      <dgm:prSet presAssocID="{B97CFCD1-8BD1-4668-B9B7-D62A52473408}" presName="rootText" presStyleLbl="node3" presStyleIdx="2" presStyleCnt="3">
        <dgm:presLayoutVars>
          <dgm:chPref val="3"/>
        </dgm:presLayoutVars>
      </dgm:prSet>
      <dgm:spPr/>
    </dgm:pt>
    <dgm:pt modelId="{F80E9AEB-32BC-4FA5-BA2F-F6A6DFEE897C}" type="pres">
      <dgm:prSet presAssocID="{B97CFCD1-8BD1-4668-B9B7-D62A52473408}" presName="rootConnector" presStyleLbl="node3" presStyleIdx="2" presStyleCnt="3"/>
      <dgm:spPr/>
    </dgm:pt>
    <dgm:pt modelId="{0428FD43-AE00-44E3-AAC1-555310D25650}" type="pres">
      <dgm:prSet presAssocID="{B97CFCD1-8BD1-4668-B9B7-D62A52473408}" presName="hierChild4" presStyleCnt="0"/>
      <dgm:spPr/>
    </dgm:pt>
    <dgm:pt modelId="{02950995-5163-4FAA-A491-CF974B575E93}" type="pres">
      <dgm:prSet presAssocID="{B97CFCD1-8BD1-4668-B9B7-D62A52473408}" presName="hierChild5" presStyleCnt="0"/>
      <dgm:spPr/>
    </dgm:pt>
    <dgm:pt modelId="{8C89114A-9FE8-4B79-85FF-3C04E3C46658}" type="pres">
      <dgm:prSet presAssocID="{41529B51-9474-4E39-B53B-0464C9F92916}" presName="hierChild5" presStyleCnt="0"/>
      <dgm:spPr/>
    </dgm:pt>
    <dgm:pt modelId="{232D7F55-26C9-4945-82A1-F03943249471}" type="pres">
      <dgm:prSet presAssocID="{0FC3DB3B-0C3F-4DB2-8C1C-54B092833CE2}" presName="Name35" presStyleLbl="parChTrans1D2" presStyleIdx="3" presStyleCnt="4"/>
      <dgm:spPr/>
    </dgm:pt>
    <dgm:pt modelId="{741092D5-7E7C-428E-8115-DEBADA0A3178}" type="pres">
      <dgm:prSet presAssocID="{05E8A376-8161-4DD3-BA98-B5F14938564E}" presName="hierRoot2" presStyleCnt="0">
        <dgm:presLayoutVars>
          <dgm:hierBranch/>
        </dgm:presLayoutVars>
      </dgm:prSet>
      <dgm:spPr/>
    </dgm:pt>
    <dgm:pt modelId="{402783B2-BD7D-48EA-915F-315037DC00E7}" type="pres">
      <dgm:prSet presAssocID="{05E8A376-8161-4DD3-BA98-B5F14938564E}" presName="rootComposite" presStyleCnt="0"/>
      <dgm:spPr/>
    </dgm:pt>
    <dgm:pt modelId="{FCD39415-A7F3-4E80-B3DA-052C563EC1F2}" type="pres">
      <dgm:prSet presAssocID="{05E8A376-8161-4DD3-BA98-B5F14938564E}" presName="rootText" presStyleLbl="node2" presStyleIdx="3" presStyleCnt="4">
        <dgm:presLayoutVars>
          <dgm:chPref val="3"/>
        </dgm:presLayoutVars>
      </dgm:prSet>
      <dgm:spPr/>
    </dgm:pt>
    <dgm:pt modelId="{9CCA303D-E08B-4A49-A85D-4C4AAAA5534B}" type="pres">
      <dgm:prSet presAssocID="{05E8A376-8161-4DD3-BA98-B5F14938564E}" presName="rootConnector" presStyleLbl="node2" presStyleIdx="3" presStyleCnt="4"/>
      <dgm:spPr/>
    </dgm:pt>
    <dgm:pt modelId="{8AC589B9-4562-4413-8309-E9C57D225EA0}" type="pres">
      <dgm:prSet presAssocID="{05E8A376-8161-4DD3-BA98-B5F14938564E}" presName="hierChild4" presStyleCnt="0"/>
      <dgm:spPr/>
    </dgm:pt>
    <dgm:pt modelId="{0A0D696D-C45B-4FA1-9F9D-D231B26DCDCC}" type="pres">
      <dgm:prSet presAssocID="{05E8A376-8161-4DD3-BA98-B5F14938564E}" presName="hierChild5" presStyleCnt="0"/>
      <dgm:spPr/>
    </dgm:pt>
    <dgm:pt modelId="{37D95AC5-A911-4EC8-9828-C08FED2595BA}" type="pres">
      <dgm:prSet presAssocID="{19F167BA-9689-4A6D-87F6-FD634AB86980}" presName="hierChild3" presStyleCnt="0"/>
      <dgm:spPr/>
    </dgm:pt>
  </dgm:ptLst>
  <dgm:cxnLst>
    <dgm:cxn modelId="{3E8E4105-2006-41B4-A685-A1C68A5A3859}" type="presOf" srcId="{4C8439DA-6300-4AB9-A433-1A6AB5EFA74C}" destId="{AAF6831B-2538-40EC-9ADA-4A23D08BB999}" srcOrd="0" destOrd="0" presId="urn:microsoft.com/office/officeart/2005/8/layout/orgChart1"/>
    <dgm:cxn modelId="{5C350808-D056-46DE-9EB6-14585444D0AB}" srcId="{A98918D1-6595-4D43-80A8-51C3225A97B7}" destId="{22E69E31-37BF-41AA-BB37-081FB4EBDC0B}" srcOrd="0" destOrd="0" parTransId="{2F2C2F8C-D8C5-4E28-8011-14770F2416A6}" sibTransId="{11E69D51-587E-4B5D-8ED6-ED3A71141C78}"/>
    <dgm:cxn modelId="{77369C12-994D-48A3-9635-609663FB520D}" srcId="{55FEC226-5FFE-4DB6-8566-3A8263945194}" destId="{19F167BA-9689-4A6D-87F6-FD634AB86980}" srcOrd="0" destOrd="0" parTransId="{16FEFE26-40B9-47C4-9E04-6CFC2902AC1E}" sibTransId="{7A5A4B01-FDA9-4547-9686-1547E74BF5F7}"/>
    <dgm:cxn modelId="{6FACD113-DFF2-4714-8986-EA71E2A46F3F}" type="presOf" srcId="{41529B51-9474-4E39-B53B-0464C9F92916}" destId="{14C0B208-58D7-4837-AA5A-31EA30E9E578}" srcOrd="1" destOrd="0" presId="urn:microsoft.com/office/officeart/2005/8/layout/orgChart1"/>
    <dgm:cxn modelId="{6D7A8516-F6DF-4F86-8212-76D448926B83}" type="presOf" srcId="{05E8A376-8161-4DD3-BA98-B5F14938564E}" destId="{9CCA303D-E08B-4A49-A85D-4C4AAAA5534B}" srcOrd="1" destOrd="0" presId="urn:microsoft.com/office/officeart/2005/8/layout/orgChart1"/>
    <dgm:cxn modelId="{09564A24-5D8A-436F-83EF-4074DFF4E3BB}" type="presOf" srcId="{41529B51-9474-4E39-B53B-0464C9F92916}" destId="{921CF67D-5810-4B4E-BF78-8AC4A4116489}" srcOrd="0" destOrd="0" presId="urn:microsoft.com/office/officeart/2005/8/layout/orgChart1"/>
    <dgm:cxn modelId="{8C423F28-AEEB-40A9-9B12-715C6F627390}" srcId="{A98918D1-6595-4D43-80A8-51C3225A97B7}" destId="{34C0F4E3-4E28-4868-B98D-BF1682167C6B}" srcOrd="1" destOrd="0" parTransId="{4C8439DA-6300-4AB9-A433-1A6AB5EFA74C}" sibTransId="{9ABB9757-BEA8-4453-87EB-F61947D303AB}"/>
    <dgm:cxn modelId="{8491E92F-3E42-40BF-AC9D-D65BEDBA9C0B}" type="presOf" srcId="{1510B45B-3C0B-495C-9EEF-0BACAAA44A37}" destId="{FC11F420-D266-480C-BF5B-6C06247F86FD}" srcOrd="1" destOrd="0" presId="urn:microsoft.com/office/officeart/2005/8/layout/orgChart1"/>
    <dgm:cxn modelId="{6653BC35-30E5-4B09-B192-ADA20488C7EA}" type="presOf" srcId="{B97CFCD1-8BD1-4668-B9B7-D62A52473408}" destId="{F80E9AEB-32BC-4FA5-BA2F-F6A6DFEE897C}" srcOrd="1" destOrd="0" presId="urn:microsoft.com/office/officeart/2005/8/layout/orgChart1"/>
    <dgm:cxn modelId="{4734E637-0154-4369-A437-E7EB8A4CD736}" srcId="{19F167BA-9689-4A6D-87F6-FD634AB86980}" destId="{A98918D1-6595-4D43-80A8-51C3225A97B7}" srcOrd="0" destOrd="0" parTransId="{3B6F26ED-3F00-4B44-A727-04E6A7E03B78}" sibTransId="{91115E31-C111-4BAB-A82C-9733DBC7D63A}"/>
    <dgm:cxn modelId="{7A0D2D3B-10CF-4F7B-8EFF-A8034E796369}" type="presOf" srcId="{3B6F26ED-3F00-4B44-A727-04E6A7E03B78}" destId="{89B6748B-AA92-4C06-BDE9-4D93678CAF28}" srcOrd="0" destOrd="0" presId="urn:microsoft.com/office/officeart/2005/8/layout/orgChart1"/>
    <dgm:cxn modelId="{95F22B5C-9FFE-4C92-AA7C-593E6CFB81E0}" type="presOf" srcId="{19F167BA-9689-4A6D-87F6-FD634AB86980}" destId="{A3141B3B-DE6D-47FD-98A4-954271815516}" srcOrd="1" destOrd="0" presId="urn:microsoft.com/office/officeart/2005/8/layout/orgChart1"/>
    <dgm:cxn modelId="{E33B0D4C-F6C7-48D0-BC83-CC5A3093C483}" type="presOf" srcId="{19F167BA-9689-4A6D-87F6-FD634AB86980}" destId="{7E8F46DD-8D23-46CE-8CA9-4C1476ACADCC}" srcOrd="0" destOrd="0" presId="urn:microsoft.com/office/officeart/2005/8/layout/orgChart1"/>
    <dgm:cxn modelId="{1B43CF6C-2DFB-47BA-A10F-64CC0BEF7BB0}" type="presOf" srcId="{0FC3DB3B-0C3F-4DB2-8C1C-54B092833CE2}" destId="{232D7F55-26C9-4945-82A1-F03943249471}" srcOrd="0" destOrd="0" presId="urn:microsoft.com/office/officeart/2005/8/layout/orgChart1"/>
    <dgm:cxn modelId="{A3E24050-9020-44C2-A258-F6192C869D0F}" type="presOf" srcId="{A98918D1-6595-4D43-80A8-51C3225A97B7}" destId="{1ACCD79F-4608-4827-B25B-B0DA42DA75EC}" srcOrd="0" destOrd="0" presId="urn:microsoft.com/office/officeart/2005/8/layout/orgChart1"/>
    <dgm:cxn modelId="{DBE4C676-A137-42DD-9ECB-A9F5A7A6BFB6}" type="presOf" srcId="{22E69E31-37BF-41AA-BB37-081FB4EBDC0B}" destId="{AC3A237E-6721-430C-86B9-CE760D5E50C8}" srcOrd="1" destOrd="0" presId="urn:microsoft.com/office/officeart/2005/8/layout/orgChart1"/>
    <dgm:cxn modelId="{2D2ED456-A473-439C-9EDB-B53069EC3364}" srcId="{19F167BA-9689-4A6D-87F6-FD634AB86980}" destId="{41529B51-9474-4E39-B53B-0464C9F92916}" srcOrd="2" destOrd="0" parTransId="{871DCFE9-B12F-4956-9A38-5755A15E9D26}" sibTransId="{3701882B-6788-4F9C-A359-8470B3D77AC8}"/>
    <dgm:cxn modelId="{91B6DB76-1C8C-4BBD-B74A-6E871EBDA1E4}" type="presOf" srcId="{1510B45B-3C0B-495C-9EEF-0BACAAA44A37}" destId="{C7167D9D-A986-4DE4-8D2E-640AA6643C46}" srcOrd="0" destOrd="0" presId="urn:microsoft.com/office/officeart/2005/8/layout/orgChart1"/>
    <dgm:cxn modelId="{89068B8B-86E2-4FFE-9030-FECD18233973}" type="presOf" srcId="{05E8A376-8161-4DD3-BA98-B5F14938564E}" destId="{FCD39415-A7F3-4E80-B3DA-052C563EC1F2}" srcOrd="0" destOrd="0" presId="urn:microsoft.com/office/officeart/2005/8/layout/orgChart1"/>
    <dgm:cxn modelId="{46BC8690-FBB9-46B5-B195-D139FA90E471}" type="presOf" srcId="{55FEC226-5FFE-4DB6-8566-3A8263945194}" destId="{A7B190F7-08CE-46DC-88EC-B5C52B9FFA89}" srcOrd="0" destOrd="0" presId="urn:microsoft.com/office/officeart/2005/8/layout/orgChart1"/>
    <dgm:cxn modelId="{9B019595-FBAF-4E73-9C54-5182F0380726}" type="presOf" srcId="{2F2C2F8C-D8C5-4E28-8011-14770F2416A6}" destId="{334AE192-3B08-4121-B00E-7EA33C9062CC}" srcOrd="0" destOrd="0" presId="urn:microsoft.com/office/officeart/2005/8/layout/orgChart1"/>
    <dgm:cxn modelId="{6E5A909F-BDCB-4CC2-97E2-0491AE39C69A}" type="presOf" srcId="{B97CFCD1-8BD1-4668-B9B7-D62A52473408}" destId="{B546E9A1-AD2F-4F6C-B3BF-C4F33866F470}" srcOrd="0" destOrd="0" presId="urn:microsoft.com/office/officeart/2005/8/layout/orgChart1"/>
    <dgm:cxn modelId="{BC3E78A2-A069-4A00-B3D1-8D9F9193FCAD}" type="presOf" srcId="{34C0F4E3-4E28-4868-B98D-BF1682167C6B}" destId="{0365C20F-C192-4C22-A930-6E9CF1CD3D79}" srcOrd="1" destOrd="0" presId="urn:microsoft.com/office/officeart/2005/8/layout/orgChart1"/>
    <dgm:cxn modelId="{08C82AB3-686E-45C7-BBC6-462BB54902CD}" type="presOf" srcId="{34C0F4E3-4E28-4868-B98D-BF1682167C6B}" destId="{BDFC7EC7-70ED-4F8A-9C8A-A8B048990CFF}" srcOrd="0" destOrd="0" presId="urn:microsoft.com/office/officeart/2005/8/layout/orgChart1"/>
    <dgm:cxn modelId="{EDDD3AB3-11B4-4C5E-8F75-CDDC705C0A41}" srcId="{41529B51-9474-4E39-B53B-0464C9F92916}" destId="{B97CFCD1-8BD1-4668-B9B7-D62A52473408}" srcOrd="0" destOrd="0" parTransId="{A1D870BF-B6A5-4C23-ACAA-776F7BD63DE3}" sibTransId="{4956B3C3-6374-4070-B815-301C3875BA44}"/>
    <dgm:cxn modelId="{AE296DC5-52A4-45F4-A7F5-164667F2D348}" type="presOf" srcId="{871DCFE9-B12F-4956-9A38-5755A15E9D26}" destId="{D944A5C1-E1AB-40CA-AA60-278C48861B03}" srcOrd="0" destOrd="0" presId="urn:microsoft.com/office/officeart/2005/8/layout/orgChart1"/>
    <dgm:cxn modelId="{AA414BC9-FA83-4635-BEF1-D072BB75C9D7}" type="presOf" srcId="{A98918D1-6595-4D43-80A8-51C3225A97B7}" destId="{A1BB7A0E-A5F1-4D03-A31F-FC56611867CE}" srcOrd="1" destOrd="0" presId="urn:microsoft.com/office/officeart/2005/8/layout/orgChart1"/>
    <dgm:cxn modelId="{FA6439D0-27D0-4CDC-9F08-C32BD24584FF}" type="presOf" srcId="{00B6BDD5-F371-4287-8C97-EBC7FB953C30}" destId="{F469A8D7-5A3F-4EB0-B1DE-E87D39117EA8}" srcOrd="0" destOrd="0" presId="urn:microsoft.com/office/officeart/2005/8/layout/orgChart1"/>
    <dgm:cxn modelId="{67D66ED8-122E-40B3-824D-8A2069DA0D8F}" type="presOf" srcId="{22E69E31-37BF-41AA-BB37-081FB4EBDC0B}" destId="{81E43BB8-E947-476F-8403-2A1C3380116C}" srcOrd="0" destOrd="0" presId="urn:microsoft.com/office/officeart/2005/8/layout/orgChart1"/>
    <dgm:cxn modelId="{EEBB96DB-DD46-40F5-A489-929932505469}" srcId="{19F167BA-9689-4A6D-87F6-FD634AB86980}" destId="{1510B45B-3C0B-495C-9EEF-0BACAAA44A37}" srcOrd="1" destOrd="0" parTransId="{00B6BDD5-F371-4287-8C97-EBC7FB953C30}" sibTransId="{209E819F-3FF3-4D14-9C77-7ACA39A95841}"/>
    <dgm:cxn modelId="{16DC2FF8-E8AF-468F-AFC4-91193805527C}" type="presOf" srcId="{A1D870BF-B6A5-4C23-ACAA-776F7BD63DE3}" destId="{65ADEAF7-95F3-4131-8504-AAA52BDD7A8F}" srcOrd="0" destOrd="0" presId="urn:microsoft.com/office/officeart/2005/8/layout/orgChart1"/>
    <dgm:cxn modelId="{19FD57FC-F36F-495E-89D3-E536FC411147}" srcId="{19F167BA-9689-4A6D-87F6-FD634AB86980}" destId="{05E8A376-8161-4DD3-BA98-B5F14938564E}" srcOrd="3" destOrd="0" parTransId="{0FC3DB3B-0C3F-4DB2-8C1C-54B092833CE2}" sibTransId="{1C5487DD-FDCD-4B30-9574-9BA8D2B00A11}"/>
    <dgm:cxn modelId="{EA8AEB12-8C45-4980-97C7-740917C74E4A}" type="presParOf" srcId="{A7B190F7-08CE-46DC-88EC-B5C52B9FFA89}" destId="{0F3B2C1B-8F98-4AEB-A013-842EC8E22967}" srcOrd="0" destOrd="0" presId="urn:microsoft.com/office/officeart/2005/8/layout/orgChart1"/>
    <dgm:cxn modelId="{283EE0FF-BE24-4E3E-AE6A-958DA526AFA6}" type="presParOf" srcId="{0F3B2C1B-8F98-4AEB-A013-842EC8E22967}" destId="{39402208-E188-4597-942B-FCD6B6016D7A}" srcOrd="0" destOrd="0" presId="urn:microsoft.com/office/officeart/2005/8/layout/orgChart1"/>
    <dgm:cxn modelId="{2399D005-A58A-42EE-A038-F76070130622}" type="presParOf" srcId="{39402208-E188-4597-942B-FCD6B6016D7A}" destId="{7E8F46DD-8D23-46CE-8CA9-4C1476ACADCC}" srcOrd="0" destOrd="0" presId="urn:microsoft.com/office/officeart/2005/8/layout/orgChart1"/>
    <dgm:cxn modelId="{3D0F312A-3932-488A-BB56-D15C2BA4181E}" type="presParOf" srcId="{39402208-E188-4597-942B-FCD6B6016D7A}" destId="{A3141B3B-DE6D-47FD-98A4-954271815516}" srcOrd="1" destOrd="0" presId="urn:microsoft.com/office/officeart/2005/8/layout/orgChart1"/>
    <dgm:cxn modelId="{B045DDF3-84BB-4775-8EDC-706591A6EDFE}" type="presParOf" srcId="{0F3B2C1B-8F98-4AEB-A013-842EC8E22967}" destId="{956103E1-7A58-4A2B-ACDB-178C722EEA36}" srcOrd="1" destOrd="0" presId="urn:microsoft.com/office/officeart/2005/8/layout/orgChart1"/>
    <dgm:cxn modelId="{AD43B902-60B4-4A8A-90A8-469437CDF107}" type="presParOf" srcId="{956103E1-7A58-4A2B-ACDB-178C722EEA36}" destId="{89B6748B-AA92-4C06-BDE9-4D93678CAF28}" srcOrd="0" destOrd="0" presId="urn:microsoft.com/office/officeart/2005/8/layout/orgChart1"/>
    <dgm:cxn modelId="{FC1076AC-B872-4EB5-9700-61C131C11AD0}" type="presParOf" srcId="{956103E1-7A58-4A2B-ACDB-178C722EEA36}" destId="{C0B7DF7E-12FC-4A71-9E0F-BB030F3F710B}" srcOrd="1" destOrd="0" presId="urn:microsoft.com/office/officeart/2005/8/layout/orgChart1"/>
    <dgm:cxn modelId="{0EEDD0DE-55D3-4E0C-9FF8-E397B4D87E60}" type="presParOf" srcId="{C0B7DF7E-12FC-4A71-9E0F-BB030F3F710B}" destId="{08D1C222-F354-40E4-B7F5-9CA9B731A24B}" srcOrd="0" destOrd="0" presId="urn:microsoft.com/office/officeart/2005/8/layout/orgChart1"/>
    <dgm:cxn modelId="{C50DB2C8-53BF-4B35-A803-2A088FAA572F}" type="presParOf" srcId="{08D1C222-F354-40E4-B7F5-9CA9B731A24B}" destId="{1ACCD79F-4608-4827-B25B-B0DA42DA75EC}" srcOrd="0" destOrd="0" presId="urn:microsoft.com/office/officeart/2005/8/layout/orgChart1"/>
    <dgm:cxn modelId="{1CF15C44-1C87-4B8F-BD75-54CC9E24D906}" type="presParOf" srcId="{08D1C222-F354-40E4-B7F5-9CA9B731A24B}" destId="{A1BB7A0E-A5F1-4D03-A31F-FC56611867CE}" srcOrd="1" destOrd="0" presId="urn:microsoft.com/office/officeart/2005/8/layout/orgChart1"/>
    <dgm:cxn modelId="{3CBCBAC7-2DDE-404C-94BA-C285B8AD070F}" type="presParOf" srcId="{C0B7DF7E-12FC-4A71-9E0F-BB030F3F710B}" destId="{80D761A3-2C5F-47E3-AF9B-A64A4A7F6CBA}" srcOrd="1" destOrd="0" presId="urn:microsoft.com/office/officeart/2005/8/layout/orgChart1"/>
    <dgm:cxn modelId="{0AF2D55C-D5BD-4E02-8AF2-B04E78188E65}" type="presParOf" srcId="{80D761A3-2C5F-47E3-AF9B-A64A4A7F6CBA}" destId="{334AE192-3B08-4121-B00E-7EA33C9062CC}" srcOrd="0" destOrd="0" presId="urn:microsoft.com/office/officeart/2005/8/layout/orgChart1"/>
    <dgm:cxn modelId="{86DB586B-69EE-4954-991B-E81F9491AB71}" type="presParOf" srcId="{80D761A3-2C5F-47E3-AF9B-A64A4A7F6CBA}" destId="{99F76331-E800-42C0-B05E-04E6AD9F492C}" srcOrd="1" destOrd="0" presId="urn:microsoft.com/office/officeart/2005/8/layout/orgChart1"/>
    <dgm:cxn modelId="{BE827344-03A5-4A7B-AAAC-9AFA7B7F9AEC}" type="presParOf" srcId="{99F76331-E800-42C0-B05E-04E6AD9F492C}" destId="{225CEC5A-7E08-459D-9F1B-7848C1BAC176}" srcOrd="0" destOrd="0" presId="urn:microsoft.com/office/officeart/2005/8/layout/orgChart1"/>
    <dgm:cxn modelId="{47CE0B5D-390B-4FDB-8F3A-136966830003}" type="presParOf" srcId="{225CEC5A-7E08-459D-9F1B-7848C1BAC176}" destId="{81E43BB8-E947-476F-8403-2A1C3380116C}" srcOrd="0" destOrd="0" presId="urn:microsoft.com/office/officeart/2005/8/layout/orgChart1"/>
    <dgm:cxn modelId="{35F424BD-8466-4B73-BE2C-17F92B092871}" type="presParOf" srcId="{225CEC5A-7E08-459D-9F1B-7848C1BAC176}" destId="{AC3A237E-6721-430C-86B9-CE760D5E50C8}" srcOrd="1" destOrd="0" presId="urn:microsoft.com/office/officeart/2005/8/layout/orgChart1"/>
    <dgm:cxn modelId="{94D2E5FB-937B-4088-9E5F-A50D83AC8612}" type="presParOf" srcId="{99F76331-E800-42C0-B05E-04E6AD9F492C}" destId="{0FF94EA5-14A1-476B-898C-C9EF03C651E9}" srcOrd="1" destOrd="0" presId="urn:microsoft.com/office/officeart/2005/8/layout/orgChart1"/>
    <dgm:cxn modelId="{EE8113C8-857D-49FB-B82A-9F57E790E137}" type="presParOf" srcId="{99F76331-E800-42C0-B05E-04E6AD9F492C}" destId="{013C2EA2-755C-4ADD-AECF-86197A8EB3D9}" srcOrd="2" destOrd="0" presId="urn:microsoft.com/office/officeart/2005/8/layout/orgChart1"/>
    <dgm:cxn modelId="{ECB52313-EB9E-4CA8-8BED-D6F9254F65AB}" type="presParOf" srcId="{80D761A3-2C5F-47E3-AF9B-A64A4A7F6CBA}" destId="{AAF6831B-2538-40EC-9ADA-4A23D08BB999}" srcOrd="2" destOrd="0" presId="urn:microsoft.com/office/officeart/2005/8/layout/orgChart1"/>
    <dgm:cxn modelId="{CE05F264-6F24-45EF-9A91-F96C89FE56CF}" type="presParOf" srcId="{80D761A3-2C5F-47E3-AF9B-A64A4A7F6CBA}" destId="{B9730BFB-FA99-40EE-B639-EFB55569B9A4}" srcOrd="3" destOrd="0" presId="urn:microsoft.com/office/officeart/2005/8/layout/orgChart1"/>
    <dgm:cxn modelId="{7CB7727F-897B-446A-9888-19BB167F9E8F}" type="presParOf" srcId="{B9730BFB-FA99-40EE-B639-EFB55569B9A4}" destId="{E2BC16A1-B560-4E74-902C-F13EB7FD81F0}" srcOrd="0" destOrd="0" presId="urn:microsoft.com/office/officeart/2005/8/layout/orgChart1"/>
    <dgm:cxn modelId="{6B9C6AB5-6DBE-405B-BEA2-629F213A072E}" type="presParOf" srcId="{E2BC16A1-B560-4E74-902C-F13EB7FD81F0}" destId="{BDFC7EC7-70ED-4F8A-9C8A-A8B048990CFF}" srcOrd="0" destOrd="0" presId="urn:microsoft.com/office/officeart/2005/8/layout/orgChart1"/>
    <dgm:cxn modelId="{A8D469DB-86B3-431B-91C7-09A17507B3F2}" type="presParOf" srcId="{E2BC16A1-B560-4E74-902C-F13EB7FD81F0}" destId="{0365C20F-C192-4C22-A930-6E9CF1CD3D79}" srcOrd="1" destOrd="0" presId="urn:microsoft.com/office/officeart/2005/8/layout/orgChart1"/>
    <dgm:cxn modelId="{47ED356A-2765-4479-AC9A-D98D4D77D4DE}" type="presParOf" srcId="{B9730BFB-FA99-40EE-B639-EFB55569B9A4}" destId="{3C975917-BF09-4D14-BEF5-12B969934DE1}" srcOrd="1" destOrd="0" presId="urn:microsoft.com/office/officeart/2005/8/layout/orgChart1"/>
    <dgm:cxn modelId="{5C287CE0-10FC-479F-B65D-9C4E7FD71A4A}" type="presParOf" srcId="{B9730BFB-FA99-40EE-B639-EFB55569B9A4}" destId="{FF3B8CA1-0B21-4825-9338-05646EE60831}" srcOrd="2" destOrd="0" presId="urn:microsoft.com/office/officeart/2005/8/layout/orgChart1"/>
    <dgm:cxn modelId="{7C0F0EB5-48EF-4D7B-887D-9E9282F2F685}" type="presParOf" srcId="{C0B7DF7E-12FC-4A71-9E0F-BB030F3F710B}" destId="{F998B327-73AA-40AD-B225-ED1641EED00D}" srcOrd="2" destOrd="0" presId="urn:microsoft.com/office/officeart/2005/8/layout/orgChart1"/>
    <dgm:cxn modelId="{484DE87E-990A-4E96-A45D-580BF7081C7E}" type="presParOf" srcId="{956103E1-7A58-4A2B-ACDB-178C722EEA36}" destId="{F469A8D7-5A3F-4EB0-B1DE-E87D39117EA8}" srcOrd="2" destOrd="0" presId="urn:microsoft.com/office/officeart/2005/8/layout/orgChart1"/>
    <dgm:cxn modelId="{482029F2-3581-4E6A-95E2-A28A8164ED93}" type="presParOf" srcId="{956103E1-7A58-4A2B-ACDB-178C722EEA36}" destId="{379C58F8-8965-4824-813F-3E2CAEB526BC}" srcOrd="3" destOrd="0" presId="urn:microsoft.com/office/officeart/2005/8/layout/orgChart1"/>
    <dgm:cxn modelId="{1EEB1F1E-9276-42D6-AE69-3DA3B48AF6B7}" type="presParOf" srcId="{379C58F8-8965-4824-813F-3E2CAEB526BC}" destId="{895587C6-FB2D-48A5-B866-5E0031EB3EF9}" srcOrd="0" destOrd="0" presId="urn:microsoft.com/office/officeart/2005/8/layout/orgChart1"/>
    <dgm:cxn modelId="{5FE08E73-6115-4115-B13F-26DC39749BBD}" type="presParOf" srcId="{895587C6-FB2D-48A5-B866-5E0031EB3EF9}" destId="{C7167D9D-A986-4DE4-8D2E-640AA6643C46}" srcOrd="0" destOrd="0" presId="urn:microsoft.com/office/officeart/2005/8/layout/orgChart1"/>
    <dgm:cxn modelId="{71C87B0C-59F3-400B-A424-B3B00F2A4A49}" type="presParOf" srcId="{895587C6-FB2D-48A5-B866-5E0031EB3EF9}" destId="{FC11F420-D266-480C-BF5B-6C06247F86FD}" srcOrd="1" destOrd="0" presId="urn:microsoft.com/office/officeart/2005/8/layout/orgChart1"/>
    <dgm:cxn modelId="{C36F31D3-747C-4C32-AB5D-A34258344410}" type="presParOf" srcId="{379C58F8-8965-4824-813F-3E2CAEB526BC}" destId="{DF648538-2946-4FC3-8C0A-C6367C40B05D}" srcOrd="1" destOrd="0" presId="urn:microsoft.com/office/officeart/2005/8/layout/orgChart1"/>
    <dgm:cxn modelId="{51EC8ADD-C5E9-4B3C-862C-B828CB8A91C6}" type="presParOf" srcId="{379C58F8-8965-4824-813F-3E2CAEB526BC}" destId="{F268A39F-20B7-4105-B5BC-59EBF173DDAD}" srcOrd="2" destOrd="0" presId="urn:microsoft.com/office/officeart/2005/8/layout/orgChart1"/>
    <dgm:cxn modelId="{3A764080-A726-4D3A-94E6-E8F4E4496247}" type="presParOf" srcId="{956103E1-7A58-4A2B-ACDB-178C722EEA36}" destId="{D944A5C1-E1AB-40CA-AA60-278C48861B03}" srcOrd="4" destOrd="0" presId="urn:microsoft.com/office/officeart/2005/8/layout/orgChart1"/>
    <dgm:cxn modelId="{AAB504BC-0B5D-4B46-A686-3A655A999D10}" type="presParOf" srcId="{956103E1-7A58-4A2B-ACDB-178C722EEA36}" destId="{086BEDB7-980A-4A0A-AFF3-06BDB5AFD6FF}" srcOrd="5" destOrd="0" presId="urn:microsoft.com/office/officeart/2005/8/layout/orgChart1"/>
    <dgm:cxn modelId="{0E2CAEDF-4E68-4BCF-80C2-EAEA973E7F1F}" type="presParOf" srcId="{086BEDB7-980A-4A0A-AFF3-06BDB5AFD6FF}" destId="{98B337B5-98DF-41AB-866C-E1C0B42130D0}" srcOrd="0" destOrd="0" presId="urn:microsoft.com/office/officeart/2005/8/layout/orgChart1"/>
    <dgm:cxn modelId="{A04D24DA-D243-4137-A095-099CB98F6A33}" type="presParOf" srcId="{98B337B5-98DF-41AB-866C-E1C0B42130D0}" destId="{921CF67D-5810-4B4E-BF78-8AC4A4116489}" srcOrd="0" destOrd="0" presId="urn:microsoft.com/office/officeart/2005/8/layout/orgChart1"/>
    <dgm:cxn modelId="{11D790C2-2ECE-4618-9A13-0621C07EB335}" type="presParOf" srcId="{98B337B5-98DF-41AB-866C-E1C0B42130D0}" destId="{14C0B208-58D7-4837-AA5A-31EA30E9E578}" srcOrd="1" destOrd="0" presId="urn:microsoft.com/office/officeart/2005/8/layout/orgChart1"/>
    <dgm:cxn modelId="{3386B521-0632-40AA-97BA-8239D331AF24}" type="presParOf" srcId="{086BEDB7-980A-4A0A-AFF3-06BDB5AFD6FF}" destId="{8CA6BA5C-461C-48CF-B0E0-AA27725620FF}" srcOrd="1" destOrd="0" presId="urn:microsoft.com/office/officeart/2005/8/layout/orgChart1"/>
    <dgm:cxn modelId="{4677FAAD-A2B6-44B2-BF87-53DB9329C0B1}" type="presParOf" srcId="{8CA6BA5C-461C-48CF-B0E0-AA27725620FF}" destId="{65ADEAF7-95F3-4131-8504-AAA52BDD7A8F}" srcOrd="0" destOrd="0" presId="urn:microsoft.com/office/officeart/2005/8/layout/orgChart1"/>
    <dgm:cxn modelId="{E63CDA95-A3FC-4B97-AEEE-89C1BCDFF886}" type="presParOf" srcId="{8CA6BA5C-461C-48CF-B0E0-AA27725620FF}" destId="{1D66B9E2-3224-431E-B7E4-E5DA46C0AC4D}" srcOrd="1" destOrd="0" presId="urn:microsoft.com/office/officeart/2005/8/layout/orgChart1"/>
    <dgm:cxn modelId="{FC3F6942-CE14-4DFA-A0F8-5FFAC98E3168}" type="presParOf" srcId="{1D66B9E2-3224-431E-B7E4-E5DA46C0AC4D}" destId="{79C1F67F-F117-4BB7-B414-65F8D95A0553}" srcOrd="0" destOrd="0" presId="urn:microsoft.com/office/officeart/2005/8/layout/orgChart1"/>
    <dgm:cxn modelId="{BF027F38-7890-43AB-B888-D817FF081DCA}" type="presParOf" srcId="{79C1F67F-F117-4BB7-B414-65F8D95A0553}" destId="{B546E9A1-AD2F-4F6C-B3BF-C4F33866F470}" srcOrd="0" destOrd="0" presId="urn:microsoft.com/office/officeart/2005/8/layout/orgChart1"/>
    <dgm:cxn modelId="{DABF7E18-9C5F-4263-BDCD-ED1654FC72A1}" type="presParOf" srcId="{79C1F67F-F117-4BB7-B414-65F8D95A0553}" destId="{F80E9AEB-32BC-4FA5-BA2F-F6A6DFEE897C}" srcOrd="1" destOrd="0" presId="urn:microsoft.com/office/officeart/2005/8/layout/orgChart1"/>
    <dgm:cxn modelId="{037E934A-E191-4BD0-94AA-AA258D727699}" type="presParOf" srcId="{1D66B9E2-3224-431E-B7E4-E5DA46C0AC4D}" destId="{0428FD43-AE00-44E3-AAC1-555310D25650}" srcOrd="1" destOrd="0" presId="urn:microsoft.com/office/officeart/2005/8/layout/orgChart1"/>
    <dgm:cxn modelId="{BF166C5A-C018-4928-83F0-7A77E8BF3995}" type="presParOf" srcId="{1D66B9E2-3224-431E-B7E4-E5DA46C0AC4D}" destId="{02950995-5163-4FAA-A491-CF974B575E93}" srcOrd="2" destOrd="0" presId="urn:microsoft.com/office/officeart/2005/8/layout/orgChart1"/>
    <dgm:cxn modelId="{D85ADC7E-2B42-4908-96FA-7FCFB3DF6BD0}" type="presParOf" srcId="{086BEDB7-980A-4A0A-AFF3-06BDB5AFD6FF}" destId="{8C89114A-9FE8-4B79-85FF-3C04E3C46658}" srcOrd="2" destOrd="0" presId="urn:microsoft.com/office/officeart/2005/8/layout/orgChart1"/>
    <dgm:cxn modelId="{ABB15B63-6537-4456-923C-1AD486090617}" type="presParOf" srcId="{956103E1-7A58-4A2B-ACDB-178C722EEA36}" destId="{232D7F55-26C9-4945-82A1-F03943249471}" srcOrd="6" destOrd="0" presId="urn:microsoft.com/office/officeart/2005/8/layout/orgChart1"/>
    <dgm:cxn modelId="{8A6CBAA2-5DDF-42F4-B2FE-CAC493DDF4B2}" type="presParOf" srcId="{956103E1-7A58-4A2B-ACDB-178C722EEA36}" destId="{741092D5-7E7C-428E-8115-DEBADA0A3178}" srcOrd="7" destOrd="0" presId="urn:microsoft.com/office/officeart/2005/8/layout/orgChart1"/>
    <dgm:cxn modelId="{7A11E451-B70E-4178-8726-6077A9F9CC6B}" type="presParOf" srcId="{741092D5-7E7C-428E-8115-DEBADA0A3178}" destId="{402783B2-BD7D-48EA-915F-315037DC00E7}" srcOrd="0" destOrd="0" presId="urn:microsoft.com/office/officeart/2005/8/layout/orgChart1"/>
    <dgm:cxn modelId="{698BDACE-EE4C-4532-8D43-1AB85C581BBB}" type="presParOf" srcId="{402783B2-BD7D-48EA-915F-315037DC00E7}" destId="{FCD39415-A7F3-4E80-B3DA-052C563EC1F2}" srcOrd="0" destOrd="0" presId="urn:microsoft.com/office/officeart/2005/8/layout/orgChart1"/>
    <dgm:cxn modelId="{0172CBC0-8B22-4159-8757-42ACA6B74B6C}" type="presParOf" srcId="{402783B2-BD7D-48EA-915F-315037DC00E7}" destId="{9CCA303D-E08B-4A49-A85D-4C4AAAA5534B}" srcOrd="1" destOrd="0" presId="urn:microsoft.com/office/officeart/2005/8/layout/orgChart1"/>
    <dgm:cxn modelId="{591C4934-C26A-4FCE-A3D3-9D991794E146}" type="presParOf" srcId="{741092D5-7E7C-428E-8115-DEBADA0A3178}" destId="{8AC589B9-4562-4413-8309-E9C57D225EA0}" srcOrd="1" destOrd="0" presId="urn:microsoft.com/office/officeart/2005/8/layout/orgChart1"/>
    <dgm:cxn modelId="{3AF9F6FD-00E4-484B-A5C9-8CBED870F4E8}" type="presParOf" srcId="{741092D5-7E7C-428E-8115-DEBADA0A3178}" destId="{0A0D696D-C45B-4FA1-9F9D-D231B26DCDCC}" srcOrd="2" destOrd="0" presId="urn:microsoft.com/office/officeart/2005/8/layout/orgChart1"/>
    <dgm:cxn modelId="{738764D9-C4AB-4CF0-8EC6-D2873A9DA776}" type="presParOf" srcId="{0F3B2C1B-8F98-4AEB-A013-842EC8E22967}" destId="{37D95AC5-A911-4EC8-9828-C08FED2595BA}"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2D7F55-26C9-4945-82A1-F03943249471}">
      <dsp:nvSpPr>
        <dsp:cNvPr id="0" name=""/>
        <dsp:cNvSpPr/>
      </dsp:nvSpPr>
      <dsp:spPr>
        <a:xfrm>
          <a:off x="1912344" y="433206"/>
          <a:ext cx="1187064" cy="137346"/>
        </a:xfrm>
        <a:custGeom>
          <a:avLst/>
          <a:gdLst/>
          <a:ahLst/>
          <a:cxnLst/>
          <a:rect l="0" t="0" r="0" b="0"/>
          <a:pathLst>
            <a:path>
              <a:moveTo>
                <a:pt x="0" y="0"/>
              </a:moveTo>
              <a:lnTo>
                <a:pt x="0" y="68673"/>
              </a:lnTo>
              <a:lnTo>
                <a:pt x="1187064" y="68673"/>
              </a:lnTo>
              <a:lnTo>
                <a:pt x="1187064" y="1373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ADEAF7-95F3-4131-8504-AAA52BDD7A8F}">
      <dsp:nvSpPr>
        <dsp:cNvPr id="0" name=""/>
        <dsp:cNvSpPr/>
      </dsp:nvSpPr>
      <dsp:spPr>
        <a:xfrm>
          <a:off x="2262312" y="897567"/>
          <a:ext cx="91440" cy="137346"/>
        </a:xfrm>
        <a:custGeom>
          <a:avLst/>
          <a:gdLst/>
          <a:ahLst/>
          <a:cxnLst/>
          <a:rect l="0" t="0" r="0" b="0"/>
          <a:pathLst>
            <a:path>
              <a:moveTo>
                <a:pt x="45720" y="0"/>
              </a:moveTo>
              <a:lnTo>
                <a:pt x="45720" y="1373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44A5C1-E1AB-40CA-AA60-278C48861B03}">
      <dsp:nvSpPr>
        <dsp:cNvPr id="0" name=""/>
        <dsp:cNvSpPr/>
      </dsp:nvSpPr>
      <dsp:spPr>
        <a:xfrm>
          <a:off x="1912344" y="433206"/>
          <a:ext cx="395688" cy="137346"/>
        </a:xfrm>
        <a:custGeom>
          <a:avLst/>
          <a:gdLst/>
          <a:ahLst/>
          <a:cxnLst/>
          <a:rect l="0" t="0" r="0" b="0"/>
          <a:pathLst>
            <a:path>
              <a:moveTo>
                <a:pt x="0" y="0"/>
              </a:moveTo>
              <a:lnTo>
                <a:pt x="0" y="68673"/>
              </a:lnTo>
              <a:lnTo>
                <a:pt x="395688" y="68673"/>
              </a:lnTo>
              <a:lnTo>
                <a:pt x="395688" y="1373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69A8D7-5A3F-4EB0-B1DE-E87D39117EA8}">
      <dsp:nvSpPr>
        <dsp:cNvPr id="0" name=""/>
        <dsp:cNvSpPr/>
      </dsp:nvSpPr>
      <dsp:spPr>
        <a:xfrm>
          <a:off x="1516655" y="433206"/>
          <a:ext cx="395688" cy="137346"/>
        </a:xfrm>
        <a:custGeom>
          <a:avLst/>
          <a:gdLst/>
          <a:ahLst/>
          <a:cxnLst/>
          <a:rect l="0" t="0" r="0" b="0"/>
          <a:pathLst>
            <a:path>
              <a:moveTo>
                <a:pt x="395688" y="0"/>
              </a:moveTo>
              <a:lnTo>
                <a:pt x="395688" y="68673"/>
              </a:lnTo>
              <a:lnTo>
                <a:pt x="0" y="68673"/>
              </a:lnTo>
              <a:lnTo>
                <a:pt x="0" y="1373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F6831B-2538-40EC-9ADA-4A23D08BB999}">
      <dsp:nvSpPr>
        <dsp:cNvPr id="0" name=""/>
        <dsp:cNvSpPr/>
      </dsp:nvSpPr>
      <dsp:spPr>
        <a:xfrm>
          <a:off x="725279" y="897567"/>
          <a:ext cx="395688" cy="137346"/>
        </a:xfrm>
        <a:custGeom>
          <a:avLst/>
          <a:gdLst/>
          <a:ahLst/>
          <a:cxnLst/>
          <a:rect l="0" t="0" r="0" b="0"/>
          <a:pathLst>
            <a:path>
              <a:moveTo>
                <a:pt x="0" y="0"/>
              </a:moveTo>
              <a:lnTo>
                <a:pt x="0" y="68673"/>
              </a:lnTo>
              <a:lnTo>
                <a:pt x="395688" y="68673"/>
              </a:lnTo>
              <a:lnTo>
                <a:pt x="395688" y="1373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4AE192-3B08-4121-B00E-7EA33C9062CC}">
      <dsp:nvSpPr>
        <dsp:cNvPr id="0" name=""/>
        <dsp:cNvSpPr/>
      </dsp:nvSpPr>
      <dsp:spPr>
        <a:xfrm>
          <a:off x="329591" y="897567"/>
          <a:ext cx="395688" cy="137346"/>
        </a:xfrm>
        <a:custGeom>
          <a:avLst/>
          <a:gdLst/>
          <a:ahLst/>
          <a:cxnLst/>
          <a:rect l="0" t="0" r="0" b="0"/>
          <a:pathLst>
            <a:path>
              <a:moveTo>
                <a:pt x="395688" y="0"/>
              </a:moveTo>
              <a:lnTo>
                <a:pt x="395688" y="68673"/>
              </a:lnTo>
              <a:lnTo>
                <a:pt x="0" y="68673"/>
              </a:lnTo>
              <a:lnTo>
                <a:pt x="0" y="1373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B6748B-AA92-4C06-BDE9-4D93678CAF28}">
      <dsp:nvSpPr>
        <dsp:cNvPr id="0" name=""/>
        <dsp:cNvSpPr/>
      </dsp:nvSpPr>
      <dsp:spPr>
        <a:xfrm>
          <a:off x="725279" y="433206"/>
          <a:ext cx="1187064" cy="137346"/>
        </a:xfrm>
        <a:custGeom>
          <a:avLst/>
          <a:gdLst/>
          <a:ahLst/>
          <a:cxnLst/>
          <a:rect l="0" t="0" r="0" b="0"/>
          <a:pathLst>
            <a:path>
              <a:moveTo>
                <a:pt x="1187064" y="0"/>
              </a:moveTo>
              <a:lnTo>
                <a:pt x="1187064" y="68673"/>
              </a:lnTo>
              <a:lnTo>
                <a:pt x="0" y="68673"/>
              </a:lnTo>
              <a:lnTo>
                <a:pt x="0" y="1373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8F46DD-8D23-46CE-8CA9-4C1476ACADCC}">
      <dsp:nvSpPr>
        <dsp:cNvPr id="0" name=""/>
        <dsp:cNvSpPr/>
      </dsp:nvSpPr>
      <dsp:spPr>
        <a:xfrm>
          <a:off x="1585329" y="106191"/>
          <a:ext cx="654029" cy="3270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marR="0" lvl="0" indent="0" algn="ctr" defTabSz="311150" rtl="0">
            <a:lnSpc>
              <a:spcPct val="90000"/>
            </a:lnSpc>
            <a:spcBef>
              <a:spcPct val="0"/>
            </a:spcBef>
            <a:spcAft>
              <a:spcPct val="35000"/>
            </a:spcAft>
            <a:buNone/>
          </a:pPr>
          <a:r>
            <a:rPr lang="en-GB" sz="700" b="0" i="0" u="none" strike="noStrike" kern="1200" baseline="0">
              <a:latin typeface="Comic Sans MS" panose="030F0702030302020204" pitchFamily="66" charset="0"/>
            </a:rPr>
            <a:t>Managing Director </a:t>
          </a:r>
          <a:endParaRPr lang="en-GB" sz="700" kern="1200"/>
        </a:p>
      </dsp:txBody>
      <dsp:txXfrm>
        <a:off x="1585329" y="106191"/>
        <a:ext cx="654029" cy="327014"/>
      </dsp:txXfrm>
    </dsp:sp>
    <dsp:sp modelId="{1ACCD79F-4608-4827-B25B-B0DA42DA75EC}">
      <dsp:nvSpPr>
        <dsp:cNvPr id="0" name=""/>
        <dsp:cNvSpPr/>
      </dsp:nvSpPr>
      <dsp:spPr>
        <a:xfrm>
          <a:off x="398264" y="570552"/>
          <a:ext cx="654029" cy="3270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Director 1</a:t>
          </a:r>
        </a:p>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Design specialist</a:t>
          </a:r>
          <a:endParaRPr lang="en-GB" sz="700" kern="1200"/>
        </a:p>
      </dsp:txBody>
      <dsp:txXfrm>
        <a:off x="398264" y="570552"/>
        <a:ext cx="654029" cy="327014"/>
      </dsp:txXfrm>
    </dsp:sp>
    <dsp:sp modelId="{81E43BB8-E947-476F-8403-2A1C3380116C}">
      <dsp:nvSpPr>
        <dsp:cNvPr id="0" name=""/>
        <dsp:cNvSpPr/>
      </dsp:nvSpPr>
      <dsp:spPr>
        <a:xfrm>
          <a:off x="2576" y="1034913"/>
          <a:ext cx="654029" cy="3270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Associate 1</a:t>
          </a:r>
        </a:p>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Design Assistant</a:t>
          </a:r>
          <a:endParaRPr lang="en-GB" sz="700" kern="1200"/>
        </a:p>
      </dsp:txBody>
      <dsp:txXfrm>
        <a:off x="2576" y="1034913"/>
        <a:ext cx="654029" cy="327014"/>
      </dsp:txXfrm>
    </dsp:sp>
    <dsp:sp modelId="{BDFC7EC7-70ED-4F8A-9C8A-A8B048990CFF}">
      <dsp:nvSpPr>
        <dsp:cNvPr id="0" name=""/>
        <dsp:cNvSpPr/>
      </dsp:nvSpPr>
      <dsp:spPr>
        <a:xfrm>
          <a:off x="793952" y="1034913"/>
          <a:ext cx="654029" cy="3270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4 other associates</a:t>
          </a:r>
          <a:endParaRPr lang="en-GB" sz="700" kern="1200"/>
        </a:p>
      </dsp:txBody>
      <dsp:txXfrm>
        <a:off x="793952" y="1034913"/>
        <a:ext cx="654029" cy="327014"/>
      </dsp:txXfrm>
    </dsp:sp>
    <dsp:sp modelId="{C7167D9D-A986-4DE4-8D2E-640AA6643C46}">
      <dsp:nvSpPr>
        <dsp:cNvPr id="0" name=""/>
        <dsp:cNvSpPr/>
      </dsp:nvSpPr>
      <dsp:spPr>
        <a:xfrm>
          <a:off x="1189641" y="570552"/>
          <a:ext cx="654029" cy="3270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Director 2</a:t>
          </a:r>
        </a:p>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Project leader</a:t>
          </a:r>
        </a:p>
      </dsp:txBody>
      <dsp:txXfrm>
        <a:off x="1189641" y="570552"/>
        <a:ext cx="654029" cy="327014"/>
      </dsp:txXfrm>
    </dsp:sp>
    <dsp:sp modelId="{921CF67D-5810-4B4E-BF78-8AC4A4116489}">
      <dsp:nvSpPr>
        <dsp:cNvPr id="0" name=""/>
        <dsp:cNvSpPr/>
      </dsp:nvSpPr>
      <dsp:spPr>
        <a:xfrm>
          <a:off x="1981017" y="570552"/>
          <a:ext cx="654029" cy="3270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Director 3 Contract Engineer</a:t>
          </a:r>
          <a:endParaRPr lang="en-GB" sz="700" kern="1200"/>
        </a:p>
      </dsp:txBody>
      <dsp:txXfrm>
        <a:off x="1981017" y="570552"/>
        <a:ext cx="654029" cy="327014"/>
      </dsp:txXfrm>
    </dsp:sp>
    <dsp:sp modelId="{B546E9A1-AD2F-4F6C-B3BF-C4F33866F470}">
      <dsp:nvSpPr>
        <dsp:cNvPr id="0" name=""/>
        <dsp:cNvSpPr/>
      </dsp:nvSpPr>
      <dsp:spPr>
        <a:xfrm>
          <a:off x="1981017" y="1034913"/>
          <a:ext cx="654029" cy="3270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Associate 1 Resident Engineer</a:t>
          </a:r>
          <a:endParaRPr lang="en-GB" sz="700" kern="1200"/>
        </a:p>
      </dsp:txBody>
      <dsp:txXfrm>
        <a:off x="1981017" y="1034913"/>
        <a:ext cx="654029" cy="327014"/>
      </dsp:txXfrm>
    </dsp:sp>
    <dsp:sp modelId="{FCD39415-A7F3-4E80-B3DA-052C563EC1F2}">
      <dsp:nvSpPr>
        <dsp:cNvPr id="0" name=""/>
        <dsp:cNvSpPr/>
      </dsp:nvSpPr>
      <dsp:spPr>
        <a:xfrm>
          <a:off x="2772393" y="570552"/>
          <a:ext cx="654029" cy="32701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marR="0" lvl="0" indent="0" algn="ctr" defTabSz="311150" rtl="0">
            <a:lnSpc>
              <a:spcPct val="90000"/>
            </a:lnSpc>
            <a:spcBef>
              <a:spcPct val="0"/>
            </a:spcBef>
            <a:spcAft>
              <a:spcPct val="35000"/>
            </a:spcAft>
            <a:buNone/>
          </a:pPr>
          <a:r>
            <a:rPr lang="en-GB" sz="700" b="0" i="0" u="none" strike="noStrike" kern="1200" baseline="0">
              <a:latin typeface="Arial Narrow" panose="020B0606020202030204" pitchFamily="34" charset="0"/>
            </a:rPr>
            <a:t>3 other directors</a:t>
          </a:r>
          <a:endParaRPr lang="en-GB" sz="700" kern="1200"/>
        </a:p>
      </dsp:txBody>
      <dsp:txXfrm>
        <a:off x="2772393" y="570552"/>
        <a:ext cx="654029" cy="32701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72CC6-6CD5-4866-9C8E-E0ACA7FBA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47</Pages>
  <Words>19836</Words>
  <Characters>108903</Characters>
  <Application>Microsoft Office Word</Application>
  <DocSecurity>0</DocSecurity>
  <Lines>6806</Lines>
  <Paragraphs>4152</Paragraphs>
  <ScaleCrop>false</ScaleCrop>
  <HeadingPairs>
    <vt:vector size="2" baseType="variant">
      <vt:variant>
        <vt:lpstr>Title</vt:lpstr>
      </vt:variant>
      <vt:variant>
        <vt:i4>1</vt:i4>
      </vt:variant>
    </vt:vector>
  </HeadingPairs>
  <TitlesOfParts>
    <vt:vector size="1" baseType="lpstr">
      <vt:lpstr>Microsoft Word - N.012-050-2022-1F-Book_1</vt:lpstr>
    </vt:vector>
  </TitlesOfParts>
  <Company/>
  <LinksUpToDate>false</LinksUpToDate>
  <CharactersWithSpaces>124587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N.012-050-2022-1F-Book_1</dc:title>
  <dc:creator>Wesley Williams</dc:creator>
  <cp:lastModifiedBy>Tebokgo Mabuto (ECP)</cp:lastModifiedBy>
  <cp:revision>144</cp:revision>
  <dcterms:created xsi:type="dcterms:W3CDTF">2026-06-22T12:04:00Z</dcterms:created>
  <dcterms:modified xsi:type="dcterms:W3CDTF">2026-09-09T09:13:00Z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LastSaved">
    <vt:filetime>2024-08-30T00:00:00Z</vt:filetime>
  </property>
  <property fmtid="{D5CDD505-2E9C-101B-9397-08002B2CF9AE}" pid="4" name="Producer">
    <vt:lpwstr>Microsoft: Print To PDF</vt:lpwstr>
  </property>
</Properties>
</file>